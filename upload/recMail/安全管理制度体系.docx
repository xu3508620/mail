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A60D8" w14:textId="4C902983" w:rsidR="0024427F" w:rsidRDefault="0024427F">
      <w:pPr>
        <w:ind w:rightChars="-159" w:right="-334"/>
        <w:rPr>
          <w:rFonts w:ascii="黑体" w:eastAsia="黑体" w:hAnsi="微软雅黑"/>
          <w:b/>
          <w:sz w:val="72"/>
          <w:szCs w:val="72"/>
        </w:rPr>
      </w:pPr>
      <w:bookmarkStart w:id="0" w:name="_Toc399855200"/>
    </w:p>
    <w:p w14:paraId="2EE23861" w14:textId="77777777" w:rsidR="0024427F" w:rsidRDefault="0024427F">
      <w:pPr>
        <w:ind w:leftChars="-202" w:left="-424" w:rightChars="-159" w:right="-334" w:firstLine="1446"/>
        <w:jc w:val="center"/>
        <w:rPr>
          <w:rFonts w:ascii="黑体" w:eastAsia="黑体" w:hAnsi="微软雅黑"/>
          <w:b/>
          <w:sz w:val="72"/>
          <w:szCs w:val="72"/>
        </w:rPr>
      </w:pPr>
    </w:p>
    <w:p w14:paraId="02E60E10" w14:textId="16C1931D" w:rsidR="002E1BFB" w:rsidRPr="00CA699C" w:rsidRDefault="00A97AE9">
      <w:pPr>
        <w:jc w:val="center"/>
        <w:rPr>
          <w:rFonts w:ascii="华文楷体" w:eastAsia="华文楷体" w:hAnsi="华文楷体"/>
          <w:b/>
          <w:sz w:val="44"/>
          <w:szCs w:val="44"/>
          <w:rPrChange w:id="1" w:author="yunwei01" w:date="2017-08-04T09:18:00Z">
            <w:rPr>
              <w:rFonts w:ascii="黑体" w:eastAsia="黑体" w:hAnsi="微软雅黑"/>
              <w:b/>
              <w:sz w:val="72"/>
              <w:szCs w:val="72"/>
            </w:rPr>
          </w:rPrChange>
        </w:rPr>
        <w:pPrChange w:id="2" w:author="yunwei01" w:date="2017-08-03T17:38:00Z">
          <w:pPr>
            <w:ind w:leftChars="-202" w:left="-424" w:rightChars="-159" w:right="-334"/>
            <w:jc w:val="center"/>
            <w:outlineLvl w:val="0"/>
          </w:pPr>
        </w:pPrChange>
      </w:pPr>
      <w:bookmarkStart w:id="3" w:name="_Toc489545128"/>
      <w:ins w:id="4" w:author="yunwei01" w:date="2017-08-02T14:17:00Z">
        <w:r w:rsidRPr="00CA699C">
          <w:rPr>
            <w:rFonts w:ascii="华文楷体" w:eastAsia="华文楷体" w:hAnsi="华文楷体" w:hint="eastAsia"/>
            <w:b/>
            <w:sz w:val="44"/>
            <w:szCs w:val="44"/>
            <w:rPrChange w:id="5" w:author="yunwei01" w:date="2017-08-04T09:18:00Z">
              <w:rPr>
                <w:rFonts w:ascii="黑体" w:eastAsia="黑体" w:hAnsi="微软雅黑" w:hint="eastAsia"/>
                <w:b/>
                <w:sz w:val="72"/>
                <w:szCs w:val="72"/>
              </w:rPr>
            </w:rPrChange>
          </w:rPr>
          <w:t>资鼎</w:t>
        </w:r>
        <w:r w:rsidRPr="00CA699C">
          <w:rPr>
            <w:rFonts w:ascii="华文楷体" w:eastAsia="华文楷体" w:hAnsi="华文楷体"/>
            <w:b/>
            <w:sz w:val="44"/>
            <w:szCs w:val="44"/>
            <w:rPrChange w:id="6" w:author="yunwei01" w:date="2017-08-04T09:18:00Z">
              <w:rPr>
                <w:rFonts w:ascii="黑体" w:eastAsia="黑体" w:hAnsi="微软雅黑"/>
                <w:b/>
                <w:sz w:val="72"/>
                <w:szCs w:val="72"/>
              </w:rPr>
            </w:rPrChange>
          </w:rPr>
          <w:t>(上海)互联网金融信息服务有限公司</w:t>
        </w:r>
      </w:ins>
      <w:bookmarkEnd w:id="3"/>
      <w:del w:id="7" w:author="yunwei01" w:date="2017-08-02T14:17:00Z">
        <w:r w:rsidR="00BF4E18" w:rsidRPr="00CA699C" w:rsidDel="00A97AE9">
          <w:rPr>
            <w:rFonts w:ascii="华文楷体" w:eastAsia="华文楷体" w:hAnsi="华文楷体"/>
            <w:b/>
            <w:sz w:val="44"/>
            <w:szCs w:val="44"/>
            <w:rPrChange w:id="8" w:author="yunwei01" w:date="2017-08-04T09:18:00Z">
              <w:rPr>
                <w:rFonts w:ascii="黑体" w:eastAsia="黑体" w:hAnsi="微软雅黑"/>
                <w:b/>
                <w:sz w:val="72"/>
                <w:szCs w:val="72"/>
              </w:rPr>
            </w:rPrChange>
          </w:rPr>
          <w:delText>AAAAA</w:delText>
        </w:r>
        <w:commentRangeStart w:id="9"/>
        <w:r w:rsidR="00BF4E18" w:rsidRPr="00CA699C" w:rsidDel="00A97AE9">
          <w:rPr>
            <w:rFonts w:ascii="华文楷体" w:eastAsia="华文楷体" w:hAnsi="华文楷体" w:hint="eastAsia"/>
            <w:b/>
            <w:sz w:val="44"/>
            <w:szCs w:val="44"/>
            <w:rPrChange w:id="10" w:author="yunwei01" w:date="2017-08-04T09:18:00Z">
              <w:rPr>
                <w:rFonts w:ascii="黑体" w:eastAsia="黑体" w:hAnsi="微软雅黑" w:hint="eastAsia"/>
                <w:b/>
                <w:sz w:val="72"/>
                <w:szCs w:val="72"/>
              </w:rPr>
            </w:rPrChange>
          </w:rPr>
          <w:delText>公司</w:delText>
        </w:r>
        <w:commentRangeEnd w:id="9"/>
        <w:r w:rsidR="00AA27D0" w:rsidRPr="00CA699C" w:rsidDel="00A97AE9">
          <w:rPr>
            <w:rPrChange w:id="11" w:author="yunwei01" w:date="2017-08-04T09:18:00Z">
              <w:rPr>
                <w:rStyle w:val="affc"/>
              </w:rPr>
            </w:rPrChange>
          </w:rPr>
          <w:commentReference w:id="9"/>
        </w:r>
      </w:del>
    </w:p>
    <w:p w14:paraId="3799A905" w14:textId="4B9DA836" w:rsidR="00942631" w:rsidRPr="00F402EF" w:rsidRDefault="00BF4E18">
      <w:pPr>
        <w:jc w:val="center"/>
        <w:rPr>
          <w:rFonts w:ascii="华文楷体" w:eastAsia="华文楷体" w:hAnsi="华文楷体"/>
          <w:b/>
          <w:sz w:val="44"/>
          <w:szCs w:val="44"/>
          <w:rPrChange w:id="12" w:author="yunwei01" w:date="2017-08-03T17:43:00Z">
            <w:rPr/>
          </w:rPrChange>
        </w:rPr>
        <w:pPrChange w:id="13" w:author="yunwei01" w:date="2017-08-03T17:39:00Z">
          <w:pPr>
            <w:ind w:leftChars="-202" w:left="-424" w:rightChars="-159" w:right="-334"/>
            <w:jc w:val="center"/>
            <w:outlineLvl w:val="0"/>
          </w:pPr>
        </w:pPrChange>
      </w:pPr>
      <w:bookmarkStart w:id="14" w:name="_Toc489545129"/>
      <w:r w:rsidRPr="00F402EF">
        <w:rPr>
          <w:rFonts w:ascii="华文楷体" w:eastAsia="华文楷体" w:hAnsi="华文楷体" w:hint="eastAsia"/>
          <w:b/>
          <w:sz w:val="44"/>
          <w:szCs w:val="44"/>
          <w:rPrChange w:id="15" w:author="yunwei01" w:date="2017-08-03T17:43:00Z">
            <w:rPr>
              <w:rFonts w:ascii="黑体" w:eastAsia="黑体" w:hAnsi="微软雅黑" w:hint="eastAsia"/>
              <w:b/>
              <w:sz w:val="72"/>
              <w:szCs w:val="72"/>
            </w:rPr>
          </w:rPrChange>
        </w:rPr>
        <w:t>安全</w:t>
      </w:r>
      <w:r w:rsidR="00942631" w:rsidRPr="00F402EF">
        <w:rPr>
          <w:rFonts w:ascii="华文楷体" w:eastAsia="华文楷体" w:hAnsi="华文楷体" w:hint="eastAsia"/>
          <w:b/>
          <w:sz w:val="44"/>
          <w:szCs w:val="44"/>
          <w:rPrChange w:id="16" w:author="yunwei01" w:date="2017-08-03T17:43:00Z">
            <w:rPr>
              <w:rFonts w:ascii="黑体" w:eastAsia="黑体" w:hAnsi="微软雅黑" w:hint="eastAsia"/>
              <w:b/>
              <w:sz w:val="72"/>
              <w:szCs w:val="72"/>
            </w:rPr>
          </w:rPrChange>
        </w:rPr>
        <w:t>管理</w:t>
      </w:r>
      <w:commentRangeStart w:id="17"/>
      <w:r w:rsidR="00942631" w:rsidRPr="00F402EF">
        <w:rPr>
          <w:rFonts w:ascii="华文楷体" w:eastAsia="华文楷体" w:hAnsi="华文楷体" w:hint="eastAsia"/>
          <w:b/>
          <w:sz w:val="44"/>
          <w:szCs w:val="44"/>
          <w:rPrChange w:id="18" w:author="yunwei01" w:date="2017-08-03T17:43:00Z">
            <w:rPr>
              <w:rFonts w:ascii="黑体" w:eastAsia="黑体" w:hAnsi="微软雅黑" w:hint="eastAsia"/>
              <w:b/>
              <w:sz w:val="72"/>
              <w:szCs w:val="72"/>
            </w:rPr>
          </w:rPrChange>
        </w:rPr>
        <w:t>制度</w:t>
      </w:r>
      <w:bookmarkStart w:id="19" w:name="_Toc317509759"/>
      <w:bookmarkStart w:id="20" w:name="_Toc317582619"/>
      <w:commentRangeEnd w:id="17"/>
      <w:r w:rsidR="001A678D" w:rsidRPr="00F402EF">
        <w:rPr>
          <w:rFonts w:ascii="华文楷体" w:eastAsia="华文楷体" w:hAnsi="华文楷体"/>
          <w:b/>
          <w:sz w:val="44"/>
          <w:szCs w:val="44"/>
          <w:rPrChange w:id="21" w:author="yunwei01" w:date="2017-08-03T17:43:00Z">
            <w:rPr>
              <w:rStyle w:val="affc"/>
            </w:rPr>
          </w:rPrChange>
        </w:rPr>
        <w:commentReference w:id="17"/>
      </w:r>
      <w:bookmarkEnd w:id="14"/>
    </w:p>
    <w:p w14:paraId="1CF5FF1C" w14:textId="6C7679A6" w:rsidR="0024427F" w:rsidRPr="00942631" w:rsidRDefault="0063422A">
      <w:pPr>
        <w:jc w:val="center"/>
        <w:pPrChange w:id="22" w:author="yunwei01" w:date="2017-08-03T17:39:00Z">
          <w:pPr>
            <w:ind w:leftChars="-202" w:left="-424" w:rightChars="-159" w:right="-334"/>
            <w:jc w:val="center"/>
            <w:outlineLvl w:val="0"/>
          </w:pPr>
        </w:pPrChange>
      </w:pPr>
      <w:bookmarkStart w:id="23" w:name="_Toc489545130"/>
      <w:r>
        <w:rPr>
          <w:rFonts w:hint="eastAsia"/>
          <w:sz w:val="32"/>
          <w:szCs w:val="32"/>
        </w:rPr>
        <w:t>（</w:t>
      </w:r>
      <w:r>
        <w:rPr>
          <w:rFonts w:hint="eastAsia"/>
          <w:sz w:val="32"/>
          <w:szCs w:val="32"/>
        </w:rPr>
        <w:t>v1.</w:t>
      </w:r>
      <w:r w:rsidR="00942631">
        <w:rPr>
          <w:rFonts w:hint="eastAsia"/>
          <w:sz w:val="32"/>
          <w:szCs w:val="32"/>
        </w:rPr>
        <w:t>0</w:t>
      </w:r>
      <w:r>
        <w:rPr>
          <w:rFonts w:hint="eastAsia"/>
          <w:sz w:val="32"/>
          <w:szCs w:val="32"/>
        </w:rPr>
        <w:t>）</w:t>
      </w:r>
      <w:bookmarkEnd w:id="19"/>
      <w:bookmarkEnd w:id="20"/>
      <w:bookmarkEnd w:id="23"/>
    </w:p>
    <w:p w14:paraId="244883EE" w14:textId="77777777" w:rsidR="0024427F" w:rsidRDefault="0024427F"/>
    <w:p w14:paraId="0CFA0221" w14:textId="77777777" w:rsidR="0019388F" w:rsidRDefault="0019388F"/>
    <w:p w14:paraId="6E305618" w14:textId="77777777" w:rsidR="0019388F" w:rsidRDefault="0019388F"/>
    <w:p w14:paraId="4F63DA11" w14:textId="77777777" w:rsidR="0019388F" w:rsidRDefault="0019388F"/>
    <w:p w14:paraId="44B1A80D" w14:textId="77777777" w:rsidR="0019388F" w:rsidRDefault="0019388F"/>
    <w:p w14:paraId="6E88C772" w14:textId="77777777" w:rsidR="0019388F" w:rsidRDefault="0019388F"/>
    <w:p w14:paraId="1058609F" w14:textId="77777777" w:rsidR="0019388F" w:rsidRDefault="0019388F"/>
    <w:p w14:paraId="297F5F26" w14:textId="77777777" w:rsidR="0019388F" w:rsidRDefault="0019388F"/>
    <w:p w14:paraId="1671EECD" w14:textId="77777777" w:rsidR="0019388F" w:rsidRDefault="0019388F"/>
    <w:p w14:paraId="2BE2F894" w14:textId="77777777" w:rsidR="0019388F" w:rsidRDefault="0019388F"/>
    <w:p w14:paraId="3D6711E5" w14:textId="77777777" w:rsidR="0019388F" w:rsidRDefault="0019388F"/>
    <w:p w14:paraId="362646A6" w14:textId="77777777" w:rsidR="0019388F" w:rsidRDefault="0019388F"/>
    <w:p w14:paraId="75711A94" w14:textId="77777777" w:rsidR="0019388F" w:rsidRDefault="0019388F"/>
    <w:p w14:paraId="0F159C86" w14:textId="77777777" w:rsidR="0019388F" w:rsidRDefault="0019388F"/>
    <w:p w14:paraId="4B2284CA" w14:textId="77777777" w:rsidR="0024427F" w:rsidRDefault="0024427F"/>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4" w:author="yunwei01" w:date="2017-08-04T09:23:00Z">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872"/>
        <w:gridCol w:w="2322"/>
        <w:gridCol w:w="2133"/>
        <w:gridCol w:w="2133"/>
        <w:tblGridChange w:id="25">
          <w:tblGrid>
            <w:gridCol w:w="1588"/>
            <w:gridCol w:w="2606"/>
            <w:gridCol w:w="2133"/>
            <w:gridCol w:w="2133"/>
          </w:tblGrid>
        </w:tblGridChange>
      </w:tblGrid>
      <w:tr w:rsidR="00CA699C" w14:paraId="31BE4D66" w14:textId="77777777" w:rsidTr="00CA699C">
        <w:trPr>
          <w:trHeight w:val="610"/>
          <w:trPrChange w:id="26" w:author="yunwei01" w:date="2017-08-04T09:23:00Z">
            <w:trPr>
              <w:trHeight w:val="610"/>
            </w:trPr>
          </w:trPrChange>
        </w:trPr>
        <w:tc>
          <w:tcPr>
            <w:tcW w:w="1872" w:type="dxa"/>
            <w:tcBorders>
              <w:right w:val="nil"/>
            </w:tcBorders>
            <w:vAlign w:val="center"/>
            <w:tcPrChange w:id="27" w:author="yunwei01" w:date="2017-08-04T09:23:00Z">
              <w:tcPr>
                <w:tcW w:w="1588" w:type="dxa"/>
                <w:tcBorders>
                  <w:right w:val="single" w:sz="4" w:space="0" w:color="auto"/>
                </w:tcBorders>
                <w:vAlign w:val="center"/>
              </w:tcPr>
            </w:tcPrChange>
          </w:tcPr>
          <w:p w14:paraId="583DCC80" w14:textId="77777777" w:rsidR="00CA699C" w:rsidRDefault="00CA699C">
            <w:pPr>
              <w:jc w:val="right"/>
              <w:pPrChange w:id="28" w:author="yunwei01" w:date="2017-08-04T09:21:00Z">
                <w:pPr/>
              </w:pPrChange>
            </w:pPr>
            <w:r>
              <w:rPr>
                <w:rFonts w:eastAsia="黑体" w:hint="eastAsia"/>
                <w:szCs w:val="21"/>
              </w:rPr>
              <w:t>文档编制单位：</w:t>
            </w:r>
            <w:del w:id="29" w:author="yunwei01" w:date="2017-08-02T14:20:00Z">
              <w:r w:rsidDel="00A97AE9">
                <w:rPr>
                  <w:rFonts w:eastAsia="黑体" w:hint="eastAsia"/>
                  <w:szCs w:val="21"/>
                </w:rPr>
                <w:delText>A</w:delText>
              </w:r>
              <w:r w:rsidDel="00A97AE9">
                <w:rPr>
                  <w:rFonts w:hint="eastAsia"/>
                </w:rPr>
                <w:delText>AAAA</w:delText>
              </w:r>
            </w:del>
          </w:p>
        </w:tc>
        <w:tc>
          <w:tcPr>
            <w:tcW w:w="2322" w:type="dxa"/>
            <w:tcBorders>
              <w:left w:val="nil"/>
            </w:tcBorders>
            <w:vAlign w:val="center"/>
            <w:tcPrChange w:id="30" w:author="yunwei01" w:date="2017-08-04T09:23:00Z">
              <w:tcPr>
                <w:tcW w:w="2606" w:type="dxa"/>
                <w:tcBorders>
                  <w:left w:val="single" w:sz="4" w:space="0" w:color="auto"/>
                </w:tcBorders>
                <w:vAlign w:val="center"/>
              </w:tcPr>
            </w:tcPrChange>
          </w:tcPr>
          <w:p w14:paraId="064D177F" w14:textId="5464DC35" w:rsidR="00CA699C" w:rsidRDefault="00CA699C">
            <w:ins w:id="31" w:author="yunwei01" w:date="2017-08-02T14:21:00Z">
              <w:r w:rsidRPr="00A97AE9">
                <w:rPr>
                  <w:rFonts w:eastAsia="黑体" w:hint="eastAsia"/>
                  <w:szCs w:val="21"/>
                  <w:rPrChange w:id="32" w:author="yunwei01" w:date="2017-08-02T14:21:00Z">
                    <w:rPr>
                      <w:rFonts w:hint="eastAsia"/>
                    </w:rPr>
                  </w:rPrChange>
                </w:rPr>
                <w:t>资鼎</w:t>
              </w:r>
              <w:r w:rsidRPr="00A97AE9">
                <w:rPr>
                  <w:rFonts w:eastAsia="黑体"/>
                  <w:szCs w:val="21"/>
                  <w:rPrChange w:id="33" w:author="yunwei01" w:date="2017-08-02T14:21:00Z">
                    <w:rPr/>
                  </w:rPrChange>
                </w:rPr>
                <w:t>(</w:t>
              </w:r>
              <w:r w:rsidRPr="00A97AE9">
                <w:rPr>
                  <w:rFonts w:eastAsia="黑体" w:hint="eastAsia"/>
                  <w:szCs w:val="21"/>
                  <w:rPrChange w:id="34" w:author="yunwei01" w:date="2017-08-02T14:21:00Z">
                    <w:rPr>
                      <w:rFonts w:hint="eastAsia"/>
                    </w:rPr>
                  </w:rPrChange>
                </w:rPr>
                <w:t>上海</w:t>
              </w:r>
              <w:r w:rsidRPr="00A97AE9">
                <w:rPr>
                  <w:rFonts w:eastAsia="黑体"/>
                  <w:szCs w:val="21"/>
                  <w:rPrChange w:id="35" w:author="yunwei01" w:date="2017-08-02T14:21:00Z">
                    <w:rPr/>
                  </w:rPrChange>
                </w:rPr>
                <w:t>)</w:t>
              </w:r>
              <w:r w:rsidRPr="00A97AE9">
                <w:rPr>
                  <w:rFonts w:eastAsia="黑体" w:hint="eastAsia"/>
                  <w:szCs w:val="21"/>
                  <w:rPrChange w:id="36" w:author="yunwei01" w:date="2017-08-02T14:21:00Z">
                    <w:rPr>
                      <w:rFonts w:hint="eastAsia"/>
                    </w:rPr>
                  </w:rPrChange>
                </w:rPr>
                <w:t>互联网金融信息服务有限公司</w:t>
              </w:r>
            </w:ins>
          </w:p>
        </w:tc>
        <w:tc>
          <w:tcPr>
            <w:tcW w:w="2133" w:type="dxa"/>
            <w:tcBorders>
              <w:right w:val="nil"/>
            </w:tcBorders>
            <w:vAlign w:val="center"/>
            <w:tcPrChange w:id="37" w:author="yunwei01" w:date="2017-08-04T09:23:00Z">
              <w:tcPr>
                <w:tcW w:w="2133" w:type="dxa"/>
                <w:vAlign w:val="center"/>
              </w:tcPr>
            </w:tcPrChange>
          </w:tcPr>
          <w:p w14:paraId="6DE9F13A" w14:textId="77777777" w:rsidR="00CA699C" w:rsidRDefault="00CA699C">
            <w:pPr>
              <w:jc w:val="right"/>
              <w:pPrChange w:id="38" w:author="yunwei01" w:date="2017-08-04T09:21:00Z">
                <w:pPr/>
              </w:pPrChange>
            </w:pPr>
            <w:r>
              <w:rPr>
                <w:rFonts w:eastAsia="黑体" w:hint="eastAsia"/>
                <w:szCs w:val="21"/>
              </w:rPr>
              <w:t>文档编制时间：</w:t>
            </w:r>
          </w:p>
        </w:tc>
        <w:tc>
          <w:tcPr>
            <w:tcW w:w="2133" w:type="dxa"/>
            <w:tcBorders>
              <w:left w:val="nil"/>
            </w:tcBorders>
            <w:vAlign w:val="center"/>
            <w:tcPrChange w:id="39" w:author="yunwei01" w:date="2017-08-04T09:23:00Z">
              <w:tcPr>
                <w:tcW w:w="2133" w:type="dxa"/>
                <w:vAlign w:val="center"/>
              </w:tcPr>
            </w:tcPrChange>
          </w:tcPr>
          <w:p w14:paraId="568B1C02" w14:textId="30CAC4BA" w:rsidR="00CA699C" w:rsidRDefault="00CA699C" w:rsidP="00BF4E18"/>
        </w:tc>
      </w:tr>
      <w:tr w:rsidR="00CA699C" w14:paraId="75578270" w14:textId="77777777" w:rsidTr="00CA699C">
        <w:trPr>
          <w:trHeight w:val="612"/>
          <w:trPrChange w:id="40" w:author="yunwei01" w:date="2017-08-04T09:23:00Z">
            <w:trPr>
              <w:trHeight w:val="612"/>
            </w:trPr>
          </w:trPrChange>
        </w:trPr>
        <w:tc>
          <w:tcPr>
            <w:tcW w:w="1872" w:type="dxa"/>
            <w:tcBorders>
              <w:right w:val="nil"/>
            </w:tcBorders>
            <w:vAlign w:val="center"/>
            <w:tcPrChange w:id="41" w:author="yunwei01" w:date="2017-08-04T09:23:00Z">
              <w:tcPr>
                <w:tcW w:w="1588" w:type="dxa"/>
                <w:vAlign w:val="center"/>
              </w:tcPr>
            </w:tcPrChange>
          </w:tcPr>
          <w:p w14:paraId="3021505D" w14:textId="77777777" w:rsidR="00CA699C" w:rsidRPr="00CA699C" w:rsidRDefault="00CA699C">
            <w:pPr>
              <w:jc w:val="right"/>
              <w:rPr>
                <w:rFonts w:eastAsia="黑体"/>
                <w:szCs w:val="21"/>
                <w:rPrChange w:id="42" w:author="yunwei01" w:date="2017-08-04T09:22:00Z">
                  <w:rPr/>
                </w:rPrChange>
              </w:rPr>
              <w:pPrChange w:id="43" w:author="yunwei01" w:date="2017-08-04T09:21:00Z">
                <w:pPr/>
              </w:pPrChange>
            </w:pPr>
            <w:r>
              <w:rPr>
                <w:rFonts w:eastAsia="黑体" w:hint="eastAsia"/>
                <w:szCs w:val="21"/>
              </w:rPr>
              <w:t>文档总页数：</w:t>
            </w:r>
            <w:del w:id="44" w:author="yunwei01" w:date="2017-08-04T09:19:00Z">
              <w:r w:rsidDel="00CA699C">
                <w:rPr>
                  <w:rFonts w:eastAsia="黑体" w:hint="eastAsia"/>
                  <w:szCs w:val="21"/>
                </w:rPr>
                <w:delText>页</w:delText>
              </w:r>
            </w:del>
          </w:p>
        </w:tc>
        <w:tc>
          <w:tcPr>
            <w:tcW w:w="2322" w:type="dxa"/>
            <w:tcBorders>
              <w:left w:val="nil"/>
            </w:tcBorders>
            <w:vAlign w:val="center"/>
            <w:tcPrChange w:id="45" w:author="yunwei01" w:date="2017-08-04T09:23:00Z">
              <w:tcPr>
                <w:tcW w:w="2606" w:type="dxa"/>
                <w:vAlign w:val="center"/>
              </w:tcPr>
            </w:tcPrChange>
          </w:tcPr>
          <w:p w14:paraId="6CABFF45" w14:textId="4DA0B6E0" w:rsidR="00CA699C" w:rsidRPr="00CA699C" w:rsidRDefault="00CA699C" w:rsidP="00942631">
            <w:pPr>
              <w:rPr>
                <w:rFonts w:eastAsia="黑体"/>
                <w:szCs w:val="21"/>
                <w:rPrChange w:id="46" w:author="yunwei01" w:date="2017-08-04T09:22:00Z">
                  <w:rPr/>
                </w:rPrChange>
              </w:rPr>
            </w:pPr>
            <w:ins w:id="47" w:author="yunwei01" w:date="2017-08-04T09:22:00Z">
              <w:r w:rsidRPr="00CA699C">
                <w:rPr>
                  <w:rFonts w:eastAsia="黑体"/>
                  <w:szCs w:val="21"/>
                  <w:rPrChange w:id="48" w:author="yunwei01" w:date="2017-08-04T09:22:00Z">
                    <w:rPr/>
                  </w:rPrChange>
                </w:rPr>
                <w:t>231</w:t>
              </w:r>
              <w:r w:rsidRPr="00CA699C">
                <w:rPr>
                  <w:rFonts w:eastAsia="黑体" w:hint="eastAsia"/>
                  <w:szCs w:val="21"/>
                  <w:rPrChange w:id="49" w:author="yunwei01" w:date="2017-08-04T09:22:00Z">
                    <w:rPr>
                      <w:rFonts w:hint="eastAsia"/>
                    </w:rPr>
                  </w:rPrChange>
                </w:rPr>
                <w:t>页</w:t>
              </w:r>
            </w:ins>
          </w:p>
        </w:tc>
        <w:tc>
          <w:tcPr>
            <w:tcW w:w="2133" w:type="dxa"/>
            <w:tcBorders>
              <w:right w:val="nil"/>
            </w:tcBorders>
            <w:vAlign w:val="center"/>
            <w:tcPrChange w:id="50" w:author="yunwei01" w:date="2017-08-04T09:23:00Z">
              <w:tcPr>
                <w:tcW w:w="2133" w:type="dxa"/>
                <w:vAlign w:val="center"/>
              </w:tcPr>
            </w:tcPrChange>
          </w:tcPr>
          <w:p w14:paraId="07E386B2" w14:textId="77777777" w:rsidR="00CA699C" w:rsidRDefault="00CA699C">
            <w:pPr>
              <w:jc w:val="right"/>
              <w:pPrChange w:id="51" w:author="yunwei01" w:date="2017-08-04T09:21:00Z">
                <w:pPr/>
              </w:pPrChange>
            </w:pPr>
            <w:r>
              <w:rPr>
                <w:rFonts w:eastAsia="黑体" w:hint="eastAsia"/>
                <w:szCs w:val="21"/>
              </w:rPr>
              <w:t>文档编制：</w:t>
            </w:r>
            <w:r>
              <w:rPr>
                <w:rFonts w:hint="eastAsia"/>
              </w:rPr>
              <w:t xml:space="preserve"> </w:t>
            </w:r>
          </w:p>
        </w:tc>
        <w:tc>
          <w:tcPr>
            <w:tcW w:w="2133" w:type="dxa"/>
            <w:tcBorders>
              <w:left w:val="nil"/>
            </w:tcBorders>
            <w:vAlign w:val="center"/>
            <w:tcPrChange w:id="52" w:author="yunwei01" w:date="2017-08-04T09:23:00Z">
              <w:tcPr>
                <w:tcW w:w="2133" w:type="dxa"/>
                <w:vAlign w:val="center"/>
              </w:tcPr>
            </w:tcPrChange>
          </w:tcPr>
          <w:p w14:paraId="1D6CE345" w14:textId="5F4F7FB7" w:rsidR="00CA699C" w:rsidRDefault="00CA699C"/>
        </w:tc>
      </w:tr>
      <w:tr w:rsidR="00CA699C" w14:paraId="6F41DD7D" w14:textId="77777777" w:rsidTr="00CA699C">
        <w:trPr>
          <w:trHeight w:val="621"/>
          <w:trPrChange w:id="53" w:author="yunwei01" w:date="2017-08-04T09:23:00Z">
            <w:trPr>
              <w:trHeight w:val="621"/>
            </w:trPr>
          </w:trPrChange>
        </w:trPr>
        <w:tc>
          <w:tcPr>
            <w:tcW w:w="1872" w:type="dxa"/>
            <w:tcBorders>
              <w:right w:val="nil"/>
            </w:tcBorders>
            <w:vAlign w:val="center"/>
            <w:tcPrChange w:id="54" w:author="yunwei01" w:date="2017-08-04T09:23:00Z">
              <w:tcPr>
                <w:tcW w:w="1588" w:type="dxa"/>
                <w:vAlign w:val="center"/>
              </w:tcPr>
            </w:tcPrChange>
          </w:tcPr>
          <w:p w14:paraId="73C4584D" w14:textId="77777777" w:rsidR="00CA699C" w:rsidRDefault="00CA699C">
            <w:pPr>
              <w:jc w:val="right"/>
              <w:pPrChange w:id="55" w:author="yunwei01" w:date="2017-08-04T09:21:00Z">
                <w:pPr/>
              </w:pPrChange>
            </w:pPr>
            <w:r>
              <w:rPr>
                <w:rFonts w:eastAsia="黑体" w:hint="eastAsia"/>
                <w:szCs w:val="21"/>
              </w:rPr>
              <w:t>文档审核人：</w:t>
            </w:r>
            <w:r>
              <w:rPr>
                <w:rFonts w:hint="eastAsia"/>
              </w:rPr>
              <w:t xml:space="preserve"> </w:t>
            </w:r>
          </w:p>
        </w:tc>
        <w:tc>
          <w:tcPr>
            <w:tcW w:w="2322" w:type="dxa"/>
            <w:tcBorders>
              <w:left w:val="nil"/>
            </w:tcBorders>
            <w:vAlign w:val="center"/>
            <w:tcPrChange w:id="56" w:author="yunwei01" w:date="2017-08-04T09:23:00Z">
              <w:tcPr>
                <w:tcW w:w="2606" w:type="dxa"/>
                <w:vAlign w:val="center"/>
              </w:tcPr>
            </w:tcPrChange>
          </w:tcPr>
          <w:p w14:paraId="3934019E" w14:textId="02E05909" w:rsidR="00CA699C" w:rsidRDefault="00CA699C" w:rsidP="00942631"/>
        </w:tc>
        <w:tc>
          <w:tcPr>
            <w:tcW w:w="2133" w:type="dxa"/>
            <w:tcBorders>
              <w:right w:val="nil"/>
            </w:tcBorders>
            <w:vAlign w:val="center"/>
            <w:tcPrChange w:id="57" w:author="yunwei01" w:date="2017-08-04T09:23:00Z">
              <w:tcPr>
                <w:tcW w:w="2133" w:type="dxa"/>
                <w:vAlign w:val="center"/>
              </w:tcPr>
            </w:tcPrChange>
          </w:tcPr>
          <w:p w14:paraId="3DFB2DCD" w14:textId="77777777" w:rsidR="00CA699C" w:rsidRDefault="00CA699C">
            <w:pPr>
              <w:jc w:val="right"/>
              <w:pPrChange w:id="58" w:author="yunwei01" w:date="2017-08-04T09:21:00Z">
                <w:pPr/>
              </w:pPrChange>
            </w:pPr>
            <w:r>
              <w:rPr>
                <w:rFonts w:eastAsia="黑体" w:hint="eastAsia"/>
                <w:szCs w:val="21"/>
              </w:rPr>
              <w:t>审核时间：</w:t>
            </w:r>
          </w:p>
        </w:tc>
        <w:tc>
          <w:tcPr>
            <w:tcW w:w="2133" w:type="dxa"/>
            <w:tcBorders>
              <w:left w:val="nil"/>
            </w:tcBorders>
            <w:vAlign w:val="center"/>
            <w:tcPrChange w:id="59" w:author="yunwei01" w:date="2017-08-04T09:23:00Z">
              <w:tcPr>
                <w:tcW w:w="2133" w:type="dxa"/>
                <w:vAlign w:val="center"/>
              </w:tcPr>
            </w:tcPrChange>
          </w:tcPr>
          <w:p w14:paraId="1B2ED8DA" w14:textId="708F213E" w:rsidR="00CA699C" w:rsidRDefault="00CA699C" w:rsidP="002E1BFB"/>
        </w:tc>
      </w:tr>
    </w:tbl>
    <w:p w14:paraId="4CDAEA63" w14:textId="77777777" w:rsidR="0024427F" w:rsidRDefault="0024427F"/>
    <w:p w14:paraId="39B2BD87" w14:textId="61156944" w:rsidR="00FF67FC" w:rsidDel="003215A6" w:rsidRDefault="00FF67FC">
      <w:pPr>
        <w:rPr>
          <w:del w:id="60" w:author="yunwei01" w:date="2017-08-02T14:24:00Z"/>
        </w:rPr>
      </w:pPr>
      <w:del w:id="61" w:author="yunwei01" w:date="2017-08-02T14:24:00Z">
        <w:r w:rsidRPr="00FF67FC" w:rsidDel="003215A6">
          <w:rPr>
            <w:rFonts w:hint="eastAsia"/>
            <w:b/>
            <w:color w:val="FF0000"/>
          </w:rPr>
          <w:delText>注：</w:delText>
        </w:r>
        <w:r w:rsidDel="003215A6">
          <w:rPr>
            <w:rFonts w:ascii="黑体" w:eastAsia="黑体" w:hint="eastAsia"/>
            <w:b/>
            <w:color w:val="FF0000"/>
          </w:rPr>
          <w:delText>替换：</w:delText>
        </w:r>
      </w:del>
      <w:del w:id="62" w:author="yunwei01" w:date="2017-08-02T14:22:00Z">
        <w:r w:rsidRPr="00B83F28" w:rsidDel="00A97AE9">
          <w:rPr>
            <w:rFonts w:ascii="黑体" w:eastAsia="黑体" w:hint="eastAsia"/>
            <w:b/>
            <w:color w:val="FF0000"/>
          </w:rPr>
          <w:delText>AAAAA</w:delText>
        </w:r>
      </w:del>
      <w:del w:id="63" w:author="yunwei01" w:date="2017-08-02T14:24:00Z">
        <w:r w:rsidDel="003215A6">
          <w:rPr>
            <w:rFonts w:ascii="黑体" w:eastAsia="黑体" w:hint="eastAsia"/>
            <w:b/>
            <w:color w:val="FF0000"/>
          </w:rPr>
          <w:delText>为公司名称，</w:delText>
        </w:r>
      </w:del>
      <w:del w:id="64" w:author="yunwei01" w:date="2017-08-02T14:23:00Z">
        <w:r w:rsidDel="00A97AE9">
          <w:rPr>
            <w:rFonts w:ascii="黑体" w:eastAsia="黑体" w:hint="eastAsia"/>
            <w:b/>
            <w:color w:val="FF0000"/>
          </w:rPr>
          <w:delText>DDDDD</w:delText>
        </w:r>
      </w:del>
      <w:del w:id="65" w:author="yunwei01" w:date="2017-08-02T14:24:00Z">
        <w:r w:rsidDel="003215A6">
          <w:rPr>
            <w:rFonts w:ascii="黑体" w:eastAsia="黑体" w:hint="eastAsia"/>
            <w:b/>
            <w:color w:val="FF0000"/>
          </w:rPr>
          <w:delText>为公司简称，</w:delText>
        </w:r>
      </w:del>
      <w:del w:id="66" w:author="yunwei01" w:date="2017-08-02T14:23:00Z">
        <w:r w:rsidRPr="00B83F28" w:rsidDel="00A97AE9">
          <w:rPr>
            <w:rFonts w:ascii="黑体" w:eastAsia="黑体" w:hint="eastAsia"/>
            <w:b/>
            <w:color w:val="FF0000"/>
          </w:rPr>
          <w:delText>BBBBB</w:delText>
        </w:r>
      </w:del>
      <w:del w:id="67" w:author="yunwei01" w:date="2017-08-02T14:24:00Z">
        <w:r w:rsidRPr="00B83F28" w:rsidDel="003215A6">
          <w:rPr>
            <w:rFonts w:ascii="黑体" w:eastAsia="黑体" w:hint="eastAsia"/>
            <w:b/>
            <w:color w:val="FF0000"/>
          </w:rPr>
          <w:delText>为系统名称，</w:delText>
        </w:r>
      </w:del>
      <w:del w:id="68" w:author="yunwei01" w:date="2017-08-02T14:23:00Z">
        <w:r w:rsidRPr="00B83F28" w:rsidDel="00A97AE9">
          <w:rPr>
            <w:rFonts w:ascii="黑体" w:eastAsia="黑体" w:hint="eastAsia"/>
            <w:b/>
            <w:color w:val="FF0000"/>
          </w:rPr>
          <w:delText>XXXXX</w:delText>
        </w:r>
      </w:del>
      <w:del w:id="69" w:author="yunwei01" w:date="2017-08-02T14:24:00Z">
        <w:r w:rsidRPr="00B83F28" w:rsidDel="003215A6">
          <w:rPr>
            <w:rFonts w:ascii="黑体" w:eastAsia="黑体" w:hint="eastAsia"/>
            <w:b/>
            <w:color w:val="FF0000"/>
          </w:rPr>
          <w:delText>为信息安全管理的部门</w:delText>
        </w:r>
        <w:r w:rsidDel="003215A6">
          <w:rPr>
            <w:rFonts w:ascii="黑体" w:eastAsia="黑体" w:hint="eastAsia"/>
            <w:b/>
            <w:color w:val="FF0000"/>
          </w:rPr>
          <w:delText>（如“</w:delText>
        </w:r>
      </w:del>
      <w:commentRangeStart w:id="70"/>
      <w:del w:id="71" w:author="yunwei01" w:date="2017-08-02T14:23:00Z">
        <w:r w:rsidDel="00A97AE9">
          <w:rPr>
            <w:rFonts w:ascii="黑体" w:eastAsia="黑体" w:hint="eastAsia"/>
            <w:b/>
            <w:color w:val="FF0000"/>
          </w:rPr>
          <w:delText>XXXXX</w:delText>
        </w:r>
      </w:del>
      <w:commentRangeEnd w:id="70"/>
      <w:del w:id="72" w:author="yunwei01" w:date="2017-08-02T14:24:00Z">
        <w:r w:rsidR="00AA27D0" w:rsidDel="003215A6">
          <w:rPr>
            <w:rStyle w:val="affc"/>
          </w:rPr>
          <w:commentReference w:id="70"/>
        </w:r>
        <w:r w:rsidDel="003215A6">
          <w:rPr>
            <w:rFonts w:ascii="黑体" w:eastAsia="黑体" w:hint="eastAsia"/>
            <w:b/>
            <w:color w:val="FF0000"/>
          </w:rPr>
          <w:delText>”）</w:delText>
        </w:r>
        <w:r w:rsidRPr="00B83F28" w:rsidDel="003215A6">
          <w:rPr>
            <w:rFonts w:ascii="黑体" w:eastAsia="黑体" w:hint="eastAsia"/>
            <w:b/>
            <w:color w:val="FF0000"/>
          </w:rPr>
          <w:delText>。</w:delText>
        </w:r>
      </w:del>
    </w:p>
    <w:p w14:paraId="055EBA0D" w14:textId="79CA0573" w:rsidR="0024427F" w:rsidRDefault="0063422A" w:rsidP="00663860">
      <w:pPr>
        <w:pageBreakBefore/>
        <w:rPr>
          <w:b/>
          <w:bCs/>
          <w:sz w:val="32"/>
          <w:szCs w:val="32"/>
        </w:rPr>
      </w:pPr>
      <w:r>
        <w:rPr>
          <w:rFonts w:hint="eastAsia"/>
          <w:b/>
          <w:bCs/>
          <w:sz w:val="32"/>
          <w:szCs w:val="32"/>
        </w:rPr>
        <w:lastRenderedPageBreak/>
        <w:t>信息安全管理机构制度版本记录</w:t>
      </w:r>
    </w:p>
    <w:tbl>
      <w:tblPr>
        <w:tblW w:w="8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1416"/>
        <w:gridCol w:w="1520"/>
        <w:gridCol w:w="1701"/>
        <w:gridCol w:w="1417"/>
        <w:gridCol w:w="1838"/>
      </w:tblGrid>
      <w:tr w:rsidR="0024427F" w14:paraId="0766BD98" w14:textId="77777777">
        <w:trPr>
          <w:cantSplit/>
        </w:trPr>
        <w:tc>
          <w:tcPr>
            <w:tcW w:w="8637" w:type="dxa"/>
            <w:gridSpan w:val="6"/>
            <w:tcBorders>
              <w:top w:val="single" w:sz="4" w:space="0" w:color="auto"/>
              <w:left w:val="single" w:sz="4" w:space="0" w:color="auto"/>
              <w:bottom w:val="single" w:sz="4" w:space="0" w:color="auto"/>
              <w:right w:val="single" w:sz="4" w:space="0" w:color="auto"/>
            </w:tcBorders>
          </w:tcPr>
          <w:p w14:paraId="1E142F49" w14:textId="77777777" w:rsidR="0024427F" w:rsidRDefault="0063422A">
            <w:pPr>
              <w:spacing w:line="360" w:lineRule="auto"/>
              <w:jc w:val="center"/>
              <w:rPr>
                <w:rFonts w:ascii="Haettenschweiler" w:hAnsi="Haettenschweiler"/>
                <w:sz w:val="24"/>
              </w:rPr>
            </w:pPr>
            <w:r>
              <w:rPr>
                <w:rFonts w:ascii="Haettenschweiler" w:hAnsi="Haettenschweiler" w:hint="eastAsia"/>
                <w:sz w:val="24"/>
              </w:rPr>
              <w:t>版本记录</w:t>
            </w:r>
          </w:p>
        </w:tc>
      </w:tr>
      <w:tr w:rsidR="0024427F" w14:paraId="4BB9528E" w14:textId="77777777">
        <w:tc>
          <w:tcPr>
            <w:tcW w:w="745" w:type="dxa"/>
            <w:tcBorders>
              <w:top w:val="single" w:sz="4" w:space="0" w:color="auto"/>
              <w:left w:val="single" w:sz="4" w:space="0" w:color="auto"/>
              <w:bottom w:val="single" w:sz="4" w:space="0" w:color="auto"/>
              <w:right w:val="single" w:sz="4" w:space="0" w:color="auto"/>
            </w:tcBorders>
            <w:vAlign w:val="center"/>
          </w:tcPr>
          <w:p w14:paraId="0B841AEE" w14:textId="77777777" w:rsidR="0024427F" w:rsidRDefault="0063422A">
            <w:pPr>
              <w:spacing w:line="360" w:lineRule="auto"/>
              <w:jc w:val="center"/>
              <w:rPr>
                <w:rFonts w:ascii="Haettenschweiler" w:hAnsi="Haettenschweiler"/>
                <w:sz w:val="24"/>
              </w:rPr>
            </w:pPr>
            <w:r>
              <w:rPr>
                <w:rFonts w:ascii="Haettenschweiler" w:hAnsi="Haettenschweiler" w:hint="eastAsia"/>
                <w:sz w:val="24"/>
              </w:rPr>
              <w:t>版本</w:t>
            </w:r>
          </w:p>
        </w:tc>
        <w:tc>
          <w:tcPr>
            <w:tcW w:w="1416" w:type="dxa"/>
            <w:tcBorders>
              <w:top w:val="single" w:sz="4" w:space="0" w:color="auto"/>
              <w:left w:val="single" w:sz="4" w:space="0" w:color="auto"/>
              <w:bottom w:val="single" w:sz="4" w:space="0" w:color="auto"/>
              <w:right w:val="single" w:sz="4" w:space="0" w:color="auto"/>
            </w:tcBorders>
            <w:vAlign w:val="center"/>
          </w:tcPr>
          <w:p w14:paraId="6609E477" w14:textId="77777777" w:rsidR="0024427F" w:rsidRDefault="0063422A">
            <w:pPr>
              <w:spacing w:line="360" w:lineRule="auto"/>
              <w:jc w:val="center"/>
              <w:rPr>
                <w:rFonts w:ascii="Haettenschweiler" w:hAnsi="Haettenschweiler"/>
                <w:sz w:val="24"/>
              </w:rPr>
            </w:pPr>
            <w:r>
              <w:rPr>
                <w:rFonts w:ascii="Haettenschweiler" w:hAnsi="Haettenschweiler" w:hint="eastAsia"/>
                <w:sz w:val="24"/>
              </w:rPr>
              <w:t>修改日期</w:t>
            </w:r>
          </w:p>
        </w:tc>
        <w:tc>
          <w:tcPr>
            <w:tcW w:w="1520" w:type="dxa"/>
            <w:tcBorders>
              <w:top w:val="single" w:sz="4" w:space="0" w:color="auto"/>
              <w:left w:val="single" w:sz="4" w:space="0" w:color="auto"/>
              <w:bottom w:val="single" w:sz="4" w:space="0" w:color="auto"/>
              <w:right w:val="single" w:sz="4" w:space="0" w:color="auto"/>
            </w:tcBorders>
            <w:vAlign w:val="center"/>
          </w:tcPr>
          <w:p w14:paraId="248E986D" w14:textId="77777777" w:rsidR="0024427F" w:rsidRDefault="0063422A">
            <w:pPr>
              <w:spacing w:line="360" w:lineRule="auto"/>
              <w:jc w:val="center"/>
              <w:rPr>
                <w:rFonts w:ascii="Haettenschweiler" w:hAnsi="Haettenschweiler"/>
                <w:sz w:val="24"/>
              </w:rPr>
            </w:pPr>
            <w:r>
              <w:rPr>
                <w:rFonts w:ascii="Haettenschweiler" w:hAnsi="Haettenschweiler" w:hint="eastAsia"/>
                <w:sz w:val="24"/>
              </w:rPr>
              <w:t>修改摘要</w:t>
            </w:r>
          </w:p>
        </w:tc>
        <w:tc>
          <w:tcPr>
            <w:tcW w:w="1701" w:type="dxa"/>
            <w:tcBorders>
              <w:top w:val="single" w:sz="4" w:space="0" w:color="auto"/>
              <w:left w:val="single" w:sz="4" w:space="0" w:color="auto"/>
              <w:bottom w:val="single" w:sz="4" w:space="0" w:color="auto"/>
              <w:right w:val="single" w:sz="4" w:space="0" w:color="auto"/>
            </w:tcBorders>
            <w:vAlign w:val="center"/>
          </w:tcPr>
          <w:p w14:paraId="0D7A565B" w14:textId="77777777" w:rsidR="0024427F" w:rsidRDefault="0063422A">
            <w:pPr>
              <w:spacing w:line="360" w:lineRule="auto"/>
              <w:jc w:val="center"/>
              <w:rPr>
                <w:rFonts w:ascii="Haettenschweiler" w:hAnsi="Haettenschweiler"/>
                <w:sz w:val="24"/>
              </w:rPr>
            </w:pPr>
            <w:r>
              <w:rPr>
                <w:rFonts w:ascii="Haettenschweiler" w:hAnsi="Haettenschweiler" w:hint="eastAsia"/>
                <w:sz w:val="24"/>
              </w:rPr>
              <w:t>修改人</w:t>
            </w:r>
          </w:p>
        </w:tc>
        <w:tc>
          <w:tcPr>
            <w:tcW w:w="1417" w:type="dxa"/>
            <w:tcBorders>
              <w:top w:val="single" w:sz="4" w:space="0" w:color="auto"/>
              <w:left w:val="single" w:sz="4" w:space="0" w:color="auto"/>
              <w:bottom w:val="single" w:sz="4" w:space="0" w:color="auto"/>
              <w:right w:val="single" w:sz="4" w:space="0" w:color="auto"/>
            </w:tcBorders>
            <w:vAlign w:val="center"/>
          </w:tcPr>
          <w:p w14:paraId="294FA2D9" w14:textId="77777777" w:rsidR="0024427F" w:rsidRDefault="0063422A">
            <w:pPr>
              <w:spacing w:line="360" w:lineRule="auto"/>
              <w:jc w:val="center"/>
              <w:rPr>
                <w:rFonts w:ascii="Haettenschweiler" w:hAnsi="Haettenschweiler"/>
                <w:sz w:val="24"/>
              </w:rPr>
            </w:pPr>
            <w:r>
              <w:rPr>
                <w:rFonts w:ascii="Haettenschweiler" w:hAnsi="Haettenschweiler" w:hint="eastAsia"/>
                <w:sz w:val="24"/>
              </w:rPr>
              <w:t>审批人</w:t>
            </w:r>
          </w:p>
        </w:tc>
        <w:tc>
          <w:tcPr>
            <w:tcW w:w="1838" w:type="dxa"/>
            <w:tcBorders>
              <w:top w:val="single" w:sz="4" w:space="0" w:color="auto"/>
              <w:left w:val="single" w:sz="4" w:space="0" w:color="auto"/>
              <w:bottom w:val="single" w:sz="4" w:space="0" w:color="auto"/>
              <w:right w:val="single" w:sz="4" w:space="0" w:color="auto"/>
            </w:tcBorders>
            <w:vAlign w:val="center"/>
          </w:tcPr>
          <w:p w14:paraId="6F2724BD" w14:textId="77777777" w:rsidR="0024427F" w:rsidRDefault="0063422A">
            <w:pPr>
              <w:spacing w:line="360" w:lineRule="auto"/>
              <w:jc w:val="center"/>
              <w:rPr>
                <w:rFonts w:ascii="Haettenschweiler" w:hAnsi="Haettenschweiler"/>
                <w:sz w:val="24"/>
              </w:rPr>
            </w:pPr>
            <w:r>
              <w:rPr>
                <w:rFonts w:ascii="Haettenschweiler" w:hAnsi="Haettenschweiler" w:hint="eastAsia"/>
                <w:sz w:val="24"/>
              </w:rPr>
              <w:t>审批日期</w:t>
            </w:r>
          </w:p>
        </w:tc>
      </w:tr>
      <w:tr w:rsidR="0024427F" w14:paraId="28181295" w14:textId="77777777">
        <w:trPr>
          <w:trHeight w:val="305"/>
        </w:trPr>
        <w:tc>
          <w:tcPr>
            <w:tcW w:w="745" w:type="dxa"/>
            <w:tcBorders>
              <w:top w:val="single" w:sz="4" w:space="0" w:color="auto"/>
              <w:left w:val="single" w:sz="4" w:space="0" w:color="auto"/>
              <w:bottom w:val="single" w:sz="4" w:space="0" w:color="auto"/>
              <w:right w:val="single" w:sz="4" w:space="0" w:color="auto"/>
            </w:tcBorders>
          </w:tcPr>
          <w:p w14:paraId="1FA10102" w14:textId="77777777" w:rsidR="0024427F" w:rsidRDefault="0063422A">
            <w:pPr>
              <w:spacing w:line="360" w:lineRule="auto"/>
              <w:jc w:val="center"/>
              <w:rPr>
                <w:rFonts w:ascii="宋体" w:hAnsi="宋体"/>
                <w:sz w:val="24"/>
              </w:rPr>
            </w:pPr>
            <w:r>
              <w:rPr>
                <w:rFonts w:ascii="宋体" w:hAnsi="宋体" w:hint="eastAsia"/>
                <w:sz w:val="24"/>
              </w:rPr>
              <w:t>1.0</w:t>
            </w:r>
          </w:p>
        </w:tc>
        <w:tc>
          <w:tcPr>
            <w:tcW w:w="1416" w:type="dxa"/>
            <w:tcBorders>
              <w:top w:val="single" w:sz="4" w:space="0" w:color="auto"/>
              <w:left w:val="single" w:sz="4" w:space="0" w:color="auto"/>
              <w:bottom w:val="single" w:sz="4" w:space="0" w:color="auto"/>
              <w:right w:val="single" w:sz="4" w:space="0" w:color="auto"/>
            </w:tcBorders>
          </w:tcPr>
          <w:p w14:paraId="7EB06105" w14:textId="2EFF020E" w:rsidR="0024427F" w:rsidRDefault="0024427F" w:rsidP="00942631">
            <w:pPr>
              <w:spacing w:line="360" w:lineRule="auto"/>
              <w:jc w:val="center"/>
              <w:rPr>
                <w:rFonts w:ascii="宋体" w:hAnsi="宋体"/>
                <w:sz w:val="24"/>
              </w:rPr>
            </w:pPr>
          </w:p>
        </w:tc>
        <w:tc>
          <w:tcPr>
            <w:tcW w:w="1520" w:type="dxa"/>
            <w:tcBorders>
              <w:top w:val="single" w:sz="4" w:space="0" w:color="auto"/>
              <w:left w:val="single" w:sz="4" w:space="0" w:color="auto"/>
              <w:bottom w:val="single" w:sz="4" w:space="0" w:color="auto"/>
              <w:right w:val="single" w:sz="4" w:space="0" w:color="auto"/>
            </w:tcBorders>
          </w:tcPr>
          <w:p w14:paraId="4F86FEF7" w14:textId="253CF7E6" w:rsidR="0024427F" w:rsidRDefault="0024427F">
            <w:pPr>
              <w:spacing w:line="360" w:lineRule="auto"/>
              <w:jc w:val="center"/>
              <w:rPr>
                <w:rFonts w:ascii="宋体" w:hAnsi="宋体"/>
                <w:sz w:val="24"/>
              </w:rPr>
            </w:pPr>
          </w:p>
        </w:tc>
        <w:tc>
          <w:tcPr>
            <w:tcW w:w="1701" w:type="dxa"/>
            <w:tcBorders>
              <w:top w:val="single" w:sz="4" w:space="0" w:color="auto"/>
              <w:left w:val="single" w:sz="4" w:space="0" w:color="auto"/>
              <w:bottom w:val="single" w:sz="4" w:space="0" w:color="auto"/>
              <w:right w:val="single" w:sz="4" w:space="0" w:color="auto"/>
            </w:tcBorders>
          </w:tcPr>
          <w:p w14:paraId="08F03734" w14:textId="73447B59" w:rsidR="0024427F" w:rsidRDefault="0024427F">
            <w:pPr>
              <w:spacing w:line="360" w:lineRule="auto"/>
              <w:jc w:val="center"/>
              <w:rPr>
                <w:rFonts w:ascii="宋体" w:hAnsi="宋体"/>
                <w:sz w:val="24"/>
              </w:rPr>
            </w:pPr>
          </w:p>
        </w:tc>
        <w:tc>
          <w:tcPr>
            <w:tcW w:w="1417" w:type="dxa"/>
            <w:tcBorders>
              <w:top w:val="single" w:sz="4" w:space="0" w:color="auto"/>
              <w:left w:val="single" w:sz="4" w:space="0" w:color="auto"/>
              <w:bottom w:val="single" w:sz="4" w:space="0" w:color="auto"/>
              <w:right w:val="single" w:sz="4" w:space="0" w:color="auto"/>
            </w:tcBorders>
          </w:tcPr>
          <w:p w14:paraId="028287D5" w14:textId="59D8F539" w:rsidR="0024427F" w:rsidRDefault="0024427F">
            <w:pPr>
              <w:spacing w:line="360" w:lineRule="auto"/>
              <w:jc w:val="center"/>
              <w:rPr>
                <w:rFonts w:ascii="宋体" w:hAnsi="宋体"/>
                <w:sz w:val="24"/>
              </w:rPr>
            </w:pPr>
          </w:p>
        </w:tc>
        <w:tc>
          <w:tcPr>
            <w:tcW w:w="1838" w:type="dxa"/>
            <w:tcBorders>
              <w:top w:val="single" w:sz="4" w:space="0" w:color="auto"/>
              <w:left w:val="single" w:sz="4" w:space="0" w:color="auto"/>
              <w:bottom w:val="single" w:sz="4" w:space="0" w:color="auto"/>
              <w:right w:val="single" w:sz="4" w:space="0" w:color="auto"/>
            </w:tcBorders>
          </w:tcPr>
          <w:p w14:paraId="64A1A3DC" w14:textId="10F77B4B" w:rsidR="0024427F" w:rsidRDefault="0024427F">
            <w:pPr>
              <w:spacing w:line="360" w:lineRule="auto"/>
              <w:jc w:val="center"/>
              <w:rPr>
                <w:rFonts w:ascii="宋体" w:hAnsi="宋体"/>
                <w:sz w:val="24"/>
              </w:rPr>
            </w:pPr>
          </w:p>
        </w:tc>
      </w:tr>
      <w:tr w:rsidR="0024427F" w14:paraId="2E04FEC0" w14:textId="77777777">
        <w:tc>
          <w:tcPr>
            <w:tcW w:w="745" w:type="dxa"/>
            <w:tcBorders>
              <w:top w:val="single" w:sz="4" w:space="0" w:color="auto"/>
              <w:left w:val="single" w:sz="4" w:space="0" w:color="auto"/>
              <w:bottom w:val="single" w:sz="4" w:space="0" w:color="auto"/>
              <w:right w:val="single" w:sz="4" w:space="0" w:color="auto"/>
            </w:tcBorders>
          </w:tcPr>
          <w:p w14:paraId="3E8D9893" w14:textId="77777777" w:rsidR="0024427F" w:rsidRDefault="0024427F">
            <w:pPr>
              <w:spacing w:line="360" w:lineRule="auto"/>
              <w:jc w:val="center"/>
              <w:rPr>
                <w:rFonts w:ascii="宋体" w:hAnsi="宋体"/>
                <w:sz w:val="24"/>
              </w:rPr>
            </w:pPr>
          </w:p>
        </w:tc>
        <w:tc>
          <w:tcPr>
            <w:tcW w:w="1416" w:type="dxa"/>
            <w:tcBorders>
              <w:top w:val="single" w:sz="4" w:space="0" w:color="auto"/>
              <w:left w:val="single" w:sz="4" w:space="0" w:color="auto"/>
              <w:bottom w:val="single" w:sz="4" w:space="0" w:color="auto"/>
              <w:right w:val="single" w:sz="4" w:space="0" w:color="auto"/>
            </w:tcBorders>
          </w:tcPr>
          <w:p w14:paraId="59230CF4" w14:textId="77777777" w:rsidR="0024427F" w:rsidRDefault="0024427F">
            <w:pPr>
              <w:spacing w:line="360" w:lineRule="auto"/>
              <w:jc w:val="center"/>
              <w:rPr>
                <w:rFonts w:ascii="宋体" w:hAnsi="宋体"/>
                <w:sz w:val="24"/>
              </w:rPr>
            </w:pPr>
          </w:p>
        </w:tc>
        <w:tc>
          <w:tcPr>
            <w:tcW w:w="1520" w:type="dxa"/>
            <w:tcBorders>
              <w:top w:val="single" w:sz="4" w:space="0" w:color="auto"/>
              <w:left w:val="single" w:sz="4" w:space="0" w:color="auto"/>
              <w:bottom w:val="single" w:sz="4" w:space="0" w:color="auto"/>
              <w:right w:val="single" w:sz="4" w:space="0" w:color="auto"/>
            </w:tcBorders>
          </w:tcPr>
          <w:p w14:paraId="30B4C668" w14:textId="77777777" w:rsidR="0024427F" w:rsidRDefault="0024427F">
            <w:pPr>
              <w:spacing w:line="360" w:lineRule="auto"/>
              <w:jc w:val="center"/>
              <w:rPr>
                <w:rFonts w:ascii="宋体" w:hAnsi="宋体"/>
                <w:sz w:val="24"/>
              </w:rPr>
            </w:pPr>
          </w:p>
        </w:tc>
        <w:tc>
          <w:tcPr>
            <w:tcW w:w="1701" w:type="dxa"/>
            <w:tcBorders>
              <w:top w:val="single" w:sz="4" w:space="0" w:color="auto"/>
              <w:left w:val="single" w:sz="4" w:space="0" w:color="auto"/>
              <w:bottom w:val="single" w:sz="4" w:space="0" w:color="auto"/>
              <w:right w:val="single" w:sz="4" w:space="0" w:color="auto"/>
            </w:tcBorders>
          </w:tcPr>
          <w:p w14:paraId="222C4E7D" w14:textId="77777777" w:rsidR="0024427F" w:rsidRDefault="0024427F">
            <w:pPr>
              <w:spacing w:line="360" w:lineRule="auto"/>
              <w:jc w:val="center"/>
              <w:rPr>
                <w:rFonts w:ascii="宋体" w:hAnsi="宋体"/>
                <w:sz w:val="24"/>
              </w:rPr>
            </w:pPr>
          </w:p>
        </w:tc>
        <w:tc>
          <w:tcPr>
            <w:tcW w:w="1417" w:type="dxa"/>
            <w:tcBorders>
              <w:top w:val="single" w:sz="4" w:space="0" w:color="auto"/>
              <w:left w:val="single" w:sz="4" w:space="0" w:color="auto"/>
              <w:bottom w:val="single" w:sz="4" w:space="0" w:color="auto"/>
              <w:right w:val="single" w:sz="4" w:space="0" w:color="auto"/>
            </w:tcBorders>
          </w:tcPr>
          <w:p w14:paraId="18CBC88F" w14:textId="77777777" w:rsidR="0024427F" w:rsidRDefault="0024427F">
            <w:pPr>
              <w:spacing w:line="360" w:lineRule="auto"/>
              <w:jc w:val="center"/>
              <w:rPr>
                <w:rFonts w:ascii="宋体" w:hAnsi="宋体"/>
                <w:sz w:val="24"/>
              </w:rPr>
            </w:pPr>
          </w:p>
        </w:tc>
        <w:tc>
          <w:tcPr>
            <w:tcW w:w="1838" w:type="dxa"/>
            <w:tcBorders>
              <w:top w:val="single" w:sz="4" w:space="0" w:color="auto"/>
              <w:left w:val="single" w:sz="4" w:space="0" w:color="auto"/>
              <w:bottom w:val="single" w:sz="4" w:space="0" w:color="auto"/>
              <w:right w:val="single" w:sz="4" w:space="0" w:color="auto"/>
            </w:tcBorders>
          </w:tcPr>
          <w:p w14:paraId="5CD9E3CC" w14:textId="77777777" w:rsidR="0024427F" w:rsidRDefault="0024427F">
            <w:pPr>
              <w:spacing w:line="360" w:lineRule="auto"/>
              <w:jc w:val="center"/>
              <w:rPr>
                <w:rFonts w:ascii="宋体" w:hAnsi="宋体"/>
                <w:sz w:val="24"/>
              </w:rPr>
            </w:pPr>
          </w:p>
        </w:tc>
      </w:tr>
      <w:tr w:rsidR="0024427F" w14:paraId="51E3B316" w14:textId="77777777">
        <w:tc>
          <w:tcPr>
            <w:tcW w:w="745" w:type="dxa"/>
            <w:tcBorders>
              <w:top w:val="single" w:sz="4" w:space="0" w:color="auto"/>
              <w:left w:val="single" w:sz="4" w:space="0" w:color="auto"/>
              <w:bottom w:val="single" w:sz="4" w:space="0" w:color="auto"/>
              <w:right w:val="single" w:sz="4" w:space="0" w:color="auto"/>
            </w:tcBorders>
          </w:tcPr>
          <w:p w14:paraId="10ADC5F9" w14:textId="77777777" w:rsidR="0024427F" w:rsidRDefault="0024427F">
            <w:pPr>
              <w:spacing w:line="360" w:lineRule="auto"/>
              <w:jc w:val="center"/>
              <w:rPr>
                <w:rFonts w:ascii="宋体" w:hAnsi="宋体"/>
                <w:sz w:val="24"/>
              </w:rPr>
            </w:pPr>
          </w:p>
        </w:tc>
        <w:tc>
          <w:tcPr>
            <w:tcW w:w="1416" w:type="dxa"/>
            <w:tcBorders>
              <w:top w:val="single" w:sz="4" w:space="0" w:color="auto"/>
              <w:left w:val="single" w:sz="4" w:space="0" w:color="auto"/>
              <w:bottom w:val="single" w:sz="4" w:space="0" w:color="auto"/>
              <w:right w:val="single" w:sz="4" w:space="0" w:color="auto"/>
            </w:tcBorders>
          </w:tcPr>
          <w:p w14:paraId="75909A1A" w14:textId="77777777" w:rsidR="0024427F" w:rsidRDefault="0024427F">
            <w:pPr>
              <w:spacing w:line="360" w:lineRule="auto"/>
              <w:jc w:val="center"/>
              <w:rPr>
                <w:rFonts w:ascii="宋体" w:hAnsi="宋体"/>
                <w:sz w:val="24"/>
              </w:rPr>
            </w:pPr>
          </w:p>
        </w:tc>
        <w:tc>
          <w:tcPr>
            <w:tcW w:w="1520" w:type="dxa"/>
            <w:tcBorders>
              <w:top w:val="single" w:sz="4" w:space="0" w:color="auto"/>
              <w:left w:val="single" w:sz="4" w:space="0" w:color="auto"/>
              <w:bottom w:val="single" w:sz="4" w:space="0" w:color="auto"/>
              <w:right w:val="single" w:sz="4" w:space="0" w:color="auto"/>
            </w:tcBorders>
          </w:tcPr>
          <w:p w14:paraId="4774BD93" w14:textId="77777777" w:rsidR="0024427F" w:rsidRDefault="0024427F">
            <w:pPr>
              <w:spacing w:line="360" w:lineRule="auto"/>
              <w:jc w:val="center"/>
              <w:rPr>
                <w:rFonts w:ascii="宋体" w:hAnsi="宋体"/>
                <w:sz w:val="24"/>
              </w:rPr>
            </w:pPr>
          </w:p>
        </w:tc>
        <w:tc>
          <w:tcPr>
            <w:tcW w:w="1701" w:type="dxa"/>
            <w:tcBorders>
              <w:top w:val="single" w:sz="4" w:space="0" w:color="auto"/>
              <w:left w:val="single" w:sz="4" w:space="0" w:color="auto"/>
              <w:bottom w:val="single" w:sz="4" w:space="0" w:color="auto"/>
              <w:right w:val="single" w:sz="4" w:space="0" w:color="auto"/>
            </w:tcBorders>
          </w:tcPr>
          <w:p w14:paraId="64997A0E" w14:textId="77777777" w:rsidR="0024427F" w:rsidRDefault="0024427F">
            <w:pPr>
              <w:spacing w:line="360" w:lineRule="auto"/>
              <w:jc w:val="center"/>
              <w:rPr>
                <w:rFonts w:ascii="宋体" w:hAnsi="宋体"/>
                <w:sz w:val="24"/>
              </w:rPr>
            </w:pPr>
          </w:p>
        </w:tc>
        <w:tc>
          <w:tcPr>
            <w:tcW w:w="1417" w:type="dxa"/>
            <w:tcBorders>
              <w:top w:val="single" w:sz="4" w:space="0" w:color="auto"/>
              <w:left w:val="single" w:sz="4" w:space="0" w:color="auto"/>
              <w:bottom w:val="single" w:sz="4" w:space="0" w:color="auto"/>
              <w:right w:val="single" w:sz="4" w:space="0" w:color="auto"/>
            </w:tcBorders>
          </w:tcPr>
          <w:p w14:paraId="6EEC5A21" w14:textId="77777777" w:rsidR="0024427F" w:rsidRDefault="0024427F">
            <w:pPr>
              <w:spacing w:line="360" w:lineRule="auto"/>
              <w:jc w:val="center"/>
              <w:rPr>
                <w:rFonts w:ascii="宋体" w:hAnsi="宋体"/>
                <w:sz w:val="24"/>
              </w:rPr>
            </w:pPr>
          </w:p>
        </w:tc>
        <w:tc>
          <w:tcPr>
            <w:tcW w:w="1838" w:type="dxa"/>
            <w:tcBorders>
              <w:top w:val="single" w:sz="4" w:space="0" w:color="auto"/>
              <w:left w:val="single" w:sz="4" w:space="0" w:color="auto"/>
              <w:bottom w:val="single" w:sz="4" w:space="0" w:color="auto"/>
              <w:right w:val="single" w:sz="4" w:space="0" w:color="auto"/>
            </w:tcBorders>
          </w:tcPr>
          <w:p w14:paraId="7C4A852B" w14:textId="77777777" w:rsidR="0024427F" w:rsidRDefault="0024427F">
            <w:pPr>
              <w:spacing w:line="360" w:lineRule="auto"/>
              <w:jc w:val="center"/>
              <w:rPr>
                <w:rFonts w:ascii="宋体" w:hAnsi="宋体"/>
                <w:sz w:val="24"/>
              </w:rPr>
            </w:pPr>
          </w:p>
        </w:tc>
      </w:tr>
      <w:tr w:rsidR="00AC74CE" w14:paraId="77772C04" w14:textId="77777777">
        <w:tc>
          <w:tcPr>
            <w:tcW w:w="745" w:type="dxa"/>
            <w:tcBorders>
              <w:top w:val="single" w:sz="4" w:space="0" w:color="auto"/>
              <w:left w:val="single" w:sz="4" w:space="0" w:color="auto"/>
              <w:bottom w:val="single" w:sz="4" w:space="0" w:color="auto"/>
              <w:right w:val="single" w:sz="4" w:space="0" w:color="auto"/>
            </w:tcBorders>
          </w:tcPr>
          <w:p w14:paraId="275A458F" w14:textId="77777777" w:rsidR="00AC74CE" w:rsidRDefault="00AC74CE">
            <w:pPr>
              <w:spacing w:line="360" w:lineRule="auto"/>
              <w:jc w:val="center"/>
              <w:rPr>
                <w:rFonts w:ascii="宋体" w:hAnsi="宋体"/>
                <w:sz w:val="24"/>
              </w:rPr>
            </w:pPr>
          </w:p>
        </w:tc>
        <w:tc>
          <w:tcPr>
            <w:tcW w:w="1416" w:type="dxa"/>
            <w:tcBorders>
              <w:top w:val="single" w:sz="4" w:space="0" w:color="auto"/>
              <w:left w:val="single" w:sz="4" w:space="0" w:color="auto"/>
              <w:bottom w:val="single" w:sz="4" w:space="0" w:color="auto"/>
              <w:right w:val="single" w:sz="4" w:space="0" w:color="auto"/>
            </w:tcBorders>
          </w:tcPr>
          <w:p w14:paraId="4D2B4E5F" w14:textId="77777777" w:rsidR="00AC74CE" w:rsidRDefault="00AC74CE">
            <w:pPr>
              <w:spacing w:line="360" w:lineRule="auto"/>
              <w:jc w:val="center"/>
              <w:rPr>
                <w:rFonts w:ascii="宋体" w:hAnsi="宋体"/>
                <w:sz w:val="24"/>
              </w:rPr>
            </w:pPr>
          </w:p>
        </w:tc>
        <w:tc>
          <w:tcPr>
            <w:tcW w:w="1520" w:type="dxa"/>
            <w:tcBorders>
              <w:top w:val="single" w:sz="4" w:space="0" w:color="auto"/>
              <w:left w:val="single" w:sz="4" w:space="0" w:color="auto"/>
              <w:bottom w:val="single" w:sz="4" w:space="0" w:color="auto"/>
              <w:right w:val="single" w:sz="4" w:space="0" w:color="auto"/>
            </w:tcBorders>
          </w:tcPr>
          <w:p w14:paraId="116A8109" w14:textId="77777777" w:rsidR="00AC74CE" w:rsidRDefault="00AC74CE">
            <w:pPr>
              <w:spacing w:line="360" w:lineRule="auto"/>
              <w:jc w:val="center"/>
              <w:rPr>
                <w:rFonts w:ascii="宋体" w:hAnsi="宋体"/>
                <w:sz w:val="24"/>
              </w:rPr>
            </w:pPr>
          </w:p>
        </w:tc>
        <w:tc>
          <w:tcPr>
            <w:tcW w:w="1701" w:type="dxa"/>
            <w:tcBorders>
              <w:top w:val="single" w:sz="4" w:space="0" w:color="auto"/>
              <w:left w:val="single" w:sz="4" w:space="0" w:color="auto"/>
              <w:bottom w:val="single" w:sz="4" w:space="0" w:color="auto"/>
              <w:right w:val="single" w:sz="4" w:space="0" w:color="auto"/>
            </w:tcBorders>
          </w:tcPr>
          <w:p w14:paraId="3DE4E6AC" w14:textId="77777777" w:rsidR="00AC74CE" w:rsidRDefault="00AC74CE">
            <w:pPr>
              <w:spacing w:line="360" w:lineRule="auto"/>
              <w:jc w:val="center"/>
              <w:rPr>
                <w:rFonts w:ascii="宋体" w:hAnsi="宋体"/>
                <w:sz w:val="24"/>
              </w:rPr>
            </w:pPr>
          </w:p>
        </w:tc>
        <w:tc>
          <w:tcPr>
            <w:tcW w:w="1417" w:type="dxa"/>
            <w:tcBorders>
              <w:top w:val="single" w:sz="4" w:space="0" w:color="auto"/>
              <w:left w:val="single" w:sz="4" w:space="0" w:color="auto"/>
              <w:bottom w:val="single" w:sz="4" w:space="0" w:color="auto"/>
              <w:right w:val="single" w:sz="4" w:space="0" w:color="auto"/>
            </w:tcBorders>
          </w:tcPr>
          <w:p w14:paraId="11723B5D" w14:textId="77777777" w:rsidR="00AC74CE" w:rsidRDefault="00AC74CE">
            <w:pPr>
              <w:spacing w:line="360" w:lineRule="auto"/>
              <w:jc w:val="center"/>
              <w:rPr>
                <w:rFonts w:ascii="宋体" w:hAnsi="宋体"/>
                <w:sz w:val="24"/>
              </w:rPr>
            </w:pPr>
          </w:p>
        </w:tc>
        <w:tc>
          <w:tcPr>
            <w:tcW w:w="1838" w:type="dxa"/>
            <w:tcBorders>
              <w:top w:val="single" w:sz="4" w:space="0" w:color="auto"/>
              <w:left w:val="single" w:sz="4" w:space="0" w:color="auto"/>
              <w:bottom w:val="single" w:sz="4" w:space="0" w:color="auto"/>
              <w:right w:val="single" w:sz="4" w:space="0" w:color="auto"/>
            </w:tcBorders>
          </w:tcPr>
          <w:p w14:paraId="665C2152" w14:textId="77777777" w:rsidR="00AC74CE" w:rsidRDefault="00AC74CE">
            <w:pPr>
              <w:spacing w:line="360" w:lineRule="auto"/>
              <w:jc w:val="center"/>
              <w:rPr>
                <w:rFonts w:ascii="宋体" w:hAnsi="宋体"/>
                <w:sz w:val="24"/>
              </w:rPr>
            </w:pPr>
          </w:p>
        </w:tc>
      </w:tr>
    </w:tbl>
    <w:p w14:paraId="31E07E81" w14:textId="654D00FC" w:rsidR="0024427F" w:rsidDel="00DB4180" w:rsidRDefault="0063422A">
      <w:pPr>
        <w:pStyle w:val="10"/>
        <w:pageBreakBefore/>
        <w:tabs>
          <w:tab w:val="right" w:leader="dot" w:pos="8306"/>
        </w:tabs>
        <w:jc w:val="center"/>
        <w:rPr>
          <w:del w:id="73" w:author="yunwei01" w:date="2017-08-03T17:35:00Z"/>
        </w:rPr>
      </w:pPr>
      <w:commentRangeStart w:id="74"/>
      <w:del w:id="75" w:author="yunwei01" w:date="2017-08-03T17:35:00Z">
        <w:r w:rsidDel="00DB4180">
          <w:rPr>
            <w:rFonts w:hint="eastAsia"/>
          </w:rPr>
          <w:delText>目录</w:delText>
        </w:r>
        <w:commentRangeEnd w:id="74"/>
        <w:r w:rsidR="00755EEF" w:rsidDel="00DB4180">
          <w:rPr>
            <w:rStyle w:val="affc"/>
          </w:rPr>
          <w:commentReference w:id="74"/>
        </w:r>
      </w:del>
    </w:p>
    <w:p w14:paraId="002566AD" w14:textId="765CF803" w:rsidR="008764A2" w:rsidDel="00DB4180" w:rsidRDefault="0063422A">
      <w:pPr>
        <w:pStyle w:val="10"/>
        <w:tabs>
          <w:tab w:val="right" w:leader="dot" w:pos="8296"/>
        </w:tabs>
        <w:rPr>
          <w:del w:id="76" w:author="yunwei01" w:date="2017-08-03T17:35:00Z"/>
          <w:rFonts w:asciiTheme="minorHAnsi" w:eastAsiaTheme="minorEastAsia" w:hAnsiTheme="minorHAnsi" w:cstheme="minorBidi"/>
          <w:noProof/>
          <w:szCs w:val="22"/>
        </w:rPr>
      </w:pPr>
      <w:del w:id="77" w:author="yunwei01" w:date="2017-08-03T17:35:00Z">
        <w:r w:rsidDel="00DB4180">
          <w:fldChar w:fldCharType="begin"/>
        </w:r>
        <w:r w:rsidDel="00DB4180">
          <w:delInstrText xml:space="preserve">TOC \o "1-3" \h \u </w:delInstrText>
        </w:r>
        <w:r w:rsidDel="00DB4180">
          <w:fldChar w:fldCharType="separate"/>
        </w:r>
        <w:r w:rsidR="00242751" w:rsidDel="00DB4180">
          <w:fldChar w:fldCharType="begin"/>
        </w:r>
        <w:r w:rsidR="00242751" w:rsidDel="00DB4180">
          <w:delInstrText xml:space="preserve"> HYPERLINK \l "_Toc428792502" </w:delInstrText>
        </w:r>
        <w:r w:rsidR="00242751" w:rsidDel="00DB4180">
          <w:fldChar w:fldCharType="separate"/>
        </w:r>
        <w:r w:rsidR="008764A2" w:rsidRPr="00533503" w:rsidDel="00DB4180">
          <w:rPr>
            <w:rStyle w:val="affb"/>
            <w:rFonts w:hint="eastAsia"/>
            <w:noProof/>
          </w:rPr>
          <w:delText>第一章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信息安全管理制度总则</w:delText>
        </w:r>
        <w:r w:rsidR="008764A2" w:rsidDel="00DB4180">
          <w:rPr>
            <w:noProof/>
          </w:rPr>
          <w:tab/>
        </w:r>
        <w:r w:rsidR="008764A2" w:rsidDel="00DB4180">
          <w:rPr>
            <w:rStyle w:val="affb"/>
            <w:noProof/>
          </w:rPr>
          <w:fldChar w:fldCharType="begin"/>
        </w:r>
        <w:r w:rsidR="008764A2" w:rsidDel="00DB4180">
          <w:rPr>
            <w:noProof/>
          </w:rPr>
          <w:delInstrText xml:space="preserve"> PAGEREF _Toc428792502 \h </w:delInstrText>
        </w:r>
        <w:r w:rsidR="008764A2" w:rsidDel="00DB4180">
          <w:rPr>
            <w:rStyle w:val="affb"/>
            <w:noProof/>
          </w:rPr>
        </w:r>
        <w:r w:rsidR="008764A2" w:rsidDel="00DB4180">
          <w:rPr>
            <w:rStyle w:val="affb"/>
            <w:noProof/>
          </w:rPr>
          <w:fldChar w:fldCharType="separate"/>
        </w:r>
        <w:r w:rsidR="008764A2" w:rsidDel="00DB4180">
          <w:rPr>
            <w:noProof/>
          </w:rPr>
          <w:delText>8</w:delText>
        </w:r>
        <w:r w:rsidR="008764A2" w:rsidDel="00DB4180">
          <w:rPr>
            <w:rStyle w:val="affb"/>
            <w:noProof/>
          </w:rPr>
          <w:fldChar w:fldCharType="end"/>
        </w:r>
        <w:r w:rsidR="00242751" w:rsidDel="00DB4180">
          <w:rPr>
            <w:rStyle w:val="affb"/>
            <w:noProof/>
          </w:rPr>
          <w:fldChar w:fldCharType="end"/>
        </w:r>
      </w:del>
    </w:p>
    <w:p w14:paraId="35E0A94E" w14:textId="1A480E13" w:rsidR="008764A2" w:rsidDel="00DB4180" w:rsidRDefault="00242751">
      <w:pPr>
        <w:pStyle w:val="21"/>
        <w:tabs>
          <w:tab w:val="right" w:leader="dot" w:pos="8296"/>
        </w:tabs>
        <w:rPr>
          <w:del w:id="78" w:author="yunwei01" w:date="2017-08-03T17:35:00Z"/>
          <w:rFonts w:asciiTheme="minorHAnsi" w:eastAsiaTheme="minorEastAsia" w:hAnsiTheme="minorHAnsi" w:cstheme="minorBidi"/>
          <w:noProof/>
          <w:szCs w:val="22"/>
        </w:rPr>
      </w:pPr>
      <w:del w:id="79" w:author="yunwei01" w:date="2017-08-03T17:35:00Z">
        <w:r w:rsidDel="00DB4180">
          <w:fldChar w:fldCharType="begin"/>
        </w:r>
        <w:r w:rsidDel="00DB4180">
          <w:delInstrText xml:space="preserve"> HYPERLINK \l "_Toc428792503" </w:delInstrText>
        </w:r>
        <w:r w:rsidDel="00DB4180">
          <w:fldChar w:fldCharType="separate"/>
        </w:r>
        <w:r w:rsidR="008764A2" w:rsidRPr="00533503" w:rsidDel="00DB4180">
          <w:rPr>
            <w:rStyle w:val="affb"/>
            <w:noProof/>
          </w:rPr>
          <w:delText>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概述</w:delText>
        </w:r>
        <w:r w:rsidR="008764A2" w:rsidDel="00DB4180">
          <w:rPr>
            <w:noProof/>
          </w:rPr>
          <w:tab/>
        </w:r>
        <w:r w:rsidR="008764A2" w:rsidDel="00DB4180">
          <w:rPr>
            <w:rStyle w:val="affb"/>
            <w:noProof/>
          </w:rPr>
          <w:fldChar w:fldCharType="begin"/>
        </w:r>
        <w:r w:rsidR="008764A2" w:rsidDel="00DB4180">
          <w:rPr>
            <w:noProof/>
          </w:rPr>
          <w:delInstrText xml:space="preserve"> PAGEREF _Toc428792503 \h </w:delInstrText>
        </w:r>
        <w:r w:rsidR="008764A2" w:rsidDel="00DB4180">
          <w:rPr>
            <w:rStyle w:val="affb"/>
            <w:noProof/>
          </w:rPr>
        </w:r>
        <w:r w:rsidR="008764A2" w:rsidDel="00DB4180">
          <w:rPr>
            <w:rStyle w:val="affb"/>
            <w:noProof/>
          </w:rPr>
          <w:fldChar w:fldCharType="separate"/>
        </w:r>
        <w:r w:rsidR="008764A2" w:rsidDel="00DB4180">
          <w:rPr>
            <w:noProof/>
          </w:rPr>
          <w:delText>8</w:delText>
        </w:r>
        <w:r w:rsidR="008764A2" w:rsidDel="00DB4180">
          <w:rPr>
            <w:rStyle w:val="affb"/>
            <w:noProof/>
          </w:rPr>
          <w:fldChar w:fldCharType="end"/>
        </w:r>
        <w:r w:rsidDel="00DB4180">
          <w:rPr>
            <w:rStyle w:val="affb"/>
            <w:noProof/>
          </w:rPr>
          <w:fldChar w:fldCharType="end"/>
        </w:r>
      </w:del>
    </w:p>
    <w:p w14:paraId="06CBE07F" w14:textId="6BB4D14E" w:rsidR="008764A2" w:rsidDel="00DB4180" w:rsidRDefault="00242751">
      <w:pPr>
        <w:pStyle w:val="21"/>
        <w:tabs>
          <w:tab w:val="right" w:leader="dot" w:pos="8296"/>
        </w:tabs>
        <w:rPr>
          <w:del w:id="80" w:author="yunwei01" w:date="2017-08-03T17:35:00Z"/>
          <w:rFonts w:asciiTheme="minorHAnsi" w:eastAsiaTheme="minorEastAsia" w:hAnsiTheme="minorHAnsi" w:cstheme="minorBidi"/>
          <w:noProof/>
          <w:szCs w:val="22"/>
        </w:rPr>
      </w:pPr>
      <w:del w:id="81" w:author="yunwei01" w:date="2017-08-03T17:35:00Z">
        <w:r w:rsidDel="00DB4180">
          <w:fldChar w:fldCharType="begin"/>
        </w:r>
        <w:r w:rsidDel="00DB4180">
          <w:delInstrText xml:space="preserve"> HYPERLINK \l "_Toc428792504" </w:delInstrText>
        </w:r>
        <w:r w:rsidDel="00DB4180">
          <w:fldChar w:fldCharType="separate"/>
        </w:r>
        <w:r w:rsidR="008764A2" w:rsidRPr="00533503" w:rsidDel="00DB4180">
          <w:rPr>
            <w:rStyle w:val="affb"/>
            <w:noProof/>
          </w:rPr>
          <w:delText>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总体原则</w:delText>
        </w:r>
        <w:r w:rsidR="008764A2" w:rsidDel="00DB4180">
          <w:rPr>
            <w:noProof/>
          </w:rPr>
          <w:tab/>
        </w:r>
        <w:r w:rsidR="008764A2" w:rsidDel="00DB4180">
          <w:rPr>
            <w:rStyle w:val="affb"/>
            <w:noProof/>
          </w:rPr>
          <w:fldChar w:fldCharType="begin"/>
        </w:r>
        <w:r w:rsidR="008764A2" w:rsidDel="00DB4180">
          <w:rPr>
            <w:noProof/>
          </w:rPr>
          <w:delInstrText xml:space="preserve"> PAGEREF _Toc428792504 \h </w:delInstrText>
        </w:r>
        <w:r w:rsidR="008764A2" w:rsidDel="00DB4180">
          <w:rPr>
            <w:rStyle w:val="affb"/>
            <w:noProof/>
          </w:rPr>
        </w:r>
        <w:r w:rsidR="008764A2" w:rsidDel="00DB4180">
          <w:rPr>
            <w:rStyle w:val="affb"/>
            <w:noProof/>
          </w:rPr>
          <w:fldChar w:fldCharType="separate"/>
        </w:r>
        <w:r w:rsidR="008764A2" w:rsidDel="00DB4180">
          <w:rPr>
            <w:noProof/>
          </w:rPr>
          <w:delText>8</w:delText>
        </w:r>
        <w:r w:rsidR="008764A2" w:rsidDel="00DB4180">
          <w:rPr>
            <w:rStyle w:val="affb"/>
            <w:noProof/>
          </w:rPr>
          <w:fldChar w:fldCharType="end"/>
        </w:r>
        <w:r w:rsidDel="00DB4180">
          <w:rPr>
            <w:rStyle w:val="affb"/>
            <w:noProof/>
          </w:rPr>
          <w:fldChar w:fldCharType="end"/>
        </w:r>
      </w:del>
    </w:p>
    <w:p w14:paraId="56700AC1" w14:textId="06DA1CB8" w:rsidR="008764A2" w:rsidDel="00DB4180" w:rsidRDefault="00242751">
      <w:pPr>
        <w:pStyle w:val="21"/>
        <w:tabs>
          <w:tab w:val="right" w:leader="dot" w:pos="8296"/>
        </w:tabs>
        <w:rPr>
          <w:del w:id="82" w:author="yunwei01" w:date="2017-08-03T17:35:00Z"/>
          <w:rFonts w:asciiTheme="minorHAnsi" w:eastAsiaTheme="minorEastAsia" w:hAnsiTheme="minorHAnsi" w:cstheme="minorBidi"/>
          <w:noProof/>
          <w:szCs w:val="22"/>
        </w:rPr>
      </w:pPr>
      <w:del w:id="83" w:author="yunwei01" w:date="2017-08-03T17:35:00Z">
        <w:r w:rsidDel="00DB4180">
          <w:fldChar w:fldCharType="begin"/>
        </w:r>
        <w:r w:rsidDel="00DB4180">
          <w:delInstrText xml:space="preserve"> HYPERLINK \l "_Toc428792505" </w:delInstrText>
        </w:r>
        <w:r w:rsidDel="00DB4180">
          <w:fldChar w:fldCharType="separate"/>
        </w:r>
        <w:r w:rsidR="008764A2" w:rsidRPr="00533503" w:rsidDel="00DB4180">
          <w:rPr>
            <w:rStyle w:val="affb"/>
            <w:noProof/>
          </w:rPr>
          <w:delText>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总体目标</w:delText>
        </w:r>
        <w:r w:rsidR="008764A2" w:rsidDel="00DB4180">
          <w:rPr>
            <w:noProof/>
          </w:rPr>
          <w:tab/>
        </w:r>
        <w:r w:rsidR="008764A2" w:rsidDel="00DB4180">
          <w:rPr>
            <w:rStyle w:val="affb"/>
            <w:noProof/>
          </w:rPr>
          <w:fldChar w:fldCharType="begin"/>
        </w:r>
        <w:r w:rsidR="008764A2" w:rsidDel="00DB4180">
          <w:rPr>
            <w:noProof/>
          </w:rPr>
          <w:delInstrText xml:space="preserve"> PAGEREF _Toc428792505 \h </w:delInstrText>
        </w:r>
        <w:r w:rsidR="008764A2" w:rsidDel="00DB4180">
          <w:rPr>
            <w:rStyle w:val="affb"/>
            <w:noProof/>
          </w:rPr>
        </w:r>
        <w:r w:rsidR="008764A2" w:rsidDel="00DB4180">
          <w:rPr>
            <w:rStyle w:val="affb"/>
            <w:noProof/>
          </w:rPr>
          <w:fldChar w:fldCharType="separate"/>
        </w:r>
        <w:r w:rsidR="008764A2" w:rsidDel="00DB4180">
          <w:rPr>
            <w:noProof/>
          </w:rPr>
          <w:delText>8</w:delText>
        </w:r>
        <w:r w:rsidR="008764A2" w:rsidDel="00DB4180">
          <w:rPr>
            <w:rStyle w:val="affb"/>
            <w:noProof/>
          </w:rPr>
          <w:fldChar w:fldCharType="end"/>
        </w:r>
        <w:r w:rsidDel="00DB4180">
          <w:rPr>
            <w:rStyle w:val="affb"/>
            <w:noProof/>
          </w:rPr>
          <w:fldChar w:fldCharType="end"/>
        </w:r>
      </w:del>
    </w:p>
    <w:p w14:paraId="235964CF" w14:textId="0CAE996B" w:rsidR="008764A2" w:rsidDel="00DB4180" w:rsidRDefault="00242751">
      <w:pPr>
        <w:pStyle w:val="21"/>
        <w:tabs>
          <w:tab w:val="right" w:leader="dot" w:pos="8296"/>
        </w:tabs>
        <w:rPr>
          <w:del w:id="84" w:author="yunwei01" w:date="2017-08-03T17:35:00Z"/>
          <w:rFonts w:asciiTheme="minorHAnsi" w:eastAsiaTheme="minorEastAsia" w:hAnsiTheme="minorHAnsi" w:cstheme="minorBidi"/>
          <w:noProof/>
          <w:szCs w:val="22"/>
        </w:rPr>
      </w:pPr>
      <w:del w:id="85" w:author="yunwei01" w:date="2017-08-03T17:35:00Z">
        <w:r w:rsidDel="00DB4180">
          <w:fldChar w:fldCharType="begin"/>
        </w:r>
        <w:r w:rsidDel="00DB4180">
          <w:delInstrText xml:space="preserve"> HYPERLINK \l "_Toc428792506" </w:delInstrText>
        </w:r>
        <w:r w:rsidDel="00DB4180">
          <w:fldChar w:fldCharType="separate"/>
        </w:r>
        <w:r w:rsidR="008764A2" w:rsidRPr="00533503" w:rsidDel="00DB4180">
          <w:rPr>
            <w:rStyle w:val="affb"/>
            <w:noProof/>
          </w:rPr>
          <w:delText>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总体框架</w:delText>
        </w:r>
        <w:r w:rsidR="008764A2" w:rsidDel="00DB4180">
          <w:rPr>
            <w:noProof/>
          </w:rPr>
          <w:tab/>
        </w:r>
        <w:r w:rsidR="008764A2" w:rsidDel="00DB4180">
          <w:rPr>
            <w:rStyle w:val="affb"/>
            <w:noProof/>
          </w:rPr>
          <w:fldChar w:fldCharType="begin"/>
        </w:r>
        <w:r w:rsidR="008764A2" w:rsidDel="00DB4180">
          <w:rPr>
            <w:noProof/>
          </w:rPr>
          <w:delInstrText xml:space="preserve"> PAGEREF _Toc428792506 \h </w:delInstrText>
        </w:r>
        <w:r w:rsidR="008764A2" w:rsidDel="00DB4180">
          <w:rPr>
            <w:rStyle w:val="affb"/>
            <w:noProof/>
          </w:rPr>
        </w:r>
        <w:r w:rsidR="008764A2" w:rsidDel="00DB4180">
          <w:rPr>
            <w:rStyle w:val="affb"/>
            <w:noProof/>
          </w:rPr>
          <w:fldChar w:fldCharType="separate"/>
        </w:r>
        <w:r w:rsidR="008764A2" w:rsidDel="00DB4180">
          <w:rPr>
            <w:noProof/>
          </w:rPr>
          <w:delText>9</w:delText>
        </w:r>
        <w:r w:rsidR="008764A2" w:rsidDel="00DB4180">
          <w:rPr>
            <w:rStyle w:val="affb"/>
            <w:noProof/>
          </w:rPr>
          <w:fldChar w:fldCharType="end"/>
        </w:r>
        <w:r w:rsidDel="00DB4180">
          <w:rPr>
            <w:rStyle w:val="affb"/>
            <w:noProof/>
          </w:rPr>
          <w:fldChar w:fldCharType="end"/>
        </w:r>
      </w:del>
    </w:p>
    <w:p w14:paraId="377D12BF" w14:textId="29469C46" w:rsidR="008764A2" w:rsidDel="00DB4180" w:rsidRDefault="00242751">
      <w:pPr>
        <w:pStyle w:val="31"/>
        <w:tabs>
          <w:tab w:val="right" w:leader="dot" w:pos="8296"/>
        </w:tabs>
        <w:rPr>
          <w:del w:id="86" w:author="yunwei01" w:date="2017-08-03T17:35:00Z"/>
          <w:rFonts w:asciiTheme="minorHAnsi" w:eastAsiaTheme="minorEastAsia" w:hAnsiTheme="minorHAnsi" w:cstheme="minorBidi"/>
          <w:noProof/>
          <w:szCs w:val="22"/>
        </w:rPr>
      </w:pPr>
      <w:del w:id="87" w:author="yunwei01" w:date="2017-08-03T17:35:00Z">
        <w:r w:rsidDel="00DB4180">
          <w:fldChar w:fldCharType="begin"/>
        </w:r>
        <w:r w:rsidDel="00DB4180">
          <w:delInstrText xml:space="preserve"> HYPERLINK \l "_Toc428792507" </w:delInstrText>
        </w:r>
        <w:r w:rsidDel="00DB4180">
          <w:fldChar w:fldCharType="separate"/>
        </w:r>
        <w:r w:rsidR="008764A2" w:rsidRPr="00533503" w:rsidDel="00DB4180">
          <w:rPr>
            <w:rStyle w:val="affb"/>
            <w:noProof/>
          </w:rPr>
          <w:delText>1.4.1</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系统信息运维安全策略</w:delText>
        </w:r>
        <w:r w:rsidR="008764A2" w:rsidDel="00DB4180">
          <w:rPr>
            <w:noProof/>
          </w:rPr>
          <w:tab/>
        </w:r>
        <w:r w:rsidR="008764A2" w:rsidDel="00DB4180">
          <w:rPr>
            <w:rStyle w:val="affb"/>
            <w:noProof/>
          </w:rPr>
          <w:fldChar w:fldCharType="begin"/>
        </w:r>
        <w:r w:rsidR="008764A2" w:rsidDel="00DB4180">
          <w:rPr>
            <w:noProof/>
          </w:rPr>
          <w:delInstrText xml:space="preserve"> PAGEREF _Toc428792507 \h </w:delInstrText>
        </w:r>
        <w:r w:rsidR="008764A2" w:rsidDel="00DB4180">
          <w:rPr>
            <w:rStyle w:val="affb"/>
            <w:noProof/>
          </w:rPr>
        </w:r>
        <w:r w:rsidR="008764A2" w:rsidDel="00DB4180">
          <w:rPr>
            <w:rStyle w:val="affb"/>
            <w:noProof/>
          </w:rPr>
          <w:fldChar w:fldCharType="separate"/>
        </w:r>
        <w:r w:rsidR="008764A2" w:rsidDel="00DB4180">
          <w:rPr>
            <w:noProof/>
          </w:rPr>
          <w:delText>9</w:delText>
        </w:r>
        <w:r w:rsidR="008764A2" w:rsidDel="00DB4180">
          <w:rPr>
            <w:rStyle w:val="affb"/>
            <w:noProof/>
          </w:rPr>
          <w:fldChar w:fldCharType="end"/>
        </w:r>
        <w:r w:rsidDel="00DB4180">
          <w:rPr>
            <w:rStyle w:val="affb"/>
            <w:noProof/>
          </w:rPr>
          <w:fldChar w:fldCharType="end"/>
        </w:r>
      </w:del>
    </w:p>
    <w:p w14:paraId="5444F00B" w14:textId="06EF6FCE" w:rsidR="008764A2" w:rsidDel="00DB4180" w:rsidRDefault="00242751">
      <w:pPr>
        <w:pStyle w:val="31"/>
        <w:tabs>
          <w:tab w:val="right" w:leader="dot" w:pos="8296"/>
        </w:tabs>
        <w:rPr>
          <w:del w:id="88" w:author="yunwei01" w:date="2017-08-03T17:35:00Z"/>
          <w:rFonts w:asciiTheme="minorHAnsi" w:eastAsiaTheme="minorEastAsia" w:hAnsiTheme="minorHAnsi" w:cstheme="minorBidi"/>
          <w:noProof/>
          <w:szCs w:val="22"/>
        </w:rPr>
      </w:pPr>
      <w:del w:id="89" w:author="yunwei01" w:date="2017-08-03T17:35:00Z">
        <w:r w:rsidDel="00DB4180">
          <w:fldChar w:fldCharType="begin"/>
        </w:r>
        <w:r w:rsidDel="00DB4180">
          <w:delInstrText xml:space="preserve"> HYPERLINK \l "_Toc428792508" </w:delInstrText>
        </w:r>
        <w:r w:rsidDel="00DB4180">
          <w:fldChar w:fldCharType="separate"/>
        </w:r>
        <w:r w:rsidR="008764A2" w:rsidRPr="00533503" w:rsidDel="00DB4180">
          <w:rPr>
            <w:rStyle w:val="affb"/>
            <w:noProof/>
          </w:rPr>
          <w:delText>1.4.2</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信息系统安全管理安全策略</w:delText>
        </w:r>
        <w:r w:rsidR="008764A2" w:rsidDel="00DB4180">
          <w:rPr>
            <w:noProof/>
          </w:rPr>
          <w:tab/>
        </w:r>
        <w:r w:rsidR="008764A2" w:rsidDel="00DB4180">
          <w:rPr>
            <w:rStyle w:val="affb"/>
            <w:noProof/>
          </w:rPr>
          <w:fldChar w:fldCharType="begin"/>
        </w:r>
        <w:r w:rsidR="008764A2" w:rsidDel="00DB4180">
          <w:rPr>
            <w:noProof/>
          </w:rPr>
          <w:delInstrText xml:space="preserve"> PAGEREF _Toc428792508 \h </w:delInstrText>
        </w:r>
        <w:r w:rsidR="008764A2" w:rsidDel="00DB4180">
          <w:rPr>
            <w:rStyle w:val="affb"/>
            <w:noProof/>
          </w:rPr>
        </w:r>
        <w:r w:rsidR="008764A2" w:rsidDel="00DB4180">
          <w:rPr>
            <w:rStyle w:val="affb"/>
            <w:noProof/>
          </w:rPr>
          <w:fldChar w:fldCharType="separate"/>
        </w:r>
        <w:r w:rsidR="008764A2" w:rsidDel="00DB4180">
          <w:rPr>
            <w:noProof/>
          </w:rPr>
          <w:delText>10</w:delText>
        </w:r>
        <w:r w:rsidR="008764A2" w:rsidDel="00DB4180">
          <w:rPr>
            <w:rStyle w:val="affb"/>
            <w:noProof/>
          </w:rPr>
          <w:fldChar w:fldCharType="end"/>
        </w:r>
        <w:r w:rsidDel="00DB4180">
          <w:rPr>
            <w:rStyle w:val="affb"/>
            <w:noProof/>
          </w:rPr>
          <w:fldChar w:fldCharType="end"/>
        </w:r>
      </w:del>
    </w:p>
    <w:p w14:paraId="73B9BAD9" w14:textId="1D37B660" w:rsidR="008764A2" w:rsidDel="00DB4180" w:rsidRDefault="00242751">
      <w:pPr>
        <w:pStyle w:val="21"/>
        <w:tabs>
          <w:tab w:val="right" w:leader="dot" w:pos="8296"/>
        </w:tabs>
        <w:rPr>
          <w:del w:id="90" w:author="yunwei01" w:date="2017-08-03T17:35:00Z"/>
          <w:rFonts w:asciiTheme="minorHAnsi" w:eastAsiaTheme="minorEastAsia" w:hAnsiTheme="minorHAnsi" w:cstheme="minorBidi"/>
          <w:noProof/>
          <w:szCs w:val="22"/>
        </w:rPr>
      </w:pPr>
      <w:del w:id="91" w:author="yunwei01" w:date="2017-08-03T17:35:00Z">
        <w:r w:rsidDel="00DB4180">
          <w:fldChar w:fldCharType="begin"/>
        </w:r>
        <w:r w:rsidDel="00DB4180">
          <w:delInstrText xml:space="preserve"> HYPERLINK \l "_Toc428792509" </w:delInstrText>
        </w:r>
        <w:r w:rsidDel="00DB4180">
          <w:fldChar w:fldCharType="separate"/>
        </w:r>
        <w:r w:rsidR="008764A2" w:rsidRPr="00533503" w:rsidDel="00DB4180">
          <w:rPr>
            <w:rStyle w:val="affb"/>
            <w:noProof/>
          </w:rPr>
          <w:delText>1.5</w:delText>
        </w:r>
        <w:r w:rsidR="008764A2" w:rsidRPr="00533503" w:rsidDel="00DB4180">
          <w:rPr>
            <w:rStyle w:val="affb"/>
            <w:rFonts w:hint="eastAsia"/>
            <w:noProof/>
          </w:rPr>
          <w:delText xml:space="preserve"> </w:delText>
        </w:r>
        <w:r w:rsidR="008764A2" w:rsidRPr="00533503" w:rsidDel="00DB4180">
          <w:rPr>
            <w:rStyle w:val="affb"/>
            <w:rFonts w:hint="eastAsia"/>
            <w:noProof/>
          </w:rPr>
          <w:delText>适用范围</w:delText>
        </w:r>
        <w:r w:rsidR="008764A2" w:rsidDel="00DB4180">
          <w:rPr>
            <w:noProof/>
          </w:rPr>
          <w:tab/>
        </w:r>
        <w:r w:rsidR="008764A2" w:rsidDel="00DB4180">
          <w:rPr>
            <w:rStyle w:val="affb"/>
            <w:noProof/>
          </w:rPr>
          <w:fldChar w:fldCharType="begin"/>
        </w:r>
        <w:r w:rsidR="008764A2" w:rsidDel="00DB4180">
          <w:rPr>
            <w:noProof/>
          </w:rPr>
          <w:delInstrText xml:space="preserve"> PAGEREF _Toc428792509 \h </w:delInstrText>
        </w:r>
        <w:r w:rsidR="008764A2" w:rsidDel="00DB4180">
          <w:rPr>
            <w:rStyle w:val="affb"/>
            <w:noProof/>
          </w:rPr>
        </w:r>
        <w:r w:rsidR="008764A2" w:rsidDel="00DB4180">
          <w:rPr>
            <w:rStyle w:val="affb"/>
            <w:noProof/>
          </w:rPr>
          <w:fldChar w:fldCharType="separate"/>
        </w:r>
        <w:r w:rsidR="008764A2" w:rsidDel="00DB4180">
          <w:rPr>
            <w:noProof/>
          </w:rPr>
          <w:delText>11</w:delText>
        </w:r>
        <w:r w:rsidR="008764A2" w:rsidDel="00DB4180">
          <w:rPr>
            <w:rStyle w:val="affb"/>
            <w:noProof/>
          </w:rPr>
          <w:fldChar w:fldCharType="end"/>
        </w:r>
        <w:r w:rsidDel="00DB4180">
          <w:rPr>
            <w:rStyle w:val="affb"/>
            <w:noProof/>
          </w:rPr>
          <w:fldChar w:fldCharType="end"/>
        </w:r>
      </w:del>
    </w:p>
    <w:p w14:paraId="37420367" w14:textId="27C70169" w:rsidR="008764A2" w:rsidDel="00DB4180" w:rsidRDefault="00363A85">
      <w:pPr>
        <w:pStyle w:val="10"/>
        <w:tabs>
          <w:tab w:val="right" w:leader="dot" w:pos="8296"/>
        </w:tabs>
        <w:rPr>
          <w:del w:id="92" w:author="yunwei01" w:date="2017-08-03T17:35:00Z"/>
          <w:rFonts w:asciiTheme="minorHAnsi" w:eastAsiaTheme="minorEastAsia" w:hAnsiTheme="minorHAnsi" w:cstheme="minorBidi"/>
          <w:noProof/>
          <w:szCs w:val="22"/>
        </w:rPr>
      </w:pPr>
      <w:del w:id="93" w:author="yunwei01" w:date="2017-08-03T17:35:00Z">
        <w:r w:rsidDel="00DB4180">
          <w:fldChar w:fldCharType="begin"/>
        </w:r>
        <w:r w:rsidDel="00DB4180">
          <w:delInstrText xml:space="preserve"> HYPERLINK \l "_Toc428792510" </w:delInstrText>
        </w:r>
        <w:r w:rsidDel="00DB4180">
          <w:fldChar w:fldCharType="separate"/>
        </w:r>
        <w:r w:rsidR="008764A2" w:rsidRPr="00533503" w:rsidDel="00DB4180">
          <w:rPr>
            <w:rStyle w:val="affb"/>
            <w:rFonts w:hint="eastAsia"/>
            <w:noProof/>
          </w:rPr>
          <w:delText>第二章</w:delText>
        </w:r>
        <w:r w:rsidR="008764A2" w:rsidRPr="00533503" w:rsidDel="00DB4180">
          <w:rPr>
            <w:rStyle w:val="affb"/>
            <w:noProof/>
          </w:rPr>
          <w:delText xml:space="preserve"> </w:delText>
        </w:r>
      </w:del>
      <w:del w:id="94" w:author="yunwei01" w:date="2017-08-02T14:22:00Z">
        <w:r w:rsidR="008764A2" w:rsidRPr="00533503" w:rsidDel="00A97AE9">
          <w:rPr>
            <w:rStyle w:val="affb"/>
            <w:noProof/>
          </w:rPr>
          <w:delText>AAAAA</w:delText>
        </w:r>
      </w:del>
      <w:del w:id="95" w:author="yunwei01" w:date="2017-08-02T14:38:00Z">
        <w:r w:rsidR="008764A2" w:rsidRPr="00533503" w:rsidDel="004C1B14">
          <w:rPr>
            <w:rStyle w:val="affb"/>
            <w:rFonts w:hint="eastAsia"/>
            <w:noProof/>
          </w:rPr>
          <w:delText>公司</w:delText>
        </w:r>
      </w:del>
      <w:del w:id="96" w:author="yunwei01" w:date="2017-08-02T14:23:00Z">
        <w:r w:rsidR="008764A2" w:rsidRPr="00533503" w:rsidDel="00A97AE9">
          <w:rPr>
            <w:rStyle w:val="affb"/>
            <w:noProof/>
          </w:rPr>
          <w:delText>XXXXX</w:delText>
        </w:r>
      </w:del>
      <w:del w:id="97" w:author="yunwei01" w:date="2017-08-03T17:35:00Z">
        <w:r w:rsidR="008764A2" w:rsidRPr="00533503" w:rsidDel="00DB4180">
          <w:rPr>
            <w:rStyle w:val="affb"/>
            <w:rFonts w:hint="eastAsia"/>
            <w:noProof/>
          </w:rPr>
          <w:delText>信息安全管理体系文件</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_Toc428792510 \h </w:delInstrText>
        </w:r>
        <w:r w:rsidR="008764A2" w:rsidDel="00DB4180">
          <w:rPr>
            <w:rStyle w:val="affb"/>
            <w:noProof/>
          </w:rPr>
        </w:r>
        <w:r w:rsidR="008764A2" w:rsidDel="00DB4180">
          <w:rPr>
            <w:rStyle w:val="affb"/>
            <w:noProof/>
          </w:rPr>
          <w:fldChar w:fldCharType="separate"/>
        </w:r>
        <w:r w:rsidR="008764A2" w:rsidDel="00DB4180">
          <w:rPr>
            <w:noProof/>
          </w:rPr>
          <w:delText>12</w:delText>
        </w:r>
        <w:r w:rsidR="008764A2" w:rsidDel="00DB4180">
          <w:rPr>
            <w:rStyle w:val="affb"/>
            <w:noProof/>
          </w:rPr>
          <w:fldChar w:fldCharType="end"/>
        </w:r>
        <w:r w:rsidDel="00DB4180">
          <w:rPr>
            <w:rStyle w:val="affb"/>
            <w:noProof/>
          </w:rPr>
          <w:fldChar w:fldCharType="end"/>
        </w:r>
      </w:del>
    </w:p>
    <w:p w14:paraId="7A8967E5" w14:textId="02517E54" w:rsidR="008764A2" w:rsidDel="00DB4180" w:rsidRDefault="00242751">
      <w:pPr>
        <w:pStyle w:val="21"/>
        <w:tabs>
          <w:tab w:val="right" w:leader="dot" w:pos="8296"/>
        </w:tabs>
        <w:rPr>
          <w:del w:id="98" w:author="yunwei01" w:date="2017-08-03T17:35:00Z"/>
          <w:rFonts w:asciiTheme="minorHAnsi" w:eastAsiaTheme="minorEastAsia" w:hAnsiTheme="minorHAnsi" w:cstheme="minorBidi"/>
          <w:noProof/>
          <w:szCs w:val="22"/>
        </w:rPr>
      </w:pPr>
      <w:del w:id="99" w:author="yunwei01" w:date="2017-08-03T17:35:00Z">
        <w:r w:rsidDel="00DB4180">
          <w:fldChar w:fldCharType="begin"/>
        </w:r>
        <w:r w:rsidDel="00DB4180">
          <w:delInstrText xml:space="preserve"> HYPERLINK \l "_Toc428792511" </w:delInstrText>
        </w:r>
        <w:r w:rsidDel="00DB4180">
          <w:fldChar w:fldCharType="separate"/>
        </w:r>
        <w:r w:rsidR="008764A2" w:rsidRPr="00533503" w:rsidDel="00DB4180">
          <w:rPr>
            <w:rStyle w:val="affb"/>
            <w:noProof/>
          </w:rPr>
          <w:delText>2.1</w:delText>
        </w:r>
        <w:r w:rsidR="008764A2" w:rsidRPr="00533503" w:rsidDel="00DB4180">
          <w:rPr>
            <w:rStyle w:val="affb"/>
            <w:rFonts w:hint="eastAsia"/>
            <w:noProof/>
          </w:rPr>
          <w:delText xml:space="preserve"> </w:delText>
        </w:r>
        <w:r w:rsidR="008764A2" w:rsidRPr="00533503" w:rsidDel="00DB4180">
          <w:rPr>
            <w:rStyle w:val="affb"/>
            <w:rFonts w:hint="eastAsia"/>
            <w:noProof/>
          </w:rPr>
          <w:delText>目的</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_Toc428792511 \h </w:delInstrText>
        </w:r>
        <w:r w:rsidR="008764A2" w:rsidDel="00DB4180">
          <w:rPr>
            <w:rStyle w:val="affb"/>
            <w:noProof/>
          </w:rPr>
        </w:r>
        <w:r w:rsidR="008764A2" w:rsidDel="00DB4180">
          <w:rPr>
            <w:rStyle w:val="affb"/>
            <w:noProof/>
          </w:rPr>
          <w:fldChar w:fldCharType="separate"/>
        </w:r>
        <w:r w:rsidR="008764A2" w:rsidDel="00DB4180">
          <w:rPr>
            <w:noProof/>
          </w:rPr>
          <w:delText>12</w:delText>
        </w:r>
        <w:r w:rsidR="008764A2" w:rsidDel="00DB4180">
          <w:rPr>
            <w:rStyle w:val="affb"/>
            <w:noProof/>
          </w:rPr>
          <w:fldChar w:fldCharType="end"/>
        </w:r>
        <w:r w:rsidDel="00DB4180">
          <w:rPr>
            <w:rStyle w:val="affb"/>
            <w:noProof/>
          </w:rPr>
          <w:fldChar w:fldCharType="end"/>
        </w:r>
      </w:del>
    </w:p>
    <w:p w14:paraId="0463C876" w14:textId="244DA8DC" w:rsidR="008764A2" w:rsidDel="00DB4180" w:rsidRDefault="00242751">
      <w:pPr>
        <w:pStyle w:val="21"/>
        <w:tabs>
          <w:tab w:val="right" w:leader="dot" w:pos="8296"/>
        </w:tabs>
        <w:rPr>
          <w:del w:id="100" w:author="yunwei01" w:date="2017-08-03T17:35:00Z"/>
          <w:rFonts w:asciiTheme="minorHAnsi" w:eastAsiaTheme="minorEastAsia" w:hAnsiTheme="minorHAnsi" w:cstheme="minorBidi"/>
          <w:noProof/>
          <w:szCs w:val="22"/>
        </w:rPr>
      </w:pPr>
      <w:del w:id="101" w:author="yunwei01" w:date="2017-08-03T17:35:00Z">
        <w:r w:rsidDel="00DB4180">
          <w:fldChar w:fldCharType="begin"/>
        </w:r>
        <w:r w:rsidDel="00DB4180">
          <w:delInstrText xml:space="preserve"> HYPERLINK \l "_Toc428792512" </w:delInstrText>
        </w:r>
        <w:r w:rsidDel="00DB4180">
          <w:fldChar w:fldCharType="separate"/>
        </w:r>
        <w:r w:rsidR="008764A2" w:rsidRPr="00533503" w:rsidDel="00DB4180">
          <w:rPr>
            <w:rStyle w:val="affb"/>
            <w:noProof/>
          </w:rPr>
          <w:delText>2.2</w:delText>
        </w:r>
        <w:r w:rsidR="008764A2" w:rsidRPr="00533503" w:rsidDel="00DB4180">
          <w:rPr>
            <w:rStyle w:val="affb"/>
            <w:rFonts w:hint="eastAsia"/>
            <w:noProof/>
          </w:rPr>
          <w:delText xml:space="preserve"> </w:delText>
        </w:r>
        <w:r w:rsidR="008764A2" w:rsidRPr="00533503" w:rsidDel="00DB4180">
          <w:rPr>
            <w:rStyle w:val="affb"/>
            <w:rFonts w:hint="eastAsia"/>
            <w:noProof/>
          </w:rPr>
          <w:delText>范围</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_Toc428792512 \h </w:delInstrText>
        </w:r>
        <w:r w:rsidR="008764A2" w:rsidDel="00DB4180">
          <w:rPr>
            <w:rStyle w:val="affb"/>
            <w:noProof/>
          </w:rPr>
        </w:r>
        <w:r w:rsidR="008764A2" w:rsidDel="00DB4180">
          <w:rPr>
            <w:rStyle w:val="affb"/>
            <w:noProof/>
          </w:rPr>
          <w:fldChar w:fldCharType="separate"/>
        </w:r>
        <w:r w:rsidR="008764A2" w:rsidDel="00DB4180">
          <w:rPr>
            <w:noProof/>
          </w:rPr>
          <w:delText>12</w:delText>
        </w:r>
        <w:r w:rsidR="008764A2" w:rsidDel="00DB4180">
          <w:rPr>
            <w:rStyle w:val="affb"/>
            <w:noProof/>
          </w:rPr>
          <w:fldChar w:fldCharType="end"/>
        </w:r>
        <w:r w:rsidDel="00DB4180">
          <w:rPr>
            <w:rStyle w:val="affb"/>
            <w:noProof/>
          </w:rPr>
          <w:fldChar w:fldCharType="end"/>
        </w:r>
      </w:del>
    </w:p>
    <w:p w14:paraId="030E0B8C" w14:textId="5F4F380C" w:rsidR="008764A2" w:rsidDel="00DB4180" w:rsidRDefault="00242751">
      <w:pPr>
        <w:pStyle w:val="21"/>
        <w:tabs>
          <w:tab w:val="right" w:leader="dot" w:pos="8296"/>
        </w:tabs>
        <w:rPr>
          <w:del w:id="102" w:author="yunwei01" w:date="2017-08-03T17:35:00Z"/>
          <w:rFonts w:asciiTheme="minorHAnsi" w:eastAsiaTheme="minorEastAsia" w:hAnsiTheme="minorHAnsi" w:cstheme="minorBidi"/>
          <w:noProof/>
          <w:szCs w:val="22"/>
        </w:rPr>
      </w:pPr>
      <w:del w:id="103" w:author="yunwei01" w:date="2017-08-03T17:35:00Z">
        <w:r w:rsidDel="00DB4180">
          <w:fldChar w:fldCharType="begin"/>
        </w:r>
        <w:r w:rsidDel="00DB4180">
          <w:delInstrText xml:space="preserve"> HYPERLINK \l "_Toc428792513" </w:delInstrText>
        </w:r>
        <w:r w:rsidDel="00DB4180">
          <w:fldChar w:fldCharType="separate"/>
        </w:r>
        <w:r w:rsidR="008764A2" w:rsidRPr="00533503" w:rsidDel="00DB4180">
          <w:rPr>
            <w:rStyle w:val="affb"/>
            <w:noProof/>
          </w:rPr>
          <w:delText>2.3</w:delText>
        </w:r>
        <w:r w:rsidR="008764A2" w:rsidRPr="00533503" w:rsidDel="00DB4180">
          <w:rPr>
            <w:rStyle w:val="affb"/>
            <w:rFonts w:hint="eastAsia"/>
            <w:noProof/>
          </w:rPr>
          <w:delText xml:space="preserve"> </w:delText>
        </w:r>
        <w:r w:rsidR="008764A2" w:rsidRPr="00533503" w:rsidDel="00DB4180">
          <w:rPr>
            <w:rStyle w:val="affb"/>
            <w:rFonts w:hint="eastAsia"/>
            <w:noProof/>
          </w:rPr>
          <w:delText>职责</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_Toc428792513 \h </w:delInstrText>
        </w:r>
        <w:r w:rsidR="008764A2" w:rsidDel="00DB4180">
          <w:rPr>
            <w:rStyle w:val="affb"/>
            <w:noProof/>
          </w:rPr>
        </w:r>
        <w:r w:rsidR="008764A2" w:rsidDel="00DB4180">
          <w:rPr>
            <w:rStyle w:val="affb"/>
            <w:noProof/>
          </w:rPr>
          <w:fldChar w:fldCharType="separate"/>
        </w:r>
        <w:r w:rsidR="008764A2" w:rsidDel="00DB4180">
          <w:rPr>
            <w:noProof/>
          </w:rPr>
          <w:delText>12</w:delText>
        </w:r>
        <w:r w:rsidR="008764A2" w:rsidDel="00DB4180">
          <w:rPr>
            <w:rStyle w:val="affb"/>
            <w:noProof/>
          </w:rPr>
          <w:fldChar w:fldCharType="end"/>
        </w:r>
        <w:r w:rsidDel="00DB4180">
          <w:rPr>
            <w:rStyle w:val="affb"/>
            <w:noProof/>
          </w:rPr>
          <w:fldChar w:fldCharType="end"/>
        </w:r>
      </w:del>
    </w:p>
    <w:p w14:paraId="4CDDA192" w14:textId="317D6C0B" w:rsidR="008764A2" w:rsidDel="00DB4180" w:rsidRDefault="00242751">
      <w:pPr>
        <w:pStyle w:val="21"/>
        <w:tabs>
          <w:tab w:val="right" w:leader="dot" w:pos="8296"/>
        </w:tabs>
        <w:rPr>
          <w:del w:id="104" w:author="yunwei01" w:date="2017-08-03T17:35:00Z"/>
          <w:rFonts w:asciiTheme="minorHAnsi" w:eastAsiaTheme="minorEastAsia" w:hAnsiTheme="minorHAnsi" w:cstheme="minorBidi"/>
          <w:noProof/>
          <w:szCs w:val="22"/>
        </w:rPr>
      </w:pPr>
      <w:del w:id="105" w:author="yunwei01" w:date="2017-08-03T17:35:00Z">
        <w:r w:rsidDel="00DB4180">
          <w:fldChar w:fldCharType="begin"/>
        </w:r>
        <w:r w:rsidDel="00DB4180">
          <w:delInstrText xml:space="preserve"> HYPERLINK \l "_Toc428792514" </w:delInstrText>
        </w:r>
        <w:r w:rsidDel="00DB4180">
          <w:fldChar w:fldCharType="separate"/>
        </w:r>
        <w:r w:rsidR="008764A2" w:rsidRPr="00533503" w:rsidDel="00DB4180">
          <w:rPr>
            <w:rStyle w:val="affb"/>
            <w:noProof/>
          </w:rPr>
          <w:delText>2.4</w:delText>
        </w:r>
        <w:r w:rsidR="008764A2" w:rsidRPr="00533503" w:rsidDel="00DB4180">
          <w:rPr>
            <w:rStyle w:val="affb"/>
            <w:rFonts w:hint="eastAsia"/>
            <w:noProof/>
          </w:rPr>
          <w:delText xml:space="preserve"> </w:delText>
        </w:r>
        <w:r w:rsidR="008764A2" w:rsidRPr="00533503" w:rsidDel="00DB4180">
          <w:rPr>
            <w:rStyle w:val="affb"/>
            <w:rFonts w:hint="eastAsia"/>
            <w:noProof/>
          </w:rPr>
          <w:delText>管理细则</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_Toc428792514 \h </w:delInstrText>
        </w:r>
        <w:r w:rsidR="008764A2" w:rsidDel="00DB4180">
          <w:rPr>
            <w:rStyle w:val="affb"/>
            <w:noProof/>
          </w:rPr>
        </w:r>
        <w:r w:rsidR="008764A2" w:rsidDel="00DB4180">
          <w:rPr>
            <w:rStyle w:val="affb"/>
            <w:noProof/>
          </w:rPr>
          <w:fldChar w:fldCharType="separate"/>
        </w:r>
        <w:r w:rsidR="008764A2" w:rsidDel="00DB4180">
          <w:rPr>
            <w:noProof/>
          </w:rPr>
          <w:delText>13</w:delText>
        </w:r>
        <w:r w:rsidR="008764A2" w:rsidDel="00DB4180">
          <w:rPr>
            <w:rStyle w:val="affb"/>
            <w:noProof/>
          </w:rPr>
          <w:fldChar w:fldCharType="end"/>
        </w:r>
        <w:r w:rsidDel="00DB4180">
          <w:rPr>
            <w:rStyle w:val="affb"/>
            <w:noProof/>
          </w:rPr>
          <w:fldChar w:fldCharType="end"/>
        </w:r>
      </w:del>
    </w:p>
    <w:p w14:paraId="6D8C4238" w14:textId="15F16D6D" w:rsidR="008764A2" w:rsidDel="00DB4180" w:rsidRDefault="00242751">
      <w:pPr>
        <w:pStyle w:val="31"/>
        <w:tabs>
          <w:tab w:val="right" w:leader="dot" w:pos="8296"/>
        </w:tabs>
        <w:rPr>
          <w:del w:id="106" w:author="yunwei01" w:date="2017-08-03T17:35:00Z"/>
          <w:rFonts w:asciiTheme="minorHAnsi" w:eastAsiaTheme="minorEastAsia" w:hAnsiTheme="minorHAnsi" w:cstheme="minorBidi"/>
          <w:noProof/>
          <w:szCs w:val="22"/>
        </w:rPr>
      </w:pPr>
      <w:del w:id="107" w:author="yunwei01" w:date="2017-08-03T17:35:00Z">
        <w:r w:rsidDel="00DB4180">
          <w:fldChar w:fldCharType="begin"/>
        </w:r>
        <w:r w:rsidDel="00DB4180">
          <w:delInstrText xml:space="preserve"> HYPERLINK \l "_Toc428792515" </w:delInstrText>
        </w:r>
        <w:r w:rsidDel="00DB4180">
          <w:fldChar w:fldCharType="separate"/>
        </w:r>
        <w:r w:rsidR="008764A2" w:rsidRPr="00533503" w:rsidDel="00DB4180">
          <w:rPr>
            <w:rStyle w:val="affb"/>
            <w:noProof/>
          </w:rPr>
          <w:delText>2.4.1</w:delText>
        </w:r>
        <w:r w:rsidR="008764A2" w:rsidRPr="00533503" w:rsidDel="00DB4180">
          <w:rPr>
            <w:rStyle w:val="affb"/>
            <w:rFonts w:ascii="宋体" w:hAnsi="宋体" w:cs="宋体" w:hint="eastAsia"/>
            <w:noProof/>
          </w:rPr>
          <w:delText xml:space="preserve"> 体系文件生命周期流程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_Toc428792515 \h </w:delInstrText>
        </w:r>
        <w:r w:rsidR="008764A2" w:rsidDel="00DB4180">
          <w:rPr>
            <w:rStyle w:val="affb"/>
            <w:noProof/>
          </w:rPr>
        </w:r>
        <w:r w:rsidR="008764A2" w:rsidDel="00DB4180">
          <w:rPr>
            <w:rStyle w:val="affb"/>
            <w:noProof/>
          </w:rPr>
          <w:fldChar w:fldCharType="separate"/>
        </w:r>
        <w:r w:rsidR="008764A2" w:rsidDel="00DB4180">
          <w:rPr>
            <w:noProof/>
          </w:rPr>
          <w:delText>13</w:delText>
        </w:r>
        <w:r w:rsidR="008764A2" w:rsidDel="00DB4180">
          <w:rPr>
            <w:rStyle w:val="affb"/>
            <w:noProof/>
          </w:rPr>
          <w:fldChar w:fldCharType="end"/>
        </w:r>
        <w:r w:rsidDel="00DB4180">
          <w:rPr>
            <w:rStyle w:val="affb"/>
            <w:noProof/>
          </w:rPr>
          <w:fldChar w:fldCharType="end"/>
        </w:r>
      </w:del>
    </w:p>
    <w:p w14:paraId="38D54991" w14:textId="186D4609" w:rsidR="008764A2" w:rsidDel="00DB4180" w:rsidRDefault="00242751">
      <w:pPr>
        <w:pStyle w:val="31"/>
        <w:tabs>
          <w:tab w:val="right" w:leader="dot" w:pos="8296"/>
        </w:tabs>
        <w:rPr>
          <w:del w:id="108" w:author="yunwei01" w:date="2017-08-03T17:35:00Z"/>
          <w:rFonts w:asciiTheme="minorHAnsi" w:eastAsiaTheme="minorEastAsia" w:hAnsiTheme="minorHAnsi" w:cstheme="minorBidi"/>
          <w:noProof/>
          <w:szCs w:val="22"/>
        </w:rPr>
      </w:pPr>
      <w:del w:id="109" w:author="yunwei01" w:date="2017-08-03T17:35:00Z">
        <w:r w:rsidDel="00DB4180">
          <w:fldChar w:fldCharType="begin"/>
        </w:r>
        <w:r w:rsidDel="00DB4180">
          <w:delInstrText xml:space="preserve"> HYPERLINK \l "_Toc428792516" </w:delInstrText>
        </w:r>
        <w:r w:rsidDel="00DB4180">
          <w:fldChar w:fldCharType="separate"/>
        </w:r>
        <w:r w:rsidR="008764A2" w:rsidRPr="00533503" w:rsidDel="00DB4180">
          <w:rPr>
            <w:rStyle w:val="affb"/>
            <w:noProof/>
          </w:rPr>
          <w:delText>2.4.2</w:delText>
        </w:r>
        <w:r w:rsidR="008764A2" w:rsidRPr="00533503" w:rsidDel="00DB4180">
          <w:rPr>
            <w:rStyle w:val="affb"/>
            <w:rFonts w:ascii="宋体" w:hAnsi="宋体" w:cs="宋体" w:hint="eastAsia"/>
            <w:noProof/>
          </w:rPr>
          <w:delText xml:space="preserve"> 体系文件策划</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_Toc428792516 \h </w:delInstrText>
        </w:r>
        <w:r w:rsidR="008764A2" w:rsidDel="00DB4180">
          <w:rPr>
            <w:rStyle w:val="affb"/>
            <w:noProof/>
          </w:rPr>
        </w:r>
        <w:r w:rsidR="008764A2" w:rsidDel="00DB4180">
          <w:rPr>
            <w:rStyle w:val="affb"/>
            <w:noProof/>
          </w:rPr>
          <w:fldChar w:fldCharType="separate"/>
        </w:r>
        <w:r w:rsidR="008764A2" w:rsidDel="00DB4180">
          <w:rPr>
            <w:noProof/>
          </w:rPr>
          <w:delText>13</w:delText>
        </w:r>
        <w:r w:rsidR="008764A2" w:rsidDel="00DB4180">
          <w:rPr>
            <w:rStyle w:val="affb"/>
            <w:noProof/>
          </w:rPr>
          <w:fldChar w:fldCharType="end"/>
        </w:r>
        <w:r w:rsidDel="00DB4180">
          <w:rPr>
            <w:rStyle w:val="affb"/>
            <w:noProof/>
          </w:rPr>
          <w:fldChar w:fldCharType="end"/>
        </w:r>
      </w:del>
    </w:p>
    <w:p w14:paraId="697416D1" w14:textId="13FA3A21" w:rsidR="008764A2" w:rsidDel="00DB4180" w:rsidRDefault="00242751">
      <w:pPr>
        <w:pStyle w:val="31"/>
        <w:tabs>
          <w:tab w:val="right" w:leader="dot" w:pos="8296"/>
        </w:tabs>
        <w:rPr>
          <w:del w:id="110" w:author="yunwei01" w:date="2017-08-03T17:35:00Z"/>
          <w:rFonts w:asciiTheme="minorHAnsi" w:eastAsiaTheme="minorEastAsia" w:hAnsiTheme="minorHAnsi" w:cstheme="minorBidi"/>
          <w:noProof/>
          <w:szCs w:val="22"/>
        </w:rPr>
      </w:pPr>
      <w:del w:id="111" w:author="yunwei01" w:date="2017-08-03T17:35:00Z">
        <w:r w:rsidDel="00DB4180">
          <w:fldChar w:fldCharType="begin"/>
        </w:r>
        <w:r w:rsidDel="00DB4180">
          <w:delInstrText xml:space="preserve"> HYPERLINK \l "_Toc428792517" </w:delInstrText>
        </w:r>
        <w:r w:rsidDel="00DB4180">
          <w:fldChar w:fldCharType="separate"/>
        </w:r>
        <w:r w:rsidR="008764A2" w:rsidRPr="00533503" w:rsidDel="00DB4180">
          <w:rPr>
            <w:rStyle w:val="affb"/>
            <w:noProof/>
          </w:rPr>
          <w:delText>2.4.3</w:delText>
        </w:r>
        <w:r w:rsidR="008764A2" w:rsidRPr="00533503" w:rsidDel="00DB4180">
          <w:rPr>
            <w:rStyle w:val="affb"/>
            <w:rFonts w:ascii="宋体" w:hAnsi="宋体" w:cs="宋体" w:hint="eastAsia"/>
            <w:noProof/>
          </w:rPr>
          <w:delText xml:space="preserve"> 体系文件的评审</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_Toc428792517 \h </w:delInstrText>
        </w:r>
        <w:r w:rsidR="008764A2" w:rsidDel="00DB4180">
          <w:rPr>
            <w:rStyle w:val="affb"/>
            <w:noProof/>
          </w:rPr>
        </w:r>
        <w:r w:rsidR="008764A2" w:rsidDel="00DB4180">
          <w:rPr>
            <w:rStyle w:val="affb"/>
            <w:noProof/>
          </w:rPr>
          <w:fldChar w:fldCharType="separate"/>
        </w:r>
        <w:r w:rsidR="008764A2" w:rsidDel="00DB4180">
          <w:rPr>
            <w:noProof/>
          </w:rPr>
          <w:delText>14</w:delText>
        </w:r>
        <w:r w:rsidR="008764A2" w:rsidDel="00DB4180">
          <w:rPr>
            <w:rStyle w:val="affb"/>
            <w:noProof/>
          </w:rPr>
          <w:fldChar w:fldCharType="end"/>
        </w:r>
        <w:r w:rsidDel="00DB4180">
          <w:rPr>
            <w:rStyle w:val="affb"/>
            <w:noProof/>
          </w:rPr>
          <w:fldChar w:fldCharType="end"/>
        </w:r>
      </w:del>
    </w:p>
    <w:p w14:paraId="259C3348" w14:textId="5E728293" w:rsidR="008764A2" w:rsidDel="00DB4180" w:rsidRDefault="00242751">
      <w:pPr>
        <w:pStyle w:val="31"/>
        <w:tabs>
          <w:tab w:val="right" w:leader="dot" w:pos="8296"/>
        </w:tabs>
        <w:rPr>
          <w:del w:id="112" w:author="yunwei01" w:date="2017-08-03T17:35:00Z"/>
          <w:rFonts w:asciiTheme="minorHAnsi" w:eastAsiaTheme="minorEastAsia" w:hAnsiTheme="minorHAnsi" w:cstheme="minorBidi"/>
          <w:noProof/>
          <w:szCs w:val="22"/>
        </w:rPr>
      </w:pPr>
      <w:del w:id="113" w:author="yunwei01" w:date="2017-08-03T17:35:00Z">
        <w:r w:rsidDel="00DB4180">
          <w:fldChar w:fldCharType="begin"/>
        </w:r>
        <w:r w:rsidDel="00DB4180">
          <w:delInstrText xml:space="preserve"> HYPERLINK \l "_Toc428792518" </w:delInstrText>
        </w:r>
        <w:r w:rsidDel="00DB4180">
          <w:fldChar w:fldCharType="separate"/>
        </w:r>
        <w:r w:rsidR="008764A2" w:rsidRPr="00533503" w:rsidDel="00DB4180">
          <w:rPr>
            <w:rStyle w:val="affb"/>
            <w:noProof/>
          </w:rPr>
          <w:delText>2.4.4</w:delText>
        </w:r>
        <w:r w:rsidR="008764A2" w:rsidRPr="00533503" w:rsidDel="00DB4180">
          <w:rPr>
            <w:rStyle w:val="affb"/>
            <w:rFonts w:ascii="宋体" w:hAnsi="宋体" w:cs="宋体" w:hint="eastAsia"/>
            <w:noProof/>
          </w:rPr>
          <w:delText xml:space="preserve"> 体系文件的作废</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_Toc428792518 \h </w:delInstrText>
        </w:r>
        <w:r w:rsidR="008764A2" w:rsidDel="00DB4180">
          <w:rPr>
            <w:rStyle w:val="affb"/>
            <w:noProof/>
          </w:rPr>
        </w:r>
        <w:r w:rsidR="008764A2" w:rsidDel="00DB4180">
          <w:rPr>
            <w:rStyle w:val="affb"/>
            <w:noProof/>
          </w:rPr>
          <w:fldChar w:fldCharType="separate"/>
        </w:r>
        <w:r w:rsidR="008764A2" w:rsidDel="00DB4180">
          <w:rPr>
            <w:noProof/>
          </w:rPr>
          <w:delText>14</w:delText>
        </w:r>
        <w:r w:rsidR="008764A2" w:rsidDel="00DB4180">
          <w:rPr>
            <w:rStyle w:val="affb"/>
            <w:noProof/>
          </w:rPr>
          <w:fldChar w:fldCharType="end"/>
        </w:r>
        <w:r w:rsidDel="00DB4180">
          <w:rPr>
            <w:rStyle w:val="affb"/>
            <w:noProof/>
          </w:rPr>
          <w:fldChar w:fldCharType="end"/>
        </w:r>
      </w:del>
    </w:p>
    <w:p w14:paraId="74682573" w14:textId="05964363" w:rsidR="008764A2" w:rsidDel="00DB4180" w:rsidRDefault="00242751">
      <w:pPr>
        <w:pStyle w:val="10"/>
        <w:tabs>
          <w:tab w:val="right" w:leader="dot" w:pos="8296"/>
        </w:tabs>
        <w:rPr>
          <w:del w:id="114" w:author="yunwei01" w:date="2017-08-03T17:35:00Z"/>
          <w:rFonts w:asciiTheme="minorHAnsi" w:eastAsiaTheme="minorEastAsia" w:hAnsiTheme="minorHAnsi" w:cstheme="minorBidi"/>
          <w:noProof/>
          <w:szCs w:val="22"/>
        </w:rPr>
      </w:pPr>
      <w:del w:id="115" w:author="yunwei01" w:date="2017-08-03T17:35:00Z">
        <w:r w:rsidDel="00DB4180">
          <w:fldChar w:fldCharType="begin"/>
        </w:r>
        <w:r w:rsidDel="00DB4180">
          <w:delInstrText xml:space="preserve"> HYPERLINK \l "_Toc428792519" </w:delInstrText>
        </w:r>
        <w:r w:rsidDel="00DB4180">
          <w:fldChar w:fldCharType="separate"/>
        </w:r>
        <w:r w:rsidR="008764A2" w:rsidRPr="00533503" w:rsidDel="00DB4180">
          <w:rPr>
            <w:rStyle w:val="affb"/>
            <w:rFonts w:hint="eastAsia"/>
            <w:noProof/>
          </w:rPr>
          <w:delText>第三章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信息安全管理体系</w:delText>
        </w:r>
        <w:r w:rsidR="008764A2" w:rsidDel="00DB4180">
          <w:rPr>
            <w:noProof/>
          </w:rPr>
          <w:tab/>
        </w:r>
        <w:r w:rsidR="008764A2" w:rsidDel="00DB4180">
          <w:rPr>
            <w:rStyle w:val="affb"/>
            <w:noProof/>
          </w:rPr>
          <w:fldChar w:fldCharType="begin"/>
        </w:r>
        <w:r w:rsidR="008764A2" w:rsidDel="00DB4180">
          <w:rPr>
            <w:noProof/>
          </w:rPr>
          <w:delInstrText xml:space="preserve"> PAGEREF _Toc428792519 \h </w:delInstrText>
        </w:r>
        <w:r w:rsidR="008764A2" w:rsidDel="00DB4180">
          <w:rPr>
            <w:rStyle w:val="affb"/>
            <w:noProof/>
          </w:rPr>
        </w:r>
        <w:r w:rsidR="008764A2" w:rsidDel="00DB4180">
          <w:rPr>
            <w:rStyle w:val="affb"/>
            <w:noProof/>
          </w:rPr>
          <w:fldChar w:fldCharType="separate"/>
        </w:r>
        <w:r w:rsidR="008764A2" w:rsidDel="00DB4180">
          <w:rPr>
            <w:noProof/>
          </w:rPr>
          <w:delText>15</w:delText>
        </w:r>
        <w:r w:rsidR="008764A2" w:rsidDel="00DB4180">
          <w:rPr>
            <w:rStyle w:val="affb"/>
            <w:noProof/>
          </w:rPr>
          <w:fldChar w:fldCharType="end"/>
        </w:r>
        <w:r w:rsidDel="00DB4180">
          <w:rPr>
            <w:rStyle w:val="affb"/>
            <w:noProof/>
          </w:rPr>
          <w:fldChar w:fldCharType="end"/>
        </w:r>
      </w:del>
    </w:p>
    <w:p w14:paraId="5A7193E1" w14:textId="6EDCB07F" w:rsidR="008764A2" w:rsidDel="00DB4180" w:rsidRDefault="00242751">
      <w:pPr>
        <w:pStyle w:val="21"/>
        <w:tabs>
          <w:tab w:val="right" w:leader="dot" w:pos="8296"/>
        </w:tabs>
        <w:rPr>
          <w:del w:id="116" w:author="yunwei01" w:date="2017-08-03T17:35:00Z"/>
          <w:rFonts w:asciiTheme="minorHAnsi" w:eastAsiaTheme="minorEastAsia" w:hAnsiTheme="minorHAnsi" w:cstheme="minorBidi"/>
          <w:noProof/>
          <w:szCs w:val="22"/>
        </w:rPr>
      </w:pPr>
      <w:del w:id="117" w:author="yunwei01" w:date="2017-08-03T17:35:00Z">
        <w:r w:rsidDel="00DB4180">
          <w:fldChar w:fldCharType="begin"/>
        </w:r>
        <w:r w:rsidDel="00DB4180">
          <w:delInstrText xml:space="preserve"> HYPERLINK \l "_Toc428792520" </w:delInstrText>
        </w:r>
        <w:r w:rsidDel="00DB4180">
          <w:fldChar w:fldCharType="separate"/>
        </w:r>
        <w:r w:rsidR="008764A2" w:rsidRPr="00533503" w:rsidDel="00DB4180">
          <w:rPr>
            <w:rStyle w:val="affb"/>
            <w:noProof/>
          </w:rPr>
          <w:delText>3.1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信息安全管理体系</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_Toc428792520 \h </w:delInstrText>
        </w:r>
        <w:r w:rsidR="008764A2" w:rsidDel="00DB4180">
          <w:rPr>
            <w:rStyle w:val="affb"/>
            <w:noProof/>
          </w:rPr>
        </w:r>
        <w:r w:rsidR="008764A2" w:rsidDel="00DB4180">
          <w:rPr>
            <w:rStyle w:val="affb"/>
            <w:noProof/>
          </w:rPr>
          <w:fldChar w:fldCharType="separate"/>
        </w:r>
        <w:r w:rsidR="008764A2" w:rsidDel="00DB4180">
          <w:rPr>
            <w:noProof/>
          </w:rPr>
          <w:delText>15</w:delText>
        </w:r>
        <w:r w:rsidR="008764A2" w:rsidDel="00DB4180">
          <w:rPr>
            <w:rStyle w:val="affb"/>
            <w:noProof/>
          </w:rPr>
          <w:fldChar w:fldCharType="end"/>
        </w:r>
        <w:r w:rsidDel="00DB4180">
          <w:rPr>
            <w:rStyle w:val="affb"/>
            <w:noProof/>
          </w:rPr>
          <w:fldChar w:fldCharType="end"/>
        </w:r>
      </w:del>
    </w:p>
    <w:p w14:paraId="5242F62E" w14:textId="10AFB7A0" w:rsidR="008764A2" w:rsidDel="00DB4180" w:rsidRDefault="00242751">
      <w:pPr>
        <w:pStyle w:val="31"/>
        <w:tabs>
          <w:tab w:val="right" w:leader="dot" w:pos="8296"/>
        </w:tabs>
        <w:rPr>
          <w:del w:id="118" w:author="yunwei01" w:date="2017-08-03T17:35:00Z"/>
          <w:rFonts w:asciiTheme="minorHAnsi" w:eastAsiaTheme="minorEastAsia" w:hAnsiTheme="minorHAnsi" w:cstheme="minorBidi"/>
          <w:noProof/>
          <w:szCs w:val="22"/>
        </w:rPr>
      </w:pPr>
      <w:del w:id="119" w:author="yunwei01" w:date="2017-08-03T17:35:00Z">
        <w:r w:rsidDel="00DB4180">
          <w:fldChar w:fldCharType="begin"/>
        </w:r>
        <w:r w:rsidDel="00DB4180">
          <w:delInstrText xml:space="preserve"> HYPERLINK \l "_Toc428792521" </w:delInstrText>
        </w:r>
        <w:r w:rsidDel="00DB4180">
          <w:fldChar w:fldCharType="separate"/>
        </w:r>
        <w:r w:rsidR="008764A2" w:rsidRPr="00533503" w:rsidDel="00DB4180">
          <w:rPr>
            <w:rStyle w:val="affb"/>
            <w:noProof/>
          </w:rPr>
          <w:delText>3.1.1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信息安全管理体系建立</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_Toc428792521 \h </w:delInstrText>
        </w:r>
        <w:r w:rsidR="008764A2" w:rsidDel="00DB4180">
          <w:rPr>
            <w:rStyle w:val="affb"/>
            <w:noProof/>
          </w:rPr>
        </w:r>
        <w:r w:rsidR="008764A2" w:rsidDel="00DB4180">
          <w:rPr>
            <w:rStyle w:val="affb"/>
            <w:noProof/>
          </w:rPr>
          <w:fldChar w:fldCharType="separate"/>
        </w:r>
        <w:r w:rsidR="008764A2" w:rsidDel="00DB4180">
          <w:rPr>
            <w:noProof/>
          </w:rPr>
          <w:delText>15</w:delText>
        </w:r>
        <w:r w:rsidR="008764A2" w:rsidDel="00DB4180">
          <w:rPr>
            <w:rStyle w:val="affb"/>
            <w:noProof/>
          </w:rPr>
          <w:fldChar w:fldCharType="end"/>
        </w:r>
        <w:r w:rsidDel="00DB4180">
          <w:rPr>
            <w:rStyle w:val="affb"/>
            <w:noProof/>
          </w:rPr>
          <w:fldChar w:fldCharType="end"/>
        </w:r>
      </w:del>
    </w:p>
    <w:p w14:paraId="6DEB1B93" w14:textId="37F0866F" w:rsidR="008764A2" w:rsidDel="00DB4180" w:rsidRDefault="00242751">
      <w:pPr>
        <w:pStyle w:val="31"/>
        <w:tabs>
          <w:tab w:val="right" w:leader="dot" w:pos="8296"/>
        </w:tabs>
        <w:rPr>
          <w:del w:id="120" w:author="yunwei01" w:date="2017-08-03T17:35:00Z"/>
          <w:rFonts w:asciiTheme="minorHAnsi" w:eastAsiaTheme="minorEastAsia" w:hAnsiTheme="minorHAnsi" w:cstheme="minorBidi"/>
          <w:noProof/>
          <w:szCs w:val="22"/>
        </w:rPr>
      </w:pPr>
      <w:del w:id="121" w:author="yunwei01" w:date="2017-08-03T17:35:00Z">
        <w:r w:rsidDel="00DB4180">
          <w:fldChar w:fldCharType="begin"/>
        </w:r>
        <w:r w:rsidDel="00DB4180">
          <w:delInstrText xml:space="preserve"> HYPERLINK \l "_Toc428792522" </w:delInstrText>
        </w:r>
        <w:r w:rsidDel="00DB4180">
          <w:fldChar w:fldCharType="separate"/>
        </w:r>
        <w:r w:rsidR="008764A2" w:rsidRPr="00533503" w:rsidDel="00DB4180">
          <w:rPr>
            <w:rStyle w:val="affb"/>
            <w:noProof/>
          </w:rPr>
          <w:delText>3.1.2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信息安全管理体系实施</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_Toc428792522 \h </w:delInstrText>
        </w:r>
        <w:r w:rsidR="008764A2" w:rsidDel="00DB4180">
          <w:rPr>
            <w:rStyle w:val="affb"/>
            <w:noProof/>
          </w:rPr>
        </w:r>
        <w:r w:rsidR="008764A2" w:rsidDel="00DB4180">
          <w:rPr>
            <w:rStyle w:val="affb"/>
            <w:noProof/>
          </w:rPr>
          <w:fldChar w:fldCharType="separate"/>
        </w:r>
        <w:r w:rsidR="008764A2" w:rsidDel="00DB4180">
          <w:rPr>
            <w:noProof/>
          </w:rPr>
          <w:delText>16</w:delText>
        </w:r>
        <w:r w:rsidR="008764A2" w:rsidDel="00DB4180">
          <w:rPr>
            <w:rStyle w:val="affb"/>
            <w:noProof/>
          </w:rPr>
          <w:fldChar w:fldCharType="end"/>
        </w:r>
        <w:r w:rsidDel="00DB4180">
          <w:rPr>
            <w:rStyle w:val="affb"/>
            <w:noProof/>
          </w:rPr>
          <w:fldChar w:fldCharType="end"/>
        </w:r>
      </w:del>
    </w:p>
    <w:p w14:paraId="6F8DC093" w14:textId="11E1989D" w:rsidR="008764A2" w:rsidDel="00DB4180" w:rsidRDefault="00242751">
      <w:pPr>
        <w:pStyle w:val="31"/>
        <w:tabs>
          <w:tab w:val="right" w:leader="dot" w:pos="8296"/>
        </w:tabs>
        <w:rPr>
          <w:del w:id="122" w:author="yunwei01" w:date="2017-08-03T17:35:00Z"/>
          <w:rFonts w:asciiTheme="minorHAnsi" w:eastAsiaTheme="minorEastAsia" w:hAnsiTheme="minorHAnsi" w:cstheme="minorBidi"/>
          <w:noProof/>
          <w:szCs w:val="22"/>
        </w:rPr>
      </w:pPr>
      <w:del w:id="123" w:author="yunwei01" w:date="2017-08-03T17:35:00Z">
        <w:r w:rsidDel="00DB4180">
          <w:fldChar w:fldCharType="begin"/>
        </w:r>
        <w:r w:rsidDel="00DB4180">
          <w:delInstrText xml:space="preserve"> HYPERLINK \l "_Toc428792523" </w:delInstrText>
        </w:r>
        <w:r w:rsidDel="00DB4180">
          <w:fldChar w:fldCharType="separate"/>
        </w:r>
        <w:r w:rsidR="008764A2" w:rsidRPr="00533503" w:rsidDel="00DB4180">
          <w:rPr>
            <w:rStyle w:val="affb"/>
            <w:noProof/>
          </w:rPr>
          <w:delText>3.1.3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信息安全管理体系监察</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_Toc428792523 \h </w:delInstrText>
        </w:r>
        <w:r w:rsidR="008764A2" w:rsidDel="00DB4180">
          <w:rPr>
            <w:rStyle w:val="affb"/>
            <w:noProof/>
          </w:rPr>
        </w:r>
        <w:r w:rsidR="008764A2" w:rsidDel="00DB4180">
          <w:rPr>
            <w:rStyle w:val="affb"/>
            <w:noProof/>
          </w:rPr>
          <w:fldChar w:fldCharType="separate"/>
        </w:r>
        <w:r w:rsidR="008764A2" w:rsidDel="00DB4180">
          <w:rPr>
            <w:noProof/>
          </w:rPr>
          <w:delText>16</w:delText>
        </w:r>
        <w:r w:rsidR="008764A2" w:rsidDel="00DB4180">
          <w:rPr>
            <w:rStyle w:val="affb"/>
            <w:noProof/>
          </w:rPr>
          <w:fldChar w:fldCharType="end"/>
        </w:r>
        <w:r w:rsidDel="00DB4180">
          <w:rPr>
            <w:rStyle w:val="affb"/>
            <w:noProof/>
          </w:rPr>
          <w:fldChar w:fldCharType="end"/>
        </w:r>
      </w:del>
    </w:p>
    <w:p w14:paraId="2C21B014" w14:textId="1BB35818" w:rsidR="008764A2" w:rsidDel="00DB4180" w:rsidRDefault="00242751">
      <w:pPr>
        <w:pStyle w:val="10"/>
        <w:tabs>
          <w:tab w:val="right" w:leader="dot" w:pos="8296"/>
        </w:tabs>
        <w:rPr>
          <w:del w:id="124" w:author="yunwei01" w:date="2017-08-03T17:35:00Z"/>
          <w:rFonts w:asciiTheme="minorHAnsi" w:eastAsiaTheme="minorEastAsia" w:hAnsiTheme="minorHAnsi" w:cstheme="minorBidi"/>
          <w:noProof/>
          <w:szCs w:val="22"/>
        </w:rPr>
      </w:pPr>
      <w:del w:id="125" w:author="yunwei01" w:date="2017-08-03T17:35:00Z">
        <w:r w:rsidDel="00DB4180">
          <w:fldChar w:fldCharType="begin"/>
        </w:r>
        <w:r w:rsidDel="00DB4180">
          <w:delInstrText xml:space="preserve"> HYPERLINK \l "_Toc428792524" </w:delInstrText>
        </w:r>
        <w:r w:rsidDel="00DB4180">
          <w:fldChar w:fldCharType="separate"/>
        </w:r>
        <w:r w:rsidR="008764A2" w:rsidRPr="00533503" w:rsidDel="00DB4180">
          <w:rPr>
            <w:rStyle w:val="affb"/>
            <w:rFonts w:hint="eastAsia"/>
            <w:noProof/>
          </w:rPr>
          <w:delText>第四章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信息安全组织机构制度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_Toc428792524 \h </w:delInstrText>
        </w:r>
        <w:r w:rsidR="008764A2" w:rsidDel="00DB4180">
          <w:rPr>
            <w:rStyle w:val="affb"/>
            <w:noProof/>
          </w:rPr>
        </w:r>
        <w:r w:rsidR="008764A2" w:rsidDel="00DB4180">
          <w:rPr>
            <w:rStyle w:val="affb"/>
            <w:noProof/>
          </w:rPr>
          <w:fldChar w:fldCharType="separate"/>
        </w:r>
        <w:r w:rsidR="008764A2" w:rsidDel="00DB4180">
          <w:rPr>
            <w:noProof/>
          </w:rPr>
          <w:delText>17</w:delText>
        </w:r>
        <w:r w:rsidR="008764A2" w:rsidDel="00DB4180">
          <w:rPr>
            <w:rStyle w:val="affb"/>
            <w:noProof/>
          </w:rPr>
          <w:fldChar w:fldCharType="end"/>
        </w:r>
        <w:r w:rsidDel="00DB4180">
          <w:rPr>
            <w:rStyle w:val="affb"/>
            <w:noProof/>
          </w:rPr>
          <w:fldChar w:fldCharType="end"/>
        </w:r>
      </w:del>
    </w:p>
    <w:p w14:paraId="236CBFAA" w14:textId="285DA9B9" w:rsidR="008764A2" w:rsidDel="00DB4180" w:rsidRDefault="00242751">
      <w:pPr>
        <w:pStyle w:val="21"/>
        <w:tabs>
          <w:tab w:val="right" w:leader="dot" w:pos="8296"/>
        </w:tabs>
        <w:rPr>
          <w:del w:id="126" w:author="yunwei01" w:date="2017-08-03T17:35:00Z"/>
          <w:rFonts w:asciiTheme="minorHAnsi" w:eastAsiaTheme="minorEastAsia" w:hAnsiTheme="minorHAnsi" w:cstheme="minorBidi"/>
          <w:noProof/>
          <w:szCs w:val="22"/>
        </w:rPr>
      </w:pPr>
      <w:del w:id="127" w:author="yunwei01" w:date="2017-08-03T17:35:00Z">
        <w:r w:rsidDel="00DB4180">
          <w:fldChar w:fldCharType="begin"/>
        </w:r>
        <w:r w:rsidDel="00DB4180">
          <w:delInstrText xml:space="preserve"> HYPERLINK \l "_Toc428792525" </w:delInstrText>
        </w:r>
        <w:r w:rsidDel="00DB4180">
          <w:fldChar w:fldCharType="separate"/>
        </w:r>
        <w:r w:rsidR="008764A2" w:rsidRPr="00533503" w:rsidDel="00DB4180">
          <w:rPr>
            <w:rStyle w:val="affb"/>
            <w:noProof/>
          </w:rPr>
          <w:delText>4.1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信息安全组织机构</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_Toc428792525 \h </w:delInstrText>
        </w:r>
        <w:r w:rsidR="008764A2" w:rsidDel="00DB4180">
          <w:rPr>
            <w:rStyle w:val="affb"/>
            <w:noProof/>
          </w:rPr>
        </w:r>
        <w:r w:rsidR="008764A2" w:rsidDel="00DB4180">
          <w:rPr>
            <w:rStyle w:val="affb"/>
            <w:noProof/>
          </w:rPr>
          <w:fldChar w:fldCharType="separate"/>
        </w:r>
        <w:r w:rsidR="008764A2" w:rsidDel="00DB4180">
          <w:rPr>
            <w:noProof/>
          </w:rPr>
          <w:delText>17</w:delText>
        </w:r>
        <w:r w:rsidR="008764A2" w:rsidDel="00DB4180">
          <w:rPr>
            <w:rStyle w:val="affb"/>
            <w:noProof/>
          </w:rPr>
          <w:fldChar w:fldCharType="end"/>
        </w:r>
        <w:r w:rsidDel="00DB4180">
          <w:rPr>
            <w:rStyle w:val="affb"/>
            <w:noProof/>
          </w:rPr>
          <w:fldChar w:fldCharType="end"/>
        </w:r>
      </w:del>
    </w:p>
    <w:p w14:paraId="1E01B2C7" w14:textId="23D9157A" w:rsidR="008764A2" w:rsidDel="00DB4180" w:rsidRDefault="00242751">
      <w:pPr>
        <w:pStyle w:val="31"/>
        <w:tabs>
          <w:tab w:val="right" w:leader="dot" w:pos="8296"/>
        </w:tabs>
        <w:rPr>
          <w:del w:id="128" w:author="yunwei01" w:date="2017-08-03T17:35:00Z"/>
          <w:rFonts w:asciiTheme="minorHAnsi" w:eastAsiaTheme="minorEastAsia" w:hAnsiTheme="minorHAnsi" w:cstheme="minorBidi"/>
          <w:noProof/>
          <w:szCs w:val="22"/>
        </w:rPr>
      </w:pPr>
      <w:del w:id="129" w:author="yunwei01" w:date="2017-08-03T17:35:00Z">
        <w:r w:rsidDel="00DB4180">
          <w:fldChar w:fldCharType="begin"/>
        </w:r>
        <w:r w:rsidDel="00DB4180">
          <w:delInstrText xml:space="preserve"> HYPERLINK \l "_Toc428792526" </w:delInstrText>
        </w:r>
        <w:r w:rsidDel="00DB4180">
          <w:fldChar w:fldCharType="separate"/>
        </w:r>
        <w:r w:rsidR="008764A2" w:rsidRPr="00533503" w:rsidDel="00DB4180">
          <w:rPr>
            <w:rStyle w:val="affb"/>
            <w:noProof/>
          </w:rPr>
          <w:delText>4.1.1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信息安全职能部门职责</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_Toc428792526 \h </w:delInstrText>
        </w:r>
        <w:r w:rsidR="008764A2" w:rsidDel="00DB4180">
          <w:rPr>
            <w:rStyle w:val="affb"/>
            <w:noProof/>
          </w:rPr>
        </w:r>
        <w:r w:rsidR="008764A2" w:rsidDel="00DB4180">
          <w:rPr>
            <w:rStyle w:val="affb"/>
            <w:noProof/>
          </w:rPr>
          <w:fldChar w:fldCharType="separate"/>
        </w:r>
        <w:r w:rsidR="008764A2" w:rsidDel="00DB4180">
          <w:rPr>
            <w:noProof/>
          </w:rPr>
          <w:delText>17</w:delText>
        </w:r>
        <w:r w:rsidR="008764A2" w:rsidDel="00DB4180">
          <w:rPr>
            <w:rStyle w:val="affb"/>
            <w:noProof/>
          </w:rPr>
          <w:fldChar w:fldCharType="end"/>
        </w:r>
        <w:r w:rsidDel="00DB4180">
          <w:rPr>
            <w:rStyle w:val="affb"/>
            <w:noProof/>
          </w:rPr>
          <w:fldChar w:fldCharType="end"/>
        </w:r>
      </w:del>
    </w:p>
    <w:p w14:paraId="423443DA" w14:textId="7D9E7A52" w:rsidR="008764A2" w:rsidDel="00DB4180" w:rsidRDefault="00242751">
      <w:pPr>
        <w:pStyle w:val="31"/>
        <w:tabs>
          <w:tab w:val="right" w:leader="dot" w:pos="8296"/>
        </w:tabs>
        <w:rPr>
          <w:del w:id="130" w:author="yunwei01" w:date="2017-08-03T17:35:00Z"/>
          <w:rFonts w:asciiTheme="minorHAnsi" w:eastAsiaTheme="minorEastAsia" w:hAnsiTheme="minorHAnsi" w:cstheme="minorBidi"/>
          <w:noProof/>
          <w:szCs w:val="22"/>
        </w:rPr>
      </w:pPr>
      <w:del w:id="131" w:author="yunwei01" w:date="2017-08-03T17:35:00Z">
        <w:r w:rsidDel="00DB4180">
          <w:fldChar w:fldCharType="begin"/>
        </w:r>
        <w:r w:rsidDel="00DB4180">
          <w:delInstrText xml:space="preserve"> HYPERLINK \l "_Toc428792527" </w:delInstrText>
        </w:r>
        <w:r w:rsidDel="00DB4180">
          <w:fldChar w:fldCharType="separate"/>
        </w:r>
        <w:r w:rsidR="008764A2" w:rsidRPr="00533503" w:rsidDel="00DB4180">
          <w:rPr>
            <w:rStyle w:val="affb"/>
            <w:noProof/>
          </w:rPr>
          <w:delText>4.1.2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信息安全领导小组职责</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_Toc428792527 \h </w:delInstrText>
        </w:r>
        <w:r w:rsidR="008764A2" w:rsidDel="00DB4180">
          <w:rPr>
            <w:rStyle w:val="affb"/>
            <w:noProof/>
          </w:rPr>
        </w:r>
        <w:r w:rsidR="008764A2" w:rsidDel="00DB4180">
          <w:rPr>
            <w:rStyle w:val="affb"/>
            <w:noProof/>
          </w:rPr>
          <w:fldChar w:fldCharType="separate"/>
        </w:r>
        <w:r w:rsidR="008764A2" w:rsidDel="00DB4180">
          <w:rPr>
            <w:noProof/>
          </w:rPr>
          <w:delText>18</w:delText>
        </w:r>
        <w:r w:rsidR="008764A2" w:rsidDel="00DB4180">
          <w:rPr>
            <w:rStyle w:val="affb"/>
            <w:noProof/>
          </w:rPr>
          <w:fldChar w:fldCharType="end"/>
        </w:r>
        <w:r w:rsidDel="00DB4180">
          <w:rPr>
            <w:rStyle w:val="affb"/>
            <w:noProof/>
          </w:rPr>
          <w:fldChar w:fldCharType="end"/>
        </w:r>
      </w:del>
    </w:p>
    <w:p w14:paraId="6A1BC794" w14:textId="40C94BDF" w:rsidR="008764A2" w:rsidDel="00DB4180" w:rsidRDefault="00242751">
      <w:pPr>
        <w:pStyle w:val="31"/>
        <w:tabs>
          <w:tab w:val="right" w:leader="dot" w:pos="8296"/>
        </w:tabs>
        <w:rPr>
          <w:del w:id="132" w:author="yunwei01" w:date="2017-08-03T17:35:00Z"/>
          <w:rFonts w:asciiTheme="minorHAnsi" w:eastAsiaTheme="minorEastAsia" w:hAnsiTheme="minorHAnsi" w:cstheme="minorBidi"/>
          <w:noProof/>
          <w:szCs w:val="22"/>
        </w:rPr>
      </w:pPr>
      <w:del w:id="133" w:author="yunwei01" w:date="2017-08-03T17:35:00Z">
        <w:r w:rsidDel="00DB4180">
          <w:fldChar w:fldCharType="begin"/>
        </w:r>
        <w:r w:rsidDel="00DB4180">
          <w:delInstrText xml:space="preserve"> HYPERLINK \l "_Toc428792528" </w:delInstrText>
        </w:r>
        <w:r w:rsidDel="00DB4180">
          <w:fldChar w:fldCharType="separate"/>
        </w:r>
        <w:r w:rsidR="008764A2" w:rsidRPr="00533503" w:rsidDel="00DB4180">
          <w:rPr>
            <w:rStyle w:val="affb"/>
            <w:noProof/>
          </w:rPr>
          <w:delText>4.1.3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信息系统安全小组职责及要求</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_Toc428792528 \h </w:delInstrText>
        </w:r>
        <w:r w:rsidR="008764A2" w:rsidDel="00DB4180">
          <w:rPr>
            <w:rStyle w:val="affb"/>
            <w:noProof/>
          </w:rPr>
        </w:r>
        <w:r w:rsidR="008764A2" w:rsidDel="00DB4180">
          <w:rPr>
            <w:rStyle w:val="affb"/>
            <w:noProof/>
          </w:rPr>
          <w:fldChar w:fldCharType="separate"/>
        </w:r>
        <w:r w:rsidR="008764A2" w:rsidDel="00DB4180">
          <w:rPr>
            <w:noProof/>
          </w:rPr>
          <w:delText>18</w:delText>
        </w:r>
        <w:r w:rsidR="008764A2" w:rsidDel="00DB4180">
          <w:rPr>
            <w:rStyle w:val="affb"/>
            <w:noProof/>
          </w:rPr>
          <w:fldChar w:fldCharType="end"/>
        </w:r>
        <w:r w:rsidDel="00DB4180">
          <w:rPr>
            <w:rStyle w:val="affb"/>
            <w:noProof/>
          </w:rPr>
          <w:fldChar w:fldCharType="end"/>
        </w:r>
      </w:del>
    </w:p>
    <w:p w14:paraId="46C45A3F" w14:textId="4EE67E13" w:rsidR="008764A2" w:rsidDel="00DB4180" w:rsidRDefault="00242751">
      <w:pPr>
        <w:pStyle w:val="31"/>
        <w:tabs>
          <w:tab w:val="right" w:leader="dot" w:pos="8296"/>
        </w:tabs>
        <w:rPr>
          <w:del w:id="134" w:author="yunwei01" w:date="2017-08-03T17:35:00Z"/>
          <w:rFonts w:asciiTheme="minorHAnsi" w:eastAsiaTheme="minorEastAsia" w:hAnsiTheme="minorHAnsi" w:cstheme="minorBidi"/>
          <w:noProof/>
          <w:szCs w:val="22"/>
        </w:rPr>
      </w:pPr>
      <w:del w:id="135" w:author="yunwei01" w:date="2017-08-03T17:35:00Z">
        <w:r w:rsidDel="00DB4180">
          <w:fldChar w:fldCharType="begin"/>
        </w:r>
        <w:r w:rsidDel="00DB4180">
          <w:delInstrText xml:space="preserve"> HYPERLINK \l "_Toc428792529" </w:delInstrText>
        </w:r>
        <w:r w:rsidDel="00DB4180">
          <w:fldChar w:fldCharType="separate"/>
        </w:r>
        <w:r w:rsidR="008764A2" w:rsidRPr="00533503" w:rsidDel="00DB4180">
          <w:rPr>
            <w:rStyle w:val="affb"/>
            <w:noProof/>
          </w:rPr>
          <w:delText>4.1.4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信息安全小组权限</w:delText>
        </w:r>
        <w:r w:rsidR="008764A2" w:rsidDel="00DB4180">
          <w:rPr>
            <w:noProof/>
          </w:rPr>
          <w:tab/>
        </w:r>
        <w:r w:rsidR="008764A2" w:rsidDel="00DB4180">
          <w:rPr>
            <w:rStyle w:val="affb"/>
            <w:noProof/>
          </w:rPr>
          <w:fldChar w:fldCharType="begin"/>
        </w:r>
        <w:r w:rsidR="008764A2" w:rsidDel="00DB4180">
          <w:rPr>
            <w:noProof/>
          </w:rPr>
          <w:delInstrText xml:space="preserve"> PAGEREF _Toc428792529 \h </w:delInstrText>
        </w:r>
        <w:r w:rsidR="008764A2" w:rsidDel="00DB4180">
          <w:rPr>
            <w:rStyle w:val="affb"/>
            <w:noProof/>
          </w:rPr>
        </w:r>
        <w:r w:rsidR="008764A2" w:rsidDel="00DB4180">
          <w:rPr>
            <w:rStyle w:val="affb"/>
            <w:noProof/>
          </w:rPr>
          <w:fldChar w:fldCharType="separate"/>
        </w:r>
        <w:r w:rsidR="008764A2" w:rsidDel="00DB4180">
          <w:rPr>
            <w:noProof/>
          </w:rPr>
          <w:delText>25</w:delText>
        </w:r>
        <w:r w:rsidR="008764A2" w:rsidDel="00DB4180">
          <w:rPr>
            <w:rStyle w:val="affb"/>
            <w:noProof/>
          </w:rPr>
          <w:fldChar w:fldCharType="end"/>
        </w:r>
        <w:r w:rsidDel="00DB4180">
          <w:rPr>
            <w:rStyle w:val="affb"/>
            <w:noProof/>
          </w:rPr>
          <w:fldChar w:fldCharType="end"/>
        </w:r>
      </w:del>
    </w:p>
    <w:p w14:paraId="75C708C9" w14:textId="695CE1FB" w:rsidR="008764A2" w:rsidDel="00DB4180" w:rsidRDefault="00242751">
      <w:pPr>
        <w:pStyle w:val="31"/>
        <w:tabs>
          <w:tab w:val="right" w:leader="dot" w:pos="8296"/>
        </w:tabs>
        <w:rPr>
          <w:del w:id="136" w:author="yunwei01" w:date="2017-08-03T17:35:00Z"/>
          <w:rFonts w:asciiTheme="minorHAnsi" w:eastAsiaTheme="minorEastAsia" w:hAnsiTheme="minorHAnsi" w:cstheme="minorBidi"/>
          <w:noProof/>
          <w:szCs w:val="22"/>
        </w:rPr>
      </w:pPr>
      <w:del w:id="137" w:author="yunwei01" w:date="2017-08-03T17:35:00Z">
        <w:r w:rsidDel="00DB4180">
          <w:fldChar w:fldCharType="begin"/>
        </w:r>
        <w:r w:rsidDel="00DB4180">
          <w:delInstrText xml:space="preserve"> HYPERLINK \l "_Toc428792530" </w:delInstrText>
        </w:r>
        <w:r w:rsidDel="00DB4180">
          <w:fldChar w:fldCharType="separate"/>
        </w:r>
        <w:r w:rsidR="008764A2" w:rsidRPr="00533503" w:rsidDel="00DB4180">
          <w:rPr>
            <w:rStyle w:val="affb"/>
            <w:noProof/>
          </w:rPr>
          <w:delText>4.1.5</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信息安全管理人员</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_Toc428792530 \h </w:delInstrText>
        </w:r>
        <w:r w:rsidR="008764A2" w:rsidDel="00DB4180">
          <w:rPr>
            <w:rStyle w:val="affb"/>
            <w:noProof/>
          </w:rPr>
        </w:r>
        <w:r w:rsidR="008764A2" w:rsidDel="00DB4180">
          <w:rPr>
            <w:rStyle w:val="affb"/>
            <w:noProof/>
          </w:rPr>
          <w:fldChar w:fldCharType="separate"/>
        </w:r>
        <w:r w:rsidR="008764A2" w:rsidDel="00DB4180">
          <w:rPr>
            <w:noProof/>
          </w:rPr>
          <w:delText>26</w:delText>
        </w:r>
        <w:r w:rsidR="008764A2" w:rsidDel="00DB4180">
          <w:rPr>
            <w:rStyle w:val="affb"/>
            <w:noProof/>
          </w:rPr>
          <w:fldChar w:fldCharType="end"/>
        </w:r>
        <w:r w:rsidDel="00DB4180">
          <w:rPr>
            <w:rStyle w:val="affb"/>
            <w:noProof/>
          </w:rPr>
          <w:fldChar w:fldCharType="end"/>
        </w:r>
      </w:del>
    </w:p>
    <w:p w14:paraId="6FA9086B" w14:textId="23AA65C9" w:rsidR="008764A2" w:rsidDel="00DB4180" w:rsidRDefault="00242751">
      <w:pPr>
        <w:pStyle w:val="31"/>
        <w:tabs>
          <w:tab w:val="right" w:leader="dot" w:pos="8296"/>
        </w:tabs>
        <w:rPr>
          <w:del w:id="138" w:author="yunwei01" w:date="2017-08-03T17:35:00Z"/>
          <w:rFonts w:asciiTheme="minorHAnsi" w:eastAsiaTheme="minorEastAsia" w:hAnsiTheme="minorHAnsi" w:cstheme="minorBidi"/>
          <w:noProof/>
          <w:szCs w:val="22"/>
        </w:rPr>
      </w:pPr>
      <w:del w:id="139" w:author="yunwei01" w:date="2017-08-03T17:35:00Z">
        <w:r w:rsidDel="00DB4180">
          <w:fldChar w:fldCharType="begin"/>
        </w:r>
        <w:r w:rsidDel="00DB4180">
          <w:delInstrText xml:space="preserve"> HYPERLINK \l "_Toc428792531" </w:delInstrText>
        </w:r>
        <w:r w:rsidDel="00DB4180">
          <w:fldChar w:fldCharType="separate"/>
        </w:r>
        <w:r w:rsidR="008764A2" w:rsidRPr="00533503" w:rsidDel="00DB4180">
          <w:rPr>
            <w:rStyle w:val="affb"/>
            <w:noProof/>
          </w:rPr>
          <w:delText>4.1.6</w:delText>
        </w:r>
        <w:r w:rsidR="008764A2" w:rsidRPr="00533503" w:rsidDel="00DB4180">
          <w:rPr>
            <w:rStyle w:val="affb"/>
            <w:rFonts w:hint="eastAsia"/>
            <w:noProof/>
          </w:rPr>
          <w:delText xml:space="preserve"> </w:delText>
        </w:r>
        <w:r w:rsidR="008764A2" w:rsidRPr="00533503" w:rsidDel="00DB4180">
          <w:rPr>
            <w:rStyle w:val="affb"/>
            <w:rFonts w:hint="eastAsia"/>
            <w:noProof/>
          </w:rPr>
          <w:delText>关键岗位协议</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_Toc428792531 \h </w:delInstrText>
        </w:r>
        <w:r w:rsidR="008764A2" w:rsidDel="00DB4180">
          <w:rPr>
            <w:rStyle w:val="affb"/>
            <w:noProof/>
          </w:rPr>
        </w:r>
        <w:r w:rsidR="008764A2" w:rsidDel="00DB4180">
          <w:rPr>
            <w:rStyle w:val="affb"/>
            <w:noProof/>
          </w:rPr>
          <w:fldChar w:fldCharType="separate"/>
        </w:r>
        <w:r w:rsidR="008764A2" w:rsidDel="00DB4180">
          <w:rPr>
            <w:noProof/>
          </w:rPr>
          <w:delText>27</w:delText>
        </w:r>
        <w:r w:rsidR="008764A2" w:rsidDel="00DB4180">
          <w:rPr>
            <w:rStyle w:val="affb"/>
            <w:noProof/>
          </w:rPr>
          <w:fldChar w:fldCharType="end"/>
        </w:r>
        <w:r w:rsidDel="00DB4180">
          <w:rPr>
            <w:rStyle w:val="affb"/>
            <w:noProof/>
          </w:rPr>
          <w:fldChar w:fldCharType="end"/>
        </w:r>
      </w:del>
    </w:p>
    <w:p w14:paraId="42B4E562" w14:textId="58249569" w:rsidR="008764A2" w:rsidDel="00DB4180" w:rsidRDefault="00242751">
      <w:pPr>
        <w:pStyle w:val="10"/>
        <w:tabs>
          <w:tab w:val="right" w:leader="dot" w:pos="8296"/>
        </w:tabs>
        <w:rPr>
          <w:del w:id="140" w:author="yunwei01" w:date="2017-08-03T17:35:00Z"/>
          <w:rFonts w:asciiTheme="minorHAnsi" w:eastAsiaTheme="minorEastAsia" w:hAnsiTheme="minorHAnsi" w:cstheme="minorBidi"/>
          <w:noProof/>
          <w:szCs w:val="22"/>
        </w:rPr>
      </w:pPr>
      <w:del w:id="141" w:author="yunwei01" w:date="2017-08-03T17:35:00Z">
        <w:r w:rsidDel="00DB4180">
          <w:fldChar w:fldCharType="begin"/>
        </w:r>
        <w:r w:rsidDel="00DB4180">
          <w:delInstrText xml:space="preserve"> HYPERLINK \l "_Toc428792532" </w:delInstrText>
        </w:r>
        <w:r w:rsidDel="00DB4180">
          <w:fldChar w:fldCharType="separate"/>
        </w:r>
        <w:r w:rsidR="008764A2" w:rsidRPr="00533503" w:rsidDel="00DB4180">
          <w:rPr>
            <w:rStyle w:val="affb"/>
            <w:rFonts w:hint="eastAsia"/>
            <w:noProof/>
          </w:rPr>
          <w:delText>第五章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信息安全授权及审批管理制度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_Toc428792532 \h </w:delInstrText>
        </w:r>
        <w:r w:rsidR="008764A2" w:rsidDel="00DB4180">
          <w:rPr>
            <w:rStyle w:val="affb"/>
            <w:noProof/>
          </w:rPr>
        </w:r>
        <w:r w:rsidR="008764A2" w:rsidDel="00DB4180">
          <w:rPr>
            <w:rStyle w:val="affb"/>
            <w:noProof/>
          </w:rPr>
          <w:fldChar w:fldCharType="separate"/>
        </w:r>
        <w:r w:rsidR="008764A2" w:rsidDel="00DB4180">
          <w:rPr>
            <w:noProof/>
          </w:rPr>
          <w:delText>32</w:delText>
        </w:r>
        <w:r w:rsidR="008764A2" w:rsidDel="00DB4180">
          <w:rPr>
            <w:rStyle w:val="affb"/>
            <w:noProof/>
          </w:rPr>
          <w:fldChar w:fldCharType="end"/>
        </w:r>
        <w:r w:rsidDel="00DB4180">
          <w:rPr>
            <w:rStyle w:val="affb"/>
            <w:noProof/>
          </w:rPr>
          <w:fldChar w:fldCharType="end"/>
        </w:r>
      </w:del>
    </w:p>
    <w:p w14:paraId="30D0CBD3" w14:textId="24F7D633" w:rsidR="008764A2" w:rsidDel="00DB4180" w:rsidRDefault="00242751">
      <w:pPr>
        <w:pStyle w:val="21"/>
        <w:tabs>
          <w:tab w:val="right" w:leader="dot" w:pos="8296"/>
        </w:tabs>
        <w:rPr>
          <w:del w:id="142" w:author="yunwei01" w:date="2017-08-03T17:35:00Z"/>
          <w:rFonts w:asciiTheme="minorHAnsi" w:eastAsiaTheme="minorEastAsia" w:hAnsiTheme="minorHAnsi" w:cstheme="minorBidi"/>
          <w:noProof/>
          <w:szCs w:val="22"/>
        </w:rPr>
      </w:pPr>
      <w:del w:id="143" w:author="yunwei01" w:date="2017-08-03T17:35:00Z">
        <w:r w:rsidDel="00DB4180">
          <w:fldChar w:fldCharType="begin"/>
        </w:r>
        <w:r w:rsidDel="00DB4180">
          <w:delInstrText xml:space="preserve"> HYPERLINK \l "_Toc428792533" </w:delInstrText>
        </w:r>
        <w:r w:rsidDel="00DB4180">
          <w:fldChar w:fldCharType="separate"/>
        </w:r>
        <w:r w:rsidR="008764A2" w:rsidRPr="00533503" w:rsidDel="00DB4180">
          <w:rPr>
            <w:rStyle w:val="affb"/>
            <w:noProof/>
          </w:rPr>
          <w:delText>5.1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信息安全授权及审批管理制度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_Toc428792533 \h </w:delInstrText>
        </w:r>
        <w:r w:rsidR="008764A2" w:rsidDel="00DB4180">
          <w:rPr>
            <w:rStyle w:val="affb"/>
            <w:noProof/>
          </w:rPr>
        </w:r>
        <w:r w:rsidR="008764A2" w:rsidDel="00DB4180">
          <w:rPr>
            <w:rStyle w:val="affb"/>
            <w:noProof/>
          </w:rPr>
          <w:fldChar w:fldCharType="separate"/>
        </w:r>
        <w:r w:rsidR="008764A2" w:rsidDel="00DB4180">
          <w:rPr>
            <w:noProof/>
          </w:rPr>
          <w:delText>32</w:delText>
        </w:r>
        <w:r w:rsidR="008764A2" w:rsidDel="00DB4180">
          <w:rPr>
            <w:rStyle w:val="affb"/>
            <w:noProof/>
          </w:rPr>
          <w:fldChar w:fldCharType="end"/>
        </w:r>
        <w:r w:rsidDel="00DB4180">
          <w:rPr>
            <w:rStyle w:val="affb"/>
            <w:noProof/>
          </w:rPr>
          <w:fldChar w:fldCharType="end"/>
        </w:r>
      </w:del>
    </w:p>
    <w:p w14:paraId="552834B8" w14:textId="5B15814D" w:rsidR="008764A2" w:rsidDel="00DB4180" w:rsidRDefault="00242751">
      <w:pPr>
        <w:pStyle w:val="10"/>
        <w:tabs>
          <w:tab w:val="right" w:leader="dot" w:pos="8296"/>
        </w:tabs>
        <w:rPr>
          <w:del w:id="144" w:author="yunwei01" w:date="2017-08-03T17:35:00Z"/>
          <w:rFonts w:asciiTheme="minorHAnsi" w:eastAsiaTheme="minorEastAsia" w:hAnsiTheme="minorHAnsi" w:cstheme="minorBidi"/>
          <w:noProof/>
          <w:szCs w:val="22"/>
        </w:rPr>
      </w:pPr>
      <w:del w:id="145" w:author="yunwei01" w:date="2017-08-03T17:35:00Z">
        <w:r w:rsidDel="00DB4180">
          <w:fldChar w:fldCharType="begin"/>
        </w:r>
        <w:r w:rsidDel="00DB4180">
          <w:delInstrText xml:space="preserve"> HYPERLINK \l "_Toc428792534" </w:delInstrText>
        </w:r>
        <w:r w:rsidDel="00DB4180">
          <w:fldChar w:fldCharType="separate"/>
        </w:r>
        <w:r w:rsidR="008764A2" w:rsidRPr="00533503" w:rsidDel="00DB4180">
          <w:rPr>
            <w:rStyle w:val="affb"/>
            <w:rFonts w:hint="eastAsia"/>
            <w:noProof/>
          </w:rPr>
          <w:delText>第六章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审核与检查管理制度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_Toc428792534 \h </w:delInstrText>
        </w:r>
        <w:r w:rsidR="008764A2" w:rsidDel="00DB4180">
          <w:rPr>
            <w:rStyle w:val="affb"/>
            <w:noProof/>
          </w:rPr>
        </w:r>
        <w:r w:rsidR="008764A2" w:rsidDel="00DB4180">
          <w:rPr>
            <w:rStyle w:val="affb"/>
            <w:noProof/>
          </w:rPr>
          <w:fldChar w:fldCharType="separate"/>
        </w:r>
        <w:r w:rsidR="008764A2" w:rsidDel="00DB4180">
          <w:rPr>
            <w:noProof/>
          </w:rPr>
          <w:delText>33</w:delText>
        </w:r>
        <w:r w:rsidR="008764A2" w:rsidDel="00DB4180">
          <w:rPr>
            <w:rStyle w:val="affb"/>
            <w:noProof/>
          </w:rPr>
          <w:fldChar w:fldCharType="end"/>
        </w:r>
        <w:r w:rsidDel="00DB4180">
          <w:rPr>
            <w:rStyle w:val="affb"/>
            <w:noProof/>
          </w:rPr>
          <w:fldChar w:fldCharType="end"/>
        </w:r>
      </w:del>
    </w:p>
    <w:p w14:paraId="027B533C" w14:textId="65D06838" w:rsidR="008764A2" w:rsidDel="00DB4180" w:rsidRDefault="00242751">
      <w:pPr>
        <w:pStyle w:val="21"/>
        <w:tabs>
          <w:tab w:val="right" w:leader="dot" w:pos="8296"/>
        </w:tabs>
        <w:rPr>
          <w:del w:id="146" w:author="yunwei01" w:date="2017-08-03T17:35:00Z"/>
          <w:rFonts w:asciiTheme="minorHAnsi" w:eastAsiaTheme="minorEastAsia" w:hAnsiTheme="minorHAnsi" w:cstheme="minorBidi"/>
          <w:noProof/>
          <w:szCs w:val="22"/>
        </w:rPr>
      </w:pPr>
      <w:del w:id="147" w:author="yunwei01" w:date="2017-08-03T17:35:00Z">
        <w:r w:rsidDel="00DB4180">
          <w:fldChar w:fldCharType="begin"/>
        </w:r>
        <w:r w:rsidDel="00DB4180">
          <w:delInstrText xml:space="preserve"> HYPERLINK \l "_Toc428792535" </w:delInstrText>
        </w:r>
        <w:r w:rsidDel="00DB4180">
          <w:fldChar w:fldCharType="separate"/>
        </w:r>
        <w:r w:rsidR="008764A2" w:rsidRPr="00533503" w:rsidDel="00DB4180">
          <w:rPr>
            <w:rStyle w:val="affb"/>
            <w:noProof/>
          </w:rPr>
          <w:delText>6.1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审核与检查管理制度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_Toc428792535 \h </w:delInstrText>
        </w:r>
        <w:r w:rsidR="008764A2" w:rsidDel="00DB4180">
          <w:rPr>
            <w:rStyle w:val="affb"/>
            <w:noProof/>
          </w:rPr>
        </w:r>
        <w:r w:rsidR="008764A2" w:rsidDel="00DB4180">
          <w:rPr>
            <w:rStyle w:val="affb"/>
            <w:noProof/>
          </w:rPr>
          <w:fldChar w:fldCharType="separate"/>
        </w:r>
        <w:r w:rsidR="008764A2" w:rsidDel="00DB4180">
          <w:rPr>
            <w:noProof/>
          </w:rPr>
          <w:delText>33</w:delText>
        </w:r>
        <w:r w:rsidR="008764A2" w:rsidDel="00DB4180">
          <w:rPr>
            <w:rStyle w:val="affb"/>
            <w:noProof/>
          </w:rPr>
          <w:fldChar w:fldCharType="end"/>
        </w:r>
        <w:r w:rsidDel="00DB4180">
          <w:rPr>
            <w:rStyle w:val="affb"/>
            <w:noProof/>
          </w:rPr>
          <w:fldChar w:fldCharType="end"/>
        </w:r>
      </w:del>
    </w:p>
    <w:p w14:paraId="5034D6D9" w14:textId="7377C55F" w:rsidR="008764A2" w:rsidDel="00DB4180" w:rsidRDefault="00242751">
      <w:pPr>
        <w:pStyle w:val="31"/>
        <w:tabs>
          <w:tab w:val="right" w:leader="dot" w:pos="8296"/>
        </w:tabs>
        <w:rPr>
          <w:del w:id="148" w:author="yunwei01" w:date="2017-08-03T17:35:00Z"/>
          <w:rFonts w:asciiTheme="minorHAnsi" w:eastAsiaTheme="minorEastAsia" w:hAnsiTheme="minorHAnsi" w:cstheme="minorBidi"/>
          <w:noProof/>
          <w:szCs w:val="22"/>
        </w:rPr>
      </w:pPr>
      <w:del w:id="149" w:author="yunwei01" w:date="2017-08-03T17:35:00Z">
        <w:r w:rsidDel="00DB4180">
          <w:fldChar w:fldCharType="begin"/>
        </w:r>
        <w:r w:rsidDel="00DB4180">
          <w:delInstrText xml:space="preserve"> HYPERLINK \l "_Toc428792536" </w:delInstrText>
        </w:r>
        <w:r w:rsidDel="00DB4180">
          <w:fldChar w:fldCharType="separate"/>
        </w:r>
        <w:r w:rsidR="008764A2" w:rsidRPr="00533503" w:rsidDel="00DB4180">
          <w:rPr>
            <w:rStyle w:val="affb"/>
            <w:noProof/>
          </w:rPr>
          <w:delText>6.1.1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定期安全检查</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_Toc428792536 \h </w:delInstrText>
        </w:r>
        <w:r w:rsidR="008764A2" w:rsidDel="00DB4180">
          <w:rPr>
            <w:rStyle w:val="affb"/>
            <w:noProof/>
          </w:rPr>
        </w:r>
        <w:r w:rsidR="008764A2" w:rsidDel="00DB4180">
          <w:rPr>
            <w:rStyle w:val="affb"/>
            <w:noProof/>
          </w:rPr>
          <w:fldChar w:fldCharType="separate"/>
        </w:r>
        <w:r w:rsidR="008764A2" w:rsidDel="00DB4180">
          <w:rPr>
            <w:noProof/>
          </w:rPr>
          <w:delText>33</w:delText>
        </w:r>
        <w:r w:rsidR="008764A2" w:rsidDel="00DB4180">
          <w:rPr>
            <w:rStyle w:val="affb"/>
            <w:noProof/>
          </w:rPr>
          <w:fldChar w:fldCharType="end"/>
        </w:r>
        <w:r w:rsidDel="00DB4180">
          <w:rPr>
            <w:rStyle w:val="affb"/>
            <w:noProof/>
          </w:rPr>
          <w:fldChar w:fldCharType="end"/>
        </w:r>
      </w:del>
    </w:p>
    <w:p w14:paraId="16232990" w14:textId="2558C056" w:rsidR="008764A2" w:rsidDel="00DB4180" w:rsidRDefault="00242751">
      <w:pPr>
        <w:pStyle w:val="31"/>
        <w:tabs>
          <w:tab w:val="right" w:leader="dot" w:pos="8296"/>
        </w:tabs>
        <w:rPr>
          <w:del w:id="150" w:author="yunwei01" w:date="2017-08-03T17:35:00Z"/>
          <w:rFonts w:asciiTheme="minorHAnsi" w:eastAsiaTheme="minorEastAsia" w:hAnsiTheme="minorHAnsi" w:cstheme="minorBidi"/>
          <w:noProof/>
          <w:szCs w:val="22"/>
        </w:rPr>
      </w:pPr>
      <w:del w:id="151" w:author="yunwei01" w:date="2017-08-03T17:35:00Z">
        <w:r w:rsidDel="00DB4180">
          <w:fldChar w:fldCharType="begin"/>
        </w:r>
        <w:r w:rsidDel="00DB4180">
          <w:delInstrText xml:space="preserve"> HYPERLINK \l "_Toc428792537" </w:delInstrText>
        </w:r>
        <w:r w:rsidDel="00DB4180">
          <w:fldChar w:fldCharType="separate"/>
        </w:r>
        <w:r w:rsidR="008764A2" w:rsidRPr="00533503" w:rsidDel="00DB4180">
          <w:rPr>
            <w:rStyle w:val="affb"/>
            <w:noProof/>
          </w:rPr>
          <w:delText>6.1.2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文件审批与发布管理制度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_Toc428792537 \h </w:delInstrText>
        </w:r>
        <w:r w:rsidR="008764A2" w:rsidDel="00DB4180">
          <w:rPr>
            <w:rStyle w:val="affb"/>
            <w:noProof/>
          </w:rPr>
        </w:r>
        <w:r w:rsidR="008764A2" w:rsidDel="00DB4180">
          <w:rPr>
            <w:rStyle w:val="affb"/>
            <w:noProof/>
          </w:rPr>
          <w:fldChar w:fldCharType="separate"/>
        </w:r>
        <w:r w:rsidR="008764A2" w:rsidDel="00DB4180">
          <w:rPr>
            <w:noProof/>
          </w:rPr>
          <w:delText>33</w:delText>
        </w:r>
        <w:r w:rsidR="008764A2" w:rsidDel="00DB4180">
          <w:rPr>
            <w:rStyle w:val="affb"/>
            <w:noProof/>
          </w:rPr>
          <w:fldChar w:fldCharType="end"/>
        </w:r>
        <w:r w:rsidDel="00DB4180">
          <w:rPr>
            <w:rStyle w:val="affb"/>
            <w:noProof/>
          </w:rPr>
          <w:fldChar w:fldCharType="end"/>
        </w:r>
      </w:del>
    </w:p>
    <w:p w14:paraId="5DFE44EA" w14:textId="34631D49" w:rsidR="008764A2" w:rsidDel="00DB4180" w:rsidRDefault="00242751">
      <w:pPr>
        <w:pStyle w:val="10"/>
        <w:tabs>
          <w:tab w:val="right" w:leader="dot" w:pos="8296"/>
        </w:tabs>
        <w:rPr>
          <w:del w:id="152" w:author="yunwei01" w:date="2017-08-03T17:35:00Z"/>
          <w:rFonts w:asciiTheme="minorHAnsi" w:eastAsiaTheme="minorEastAsia" w:hAnsiTheme="minorHAnsi" w:cstheme="minorBidi"/>
          <w:noProof/>
          <w:szCs w:val="22"/>
        </w:rPr>
      </w:pPr>
      <w:del w:id="153" w:author="yunwei01" w:date="2017-08-03T17:35:00Z">
        <w:r w:rsidDel="00DB4180">
          <w:fldChar w:fldCharType="begin"/>
        </w:r>
        <w:r w:rsidDel="00DB4180">
          <w:delInstrText xml:space="preserve"> HYPERLINK \l "_Toc428792538" </w:delInstrText>
        </w:r>
        <w:r w:rsidDel="00DB4180">
          <w:fldChar w:fldCharType="separate"/>
        </w:r>
        <w:r w:rsidR="008764A2" w:rsidRPr="00533503" w:rsidDel="00DB4180">
          <w:rPr>
            <w:rStyle w:val="affb"/>
            <w:rFonts w:hint="eastAsia"/>
            <w:noProof/>
          </w:rPr>
          <w:delText>第七章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办公环境管理制度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_Toc428792538 \h </w:delInstrText>
        </w:r>
        <w:r w:rsidR="008764A2" w:rsidDel="00DB4180">
          <w:rPr>
            <w:rStyle w:val="affb"/>
            <w:noProof/>
          </w:rPr>
        </w:r>
        <w:r w:rsidR="008764A2" w:rsidDel="00DB4180">
          <w:rPr>
            <w:rStyle w:val="affb"/>
            <w:noProof/>
          </w:rPr>
          <w:fldChar w:fldCharType="separate"/>
        </w:r>
        <w:r w:rsidR="008764A2" w:rsidDel="00DB4180">
          <w:rPr>
            <w:noProof/>
          </w:rPr>
          <w:delText>34</w:delText>
        </w:r>
        <w:r w:rsidR="008764A2" w:rsidDel="00DB4180">
          <w:rPr>
            <w:rStyle w:val="affb"/>
            <w:noProof/>
          </w:rPr>
          <w:fldChar w:fldCharType="end"/>
        </w:r>
        <w:r w:rsidDel="00DB4180">
          <w:rPr>
            <w:rStyle w:val="affb"/>
            <w:noProof/>
          </w:rPr>
          <w:fldChar w:fldCharType="end"/>
        </w:r>
      </w:del>
    </w:p>
    <w:p w14:paraId="7EA6A969" w14:textId="0D21B19A" w:rsidR="008764A2" w:rsidDel="00DB4180" w:rsidRDefault="00242751">
      <w:pPr>
        <w:pStyle w:val="21"/>
        <w:tabs>
          <w:tab w:val="right" w:leader="dot" w:pos="8296"/>
        </w:tabs>
        <w:rPr>
          <w:del w:id="154" w:author="yunwei01" w:date="2017-08-03T17:35:00Z"/>
          <w:rFonts w:asciiTheme="minorHAnsi" w:eastAsiaTheme="minorEastAsia" w:hAnsiTheme="minorHAnsi" w:cstheme="minorBidi"/>
          <w:noProof/>
          <w:szCs w:val="22"/>
        </w:rPr>
      </w:pPr>
      <w:del w:id="155" w:author="yunwei01" w:date="2017-08-03T17:35:00Z">
        <w:r w:rsidDel="00DB4180">
          <w:fldChar w:fldCharType="begin"/>
        </w:r>
        <w:r w:rsidDel="00DB4180">
          <w:delInstrText xml:space="preserve"> HYPERLINK \l "_Toc428792539" </w:delInstrText>
        </w:r>
        <w:r w:rsidDel="00DB4180">
          <w:fldChar w:fldCharType="separate"/>
        </w:r>
        <w:r w:rsidR="008764A2" w:rsidRPr="00533503" w:rsidDel="00DB4180">
          <w:rPr>
            <w:rStyle w:val="affb"/>
            <w:noProof/>
          </w:rPr>
          <w:delText>7.1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办公环境管理制度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_Toc428792539 \h </w:delInstrText>
        </w:r>
        <w:r w:rsidR="008764A2" w:rsidDel="00DB4180">
          <w:rPr>
            <w:rStyle w:val="affb"/>
            <w:noProof/>
          </w:rPr>
        </w:r>
        <w:r w:rsidR="008764A2" w:rsidDel="00DB4180">
          <w:rPr>
            <w:rStyle w:val="affb"/>
            <w:noProof/>
          </w:rPr>
          <w:fldChar w:fldCharType="separate"/>
        </w:r>
        <w:r w:rsidR="008764A2" w:rsidDel="00DB4180">
          <w:rPr>
            <w:noProof/>
          </w:rPr>
          <w:delText>34</w:delText>
        </w:r>
        <w:r w:rsidR="008764A2" w:rsidDel="00DB4180">
          <w:rPr>
            <w:rStyle w:val="affb"/>
            <w:noProof/>
          </w:rPr>
          <w:fldChar w:fldCharType="end"/>
        </w:r>
        <w:r w:rsidDel="00DB4180">
          <w:rPr>
            <w:rStyle w:val="affb"/>
            <w:noProof/>
          </w:rPr>
          <w:fldChar w:fldCharType="end"/>
        </w:r>
      </w:del>
    </w:p>
    <w:p w14:paraId="5ABE0A45" w14:textId="497B0EE5" w:rsidR="008764A2" w:rsidDel="00DB4180" w:rsidRDefault="00242751">
      <w:pPr>
        <w:pStyle w:val="10"/>
        <w:tabs>
          <w:tab w:val="right" w:leader="dot" w:pos="8296"/>
        </w:tabs>
        <w:rPr>
          <w:del w:id="156" w:author="yunwei01" w:date="2017-08-03T17:35:00Z"/>
          <w:rFonts w:asciiTheme="minorHAnsi" w:eastAsiaTheme="minorEastAsia" w:hAnsiTheme="minorHAnsi" w:cstheme="minorBidi"/>
          <w:noProof/>
          <w:szCs w:val="22"/>
        </w:rPr>
      </w:pPr>
      <w:del w:id="157" w:author="yunwei01" w:date="2017-08-03T17:35:00Z">
        <w:r w:rsidDel="00DB4180">
          <w:fldChar w:fldCharType="begin"/>
        </w:r>
        <w:r w:rsidDel="00DB4180">
          <w:delInstrText xml:space="preserve"> HYPERLINK \l "_Toc428792540" </w:delInstrText>
        </w:r>
        <w:r w:rsidDel="00DB4180">
          <w:fldChar w:fldCharType="separate"/>
        </w:r>
        <w:r w:rsidR="008764A2" w:rsidRPr="00533503" w:rsidDel="00DB4180">
          <w:rPr>
            <w:rStyle w:val="affb"/>
            <w:rFonts w:hint="eastAsia"/>
            <w:noProof/>
          </w:rPr>
          <w:delText>第八章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沟通与合作管理制度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_Toc428792540 \h </w:delInstrText>
        </w:r>
        <w:r w:rsidR="008764A2" w:rsidDel="00DB4180">
          <w:rPr>
            <w:rStyle w:val="affb"/>
            <w:noProof/>
          </w:rPr>
        </w:r>
        <w:r w:rsidR="008764A2" w:rsidDel="00DB4180">
          <w:rPr>
            <w:rStyle w:val="affb"/>
            <w:noProof/>
          </w:rPr>
          <w:fldChar w:fldCharType="separate"/>
        </w:r>
        <w:r w:rsidR="008764A2" w:rsidDel="00DB4180">
          <w:rPr>
            <w:noProof/>
          </w:rPr>
          <w:delText>36</w:delText>
        </w:r>
        <w:r w:rsidR="008764A2" w:rsidDel="00DB4180">
          <w:rPr>
            <w:rStyle w:val="affb"/>
            <w:noProof/>
          </w:rPr>
          <w:fldChar w:fldCharType="end"/>
        </w:r>
        <w:r w:rsidDel="00DB4180">
          <w:rPr>
            <w:rStyle w:val="affb"/>
            <w:noProof/>
          </w:rPr>
          <w:fldChar w:fldCharType="end"/>
        </w:r>
      </w:del>
    </w:p>
    <w:p w14:paraId="479CCCE9" w14:textId="0160C56E" w:rsidR="008764A2" w:rsidDel="00DB4180" w:rsidRDefault="00242751">
      <w:pPr>
        <w:pStyle w:val="21"/>
        <w:tabs>
          <w:tab w:val="right" w:leader="dot" w:pos="8296"/>
        </w:tabs>
        <w:rPr>
          <w:del w:id="158" w:author="yunwei01" w:date="2017-08-03T17:35:00Z"/>
          <w:rFonts w:asciiTheme="minorHAnsi" w:eastAsiaTheme="minorEastAsia" w:hAnsiTheme="minorHAnsi" w:cstheme="minorBidi"/>
          <w:noProof/>
          <w:szCs w:val="22"/>
        </w:rPr>
      </w:pPr>
      <w:del w:id="159" w:author="yunwei01" w:date="2017-08-03T17:35:00Z">
        <w:r w:rsidDel="00DB4180">
          <w:fldChar w:fldCharType="begin"/>
        </w:r>
        <w:r w:rsidDel="00DB4180">
          <w:delInstrText xml:space="preserve"> HYPERLINK \l "_Toc428792541" </w:delInstrText>
        </w:r>
        <w:r w:rsidDel="00DB4180">
          <w:fldChar w:fldCharType="separate"/>
        </w:r>
        <w:r w:rsidR="008764A2" w:rsidRPr="00533503" w:rsidDel="00DB4180">
          <w:rPr>
            <w:rStyle w:val="affb"/>
            <w:noProof/>
          </w:rPr>
          <w:delText>8.1</w:delText>
        </w:r>
        <w:r w:rsidR="008764A2" w:rsidRPr="00533503" w:rsidDel="00DB4180">
          <w:rPr>
            <w:rStyle w:val="affb"/>
            <w:rFonts w:hint="eastAsia"/>
            <w:noProof/>
          </w:rPr>
          <w:delText xml:space="preserve"> </w:delText>
        </w:r>
        <w:r w:rsidR="008764A2" w:rsidRPr="00533503" w:rsidDel="00DB4180">
          <w:rPr>
            <w:rStyle w:val="affb"/>
            <w:rFonts w:hint="eastAsia"/>
            <w:noProof/>
          </w:rPr>
          <w:delText>沟通与合作管理制度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_Toc428792541 \h </w:delInstrText>
        </w:r>
        <w:r w:rsidR="008764A2" w:rsidDel="00DB4180">
          <w:rPr>
            <w:rStyle w:val="affb"/>
            <w:noProof/>
          </w:rPr>
        </w:r>
        <w:r w:rsidR="008764A2" w:rsidDel="00DB4180">
          <w:rPr>
            <w:rStyle w:val="affb"/>
            <w:noProof/>
          </w:rPr>
          <w:fldChar w:fldCharType="separate"/>
        </w:r>
        <w:r w:rsidR="008764A2" w:rsidDel="00DB4180">
          <w:rPr>
            <w:noProof/>
          </w:rPr>
          <w:delText>36</w:delText>
        </w:r>
        <w:r w:rsidR="008764A2" w:rsidDel="00DB4180">
          <w:rPr>
            <w:rStyle w:val="affb"/>
            <w:noProof/>
          </w:rPr>
          <w:fldChar w:fldCharType="end"/>
        </w:r>
        <w:r w:rsidDel="00DB4180">
          <w:rPr>
            <w:rStyle w:val="affb"/>
            <w:noProof/>
          </w:rPr>
          <w:fldChar w:fldCharType="end"/>
        </w:r>
      </w:del>
    </w:p>
    <w:p w14:paraId="656DEA4C" w14:textId="7082ABC7" w:rsidR="008764A2" w:rsidDel="00DB4180" w:rsidRDefault="00242751">
      <w:pPr>
        <w:pStyle w:val="31"/>
        <w:tabs>
          <w:tab w:val="right" w:leader="dot" w:pos="8296"/>
        </w:tabs>
        <w:rPr>
          <w:del w:id="160" w:author="yunwei01" w:date="2017-08-03T17:35:00Z"/>
          <w:rFonts w:asciiTheme="minorHAnsi" w:eastAsiaTheme="minorEastAsia" w:hAnsiTheme="minorHAnsi" w:cstheme="minorBidi"/>
          <w:noProof/>
          <w:szCs w:val="22"/>
        </w:rPr>
      </w:pPr>
      <w:del w:id="161" w:author="yunwei01" w:date="2017-08-03T17:35:00Z">
        <w:r w:rsidDel="00DB4180">
          <w:fldChar w:fldCharType="begin"/>
        </w:r>
        <w:r w:rsidDel="00DB4180">
          <w:delInstrText xml:space="preserve"> HYPERLINK \l "_Toc428792542" </w:delInstrText>
        </w:r>
        <w:r w:rsidDel="00DB4180">
          <w:fldChar w:fldCharType="separate"/>
        </w:r>
        <w:r w:rsidR="008764A2" w:rsidRPr="00533503" w:rsidDel="00DB4180">
          <w:rPr>
            <w:rStyle w:val="affb"/>
            <w:noProof/>
          </w:rPr>
          <w:delText>8.1.1</w:delText>
        </w:r>
        <w:r w:rsidR="008764A2" w:rsidRPr="00533503" w:rsidDel="00DB4180">
          <w:rPr>
            <w:rStyle w:val="affb"/>
            <w:rFonts w:ascii="宋体" w:eastAsia="黑体" w:hAnsi="宋体" w:cs="宋体" w:hint="eastAsia"/>
            <w:noProof/>
          </w:rPr>
          <w:delText xml:space="preserve"> </w:delText>
        </w:r>
        <w:r w:rsidR="008764A2" w:rsidRPr="00533503" w:rsidDel="00DB4180">
          <w:rPr>
            <w:rStyle w:val="affb"/>
            <w:rFonts w:ascii="宋体" w:eastAsia="黑体" w:hAnsi="宋体" w:cs="宋体" w:hint="eastAsia"/>
            <w:noProof/>
          </w:rPr>
          <w:delText>信息安全例会管理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_Toc428792542 \h </w:delInstrText>
        </w:r>
        <w:r w:rsidR="008764A2" w:rsidDel="00DB4180">
          <w:rPr>
            <w:rStyle w:val="affb"/>
            <w:noProof/>
          </w:rPr>
        </w:r>
        <w:r w:rsidR="008764A2" w:rsidDel="00DB4180">
          <w:rPr>
            <w:rStyle w:val="affb"/>
            <w:noProof/>
          </w:rPr>
          <w:fldChar w:fldCharType="separate"/>
        </w:r>
        <w:r w:rsidR="008764A2" w:rsidDel="00DB4180">
          <w:rPr>
            <w:noProof/>
          </w:rPr>
          <w:delText>36</w:delText>
        </w:r>
        <w:r w:rsidR="008764A2" w:rsidDel="00DB4180">
          <w:rPr>
            <w:rStyle w:val="affb"/>
            <w:noProof/>
          </w:rPr>
          <w:fldChar w:fldCharType="end"/>
        </w:r>
        <w:r w:rsidDel="00DB4180">
          <w:rPr>
            <w:rStyle w:val="affb"/>
            <w:noProof/>
          </w:rPr>
          <w:fldChar w:fldCharType="end"/>
        </w:r>
      </w:del>
    </w:p>
    <w:p w14:paraId="44C255C7" w14:textId="5336830B" w:rsidR="008764A2" w:rsidDel="00DB4180" w:rsidRDefault="00242751">
      <w:pPr>
        <w:pStyle w:val="31"/>
        <w:tabs>
          <w:tab w:val="right" w:leader="dot" w:pos="8296"/>
        </w:tabs>
        <w:rPr>
          <w:del w:id="162" w:author="yunwei01" w:date="2017-08-03T17:35:00Z"/>
          <w:rFonts w:asciiTheme="minorHAnsi" w:eastAsiaTheme="minorEastAsia" w:hAnsiTheme="minorHAnsi" w:cstheme="minorBidi"/>
          <w:noProof/>
          <w:szCs w:val="22"/>
        </w:rPr>
      </w:pPr>
      <w:del w:id="163" w:author="yunwei01" w:date="2017-08-03T17:35:00Z">
        <w:r w:rsidDel="00DB4180">
          <w:fldChar w:fldCharType="begin"/>
        </w:r>
        <w:r w:rsidDel="00DB4180">
          <w:delInstrText xml:space="preserve"> HYPERLINK \l "_Toc428792543" </w:delInstrText>
        </w:r>
        <w:r w:rsidDel="00DB4180">
          <w:fldChar w:fldCharType="separate"/>
        </w:r>
        <w:r w:rsidR="008764A2" w:rsidRPr="00533503" w:rsidDel="00DB4180">
          <w:rPr>
            <w:rStyle w:val="affb"/>
            <w:noProof/>
          </w:rPr>
          <w:delText>8.1.2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外部协作管理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_Toc428792543 \h </w:delInstrText>
        </w:r>
        <w:r w:rsidR="008764A2" w:rsidDel="00DB4180">
          <w:rPr>
            <w:rStyle w:val="affb"/>
            <w:noProof/>
          </w:rPr>
        </w:r>
        <w:r w:rsidR="008764A2" w:rsidDel="00DB4180">
          <w:rPr>
            <w:rStyle w:val="affb"/>
            <w:noProof/>
          </w:rPr>
          <w:fldChar w:fldCharType="separate"/>
        </w:r>
        <w:r w:rsidR="008764A2" w:rsidDel="00DB4180">
          <w:rPr>
            <w:noProof/>
          </w:rPr>
          <w:delText>37</w:delText>
        </w:r>
        <w:r w:rsidR="008764A2" w:rsidDel="00DB4180">
          <w:rPr>
            <w:rStyle w:val="affb"/>
            <w:noProof/>
          </w:rPr>
          <w:fldChar w:fldCharType="end"/>
        </w:r>
        <w:r w:rsidDel="00DB4180">
          <w:rPr>
            <w:rStyle w:val="affb"/>
            <w:noProof/>
          </w:rPr>
          <w:fldChar w:fldCharType="end"/>
        </w:r>
      </w:del>
    </w:p>
    <w:p w14:paraId="6E6189E8" w14:textId="3B076C49" w:rsidR="008764A2" w:rsidDel="00DB4180" w:rsidRDefault="00242751">
      <w:pPr>
        <w:pStyle w:val="10"/>
        <w:tabs>
          <w:tab w:val="right" w:leader="dot" w:pos="8296"/>
        </w:tabs>
        <w:rPr>
          <w:del w:id="164" w:author="yunwei01" w:date="2017-08-03T17:35:00Z"/>
          <w:rFonts w:asciiTheme="minorHAnsi" w:eastAsiaTheme="minorEastAsia" w:hAnsiTheme="minorHAnsi" w:cstheme="minorBidi"/>
          <w:noProof/>
          <w:szCs w:val="22"/>
        </w:rPr>
      </w:pPr>
      <w:del w:id="165" w:author="yunwei01" w:date="2017-08-03T17:35:00Z">
        <w:r w:rsidDel="00DB4180">
          <w:fldChar w:fldCharType="begin"/>
        </w:r>
        <w:r w:rsidDel="00DB4180">
          <w:delInstrText xml:space="preserve"> HYPERLINK \l "_Toc428792544" </w:delInstrText>
        </w:r>
        <w:r w:rsidDel="00DB4180">
          <w:fldChar w:fldCharType="separate"/>
        </w:r>
        <w:r w:rsidR="008764A2" w:rsidRPr="00533503" w:rsidDel="00DB4180">
          <w:rPr>
            <w:rStyle w:val="affb"/>
            <w:rFonts w:hint="eastAsia"/>
            <w:noProof/>
          </w:rPr>
          <w:delText>第九章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人员入岗管理制度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_Toc428792544 \h </w:delInstrText>
        </w:r>
        <w:r w:rsidR="008764A2" w:rsidDel="00DB4180">
          <w:rPr>
            <w:rStyle w:val="affb"/>
            <w:noProof/>
          </w:rPr>
        </w:r>
        <w:r w:rsidR="008764A2" w:rsidDel="00DB4180">
          <w:rPr>
            <w:rStyle w:val="affb"/>
            <w:noProof/>
          </w:rPr>
          <w:fldChar w:fldCharType="separate"/>
        </w:r>
        <w:r w:rsidR="008764A2" w:rsidDel="00DB4180">
          <w:rPr>
            <w:noProof/>
          </w:rPr>
          <w:delText>38</w:delText>
        </w:r>
        <w:r w:rsidR="008764A2" w:rsidDel="00DB4180">
          <w:rPr>
            <w:rStyle w:val="affb"/>
            <w:noProof/>
          </w:rPr>
          <w:fldChar w:fldCharType="end"/>
        </w:r>
        <w:r w:rsidDel="00DB4180">
          <w:rPr>
            <w:rStyle w:val="affb"/>
            <w:noProof/>
          </w:rPr>
          <w:fldChar w:fldCharType="end"/>
        </w:r>
      </w:del>
    </w:p>
    <w:p w14:paraId="2EF48896" w14:textId="13A3B1E4" w:rsidR="008764A2" w:rsidDel="00DB4180" w:rsidRDefault="00242751">
      <w:pPr>
        <w:pStyle w:val="21"/>
        <w:tabs>
          <w:tab w:val="right" w:leader="dot" w:pos="8296"/>
        </w:tabs>
        <w:rPr>
          <w:del w:id="166" w:author="yunwei01" w:date="2017-08-03T17:35:00Z"/>
          <w:rFonts w:asciiTheme="minorHAnsi" w:eastAsiaTheme="minorEastAsia" w:hAnsiTheme="minorHAnsi" w:cstheme="minorBidi"/>
          <w:noProof/>
          <w:szCs w:val="22"/>
        </w:rPr>
      </w:pPr>
      <w:del w:id="167" w:author="yunwei01" w:date="2017-08-03T17:35:00Z">
        <w:r w:rsidDel="00DB4180">
          <w:fldChar w:fldCharType="begin"/>
        </w:r>
        <w:r w:rsidDel="00DB4180">
          <w:delInstrText xml:space="preserve"> HYPERLINK \l "_Toc428792545" </w:delInstrText>
        </w:r>
        <w:r w:rsidDel="00DB4180">
          <w:fldChar w:fldCharType="separate"/>
        </w:r>
        <w:r w:rsidR="008764A2" w:rsidRPr="00533503" w:rsidDel="00DB4180">
          <w:rPr>
            <w:rStyle w:val="affb"/>
            <w:noProof/>
          </w:rPr>
          <w:delText>9.1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信息安全条款</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_Toc428792545 \h </w:delInstrText>
        </w:r>
        <w:r w:rsidR="008764A2" w:rsidDel="00DB4180">
          <w:rPr>
            <w:rStyle w:val="affb"/>
            <w:noProof/>
          </w:rPr>
        </w:r>
        <w:r w:rsidR="008764A2" w:rsidDel="00DB4180">
          <w:rPr>
            <w:rStyle w:val="affb"/>
            <w:noProof/>
          </w:rPr>
          <w:fldChar w:fldCharType="separate"/>
        </w:r>
        <w:r w:rsidR="008764A2" w:rsidDel="00DB4180">
          <w:rPr>
            <w:noProof/>
          </w:rPr>
          <w:delText>38</w:delText>
        </w:r>
        <w:r w:rsidR="008764A2" w:rsidDel="00DB4180">
          <w:rPr>
            <w:rStyle w:val="affb"/>
            <w:noProof/>
          </w:rPr>
          <w:fldChar w:fldCharType="end"/>
        </w:r>
        <w:r w:rsidDel="00DB4180">
          <w:rPr>
            <w:rStyle w:val="affb"/>
            <w:noProof/>
          </w:rPr>
          <w:fldChar w:fldCharType="end"/>
        </w:r>
      </w:del>
    </w:p>
    <w:p w14:paraId="7628AD58" w14:textId="671712EA" w:rsidR="008764A2" w:rsidDel="00DB4180" w:rsidRDefault="00242751">
      <w:pPr>
        <w:pStyle w:val="21"/>
        <w:tabs>
          <w:tab w:val="right" w:leader="dot" w:pos="8296"/>
        </w:tabs>
        <w:rPr>
          <w:del w:id="168" w:author="yunwei01" w:date="2017-08-03T17:35:00Z"/>
          <w:rFonts w:asciiTheme="minorHAnsi" w:eastAsiaTheme="minorEastAsia" w:hAnsiTheme="minorHAnsi" w:cstheme="minorBidi"/>
          <w:noProof/>
          <w:szCs w:val="22"/>
        </w:rPr>
      </w:pPr>
      <w:del w:id="169" w:author="yunwei01" w:date="2017-08-03T17:35:00Z">
        <w:r w:rsidDel="00DB4180">
          <w:fldChar w:fldCharType="begin"/>
        </w:r>
        <w:r w:rsidDel="00DB4180">
          <w:delInstrText xml:space="preserve"> HYPERLINK \l "_Toc428792546" </w:delInstrText>
        </w:r>
        <w:r w:rsidDel="00DB4180">
          <w:fldChar w:fldCharType="separate"/>
        </w:r>
        <w:r w:rsidR="008764A2" w:rsidRPr="00533503" w:rsidDel="00DB4180">
          <w:rPr>
            <w:rStyle w:val="affb"/>
            <w:noProof/>
          </w:rPr>
          <w:delText>9.2</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保密协议</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_Toc428792546 \h </w:delInstrText>
        </w:r>
        <w:r w:rsidR="008764A2" w:rsidDel="00DB4180">
          <w:rPr>
            <w:rStyle w:val="affb"/>
            <w:noProof/>
          </w:rPr>
        </w:r>
        <w:r w:rsidR="008764A2" w:rsidDel="00DB4180">
          <w:rPr>
            <w:rStyle w:val="affb"/>
            <w:noProof/>
          </w:rPr>
          <w:fldChar w:fldCharType="separate"/>
        </w:r>
        <w:r w:rsidR="008764A2" w:rsidDel="00DB4180">
          <w:rPr>
            <w:noProof/>
          </w:rPr>
          <w:delText>38</w:delText>
        </w:r>
        <w:r w:rsidR="008764A2" w:rsidDel="00DB4180">
          <w:rPr>
            <w:rStyle w:val="affb"/>
            <w:noProof/>
          </w:rPr>
          <w:fldChar w:fldCharType="end"/>
        </w:r>
        <w:r w:rsidDel="00DB4180">
          <w:rPr>
            <w:rStyle w:val="affb"/>
            <w:noProof/>
          </w:rPr>
          <w:fldChar w:fldCharType="end"/>
        </w:r>
      </w:del>
    </w:p>
    <w:p w14:paraId="118EF46B" w14:textId="6106B61A" w:rsidR="008764A2" w:rsidDel="00DB4180" w:rsidRDefault="00242751">
      <w:pPr>
        <w:pStyle w:val="21"/>
        <w:tabs>
          <w:tab w:val="right" w:leader="dot" w:pos="8296"/>
        </w:tabs>
        <w:rPr>
          <w:del w:id="170" w:author="yunwei01" w:date="2017-08-03T17:35:00Z"/>
          <w:rFonts w:asciiTheme="minorHAnsi" w:eastAsiaTheme="minorEastAsia" w:hAnsiTheme="minorHAnsi" w:cstheme="minorBidi"/>
          <w:noProof/>
          <w:szCs w:val="22"/>
        </w:rPr>
      </w:pPr>
      <w:del w:id="171" w:author="yunwei01" w:date="2017-08-03T17:35:00Z">
        <w:r w:rsidDel="00DB4180">
          <w:fldChar w:fldCharType="begin"/>
        </w:r>
        <w:r w:rsidDel="00DB4180">
          <w:delInstrText xml:space="preserve"> HYPERLINK \l "_Toc428792547" </w:delInstrText>
        </w:r>
        <w:r w:rsidDel="00DB4180">
          <w:fldChar w:fldCharType="separate"/>
        </w:r>
        <w:r w:rsidR="008764A2" w:rsidRPr="00533503" w:rsidDel="00DB4180">
          <w:rPr>
            <w:rStyle w:val="affb"/>
            <w:noProof/>
          </w:rPr>
          <w:delText>9.3</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人员录用和上岗安全管理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_Toc428792547 \h </w:delInstrText>
        </w:r>
        <w:r w:rsidR="008764A2" w:rsidDel="00DB4180">
          <w:rPr>
            <w:rStyle w:val="affb"/>
            <w:noProof/>
          </w:rPr>
        </w:r>
        <w:r w:rsidR="008764A2" w:rsidDel="00DB4180">
          <w:rPr>
            <w:rStyle w:val="affb"/>
            <w:noProof/>
          </w:rPr>
          <w:fldChar w:fldCharType="separate"/>
        </w:r>
        <w:r w:rsidR="008764A2" w:rsidDel="00DB4180">
          <w:rPr>
            <w:noProof/>
          </w:rPr>
          <w:delText>39</w:delText>
        </w:r>
        <w:r w:rsidR="008764A2" w:rsidDel="00DB4180">
          <w:rPr>
            <w:rStyle w:val="affb"/>
            <w:noProof/>
          </w:rPr>
          <w:fldChar w:fldCharType="end"/>
        </w:r>
        <w:r w:rsidDel="00DB4180">
          <w:rPr>
            <w:rStyle w:val="affb"/>
            <w:noProof/>
          </w:rPr>
          <w:fldChar w:fldCharType="end"/>
        </w:r>
      </w:del>
    </w:p>
    <w:p w14:paraId="3443727B" w14:textId="44CBACB4" w:rsidR="008764A2" w:rsidDel="00DB4180" w:rsidRDefault="00242751">
      <w:pPr>
        <w:pStyle w:val="10"/>
        <w:tabs>
          <w:tab w:val="right" w:leader="dot" w:pos="8296"/>
        </w:tabs>
        <w:rPr>
          <w:del w:id="172" w:author="yunwei01" w:date="2017-08-03T17:35:00Z"/>
          <w:rFonts w:asciiTheme="minorHAnsi" w:eastAsiaTheme="minorEastAsia" w:hAnsiTheme="minorHAnsi" w:cstheme="minorBidi"/>
          <w:noProof/>
          <w:szCs w:val="22"/>
        </w:rPr>
      </w:pPr>
      <w:del w:id="173" w:author="yunwei01" w:date="2017-08-03T17:35:00Z">
        <w:r w:rsidDel="00DB4180">
          <w:fldChar w:fldCharType="begin"/>
        </w:r>
        <w:r w:rsidDel="00DB4180">
          <w:delInstrText xml:space="preserve"> HYPERLINK \l "_Toc428792548" </w:delInstrText>
        </w:r>
        <w:r w:rsidDel="00DB4180">
          <w:fldChar w:fldCharType="separate"/>
        </w:r>
        <w:r w:rsidR="008764A2" w:rsidRPr="00533503" w:rsidDel="00DB4180">
          <w:rPr>
            <w:rStyle w:val="affb"/>
            <w:rFonts w:hint="eastAsia"/>
            <w:noProof/>
          </w:rPr>
          <w:delText>第十章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人员在岗管理制度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_Toc428792548 \h </w:delInstrText>
        </w:r>
        <w:r w:rsidR="008764A2" w:rsidDel="00DB4180">
          <w:rPr>
            <w:rStyle w:val="affb"/>
            <w:noProof/>
          </w:rPr>
        </w:r>
        <w:r w:rsidR="008764A2" w:rsidDel="00DB4180">
          <w:rPr>
            <w:rStyle w:val="affb"/>
            <w:noProof/>
          </w:rPr>
          <w:fldChar w:fldCharType="separate"/>
        </w:r>
        <w:r w:rsidR="008764A2" w:rsidDel="00DB4180">
          <w:rPr>
            <w:noProof/>
          </w:rPr>
          <w:delText>39</w:delText>
        </w:r>
        <w:r w:rsidR="008764A2" w:rsidDel="00DB4180">
          <w:rPr>
            <w:rStyle w:val="affb"/>
            <w:noProof/>
          </w:rPr>
          <w:fldChar w:fldCharType="end"/>
        </w:r>
        <w:r w:rsidDel="00DB4180">
          <w:rPr>
            <w:rStyle w:val="affb"/>
            <w:noProof/>
          </w:rPr>
          <w:fldChar w:fldCharType="end"/>
        </w:r>
      </w:del>
    </w:p>
    <w:p w14:paraId="1A8BA8B6" w14:textId="62A5A65B" w:rsidR="008764A2" w:rsidDel="00DB4180" w:rsidRDefault="00242751">
      <w:pPr>
        <w:pStyle w:val="21"/>
        <w:tabs>
          <w:tab w:val="right" w:leader="dot" w:pos="8296"/>
        </w:tabs>
        <w:rPr>
          <w:del w:id="174" w:author="yunwei01" w:date="2017-08-03T17:35:00Z"/>
          <w:rFonts w:asciiTheme="minorHAnsi" w:eastAsiaTheme="minorEastAsia" w:hAnsiTheme="minorHAnsi" w:cstheme="minorBidi"/>
          <w:noProof/>
          <w:szCs w:val="22"/>
        </w:rPr>
      </w:pPr>
      <w:del w:id="175" w:author="yunwei01" w:date="2017-08-03T17:35:00Z">
        <w:r w:rsidDel="00DB4180">
          <w:fldChar w:fldCharType="begin"/>
        </w:r>
        <w:r w:rsidDel="00DB4180">
          <w:delInstrText xml:space="preserve"> HYPERLINK \l "_Toc428792549" </w:delInstrText>
        </w:r>
        <w:r w:rsidDel="00DB4180">
          <w:fldChar w:fldCharType="separate"/>
        </w:r>
        <w:r w:rsidR="008764A2" w:rsidRPr="00533503" w:rsidDel="00DB4180">
          <w:rPr>
            <w:rStyle w:val="affb"/>
            <w:noProof/>
          </w:rPr>
          <w:delText>10.1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人员在岗信息安全管理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_Toc428792549 \h </w:delInstrText>
        </w:r>
        <w:r w:rsidR="008764A2" w:rsidDel="00DB4180">
          <w:rPr>
            <w:rStyle w:val="affb"/>
            <w:noProof/>
          </w:rPr>
        </w:r>
        <w:r w:rsidR="008764A2" w:rsidDel="00DB4180">
          <w:rPr>
            <w:rStyle w:val="affb"/>
            <w:noProof/>
          </w:rPr>
          <w:fldChar w:fldCharType="separate"/>
        </w:r>
        <w:r w:rsidR="008764A2" w:rsidDel="00DB4180">
          <w:rPr>
            <w:noProof/>
          </w:rPr>
          <w:delText>39</w:delText>
        </w:r>
        <w:r w:rsidR="008764A2" w:rsidDel="00DB4180">
          <w:rPr>
            <w:rStyle w:val="affb"/>
            <w:noProof/>
          </w:rPr>
          <w:fldChar w:fldCharType="end"/>
        </w:r>
        <w:r w:rsidDel="00DB4180">
          <w:rPr>
            <w:rStyle w:val="affb"/>
            <w:noProof/>
          </w:rPr>
          <w:fldChar w:fldCharType="end"/>
        </w:r>
      </w:del>
    </w:p>
    <w:p w14:paraId="7AD4014A" w14:textId="0E4B16D4" w:rsidR="008764A2" w:rsidDel="00DB4180" w:rsidRDefault="00242751">
      <w:pPr>
        <w:pStyle w:val="31"/>
        <w:tabs>
          <w:tab w:val="right" w:leader="dot" w:pos="8296"/>
        </w:tabs>
        <w:rPr>
          <w:del w:id="176" w:author="yunwei01" w:date="2017-08-03T17:35:00Z"/>
          <w:rFonts w:asciiTheme="minorHAnsi" w:eastAsiaTheme="minorEastAsia" w:hAnsiTheme="minorHAnsi" w:cstheme="minorBidi"/>
          <w:noProof/>
          <w:szCs w:val="22"/>
        </w:rPr>
      </w:pPr>
      <w:del w:id="177" w:author="yunwei01" w:date="2017-08-03T17:35:00Z">
        <w:r w:rsidDel="00DB4180">
          <w:fldChar w:fldCharType="begin"/>
        </w:r>
        <w:r w:rsidDel="00DB4180">
          <w:delInstrText xml:space="preserve"> HYPERLINK \l "_Toc428792550" </w:delInstrText>
        </w:r>
        <w:r w:rsidDel="00DB4180">
          <w:fldChar w:fldCharType="separate"/>
        </w:r>
        <w:r w:rsidR="008764A2" w:rsidRPr="00533503" w:rsidDel="00DB4180">
          <w:rPr>
            <w:rStyle w:val="affb"/>
            <w:noProof/>
          </w:rPr>
          <w:delText>10.1.1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岗位信息安全检查</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_Toc428792550 \h </w:delInstrText>
        </w:r>
        <w:r w:rsidR="008764A2" w:rsidDel="00DB4180">
          <w:rPr>
            <w:rStyle w:val="affb"/>
            <w:noProof/>
          </w:rPr>
        </w:r>
        <w:r w:rsidR="008764A2" w:rsidDel="00DB4180">
          <w:rPr>
            <w:rStyle w:val="affb"/>
            <w:noProof/>
          </w:rPr>
          <w:fldChar w:fldCharType="separate"/>
        </w:r>
        <w:r w:rsidR="008764A2" w:rsidDel="00DB4180">
          <w:rPr>
            <w:noProof/>
          </w:rPr>
          <w:delText>39</w:delText>
        </w:r>
        <w:r w:rsidR="008764A2" w:rsidDel="00DB4180">
          <w:rPr>
            <w:rStyle w:val="affb"/>
            <w:noProof/>
          </w:rPr>
          <w:fldChar w:fldCharType="end"/>
        </w:r>
        <w:r w:rsidDel="00DB4180">
          <w:rPr>
            <w:rStyle w:val="affb"/>
            <w:noProof/>
          </w:rPr>
          <w:fldChar w:fldCharType="end"/>
        </w:r>
      </w:del>
    </w:p>
    <w:p w14:paraId="32427669" w14:textId="060F05D1" w:rsidR="008764A2" w:rsidDel="00DB4180" w:rsidRDefault="00242751">
      <w:pPr>
        <w:pStyle w:val="31"/>
        <w:tabs>
          <w:tab w:val="right" w:leader="dot" w:pos="8296"/>
        </w:tabs>
        <w:rPr>
          <w:del w:id="178" w:author="yunwei01" w:date="2017-08-03T17:35:00Z"/>
          <w:rFonts w:asciiTheme="minorHAnsi" w:eastAsiaTheme="minorEastAsia" w:hAnsiTheme="minorHAnsi" w:cstheme="minorBidi"/>
          <w:noProof/>
          <w:szCs w:val="22"/>
        </w:rPr>
      </w:pPr>
      <w:del w:id="179" w:author="yunwei01" w:date="2017-08-03T17:35:00Z">
        <w:r w:rsidDel="00DB4180">
          <w:fldChar w:fldCharType="begin"/>
        </w:r>
        <w:r w:rsidDel="00DB4180">
          <w:delInstrText xml:space="preserve"> HYPERLINK \l "_Toc428792551" </w:delInstrText>
        </w:r>
        <w:r w:rsidDel="00DB4180">
          <w:fldChar w:fldCharType="separate"/>
        </w:r>
        <w:r w:rsidR="008764A2" w:rsidRPr="00533503" w:rsidDel="00DB4180">
          <w:rPr>
            <w:rStyle w:val="affb"/>
            <w:noProof/>
          </w:rPr>
          <w:delText>10.1.2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信息安全违规纪律处理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_Toc428792551 \h </w:delInstrText>
        </w:r>
        <w:r w:rsidR="008764A2" w:rsidDel="00DB4180">
          <w:rPr>
            <w:rStyle w:val="affb"/>
            <w:noProof/>
          </w:rPr>
        </w:r>
        <w:r w:rsidR="008764A2" w:rsidDel="00DB4180">
          <w:rPr>
            <w:rStyle w:val="affb"/>
            <w:noProof/>
          </w:rPr>
          <w:fldChar w:fldCharType="separate"/>
        </w:r>
        <w:r w:rsidR="008764A2" w:rsidDel="00DB4180">
          <w:rPr>
            <w:noProof/>
          </w:rPr>
          <w:delText>39</w:delText>
        </w:r>
        <w:r w:rsidR="008764A2" w:rsidDel="00DB4180">
          <w:rPr>
            <w:rStyle w:val="affb"/>
            <w:noProof/>
          </w:rPr>
          <w:fldChar w:fldCharType="end"/>
        </w:r>
        <w:r w:rsidDel="00DB4180">
          <w:rPr>
            <w:rStyle w:val="affb"/>
            <w:noProof/>
          </w:rPr>
          <w:fldChar w:fldCharType="end"/>
        </w:r>
      </w:del>
    </w:p>
    <w:p w14:paraId="3AC55DA8" w14:textId="7667A79F" w:rsidR="008764A2" w:rsidDel="00DB4180" w:rsidRDefault="00242751">
      <w:pPr>
        <w:pStyle w:val="21"/>
        <w:tabs>
          <w:tab w:val="right" w:leader="dot" w:pos="8296"/>
        </w:tabs>
        <w:rPr>
          <w:del w:id="180" w:author="yunwei01" w:date="2017-08-03T17:35:00Z"/>
          <w:rFonts w:asciiTheme="minorHAnsi" w:eastAsiaTheme="minorEastAsia" w:hAnsiTheme="minorHAnsi" w:cstheme="minorBidi"/>
          <w:noProof/>
          <w:szCs w:val="22"/>
        </w:rPr>
      </w:pPr>
      <w:del w:id="181" w:author="yunwei01" w:date="2017-08-03T17:35:00Z">
        <w:r w:rsidDel="00DB4180">
          <w:fldChar w:fldCharType="begin"/>
        </w:r>
        <w:r w:rsidDel="00DB4180">
          <w:delInstrText xml:space="preserve"> HYPERLINK \l "_Toc428792552" </w:delInstrText>
        </w:r>
        <w:r w:rsidDel="00DB4180">
          <w:fldChar w:fldCharType="separate"/>
        </w:r>
        <w:r w:rsidR="008764A2" w:rsidRPr="00533503" w:rsidDel="00DB4180">
          <w:rPr>
            <w:rStyle w:val="affb"/>
            <w:noProof/>
          </w:rPr>
          <w:delText>10.2</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人员考核</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_Toc428792552 \h </w:delInstrText>
        </w:r>
        <w:r w:rsidR="008764A2" w:rsidDel="00DB4180">
          <w:rPr>
            <w:rStyle w:val="affb"/>
            <w:noProof/>
          </w:rPr>
        </w:r>
        <w:r w:rsidR="008764A2" w:rsidDel="00DB4180">
          <w:rPr>
            <w:rStyle w:val="affb"/>
            <w:noProof/>
          </w:rPr>
          <w:fldChar w:fldCharType="separate"/>
        </w:r>
        <w:r w:rsidR="008764A2" w:rsidDel="00DB4180">
          <w:rPr>
            <w:noProof/>
          </w:rPr>
          <w:delText>40</w:delText>
        </w:r>
        <w:r w:rsidR="008764A2" w:rsidDel="00DB4180">
          <w:rPr>
            <w:rStyle w:val="affb"/>
            <w:noProof/>
          </w:rPr>
          <w:fldChar w:fldCharType="end"/>
        </w:r>
        <w:r w:rsidDel="00DB4180">
          <w:rPr>
            <w:rStyle w:val="affb"/>
            <w:noProof/>
          </w:rPr>
          <w:fldChar w:fldCharType="end"/>
        </w:r>
      </w:del>
    </w:p>
    <w:p w14:paraId="40A6C2C2" w14:textId="22360581" w:rsidR="008764A2" w:rsidDel="00DB4180" w:rsidRDefault="00242751">
      <w:pPr>
        <w:pStyle w:val="21"/>
        <w:tabs>
          <w:tab w:val="right" w:leader="dot" w:pos="8296"/>
        </w:tabs>
        <w:rPr>
          <w:del w:id="182" w:author="yunwei01" w:date="2017-08-03T17:35:00Z"/>
          <w:rFonts w:asciiTheme="minorHAnsi" w:eastAsiaTheme="minorEastAsia" w:hAnsiTheme="minorHAnsi" w:cstheme="minorBidi"/>
          <w:noProof/>
          <w:szCs w:val="22"/>
        </w:rPr>
      </w:pPr>
      <w:del w:id="183" w:author="yunwei01" w:date="2017-08-03T17:35:00Z">
        <w:r w:rsidDel="00DB4180">
          <w:fldChar w:fldCharType="begin"/>
        </w:r>
        <w:r w:rsidDel="00DB4180">
          <w:delInstrText xml:space="preserve"> HYPERLINK \l "_Toc428792553" </w:delInstrText>
        </w:r>
        <w:r w:rsidDel="00DB4180">
          <w:fldChar w:fldCharType="separate"/>
        </w:r>
        <w:r w:rsidR="008764A2" w:rsidRPr="00533503" w:rsidDel="00DB4180">
          <w:rPr>
            <w:rStyle w:val="affb"/>
            <w:noProof/>
          </w:rPr>
          <w:delText>10.3</w:delText>
        </w:r>
        <w:r w:rsidR="008764A2" w:rsidRPr="00533503" w:rsidDel="00DB4180">
          <w:rPr>
            <w:rStyle w:val="affb"/>
            <w:rFonts w:hint="eastAsia"/>
            <w:noProof/>
          </w:rPr>
          <w:delText xml:space="preserve"> </w:delText>
        </w:r>
        <w:r w:rsidR="008764A2" w:rsidRPr="00533503" w:rsidDel="00DB4180">
          <w:rPr>
            <w:rStyle w:val="affb"/>
            <w:rFonts w:hint="eastAsia"/>
            <w:noProof/>
          </w:rPr>
          <w:delText>关键岗位考核制度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_Toc428792553 \h </w:delInstrText>
        </w:r>
        <w:r w:rsidR="008764A2" w:rsidDel="00DB4180">
          <w:rPr>
            <w:rStyle w:val="affb"/>
            <w:noProof/>
          </w:rPr>
        </w:r>
        <w:r w:rsidR="008764A2" w:rsidDel="00DB4180">
          <w:rPr>
            <w:rStyle w:val="affb"/>
            <w:noProof/>
          </w:rPr>
          <w:fldChar w:fldCharType="separate"/>
        </w:r>
        <w:r w:rsidR="008764A2" w:rsidDel="00DB4180">
          <w:rPr>
            <w:noProof/>
          </w:rPr>
          <w:delText>40</w:delText>
        </w:r>
        <w:r w:rsidR="008764A2" w:rsidDel="00DB4180">
          <w:rPr>
            <w:rStyle w:val="affb"/>
            <w:noProof/>
          </w:rPr>
          <w:fldChar w:fldCharType="end"/>
        </w:r>
        <w:r w:rsidDel="00DB4180">
          <w:rPr>
            <w:rStyle w:val="affb"/>
            <w:noProof/>
          </w:rPr>
          <w:fldChar w:fldCharType="end"/>
        </w:r>
      </w:del>
    </w:p>
    <w:p w14:paraId="588A6650" w14:textId="6C85CD8E" w:rsidR="008764A2" w:rsidDel="00DB4180" w:rsidRDefault="00242751">
      <w:pPr>
        <w:pStyle w:val="10"/>
        <w:tabs>
          <w:tab w:val="right" w:leader="dot" w:pos="8296"/>
        </w:tabs>
        <w:rPr>
          <w:del w:id="184" w:author="yunwei01" w:date="2017-08-03T17:35:00Z"/>
          <w:rFonts w:asciiTheme="minorHAnsi" w:eastAsiaTheme="minorEastAsia" w:hAnsiTheme="minorHAnsi" w:cstheme="minorBidi"/>
          <w:noProof/>
          <w:szCs w:val="22"/>
        </w:rPr>
      </w:pPr>
      <w:del w:id="185" w:author="yunwei01" w:date="2017-08-03T17:35:00Z">
        <w:r w:rsidDel="00DB4180">
          <w:fldChar w:fldCharType="begin"/>
        </w:r>
        <w:r w:rsidDel="00DB4180">
          <w:delInstrText xml:space="preserve"> HYPERLINK \l "_Toc428792554" </w:delInstrText>
        </w:r>
        <w:r w:rsidDel="00DB4180">
          <w:fldChar w:fldCharType="separate"/>
        </w:r>
        <w:r w:rsidR="008764A2" w:rsidRPr="00533503" w:rsidDel="00DB4180">
          <w:rPr>
            <w:rStyle w:val="affb"/>
            <w:rFonts w:hint="eastAsia"/>
            <w:noProof/>
          </w:rPr>
          <w:delText>第十一章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信息安全培训制度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_Toc428792554 \h </w:delInstrText>
        </w:r>
        <w:r w:rsidR="008764A2" w:rsidDel="00DB4180">
          <w:rPr>
            <w:rStyle w:val="affb"/>
            <w:noProof/>
          </w:rPr>
        </w:r>
        <w:r w:rsidR="008764A2" w:rsidDel="00DB4180">
          <w:rPr>
            <w:rStyle w:val="affb"/>
            <w:noProof/>
          </w:rPr>
          <w:fldChar w:fldCharType="separate"/>
        </w:r>
        <w:r w:rsidR="008764A2" w:rsidDel="00DB4180">
          <w:rPr>
            <w:noProof/>
          </w:rPr>
          <w:delText>40</w:delText>
        </w:r>
        <w:r w:rsidR="008764A2" w:rsidDel="00DB4180">
          <w:rPr>
            <w:rStyle w:val="affb"/>
            <w:noProof/>
          </w:rPr>
          <w:fldChar w:fldCharType="end"/>
        </w:r>
        <w:r w:rsidDel="00DB4180">
          <w:rPr>
            <w:rStyle w:val="affb"/>
            <w:noProof/>
          </w:rPr>
          <w:fldChar w:fldCharType="end"/>
        </w:r>
      </w:del>
    </w:p>
    <w:p w14:paraId="50840319" w14:textId="17860987" w:rsidR="008764A2" w:rsidDel="00DB4180" w:rsidRDefault="00242751">
      <w:pPr>
        <w:pStyle w:val="21"/>
        <w:tabs>
          <w:tab w:val="right" w:leader="dot" w:pos="8296"/>
        </w:tabs>
        <w:rPr>
          <w:del w:id="186" w:author="yunwei01" w:date="2017-08-03T17:35:00Z"/>
          <w:rFonts w:asciiTheme="minorHAnsi" w:eastAsiaTheme="minorEastAsia" w:hAnsiTheme="minorHAnsi" w:cstheme="minorBidi"/>
          <w:noProof/>
          <w:szCs w:val="22"/>
        </w:rPr>
      </w:pPr>
      <w:del w:id="187" w:author="yunwei01" w:date="2017-08-03T17:35:00Z">
        <w:r w:rsidDel="00DB4180">
          <w:fldChar w:fldCharType="begin"/>
        </w:r>
        <w:r w:rsidDel="00DB4180">
          <w:delInstrText xml:space="preserve"> HYPERLINK \l "_Toc428792555" </w:delInstrText>
        </w:r>
        <w:r w:rsidDel="00DB4180">
          <w:fldChar w:fldCharType="separate"/>
        </w:r>
        <w:r w:rsidR="008764A2" w:rsidRPr="00533503" w:rsidDel="00DB4180">
          <w:rPr>
            <w:rStyle w:val="affb"/>
            <w:noProof/>
          </w:rPr>
          <w:delText>11.1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信息安全培训制度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_Toc428792555 \h </w:delInstrText>
        </w:r>
        <w:r w:rsidR="008764A2" w:rsidDel="00DB4180">
          <w:rPr>
            <w:rStyle w:val="affb"/>
            <w:noProof/>
          </w:rPr>
        </w:r>
        <w:r w:rsidR="008764A2" w:rsidDel="00DB4180">
          <w:rPr>
            <w:rStyle w:val="affb"/>
            <w:noProof/>
          </w:rPr>
          <w:fldChar w:fldCharType="separate"/>
        </w:r>
        <w:r w:rsidR="008764A2" w:rsidDel="00DB4180">
          <w:rPr>
            <w:noProof/>
          </w:rPr>
          <w:delText>40</w:delText>
        </w:r>
        <w:r w:rsidR="008764A2" w:rsidDel="00DB4180">
          <w:rPr>
            <w:rStyle w:val="affb"/>
            <w:noProof/>
          </w:rPr>
          <w:fldChar w:fldCharType="end"/>
        </w:r>
        <w:r w:rsidDel="00DB4180">
          <w:rPr>
            <w:rStyle w:val="affb"/>
            <w:noProof/>
          </w:rPr>
          <w:fldChar w:fldCharType="end"/>
        </w:r>
      </w:del>
    </w:p>
    <w:p w14:paraId="7377AF78" w14:textId="016477B9" w:rsidR="008764A2" w:rsidDel="00DB4180" w:rsidRDefault="00242751">
      <w:pPr>
        <w:pStyle w:val="10"/>
        <w:tabs>
          <w:tab w:val="right" w:leader="dot" w:pos="8296"/>
        </w:tabs>
        <w:rPr>
          <w:del w:id="188" w:author="yunwei01" w:date="2017-08-03T17:35:00Z"/>
          <w:rFonts w:asciiTheme="minorHAnsi" w:eastAsiaTheme="minorEastAsia" w:hAnsiTheme="minorHAnsi" w:cstheme="minorBidi"/>
          <w:noProof/>
          <w:szCs w:val="22"/>
        </w:rPr>
      </w:pPr>
      <w:del w:id="189" w:author="yunwei01" w:date="2017-08-03T17:35:00Z">
        <w:r w:rsidDel="00DB4180">
          <w:fldChar w:fldCharType="begin"/>
        </w:r>
        <w:r w:rsidDel="00DB4180">
          <w:delInstrText xml:space="preserve"> HYPERLINK \l "_Toc428792556" </w:delInstrText>
        </w:r>
        <w:r w:rsidDel="00DB4180">
          <w:fldChar w:fldCharType="separate"/>
        </w:r>
        <w:r w:rsidR="008764A2" w:rsidRPr="00533503" w:rsidDel="00DB4180">
          <w:rPr>
            <w:rStyle w:val="affb"/>
            <w:rFonts w:hint="eastAsia"/>
            <w:noProof/>
          </w:rPr>
          <w:delText>第十二章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人员离岗管理制度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_Toc428792556 \h </w:delInstrText>
        </w:r>
        <w:r w:rsidR="008764A2" w:rsidDel="00DB4180">
          <w:rPr>
            <w:rStyle w:val="affb"/>
            <w:noProof/>
          </w:rPr>
        </w:r>
        <w:r w:rsidR="008764A2" w:rsidDel="00DB4180">
          <w:rPr>
            <w:rStyle w:val="affb"/>
            <w:noProof/>
          </w:rPr>
          <w:fldChar w:fldCharType="separate"/>
        </w:r>
        <w:r w:rsidR="008764A2" w:rsidDel="00DB4180">
          <w:rPr>
            <w:noProof/>
          </w:rPr>
          <w:delText>41</w:delText>
        </w:r>
        <w:r w:rsidR="008764A2" w:rsidDel="00DB4180">
          <w:rPr>
            <w:rStyle w:val="affb"/>
            <w:noProof/>
          </w:rPr>
          <w:fldChar w:fldCharType="end"/>
        </w:r>
        <w:r w:rsidDel="00DB4180">
          <w:rPr>
            <w:rStyle w:val="affb"/>
            <w:noProof/>
          </w:rPr>
          <w:fldChar w:fldCharType="end"/>
        </w:r>
      </w:del>
    </w:p>
    <w:p w14:paraId="5193832E" w14:textId="2C04D96D" w:rsidR="008764A2" w:rsidDel="00DB4180" w:rsidRDefault="00242751">
      <w:pPr>
        <w:pStyle w:val="21"/>
        <w:tabs>
          <w:tab w:val="right" w:leader="dot" w:pos="8296"/>
        </w:tabs>
        <w:rPr>
          <w:del w:id="190" w:author="yunwei01" w:date="2017-08-03T17:35:00Z"/>
          <w:rFonts w:asciiTheme="minorHAnsi" w:eastAsiaTheme="minorEastAsia" w:hAnsiTheme="minorHAnsi" w:cstheme="minorBidi"/>
          <w:noProof/>
          <w:szCs w:val="22"/>
        </w:rPr>
      </w:pPr>
      <w:del w:id="191" w:author="yunwei01" w:date="2017-08-03T17:35:00Z">
        <w:r w:rsidDel="00DB4180">
          <w:fldChar w:fldCharType="begin"/>
        </w:r>
        <w:r w:rsidDel="00DB4180">
          <w:delInstrText xml:space="preserve"> HYPERLINK \l "_Toc428792557" </w:delInstrText>
        </w:r>
        <w:r w:rsidDel="00DB4180">
          <w:fldChar w:fldCharType="separate"/>
        </w:r>
        <w:r w:rsidR="008764A2" w:rsidRPr="00533503" w:rsidDel="00DB4180">
          <w:rPr>
            <w:rStyle w:val="affb"/>
            <w:noProof/>
          </w:rPr>
          <w:delText>12.1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人员离岗离职安全管理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_Toc428792557 \h </w:delInstrText>
        </w:r>
        <w:r w:rsidR="008764A2" w:rsidDel="00DB4180">
          <w:rPr>
            <w:rStyle w:val="affb"/>
            <w:noProof/>
          </w:rPr>
        </w:r>
        <w:r w:rsidR="008764A2" w:rsidDel="00DB4180">
          <w:rPr>
            <w:rStyle w:val="affb"/>
            <w:noProof/>
          </w:rPr>
          <w:fldChar w:fldCharType="separate"/>
        </w:r>
        <w:r w:rsidR="008764A2" w:rsidDel="00DB4180">
          <w:rPr>
            <w:noProof/>
          </w:rPr>
          <w:delText>41</w:delText>
        </w:r>
        <w:r w:rsidR="008764A2" w:rsidDel="00DB4180">
          <w:rPr>
            <w:rStyle w:val="affb"/>
            <w:noProof/>
          </w:rPr>
          <w:fldChar w:fldCharType="end"/>
        </w:r>
        <w:r w:rsidDel="00DB4180">
          <w:rPr>
            <w:rStyle w:val="affb"/>
            <w:noProof/>
          </w:rPr>
          <w:fldChar w:fldCharType="end"/>
        </w:r>
      </w:del>
    </w:p>
    <w:p w14:paraId="231C6DD4" w14:textId="42AAFC40" w:rsidR="008764A2" w:rsidDel="00DB4180" w:rsidRDefault="00242751">
      <w:pPr>
        <w:pStyle w:val="31"/>
        <w:tabs>
          <w:tab w:val="right" w:leader="dot" w:pos="8296"/>
        </w:tabs>
        <w:rPr>
          <w:del w:id="192" w:author="yunwei01" w:date="2017-08-03T17:35:00Z"/>
          <w:rFonts w:asciiTheme="minorHAnsi" w:eastAsiaTheme="minorEastAsia" w:hAnsiTheme="minorHAnsi" w:cstheme="minorBidi"/>
          <w:noProof/>
          <w:szCs w:val="22"/>
        </w:rPr>
      </w:pPr>
      <w:del w:id="193" w:author="yunwei01" w:date="2017-08-03T17:35:00Z">
        <w:r w:rsidDel="00DB4180">
          <w:fldChar w:fldCharType="begin"/>
        </w:r>
        <w:r w:rsidDel="00DB4180">
          <w:delInstrText xml:space="preserve"> HYPERLINK \l "_Toc428792558" </w:delInstrText>
        </w:r>
        <w:r w:rsidDel="00DB4180">
          <w:fldChar w:fldCharType="separate"/>
        </w:r>
        <w:r w:rsidR="008764A2" w:rsidRPr="00533503" w:rsidDel="00DB4180">
          <w:rPr>
            <w:rStyle w:val="affb"/>
            <w:noProof/>
          </w:rPr>
          <w:delText>12.1.1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资产归还</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_Toc428792558 \h </w:delInstrText>
        </w:r>
        <w:r w:rsidR="008764A2" w:rsidDel="00DB4180">
          <w:rPr>
            <w:rStyle w:val="affb"/>
            <w:noProof/>
          </w:rPr>
        </w:r>
        <w:r w:rsidR="008764A2" w:rsidDel="00DB4180">
          <w:rPr>
            <w:rStyle w:val="affb"/>
            <w:noProof/>
          </w:rPr>
          <w:fldChar w:fldCharType="separate"/>
        </w:r>
        <w:r w:rsidR="008764A2" w:rsidDel="00DB4180">
          <w:rPr>
            <w:noProof/>
          </w:rPr>
          <w:delText>41</w:delText>
        </w:r>
        <w:r w:rsidR="008764A2" w:rsidDel="00DB4180">
          <w:rPr>
            <w:rStyle w:val="affb"/>
            <w:noProof/>
          </w:rPr>
          <w:fldChar w:fldCharType="end"/>
        </w:r>
        <w:r w:rsidDel="00DB4180">
          <w:rPr>
            <w:rStyle w:val="affb"/>
            <w:noProof/>
          </w:rPr>
          <w:fldChar w:fldCharType="end"/>
        </w:r>
      </w:del>
    </w:p>
    <w:p w14:paraId="14AE29FF" w14:textId="5CDA3514" w:rsidR="008764A2" w:rsidDel="00DB4180" w:rsidRDefault="00242751">
      <w:pPr>
        <w:pStyle w:val="31"/>
        <w:tabs>
          <w:tab w:val="right" w:leader="dot" w:pos="8296"/>
        </w:tabs>
        <w:rPr>
          <w:del w:id="194" w:author="yunwei01" w:date="2017-08-03T17:35:00Z"/>
          <w:rFonts w:asciiTheme="minorHAnsi" w:eastAsiaTheme="minorEastAsia" w:hAnsiTheme="minorHAnsi" w:cstheme="minorBidi"/>
          <w:noProof/>
          <w:szCs w:val="22"/>
        </w:rPr>
      </w:pPr>
      <w:del w:id="195" w:author="yunwei01" w:date="2017-08-03T17:35:00Z">
        <w:r w:rsidDel="00DB4180">
          <w:fldChar w:fldCharType="begin"/>
        </w:r>
        <w:r w:rsidDel="00DB4180">
          <w:delInstrText xml:space="preserve"> HYPERLINK \l "_Toc428792559" </w:delInstrText>
        </w:r>
        <w:r w:rsidDel="00DB4180">
          <w:fldChar w:fldCharType="separate"/>
        </w:r>
        <w:r w:rsidR="008764A2" w:rsidRPr="00533503" w:rsidDel="00DB4180">
          <w:rPr>
            <w:rStyle w:val="affb"/>
            <w:noProof/>
          </w:rPr>
          <w:delText>12.1.2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访问权限回收</w:delText>
        </w:r>
        <w:r w:rsidR="008764A2" w:rsidDel="00DB4180">
          <w:rPr>
            <w:noProof/>
          </w:rPr>
          <w:tab/>
        </w:r>
        <w:r w:rsidR="008764A2" w:rsidDel="00DB4180">
          <w:rPr>
            <w:rStyle w:val="affb"/>
            <w:noProof/>
          </w:rPr>
          <w:fldChar w:fldCharType="begin"/>
        </w:r>
        <w:r w:rsidR="008764A2" w:rsidDel="00DB4180">
          <w:rPr>
            <w:noProof/>
          </w:rPr>
          <w:delInstrText xml:space="preserve"> PAGEREF _Toc428792559 \h </w:delInstrText>
        </w:r>
        <w:r w:rsidR="008764A2" w:rsidDel="00DB4180">
          <w:rPr>
            <w:rStyle w:val="affb"/>
            <w:noProof/>
          </w:rPr>
        </w:r>
        <w:r w:rsidR="008764A2" w:rsidDel="00DB4180">
          <w:rPr>
            <w:rStyle w:val="affb"/>
            <w:noProof/>
          </w:rPr>
          <w:fldChar w:fldCharType="separate"/>
        </w:r>
        <w:r w:rsidR="008764A2" w:rsidDel="00DB4180">
          <w:rPr>
            <w:noProof/>
          </w:rPr>
          <w:delText>42</w:delText>
        </w:r>
        <w:r w:rsidR="008764A2" w:rsidDel="00DB4180">
          <w:rPr>
            <w:rStyle w:val="affb"/>
            <w:noProof/>
          </w:rPr>
          <w:fldChar w:fldCharType="end"/>
        </w:r>
        <w:r w:rsidDel="00DB4180">
          <w:rPr>
            <w:rStyle w:val="affb"/>
            <w:noProof/>
          </w:rPr>
          <w:fldChar w:fldCharType="end"/>
        </w:r>
      </w:del>
    </w:p>
    <w:p w14:paraId="788DD627" w14:textId="6C8F481D" w:rsidR="008764A2" w:rsidDel="00DB4180" w:rsidRDefault="00242751">
      <w:pPr>
        <w:pStyle w:val="31"/>
        <w:tabs>
          <w:tab w:val="right" w:leader="dot" w:pos="8296"/>
        </w:tabs>
        <w:rPr>
          <w:del w:id="196" w:author="yunwei01" w:date="2017-08-03T17:35:00Z"/>
          <w:rFonts w:asciiTheme="minorHAnsi" w:eastAsiaTheme="minorEastAsia" w:hAnsiTheme="minorHAnsi" w:cstheme="minorBidi"/>
          <w:noProof/>
          <w:szCs w:val="22"/>
        </w:rPr>
      </w:pPr>
      <w:del w:id="197" w:author="yunwei01" w:date="2017-08-03T17:35:00Z">
        <w:r w:rsidDel="00DB4180">
          <w:fldChar w:fldCharType="begin"/>
        </w:r>
        <w:r w:rsidDel="00DB4180">
          <w:delInstrText xml:space="preserve"> HYPERLINK \l "_Toc428792560" </w:delInstrText>
        </w:r>
        <w:r w:rsidDel="00DB4180">
          <w:fldChar w:fldCharType="separate"/>
        </w:r>
        <w:r w:rsidR="008764A2" w:rsidRPr="00533503" w:rsidDel="00DB4180">
          <w:rPr>
            <w:rStyle w:val="affb"/>
            <w:noProof/>
          </w:rPr>
          <w:delText>12.1.3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离职后信息安全职责的追踪和管理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_Toc428792560 \h </w:delInstrText>
        </w:r>
        <w:r w:rsidR="008764A2" w:rsidDel="00DB4180">
          <w:rPr>
            <w:rStyle w:val="affb"/>
            <w:noProof/>
          </w:rPr>
        </w:r>
        <w:r w:rsidR="008764A2" w:rsidDel="00DB4180">
          <w:rPr>
            <w:rStyle w:val="affb"/>
            <w:noProof/>
          </w:rPr>
          <w:fldChar w:fldCharType="separate"/>
        </w:r>
        <w:r w:rsidR="008764A2" w:rsidDel="00DB4180">
          <w:rPr>
            <w:noProof/>
          </w:rPr>
          <w:delText>42</w:delText>
        </w:r>
        <w:r w:rsidR="008764A2" w:rsidDel="00DB4180">
          <w:rPr>
            <w:rStyle w:val="affb"/>
            <w:noProof/>
          </w:rPr>
          <w:fldChar w:fldCharType="end"/>
        </w:r>
        <w:r w:rsidDel="00DB4180">
          <w:rPr>
            <w:rStyle w:val="affb"/>
            <w:noProof/>
          </w:rPr>
          <w:fldChar w:fldCharType="end"/>
        </w:r>
      </w:del>
    </w:p>
    <w:p w14:paraId="745D910C" w14:textId="179E7BE1" w:rsidR="008764A2" w:rsidDel="00DB4180" w:rsidRDefault="00242751">
      <w:pPr>
        <w:pStyle w:val="10"/>
        <w:tabs>
          <w:tab w:val="right" w:leader="dot" w:pos="8296"/>
        </w:tabs>
        <w:rPr>
          <w:del w:id="198" w:author="yunwei01" w:date="2017-08-03T17:35:00Z"/>
          <w:rFonts w:asciiTheme="minorHAnsi" w:eastAsiaTheme="minorEastAsia" w:hAnsiTheme="minorHAnsi" w:cstheme="minorBidi"/>
          <w:noProof/>
          <w:szCs w:val="22"/>
        </w:rPr>
      </w:pPr>
      <w:del w:id="199" w:author="yunwei01" w:date="2017-08-03T17:35:00Z">
        <w:r w:rsidDel="00DB4180">
          <w:fldChar w:fldCharType="begin"/>
        </w:r>
        <w:r w:rsidDel="00DB4180">
          <w:delInstrText xml:space="preserve"> HYPERLINK \l "_Toc428792561" </w:delInstrText>
        </w:r>
        <w:r w:rsidDel="00DB4180">
          <w:fldChar w:fldCharType="separate"/>
        </w:r>
        <w:r w:rsidR="008764A2" w:rsidRPr="00533503" w:rsidDel="00DB4180">
          <w:rPr>
            <w:rStyle w:val="affb"/>
            <w:rFonts w:hint="eastAsia"/>
            <w:noProof/>
          </w:rPr>
          <w:delText>第十三章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外来人员管理制度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_Toc428792561 \h </w:delInstrText>
        </w:r>
        <w:r w:rsidR="008764A2" w:rsidDel="00DB4180">
          <w:rPr>
            <w:rStyle w:val="affb"/>
            <w:noProof/>
          </w:rPr>
        </w:r>
        <w:r w:rsidR="008764A2" w:rsidDel="00DB4180">
          <w:rPr>
            <w:rStyle w:val="affb"/>
            <w:noProof/>
          </w:rPr>
          <w:fldChar w:fldCharType="separate"/>
        </w:r>
        <w:r w:rsidR="008764A2" w:rsidDel="00DB4180">
          <w:rPr>
            <w:noProof/>
          </w:rPr>
          <w:delText>43</w:delText>
        </w:r>
        <w:r w:rsidR="008764A2" w:rsidDel="00DB4180">
          <w:rPr>
            <w:rStyle w:val="affb"/>
            <w:noProof/>
          </w:rPr>
          <w:fldChar w:fldCharType="end"/>
        </w:r>
        <w:r w:rsidDel="00DB4180">
          <w:rPr>
            <w:rStyle w:val="affb"/>
            <w:noProof/>
          </w:rPr>
          <w:fldChar w:fldCharType="end"/>
        </w:r>
      </w:del>
    </w:p>
    <w:p w14:paraId="4492755E" w14:textId="2CCBE583" w:rsidR="008764A2" w:rsidDel="00DB4180" w:rsidRDefault="00242751">
      <w:pPr>
        <w:pStyle w:val="21"/>
        <w:tabs>
          <w:tab w:val="right" w:leader="dot" w:pos="8296"/>
        </w:tabs>
        <w:rPr>
          <w:del w:id="200" w:author="yunwei01" w:date="2017-08-03T17:35:00Z"/>
          <w:rFonts w:asciiTheme="minorHAnsi" w:eastAsiaTheme="minorEastAsia" w:hAnsiTheme="minorHAnsi" w:cstheme="minorBidi"/>
          <w:noProof/>
          <w:szCs w:val="22"/>
        </w:rPr>
      </w:pPr>
      <w:del w:id="201" w:author="yunwei01" w:date="2017-08-03T17:35:00Z">
        <w:r w:rsidDel="00DB4180">
          <w:fldChar w:fldCharType="begin"/>
        </w:r>
        <w:r w:rsidDel="00DB4180">
          <w:delInstrText xml:space="preserve"> HYPERLINK \l "_Toc428792562" </w:delInstrText>
        </w:r>
        <w:r w:rsidDel="00DB4180">
          <w:fldChar w:fldCharType="separate"/>
        </w:r>
        <w:r w:rsidR="008764A2" w:rsidRPr="00533503" w:rsidDel="00DB4180">
          <w:rPr>
            <w:rStyle w:val="affb"/>
            <w:noProof/>
          </w:rPr>
          <w:delText>13.1</w:delText>
        </w:r>
        <w:r w:rsidR="008764A2" w:rsidRPr="00533503" w:rsidDel="00DB4180">
          <w:rPr>
            <w:rStyle w:val="affb"/>
            <w:rFonts w:hint="eastAsia"/>
            <w:noProof/>
          </w:rPr>
          <w:delText xml:space="preserve"> </w:delText>
        </w:r>
        <w:r w:rsidR="008764A2" w:rsidRPr="00533503" w:rsidDel="00DB4180">
          <w:rPr>
            <w:rStyle w:val="affb"/>
            <w:rFonts w:hint="eastAsia"/>
            <w:noProof/>
          </w:rPr>
          <w:delText>第三方人员安全管理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_Toc428792562 \h </w:delInstrText>
        </w:r>
        <w:r w:rsidR="008764A2" w:rsidDel="00DB4180">
          <w:rPr>
            <w:rStyle w:val="affb"/>
            <w:noProof/>
          </w:rPr>
        </w:r>
        <w:r w:rsidR="008764A2" w:rsidDel="00DB4180">
          <w:rPr>
            <w:rStyle w:val="affb"/>
            <w:noProof/>
          </w:rPr>
          <w:fldChar w:fldCharType="separate"/>
        </w:r>
        <w:r w:rsidR="008764A2" w:rsidDel="00DB4180">
          <w:rPr>
            <w:noProof/>
          </w:rPr>
          <w:delText>43</w:delText>
        </w:r>
        <w:r w:rsidR="008764A2" w:rsidDel="00DB4180">
          <w:rPr>
            <w:rStyle w:val="affb"/>
            <w:noProof/>
          </w:rPr>
          <w:fldChar w:fldCharType="end"/>
        </w:r>
        <w:r w:rsidDel="00DB4180">
          <w:rPr>
            <w:rStyle w:val="affb"/>
            <w:noProof/>
          </w:rPr>
          <w:fldChar w:fldCharType="end"/>
        </w:r>
      </w:del>
    </w:p>
    <w:p w14:paraId="41AD624D" w14:textId="09FAB016" w:rsidR="008764A2" w:rsidDel="00DB4180" w:rsidRDefault="00242751">
      <w:pPr>
        <w:pStyle w:val="21"/>
        <w:tabs>
          <w:tab w:val="right" w:leader="dot" w:pos="8296"/>
        </w:tabs>
        <w:rPr>
          <w:del w:id="202" w:author="yunwei01" w:date="2017-08-03T17:35:00Z"/>
          <w:rFonts w:asciiTheme="minorHAnsi" w:eastAsiaTheme="minorEastAsia" w:hAnsiTheme="minorHAnsi" w:cstheme="minorBidi"/>
          <w:noProof/>
          <w:szCs w:val="22"/>
        </w:rPr>
      </w:pPr>
      <w:del w:id="203" w:author="yunwei01" w:date="2017-08-03T17:35:00Z">
        <w:r w:rsidDel="00DB4180">
          <w:fldChar w:fldCharType="begin"/>
        </w:r>
        <w:r w:rsidDel="00DB4180">
          <w:delInstrText xml:space="preserve"> HYPERLINK \l "_Toc428792563" </w:delInstrText>
        </w:r>
        <w:r w:rsidDel="00DB4180">
          <w:fldChar w:fldCharType="separate"/>
        </w:r>
        <w:r w:rsidR="008764A2" w:rsidRPr="00533503" w:rsidDel="00DB4180">
          <w:rPr>
            <w:rStyle w:val="affb"/>
            <w:noProof/>
          </w:rPr>
          <w:delText>13.2</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外来人员信息安全管理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_Toc428792563 \h </w:delInstrText>
        </w:r>
        <w:r w:rsidR="008764A2" w:rsidDel="00DB4180">
          <w:rPr>
            <w:rStyle w:val="affb"/>
            <w:noProof/>
          </w:rPr>
        </w:r>
        <w:r w:rsidR="008764A2" w:rsidDel="00DB4180">
          <w:rPr>
            <w:rStyle w:val="affb"/>
            <w:noProof/>
          </w:rPr>
          <w:fldChar w:fldCharType="separate"/>
        </w:r>
        <w:r w:rsidR="008764A2" w:rsidDel="00DB4180">
          <w:rPr>
            <w:noProof/>
          </w:rPr>
          <w:delText>44</w:delText>
        </w:r>
        <w:r w:rsidR="008764A2" w:rsidDel="00DB4180">
          <w:rPr>
            <w:rStyle w:val="affb"/>
            <w:noProof/>
          </w:rPr>
          <w:fldChar w:fldCharType="end"/>
        </w:r>
        <w:r w:rsidDel="00DB4180">
          <w:rPr>
            <w:rStyle w:val="affb"/>
            <w:noProof/>
          </w:rPr>
          <w:fldChar w:fldCharType="end"/>
        </w:r>
      </w:del>
    </w:p>
    <w:p w14:paraId="33A104EE" w14:textId="3F15D60C" w:rsidR="008764A2" w:rsidDel="00DB4180" w:rsidRDefault="00242751">
      <w:pPr>
        <w:pStyle w:val="10"/>
        <w:tabs>
          <w:tab w:val="right" w:leader="dot" w:pos="8296"/>
        </w:tabs>
        <w:rPr>
          <w:del w:id="204" w:author="yunwei01" w:date="2017-08-03T17:35:00Z"/>
          <w:rFonts w:asciiTheme="minorHAnsi" w:eastAsiaTheme="minorEastAsia" w:hAnsiTheme="minorHAnsi" w:cstheme="minorBidi"/>
          <w:noProof/>
          <w:szCs w:val="22"/>
        </w:rPr>
      </w:pPr>
      <w:del w:id="205" w:author="yunwei01" w:date="2017-08-03T17:35:00Z">
        <w:r w:rsidDel="00DB4180">
          <w:fldChar w:fldCharType="begin"/>
        </w:r>
        <w:r w:rsidDel="00DB4180">
          <w:delInstrText xml:space="preserve"> HYPERLINK \l "_Toc428792564" </w:delInstrText>
        </w:r>
        <w:r w:rsidDel="00DB4180">
          <w:fldChar w:fldCharType="separate"/>
        </w:r>
        <w:r w:rsidR="008764A2" w:rsidRPr="00533503" w:rsidDel="00DB4180">
          <w:rPr>
            <w:rStyle w:val="affb"/>
            <w:rFonts w:hint="eastAsia"/>
            <w:noProof/>
          </w:rPr>
          <w:delText>第十四章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工作人员安全守则</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_Toc428792564 \h </w:delInstrText>
        </w:r>
        <w:r w:rsidR="008764A2" w:rsidDel="00DB4180">
          <w:rPr>
            <w:rStyle w:val="affb"/>
            <w:noProof/>
          </w:rPr>
        </w:r>
        <w:r w:rsidR="008764A2" w:rsidDel="00DB4180">
          <w:rPr>
            <w:rStyle w:val="affb"/>
            <w:noProof/>
          </w:rPr>
          <w:fldChar w:fldCharType="separate"/>
        </w:r>
        <w:r w:rsidR="008764A2" w:rsidDel="00DB4180">
          <w:rPr>
            <w:noProof/>
          </w:rPr>
          <w:delText>44</w:delText>
        </w:r>
        <w:r w:rsidR="008764A2" w:rsidDel="00DB4180">
          <w:rPr>
            <w:rStyle w:val="affb"/>
            <w:noProof/>
          </w:rPr>
          <w:fldChar w:fldCharType="end"/>
        </w:r>
        <w:r w:rsidDel="00DB4180">
          <w:rPr>
            <w:rStyle w:val="affb"/>
            <w:noProof/>
          </w:rPr>
          <w:fldChar w:fldCharType="end"/>
        </w:r>
      </w:del>
    </w:p>
    <w:p w14:paraId="4346F9F3" w14:textId="6A71C49D" w:rsidR="008764A2" w:rsidDel="00DB4180" w:rsidRDefault="00242751">
      <w:pPr>
        <w:pStyle w:val="21"/>
        <w:tabs>
          <w:tab w:val="right" w:leader="dot" w:pos="8296"/>
        </w:tabs>
        <w:rPr>
          <w:del w:id="206" w:author="yunwei01" w:date="2017-08-03T17:35:00Z"/>
          <w:rFonts w:asciiTheme="minorHAnsi" w:eastAsiaTheme="minorEastAsia" w:hAnsiTheme="minorHAnsi" w:cstheme="minorBidi"/>
          <w:noProof/>
          <w:szCs w:val="22"/>
        </w:rPr>
      </w:pPr>
      <w:del w:id="207" w:author="yunwei01" w:date="2017-08-03T17:35:00Z">
        <w:r w:rsidDel="00DB4180">
          <w:fldChar w:fldCharType="begin"/>
        </w:r>
        <w:r w:rsidDel="00DB4180">
          <w:delInstrText xml:space="preserve"> HYPERLINK \l "_Toc428792565" </w:delInstrText>
        </w:r>
        <w:r w:rsidDel="00DB4180">
          <w:fldChar w:fldCharType="separate"/>
        </w:r>
        <w:r w:rsidR="008764A2" w:rsidRPr="00533503" w:rsidDel="00DB4180">
          <w:rPr>
            <w:rStyle w:val="affb"/>
            <w:noProof/>
          </w:rPr>
          <w:delText>14.1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工作人员安全守则</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_Toc428792565 \h </w:delInstrText>
        </w:r>
        <w:r w:rsidR="008764A2" w:rsidDel="00DB4180">
          <w:rPr>
            <w:rStyle w:val="affb"/>
            <w:noProof/>
          </w:rPr>
        </w:r>
        <w:r w:rsidR="008764A2" w:rsidDel="00DB4180">
          <w:rPr>
            <w:rStyle w:val="affb"/>
            <w:noProof/>
          </w:rPr>
          <w:fldChar w:fldCharType="separate"/>
        </w:r>
        <w:r w:rsidR="008764A2" w:rsidDel="00DB4180">
          <w:rPr>
            <w:noProof/>
          </w:rPr>
          <w:delText>44</w:delText>
        </w:r>
        <w:r w:rsidR="008764A2" w:rsidDel="00DB4180">
          <w:rPr>
            <w:rStyle w:val="affb"/>
            <w:noProof/>
          </w:rPr>
          <w:fldChar w:fldCharType="end"/>
        </w:r>
        <w:r w:rsidDel="00DB4180">
          <w:rPr>
            <w:rStyle w:val="affb"/>
            <w:noProof/>
          </w:rPr>
          <w:fldChar w:fldCharType="end"/>
        </w:r>
      </w:del>
    </w:p>
    <w:p w14:paraId="14EFB0CD" w14:textId="31669100" w:rsidR="008764A2" w:rsidDel="00DB4180" w:rsidRDefault="00242751">
      <w:pPr>
        <w:pStyle w:val="10"/>
        <w:tabs>
          <w:tab w:val="right" w:leader="dot" w:pos="8296"/>
        </w:tabs>
        <w:rPr>
          <w:del w:id="208" w:author="yunwei01" w:date="2017-08-03T17:35:00Z"/>
          <w:rFonts w:asciiTheme="minorHAnsi" w:eastAsiaTheme="minorEastAsia" w:hAnsiTheme="minorHAnsi" w:cstheme="minorBidi"/>
          <w:noProof/>
          <w:szCs w:val="22"/>
        </w:rPr>
      </w:pPr>
      <w:del w:id="209" w:author="yunwei01" w:date="2017-08-03T17:35:00Z">
        <w:r w:rsidDel="00DB4180">
          <w:fldChar w:fldCharType="begin"/>
        </w:r>
        <w:r w:rsidDel="00DB4180">
          <w:delInstrText xml:space="preserve"> HYPERLINK \l "_Toc428792566" </w:delInstrText>
        </w:r>
        <w:r w:rsidDel="00DB4180">
          <w:fldChar w:fldCharType="separate"/>
        </w:r>
        <w:r w:rsidR="008764A2" w:rsidRPr="00533503" w:rsidDel="00DB4180">
          <w:rPr>
            <w:rStyle w:val="affb"/>
            <w:rFonts w:hint="eastAsia"/>
            <w:noProof/>
          </w:rPr>
          <w:delText>第十五章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信息系统建设安全管理制度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_Toc428792566 \h </w:delInstrText>
        </w:r>
        <w:r w:rsidR="008764A2" w:rsidDel="00DB4180">
          <w:rPr>
            <w:rStyle w:val="affb"/>
            <w:noProof/>
          </w:rPr>
        </w:r>
        <w:r w:rsidR="008764A2" w:rsidDel="00DB4180">
          <w:rPr>
            <w:rStyle w:val="affb"/>
            <w:noProof/>
          </w:rPr>
          <w:fldChar w:fldCharType="separate"/>
        </w:r>
        <w:r w:rsidR="008764A2" w:rsidDel="00DB4180">
          <w:rPr>
            <w:noProof/>
          </w:rPr>
          <w:delText>46</w:delText>
        </w:r>
        <w:r w:rsidR="008764A2" w:rsidDel="00DB4180">
          <w:rPr>
            <w:rStyle w:val="affb"/>
            <w:noProof/>
          </w:rPr>
          <w:fldChar w:fldCharType="end"/>
        </w:r>
        <w:r w:rsidDel="00DB4180">
          <w:rPr>
            <w:rStyle w:val="affb"/>
            <w:noProof/>
          </w:rPr>
          <w:fldChar w:fldCharType="end"/>
        </w:r>
      </w:del>
    </w:p>
    <w:p w14:paraId="4A5E73ED" w14:textId="51CECFDE" w:rsidR="008764A2" w:rsidDel="00DB4180" w:rsidRDefault="00242751">
      <w:pPr>
        <w:pStyle w:val="21"/>
        <w:tabs>
          <w:tab w:val="right" w:leader="dot" w:pos="8296"/>
        </w:tabs>
        <w:rPr>
          <w:del w:id="210" w:author="yunwei01" w:date="2017-08-03T17:35:00Z"/>
          <w:rFonts w:asciiTheme="minorHAnsi" w:eastAsiaTheme="minorEastAsia" w:hAnsiTheme="minorHAnsi" w:cstheme="minorBidi"/>
          <w:noProof/>
          <w:szCs w:val="22"/>
        </w:rPr>
      </w:pPr>
      <w:del w:id="211" w:author="yunwei01" w:date="2017-08-03T17:35:00Z">
        <w:r w:rsidDel="00DB4180">
          <w:fldChar w:fldCharType="begin"/>
        </w:r>
        <w:r w:rsidDel="00DB4180">
          <w:delInstrText xml:space="preserve"> HYPERLINK \l "_Toc428792567" </w:delInstrText>
        </w:r>
        <w:r w:rsidDel="00DB4180">
          <w:fldChar w:fldCharType="separate"/>
        </w:r>
        <w:r w:rsidR="008764A2" w:rsidRPr="00533503" w:rsidDel="00DB4180">
          <w:rPr>
            <w:rStyle w:val="affb"/>
            <w:noProof/>
          </w:rPr>
          <w:delText>15.1</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系统总体规划设计</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_Toc428792567 \h </w:delInstrText>
        </w:r>
        <w:r w:rsidR="008764A2" w:rsidDel="00DB4180">
          <w:rPr>
            <w:rStyle w:val="affb"/>
            <w:noProof/>
          </w:rPr>
        </w:r>
        <w:r w:rsidR="008764A2" w:rsidDel="00DB4180">
          <w:rPr>
            <w:rStyle w:val="affb"/>
            <w:noProof/>
          </w:rPr>
          <w:fldChar w:fldCharType="separate"/>
        </w:r>
        <w:r w:rsidR="008764A2" w:rsidDel="00DB4180">
          <w:rPr>
            <w:noProof/>
          </w:rPr>
          <w:delText>46</w:delText>
        </w:r>
        <w:r w:rsidR="008764A2" w:rsidDel="00DB4180">
          <w:rPr>
            <w:rStyle w:val="affb"/>
            <w:noProof/>
          </w:rPr>
          <w:fldChar w:fldCharType="end"/>
        </w:r>
        <w:r w:rsidDel="00DB4180">
          <w:rPr>
            <w:rStyle w:val="affb"/>
            <w:noProof/>
          </w:rPr>
          <w:fldChar w:fldCharType="end"/>
        </w:r>
      </w:del>
    </w:p>
    <w:p w14:paraId="24922191" w14:textId="20F65912" w:rsidR="008764A2" w:rsidDel="00DB4180" w:rsidRDefault="00242751">
      <w:pPr>
        <w:pStyle w:val="31"/>
        <w:tabs>
          <w:tab w:val="right" w:leader="dot" w:pos="8296"/>
        </w:tabs>
        <w:rPr>
          <w:del w:id="212" w:author="yunwei01" w:date="2017-08-03T17:35:00Z"/>
          <w:rFonts w:asciiTheme="minorHAnsi" w:eastAsiaTheme="minorEastAsia" w:hAnsiTheme="minorHAnsi" w:cstheme="minorBidi"/>
          <w:noProof/>
          <w:szCs w:val="22"/>
        </w:rPr>
      </w:pPr>
      <w:del w:id="213" w:author="yunwei01" w:date="2017-08-03T17:35:00Z">
        <w:r w:rsidDel="00DB4180">
          <w:fldChar w:fldCharType="begin"/>
        </w:r>
        <w:r w:rsidDel="00DB4180">
          <w:delInstrText xml:space="preserve"> HYPERLINK \l "_Toc428792568" </w:delInstrText>
        </w:r>
        <w:r w:rsidDel="00DB4180">
          <w:fldChar w:fldCharType="separate"/>
        </w:r>
        <w:r w:rsidR="008764A2" w:rsidRPr="00533503" w:rsidDel="00DB4180">
          <w:rPr>
            <w:rStyle w:val="affb"/>
            <w:noProof/>
          </w:rPr>
          <w:delText>15.1.1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安全设计需求分析及评估</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_Toc428792568 \h </w:delInstrText>
        </w:r>
        <w:r w:rsidR="008764A2" w:rsidDel="00DB4180">
          <w:rPr>
            <w:rStyle w:val="affb"/>
            <w:noProof/>
          </w:rPr>
        </w:r>
        <w:r w:rsidR="008764A2" w:rsidDel="00DB4180">
          <w:rPr>
            <w:rStyle w:val="affb"/>
            <w:noProof/>
          </w:rPr>
          <w:fldChar w:fldCharType="separate"/>
        </w:r>
        <w:r w:rsidR="008764A2" w:rsidDel="00DB4180">
          <w:rPr>
            <w:noProof/>
          </w:rPr>
          <w:delText>48</w:delText>
        </w:r>
        <w:r w:rsidR="008764A2" w:rsidDel="00DB4180">
          <w:rPr>
            <w:rStyle w:val="affb"/>
            <w:noProof/>
          </w:rPr>
          <w:fldChar w:fldCharType="end"/>
        </w:r>
        <w:r w:rsidDel="00DB4180">
          <w:rPr>
            <w:rStyle w:val="affb"/>
            <w:noProof/>
          </w:rPr>
          <w:fldChar w:fldCharType="end"/>
        </w:r>
      </w:del>
    </w:p>
    <w:p w14:paraId="151E82AF" w14:textId="64EF4E03" w:rsidR="008764A2" w:rsidDel="00DB4180" w:rsidRDefault="00242751">
      <w:pPr>
        <w:pStyle w:val="31"/>
        <w:tabs>
          <w:tab w:val="right" w:leader="dot" w:pos="8296"/>
        </w:tabs>
        <w:rPr>
          <w:del w:id="214" w:author="yunwei01" w:date="2017-08-03T17:35:00Z"/>
          <w:rFonts w:asciiTheme="minorHAnsi" w:eastAsiaTheme="minorEastAsia" w:hAnsiTheme="minorHAnsi" w:cstheme="minorBidi"/>
          <w:noProof/>
          <w:szCs w:val="22"/>
        </w:rPr>
      </w:pPr>
      <w:del w:id="215" w:author="yunwei01" w:date="2017-08-03T17:35:00Z">
        <w:r w:rsidDel="00DB4180">
          <w:fldChar w:fldCharType="begin"/>
        </w:r>
        <w:r w:rsidDel="00DB4180">
          <w:delInstrText xml:space="preserve"> HYPERLINK \l "_Toc428792569" </w:delInstrText>
        </w:r>
        <w:r w:rsidDel="00DB4180">
          <w:fldChar w:fldCharType="separate"/>
        </w:r>
        <w:r w:rsidR="008764A2" w:rsidRPr="00533503" w:rsidDel="00DB4180">
          <w:rPr>
            <w:rStyle w:val="affb"/>
            <w:noProof/>
          </w:rPr>
          <w:delText>15.1.2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总体安全设计</w:delText>
        </w:r>
        <w:r w:rsidR="008764A2" w:rsidDel="00DB4180">
          <w:rPr>
            <w:noProof/>
          </w:rPr>
          <w:tab/>
        </w:r>
        <w:r w:rsidR="008764A2" w:rsidDel="00DB4180">
          <w:rPr>
            <w:rStyle w:val="affb"/>
            <w:noProof/>
          </w:rPr>
          <w:fldChar w:fldCharType="begin"/>
        </w:r>
        <w:r w:rsidR="008764A2" w:rsidDel="00DB4180">
          <w:rPr>
            <w:noProof/>
          </w:rPr>
          <w:delInstrText xml:space="preserve"> PAGEREF _Toc428792569 \h </w:delInstrText>
        </w:r>
        <w:r w:rsidR="008764A2" w:rsidDel="00DB4180">
          <w:rPr>
            <w:rStyle w:val="affb"/>
            <w:noProof/>
          </w:rPr>
        </w:r>
        <w:r w:rsidR="008764A2" w:rsidDel="00DB4180">
          <w:rPr>
            <w:rStyle w:val="affb"/>
            <w:noProof/>
          </w:rPr>
          <w:fldChar w:fldCharType="separate"/>
        </w:r>
        <w:r w:rsidR="008764A2" w:rsidDel="00DB4180">
          <w:rPr>
            <w:noProof/>
          </w:rPr>
          <w:delText>57</w:delText>
        </w:r>
        <w:r w:rsidR="008764A2" w:rsidDel="00DB4180">
          <w:rPr>
            <w:rStyle w:val="affb"/>
            <w:noProof/>
          </w:rPr>
          <w:fldChar w:fldCharType="end"/>
        </w:r>
        <w:r w:rsidDel="00DB4180">
          <w:rPr>
            <w:rStyle w:val="affb"/>
            <w:noProof/>
          </w:rPr>
          <w:fldChar w:fldCharType="end"/>
        </w:r>
      </w:del>
    </w:p>
    <w:p w14:paraId="4E88203B" w14:textId="203CAD21" w:rsidR="008764A2" w:rsidDel="00DB4180" w:rsidRDefault="00242751">
      <w:pPr>
        <w:pStyle w:val="31"/>
        <w:tabs>
          <w:tab w:val="right" w:leader="dot" w:pos="8296"/>
        </w:tabs>
        <w:rPr>
          <w:del w:id="216" w:author="yunwei01" w:date="2017-08-03T17:35:00Z"/>
          <w:rFonts w:asciiTheme="minorHAnsi" w:eastAsiaTheme="minorEastAsia" w:hAnsiTheme="minorHAnsi" w:cstheme="minorBidi"/>
          <w:noProof/>
          <w:szCs w:val="22"/>
        </w:rPr>
      </w:pPr>
      <w:del w:id="217" w:author="yunwei01" w:date="2017-08-03T17:35:00Z">
        <w:r w:rsidDel="00DB4180">
          <w:fldChar w:fldCharType="begin"/>
        </w:r>
        <w:r w:rsidDel="00DB4180">
          <w:delInstrText xml:space="preserve"> HYPERLINK \l "_Toc428792570" </w:delInstrText>
        </w:r>
        <w:r w:rsidDel="00DB4180">
          <w:fldChar w:fldCharType="separate"/>
        </w:r>
        <w:r w:rsidR="008764A2" w:rsidRPr="00533503" w:rsidDel="00DB4180">
          <w:rPr>
            <w:rStyle w:val="affb"/>
            <w:noProof/>
          </w:rPr>
          <w:delText>15.1.3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安全建设规划</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_Toc428792570 \h </w:delInstrText>
        </w:r>
        <w:r w:rsidR="008764A2" w:rsidDel="00DB4180">
          <w:rPr>
            <w:rStyle w:val="affb"/>
            <w:noProof/>
          </w:rPr>
        </w:r>
        <w:r w:rsidR="008764A2" w:rsidDel="00DB4180">
          <w:rPr>
            <w:rStyle w:val="affb"/>
            <w:noProof/>
          </w:rPr>
          <w:fldChar w:fldCharType="separate"/>
        </w:r>
        <w:r w:rsidR="008764A2" w:rsidDel="00DB4180">
          <w:rPr>
            <w:noProof/>
          </w:rPr>
          <w:delText>63</w:delText>
        </w:r>
        <w:r w:rsidR="008764A2" w:rsidDel="00DB4180">
          <w:rPr>
            <w:rStyle w:val="affb"/>
            <w:noProof/>
          </w:rPr>
          <w:fldChar w:fldCharType="end"/>
        </w:r>
        <w:r w:rsidDel="00DB4180">
          <w:rPr>
            <w:rStyle w:val="affb"/>
            <w:noProof/>
          </w:rPr>
          <w:fldChar w:fldCharType="end"/>
        </w:r>
      </w:del>
    </w:p>
    <w:p w14:paraId="57495B29" w14:textId="409DDA8A" w:rsidR="008764A2" w:rsidDel="00DB4180" w:rsidRDefault="00242751">
      <w:pPr>
        <w:pStyle w:val="21"/>
        <w:tabs>
          <w:tab w:val="right" w:leader="dot" w:pos="8296"/>
        </w:tabs>
        <w:rPr>
          <w:del w:id="218" w:author="yunwei01" w:date="2017-08-03T17:35:00Z"/>
          <w:rFonts w:asciiTheme="minorHAnsi" w:eastAsiaTheme="minorEastAsia" w:hAnsiTheme="minorHAnsi" w:cstheme="minorBidi"/>
          <w:noProof/>
          <w:szCs w:val="22"/>
        </w:rPr>
      </w:pPr>
      <w:del w:id="219" w:author="yunwei01" w:date="2017-08-03T17:35:00Z">
        <w:r w:rsidDel="00DB4180">
          <w:fldChar w:fldCharType="begin"/>
        </w:r>
        <w:r w:rsidDel="00DB4180">
          <w:delInstrText xml:space="preserve"> HYPERLINK \l "_Toc428792571" </w:delInstrText>
        </w:r>
        <w:r w:rsidDel="00DB4180">
          <w:fldChar w:fldCharType="separate"/>
        </w:r>
        <w:r w:rsidR="008764A2" w:rsidRPr="00533503" w:rsidDel="00DB4180">
          <w:rPr>
            <w:rStyle w:val="affb"/>
            <w:noProof/>
          </w:rPr>
          <w:delText>15.2</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系统工程实施</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_Toc428792571 \h </w:delInstrText>
        </w:r>
        <w:r w:rsidR="008764A2" w:rsidDel="00DB4180">
          <w:rPr>
            <w:rStyle w:val="affb"/>
            <w:noProof/>
          </w:rPr>
        </w:r>
        <w:r w:rsidR="008764A2" w:rsidDel="00DB4180">
          <w:rPr>
            <w:rStyle w:val="affb"/>
            <w:noProof/>
          </w:rPr>
          <w:fldChar w:fldCharType="separate"/>
        </w:r>
        <w:r w:rsidR="008764A2" w:rsidDel="00DB4180">
          <w:rPr>
            <w:noProof/>
          </w:rPr>
          <w:delText>65</w:delText>
        </w:r>
        <w:r w:rsidR="008764A2" w:rsidDel="00DB4180">
          <w:rPr>
            <w:rStyle w:val="affb"/>
            <w:noProof/>
          </w:rPr>
          <w:fldChar w:fldCharType="end"/>
        </w:r>
        <w:r w:rsidDel="00DB4180">
          <w:rPr>
            <w:rStyle w:val="affb"/>
            <w:noProof/>
          </w:rPr>
          <w:fldChar w:fldCharType="end"/>
        </w:r>
      </w:del>
    </w:p>
    <w:p w14:paraId="343B2B08" w14:textId="5E5F0EDA" w:rsidR="008764A2" w:rsidDel="00DB4180" w:rsidRDefault="00242751">
      <w:pPr>
        <w:pStyle w:val="31"/>
        <w:tabs>
          <w:tab w:val="right" w:leader="dot" w:pos="8296"/>
        </w:tabs>
        <w:rPr>
          <w:del w:id="220" w:author="yunwei01" w:date="2017-08-03T17:35:00Z"/>
          <w:rFonts w:asciiTheme="minorHAnsi" w:eastAsiaTheme="minorEastAsia" w:hAnsiTheme="minorHAnsi" w:cstheme="minorBidi"/>
          <w:noProof/>
          <w:szCs w:val="22"/>
        </w:rPr>
      </w:pPr>
      <w:del w:id="221" w:author="yunwei01" w:date="2017-08-03T17:35:00Z">
        <w:r w:rsidDel="00DB4180">
          <w:fldChar w:fldCharType="begin"/>
        </w:r>
        <w:r w:rsidDel="00DB4180">
          <w:delInstrText xml:space="preserve"> HYPERLINK \l "_Toc428792572" </w:delInstrText>
        </w:r>
        <w:r w:rsidDel="00DB4180">
          <w:fldChar w:fldCharType="separate"/>
        </w:r>
        <w:r w:rsidR="008764A2" w:rsidRPr="00533503" w:rsidDel="00DB4180">
          <w:rPr>
            <w:rStyle w:val="affb"/>
            <w:noProof/>
          </w:rPr>
          <w:delText>15.2.1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产品采购管理制度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_Toc428792572 \h </w:delInstrText>
        </w:r>
        <w:r w:rsidR="008764A2" w:rsidDel="00DB4180">
          <w:rPr>
            <w:rStyle w:val="affb"/>
            <w:noProof/>
          </w:rPr>
        </w:r>
        <w:r w:rsidR="008764A2" w:rsidDel="00DB4180">
          <w:rPr>
            <w:rStyle w:val="affb"/>
            <w:noProof/>
          </w:rPr>
          <w:fldChar w:fldCharType="separate"/>
        </w:r>
        <w:r w:rsidR="008764A2" w:rsidDel="00DB4180">
          <w:rPr>
            <w:noProof/>
          </w:rPr>
          <w:delText>65</w:delText>
        </w:r>
        <w:r w:rsidR="008764A2" w:rsidDel="00DB4180">
          <w:rPr>
            <w:rStyle w:val="affb"/>
            <w:noProof/>
          </w:rPr>
          <w:fldChar w:fldCharType="end"/>
        </w:r>
        <w:r w:rsidDel="00DB4180">
          <w:rPr>
            <w:rStyle w:val="affb"/>
            <w:noProof/>
          </w:rPr>
          <w:fldChar w:fldCharType="end"/>
        </w:r>
      </w:del>
    </w:p>
    <w:p w14:paraId="5CEEA467" w14:textId="4DC2F4FD" w:rsidR="008764A2" w:rsidDel="00DB4180" w:rsidRDefault="00242751">
      <w:pPr>
        <w:pStyle w:val="31"/>
        <w:tabs>
          <w:tab w:val="right" w:leader="dot" w:pos="8296"/>
        </w:tabs>
        <w:rPr>
          <w:del w:id="222" w:author="yunwei01" w:date="2017-08-03T17:35:00Z"/>
          <w:rFonts w:asciiTheme="minorHAnsi" w:eastAsiaTheme="minorEastAsia" w:hAnsiTheme="minorHAnsi" w:cstheme="minorBidi"/>
          <w:noProof/>
          <w:szCs w:val="22"/>
        </w:rPr>
      </w:pPr>
      <w:del w:id="223" w:author="yunwei01" w:date="2017-08-03T17:35:00Z">
        <w:r w:rsidDel="00DB4180">
          <w:fldChar w:fldCharType="begin"/>
        </w:r>
        <w:r w:rsidDel="00DB4180">
          <w:delInstrText xml:space="preserve"> HYPERLINK \l "_Toc428792573" </w:delInstrText>
        </w:r>
        <w:r w:rsidDel="00DB4180">
          <w:fldChar w:fldCharType="separate"/>
        </w:r>
        <w:r w:rsidR="008764A2" w:rsidRPr="00533503" w:rsidDel="00DB4180">
          <w:rPr>
            <w:rStyle w:val="affb"/>
            <w:noProof/>
          </w:rPr>
          <w:delText>15.2.2</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安全服务商选择</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_Toc428792573 \h </w:delInstrText>
        </w:r>
        <w:r w:rsidR="008764A2" w:rsidDel="00DB4180">
          <w:rPr>
            <w:rStyle w:val="affb"/>
            <w:noProof/>
          </w:rPr>
        </w:r>
        <w:r w:rsidR="008764A2" w:rsidDel="00DB4180">
          <w:rPr>
            <w:rStyle w:val="affb"/>
            <w:noProof/>
          </w:rPr>
          <w:fldChar w:fldCharType="separate"/>
        </w:r>
        <w:r w:rsidR="008764A2" w:rsidDel="00DB4180">
          <w:rPr>
            <w:noProof/>
          </w:rPr>
          <w:delText>66</w:delText>
        </w:r>
        <w:r w:rsidR="008764A2" w:rsidDel="00DB4180">
          <w:rPr>
            <w:rStyle w:val="affb"/>
            <w:noProof/>
          </w:rPr>
          <w:fldChar w:fldCharType="end"/>
        </w:r>
        <w:r w:rsidDel="00DB4180">
          <w:rPr>
            <w:rStyle w:val="affb"/>
            <w:noProof/>
          </w:rPr>
          <w:fldChar w:fldCharType="end"/>
        </w:r>
      </w:del>
    </w:p>
    <w:p w14:paraId="4A25DCBB" w14:textId="5FDC70E7" w:rsidR="008764A2" w:rsidDel="00DB4180" w:rsidRDefault="00242751">
      <w:pPr>
        <w:pStyle w:val="31"/>
        <w:tabs>
          <w:tab w:val="right" w:leader="dot" w:pos="8296"/>
        </w:tabs>
        <w:rPr>
          <w:del w:id="224" w:author="yunwei01" w:date="2017-08-03T17:35:00Z"/>
          <w:rFonts w:asciiTheme="minorHAnsi" w:eastAsiaTheme="minorEastAsia" w:hAnsiTheme="minorHAnsi" w:cstheme="minorBidi"/>
          <w:noProof/>
          <w:szCs w:val="22"/>
        </w:rPr>
      </w:pPr>
      <w:del w:id="225" w:author="yunwei01" w:date="2017-08-03T17:35:00Z">
        <w:r w:rsidDel="00DB4180">
          <w:fldChar w:fldCharType="begin"/>
        </w:r>
        <w:r w:rsidDel="00DB4180">
          <w:delInstrText xml:space="preserve"> HYPERLINK \l "_Toc428792574" </w:delInstrText>
        </w:r>
        <w:r w:rsidDel="00DB4180">
          <w:fldChar w:fldCharType="separate"/>
        </w:r>
        <w:r w:rsidR="008764A2" w:rsidRPr="00533503" w:rsidDel="00DB4180">
          <w:rPr>
            <w:rStyle w:val="affb"/>
            <w:noProof/>
          </w:rPr>
          <w:delText>15.2.3</w:delText>
        </w:r>
        <w:r w:rsidR="008764A2" w:rsidRPr="00533503" w:rsidDel="00DB4180">
          <w:rPr>
            <w:rStyle w:val="affb"/>
            <w:rFonts w:hint="eastAsia"/>
            <w:noProof/>
          </w:rPr>
          <w:delText xml:space="preserve"> </w:delText>
        </w:r>
        <w:r w:rsidR="008764A2" w:rsidRPr="00533503" w:rsidDel="00DB4180">
          <w:rPr>
            <w:rStyle w:val="affb"/>
            <w:rFonts w:hint="eastAsia"/>
            <w:noProof/>
          </w:rPr>
          <w:delText>硬件采购和安装</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_Toc428792574 \h </w:delInstrText>
        </w:r>
        <w:r w:rsidR="008764A2" w:rsidDel="00DB4180">
          <w:rPr>
            <w:rStyle w:val="affb"/>
            <w:noProof/>
          </w:rPr>
        </w:r>
        <w:r w:rsidR="008764A2" w:rsidDel="00DB4180">
          <w:rPr>
            <w:rStyle w:val="affb"/>
            <w:noProof/>
          </w:rPr>
          <w:fldChar w:fldCharType="separate"/>
        </w:r>
        <w:r w:rsidR="008764A2" w:rsidDel="00DB4180">
          <w:rPr>
            <w:noProof/>
          </w:rPr>
          <w:delText>66</w:delText>
        </w:r>
        <w:r w:rsidR="008764A2" w:rsidDel="00DB4180">
          <w:rPr>
            <w:rStyle w:val="affb"/>
            <w:noProof/>
          </w:rPr>
          <w:fldChar w:fldCharType="end"/>
        </w:r>
        <w:r w:rsidDel="00DB4180">
          <w:rPr>
            <w:rStyle w:val="affb"/>
            <w:noProof/>
          </w:rPr>
          <w:fldChar w:fldCharType="end"/>
        </w:r>
      </w:del>
    </w:p>
    <w:p w14:paraId="2991DF8E" w14:textId="30E5F6EB" w:rsidR="008764A2" w:rsidDel="00DB4180" w:rsidRDefault="00242751">
      <w:pPr>
        <w:pStyle w:val="31"/>
        <w:tabs>
          <w:tab w:val="right" w:leader="dot" w:pos="8296"/>
        </w:tabs>
        <w:rPr>
          <w:del w:id="226" w:author="yunwei01" w:date="2017-08-03T17:35:00Z"/>
          <w:rFonts w:asciiTheme="minorHAnsi" w:eastAsiaTheme="minorEastAsia" w:hAnsiTheme="minorHAnsi" w:cstheme="minorBidi"/>
          <w:noProof/>
          <w:szCs w:val="22"/>
        </w:rPr>
      </w:pPr>
      <w:del w:id="227" w:author="yunwei01" w:date="2017-08-03T17:35:00Z">
        <w:r w:rsidDel="00DB4180">
          <w:fldChar w:fldCharType="begin"/>
        </w:r>
        <w:r w:rsidDel="00DB4180">
          <w:delInstrText xml:space="preserve"> HYPERLINK \l "_Toc428792575" </w:delInstrText>
        </w:r>
        <w:r w:rsidDel="00DB4180">
          <w:fldChar w:fldCharType="separate"/>
        </w:r>
        <w:r w:rsidR="008764A2" w:rsidRPr="00533503" w:rsidDel="00DB4180">
          <w:rPr>
            <w:rStyle w:val="affb"/>
            <w:noProof/>
          </w:rPr>
          <w:delText>15.2.4</w:delText>
        </w:r>
        <w:r w:rsidR="008764A2" w:rsidRPr="00533503" w:rsidDel="00DB4180">
          <w:rPr>
            <w:rStyle w:val="affb"/>
            <w:rFonts w:hint="eastAsia"/>
            <w:noProof/>
          </w:rPr>
          <w:delText xml:space="preserve"> </w:delText>
        </w:r>
        <w:r w:rsidR="008764A2" w:rsidRPr="00533503" w:rsidDel="00DB4180">
          <w:rPr>
            <w:rStyle w:val="affb"/>
            <w:rFonts w:hint="eastAsia"/>
            <w:noProof/>
          </w:rPr>
          <w:delText>软件采购和安装</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_Toc428792575 \h </w:delInstrText>
        </w:r>
        <w:r w:rsidR="008764A2" w:rsidDel="00DB4180">
          <w:rPr>
            <w:rStyle w:val="affb"/>
            <w:noProof/>
          </w:rPr>
        </w:r>
        <w:r w:rsidR="008764A2" w:rsidDel="00DB4180">
          <w:rPr>
            <w:rStyle w:val="affb"/>
            <w:noProof/>
          </w:rPr>
          <w:fldChar w:fldCharType="separate"/>
        </w:r>
        <w:r w:rsidR="008764A2" w:rsidDel="00DB4180">
          <w:rPr>
            <w:noProof/>
          </w:rPr>
          <w:delText>67</w:delText>
        </w:r>
        <w:r w:rsidR="008764A2" w:rsidDel="00DB4180">
          <w:rPr>
            <w:rStyle w:val="affb"/>
            <w:noProof/>
          </w:rPr>
          <w:fldChar w:fldCharType="end"/>
        </w:r>
        <w:r w:rsidDel="00DB4180">
          <w:rPr>
            <w:rStyle w:val="affb"/>
            <w:noProof/>
          </w:rPr>
          <w:fldChar w:fldCharType="end"/>
        </w:r>
      </w:del>
    </w:p>
    <w:p w14:paraId="5C3A1A75" w14:textId="4D9B34F9" w:rsidR="008764A2" w:rsidDel="00DB4180" w:rsidRDefault="00242751">
      <w:pPr>
        <w:pStyle w:val="31"/>
        <w:tabs>
          <w:tab w:val="right" w:leader="dot" w:pos="8296"/>
        </w:tabs>
        <w:rPr>
          <w:del w:id="228" w:author="yunwei01" w:date="2017-08-03T17:35:00Z"/>
          <w:rFonts w:asciiTheme="minorHAnsi" w:eastAsiaTheme="minorEastAsia" w:hAnsiTheme="minorHAnsi" w:cstheme="minorBidi"/>
          <w:noProof/>
          <w:szCs w:val="22"/>
        </w:rPr>
      </w:pPr>
      <w:del w:id="229" w:author="yunwei01" w:date="2017-08-03T17:35:00Z">
        <w:r w:rsidDel="00DB4180">
          <w:fldChar w:fldCharType="begin"/>
        </w:r>
        <w:r w:rsidDel="00DB4180">
          <w:delInstrText xml:space="preserve"> HYPERLINK \l "_Toc428792576" </w:delInstrText>
        </w:r>
        <w:r w:rsidDel="00DB4180">
          <w:fldChar w:fldCharType="separate"/>
        </w:r>
        <w:r w:rsidR="008764A2" w:rsidRPr="00533503" w:rsidDel="00DB4180">
          <w:rPr>
            <w:rStyle w:val="affb"/>
            <w:noProof/>
          </w:rPr>
          <w:delText>15.2.5</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系统软件开发管理</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_Toc428792576 \h </w:delInstrText>
        </w:r>
        <w:r w:rsidR="008764A2" w:rsidDel="00DB4180">
          <w:rPr>
            <w:rStyle w:val="affb"/>
            <w:noProof/>
          </w:rPr>
        </w:r>
        <w:r w:rsidR="008764A2" w:rsidDel="00DB4180">
          <w:rPr>
            <w:rStyle w:val="affb"/>
            <w:noProof/>
          </w:rPr>
          <w:fldChar w:fldCharType="separate"/>
        </w:r>
        <w:r w:rsidR="008764A2" w:rsidDel="00DB4180">
          <w:rPr>
            <w:noProof/>
          </w:rPr>
          <w:delText>67</w:delText>
        </w:r>
        <w:r w:rsidR="008764A2" w:rsidDel="00DB4180">
          <w:rPr>
            <w:rStyle w:val="affb"/>
            <w:noProof/>
          </w:rPr>
          <w:fldChar w:fldCharType="end"/>
        </w:r>
        <w:r w:rsidDel="00DB4180">
          <w:rPr>
            <w:rStyle w:val="affb"/>
            <w:noProof/>
          </w:rPr>
          <w:fldChar w:fldCharType="end"/>
        </w:r>
      </w:del>
    </w:p>
    <w:p w14:paraId="3C15EC78" w14:textId="3AA503FB" w:rsidR="008764A2" w:rsidDel="00DB4180" w:rsidRDefault="00242751">
      <w:pPr>
        <w:pStyle w:val="21"/>
        <w:tabs>
          <w:tab w:val="right" w:leader="dot" w:pos="8296"/>
        </w:tabs>
        <w:rPr>
          <w:del w:id="230" w:author="yunwei01" w:date="2017-08-03T17:35:00Z"/>
          <w:rFonts w:asciiTheme="minorHAnsi" w:eastAsiaTheme="minorEastAsia" w:hAnsiTheme="minorHAnsi" w:cstheme="minorBidi"/>
          <w:noProof/>
          <w:szCs w:val="22"/>
        </w:rPr>
      </w:pPr>
      <w:del w:id="231" w:author="yunwei01" w:date="2017-08-03T17:35:00Z">
        <w:r w:rsidDel="00DB4180">
          <w:fldChar w:fldCharType="begin"/>
        </w:r>
        <w:r w:rsidDel="00DB4180">
          <w:delInstrText xml:space="preserve"> HYPERLINK \l "_Toc428792577" </w:delInstrText>
        </w:r>
        <w:r w:rsidDel="00DB4180">
          <w:fldChar w:fldCharType="separate"/>
        </w:r>
        <w:r w:rsidR="008764A2" w:rsidRPr="00533503" w:rsidDel="00DB4180">
          <w:rPr>
            <w:rStyle w:val="affb"/>
            <w:noProof/>
          </w:rPr>
          <w:delText>15.3</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系统测试验收</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_Toc428792577 \h </w:delInstrText>
        </w:r>
        <w:r w:rsidR="008764A2" w:rsidDel="00DB4180">
          <w:rPr>
            <w:rStyle w:val="affb"/>
            <w:noProof/>
          </w:rPr>
        </w:r>
        <w:r w:rsidR="008764A2" w:rsidDel="00DB4180">
          <w:rPr>
            <w:rStyle w:val="affb"/>
            <w:noProof/>
          </w:rPr>
          <w:fldChar w:fldCharType="separate"/>
        </w:r>
        <w:r w:rsidR="008764A2" w:rsidDel="00DB4180">
          <w:rPr>
            <w:noProof/>
          </w:rPr>
          <w:delText>69</w:delText>
        </w:r>
        <w:r w:rsidR="008764A2" w:rsidDel="00DB4180">
          <w:rPr>
            <w:rStyle w:val="affb"/>
            <w:noProof/>
          </w:rPr>
          <w:fldChar w:fldCharType="end"/>
        </w:r>
        <w:r w:rsidDel="00DB4180">
          <w:rPr>
            <w:rStyle w:val="affb"/>
            <w:noProof/>
          </w:rPr>
          <w:fldChar w:fldCharType="end"/>
        </w:r>
      </w:del>
    </w:p>
    <w:p w14:paraId="301D9C00" w14:textId="33AFD8D5" w:rsidR="008764A2" w:rsidDel="00DB4180" w:rsidRDefault="00242751">
      <w:pPr>
        <w:pStyle w:val="21"/>
        <w:tabs>
          <w:tab w:val="right" w:leader="dot" w:pos="8296"/>
        </w:tabs>
        <w:rPr>
          <w:del w:id="232" w:author="yunwei01" w:date="2017-08-03T17:35:00Z"/>
          <w:rFonts w:asciiTheme="minorHAnsi" w:eastAsiaTheme="minorEastAsia" w:hAnsiTheme="minorHAnsi" w:cstheme="minorBidi"/>
          <w:noProof/>
          <w:szCs w:val="22"/>
        </w:rPr>
      </w:pPr>
      <w:del w:id="233" w:author="yunwei01" w:date="2017-08-03T17:35:00Z">
        <w:r w:rsidDel="00DB4180">
          <w:fldChar w:fldCharType="begin"/>
        </w:r>
        <w:r w:rsidDel="00DB4180">
          <w:delInstrText xml:space="preserve"> HYPERLINK \l "_Toc428792578" </w:delInstrText>
        </w:r>
        <w:r w:rsidDel="00DB4180">
          <w:fldChar w:fldCharType="separate"/>
        </w:r>
        <w:r w:rsidR="008764A2" w:rsidRPr="00533503" w:rsidDel="00DB4180">
          <w:rPr>
            <w:rStyle w:val="affb"/>
            <w:noProof/>
          </w:rPr>
          <w:delText>15.4</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系统交付</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_Toc428792578 \h </w:delInstrText>
        </w:r>
        <w:r w:rsidR="008764A2" w:rsidDel="00DB4180">
          <w:rPr>
            <w:rStyle w:val="affb"/>
            <w:noProof/>
          </w:rPr>
        </w:r>
        <w:r w:rsidR="008764A2" w:rsidDel="00DB4180">
          <w:rPr>
            <w:rStyle w:val="affb"/>
            <w:noProof/>
          </w:rPr>
          <w:fldChar w:fldCharType="separate"/>
        </w:r>
        <w:r w:rsidR="008764A2" w:rsidDel="00DB4180">
          <w:rPr>
            <w:noProof/>
          </w:rPr>
          <w:delText>69</w:delText>
        </w:r>
        <w:r w:rsidR="008764A2" w:rsidDel="00DB4180">
          <w:rPr>
            <w:rStyle w:val="affb"/>
            <w:noProof/>
          </w:rPr>
          <w:fldChar w:fldCharType="end"/>
        </w:r>
        <w:r w:rsidDel="00DB4180">
          <w:rPr>
            <w:rStyle w:val="affb"/>
            <w:noProof/>
          </w:rPr>
          <w:fldChar w:fldCharType="end"/>
        </w:r>
      </w:del>
    </w:p>
    <w:p w14:paraId="7AF66EC2" w14:textId="6B8F47E0" w:rsidR="008764A2" w:rsidDel="00DB4180" w:rsidRDefault="00242751">
      <w:pPr>
        <w:pStyle w:val="21"/>
        <w:tabs>
          <w:tab w:val="right" w:leader="dot" w:pos="8296"/>
        </w:tabs>
        <w:rPr>
          <w:del w:id="234" w:author="yunwei01" w:date="2017-08-03T17:35:00Z"/>
          <w:rFonts w:asciiTheme="minorHAnsi" w:eastAsiaTheme="minorEastAsia" w:hAnsiTheme="minorHAnsi" w:cstheme="minorBidi"/>
          <w:noProof/>
          <w:szCs w:val="22"/>
        </w:rPr>
      </w:pPr>
      <w:del w:id="235" w:author="yunwei01" w:date="2017-08-03T17:35:00Z">
        <w:r w:rsidDel="00DB4180">
          <w:fldChar w:fldCharType="begin"/>
        </w:r>
        <w:r w:rsidDel="00DB4180">
          <w:delInstrText xml:space="preserve"> HYPERLINK \l "_Toc428792579" </w:delInstrText>
        </w:r>
        <w:r w:rsidDel="00DB4180">
          <w:fldChar w:fldCharType="separate"/>
        </w:r>
        <w:r w:rsidR="008764A2" w:rsidRPr="00533503" w:rsidDel="00DB4180">
          <w:rPr>
            <w:rStyle w:val="affb"/>
            <w:noProof/>
          </w:rPr>
          <w:delText>15.5</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系统备案</w:delText>
        </w:r>
        <w:r w:rsidR="008764A2" w:rsidDel="00DB4180">
          <w:rPr>
            <w:noProof/>
          </w:rPr>
          <w:tab/>
        </w:r>
        <w:r w:rsidR="008764A2" w:rsidDel="00DB4180">
          <w:rPr>
            <w:rStyle w:val="affb"/>
            <w:noProof/>
          </w:rPr>
          <w:fldChar w:fldCharType="begin"/>
        </w:r>
        <w:r w:rsidR="008764A2" w:rsidDel="00DB4180">
          <w:rPr>
            <w:noProof/>
          </w:rPr>
          <w:delInstrText xml:space="preserve"> PAGEREF _Toc428792579 \h </w:delInstrText>
        </w:r>
        <w:r w:rsidR="008764A2" w:rsidDel="00DB4180">
          <w:rPr>
            <w:rStyle w:val="affb"/>
            <w:noProof/>
          </w:rPr>
        </w:r>
        <w:r w:rsidR="008764A2" w:rsidDel="00DB4180">
          <w:rPr>
            <w:rStyle w:val="affb"/>
            <w:noProof/>
          </w:rPr>
          <w:fldChar w:fldCharType="separate"/>
        </w:r>
        <w:r w:rsidR="008764A2" w:rsidDel="00DB4180">
          <w:rPr>
            <w:noProof/>
          </w:rPr>
          <w:delText>69</w:delText>
        </w:r>
        <w:r w:rsidR="008764A2" w:rsidDel="00DB4180">
          <w:rPr>
            <w:rStyle w:val="affb"/>
            <w:noProof/>
          </w:rPr>
          <w:fldChar w:fldCharType="end"/>
        </w:r>
        <w:r w:rsidDel="00DB4180">
          <w:rPr>
            <w:rStyle w:val="affb"/>
            <w:noProof/>
          </w:rPr>
          <w:fldChar w:fldCharType="end"/>
        </w:r>
      </w:del>
    </w:p>
    <w:p w14:paraId="5B04029C" w14:textId="2446F38F" w:rsidR="008764A2" w:rsidDel="00DB4180" w:rsidRDefault="00242751">
      <w:pPr>
        <w:pStyle w:val="10"/>
        <w:tabs>
          <w:tab w:val="right" w:leader="dot" w:pos="8296"/>
        </w:tabs>
        <w:rPr>
          <w:del w:id="236" w:author="yunwei01" w:date="2017-08-03T17:35:00Z"/>
          <w:rFonts w:asciiTheme="minorHAnsi" w:eastAsiaTheme="minorEastAsia" w:hAnsiTheme="minorHAnsi" w:cstheme="minorBidi"/>
          <w:noProof/>
          <w:szCs w:val="22"/>
        </w:rPr>
      </w:pPr>
      <w:del w:id="237" w:author="yunwei01" w:date="2017-08-03T17:35:00Z">
        <w:r w:rsidDel="00DB4180">
          <w:fldChar w:fldCharType="begin"/>
        </w:r>
        <w:r w:rsidDel="00DB4180">
          <w:delInstrText xml:space="preserve"> HYPERLINK \l "_Toc428792580" </w:delInstrText>
        </w:r>
        <w:r w:rsidDel="00DB4180">
          <w:fldChar w:fldCharType="separate"/>
        </w:r>
        <w:r w:rsidR="008764A2" w:rsidRPr="00533503" w:rsidDel="00DB4180">
          <w:rPr>
            <w:rStyle w:val="affb"/>
            <w:rFonts w:hint="eastAsia"/>
            <w:noProof/>
          </w:rPr>
          <w:delText>第十六章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硬件设备运维管理制度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_Toc428792580 \h </w:delInstrText>
        </w:r>
        <w:r w:rsidR="008764A2" w:rsidDel="00DB4180">
          <w:rPr>
            <w:rStyle w:val="affb"/>
            <w:noProof/>
          </w:rPr>
        </w:r>
        <w:r w:rsidR="008764A2" w:rsidDel="00DB4180">
          <w:rPr>
            <w:rStyle w:val="affb"/>
            <w:noProof/>
          </w:rPr>
          <w:fldChar w:fldCharType="separate"/>
        </w:r>
        <w:r w:rsidR="008764A2" w:rsidDel="00DB4180">
          <w:rPr>
            <w:noProof/>
          </w:rPr>
          <w:delText>70</w:delText>
        </w:r>
        <w:r w:rsidR="008764A2" w:rsidDel="00DB4180">
          <w:rPr>
            <w:rStyle w:val="affb"/>
            <w:noProof/>
          </w:rPr>
          <w:fldChar w:fldCharType="end"/>
        </w:r>
        <w:r w:rsidDel="00DB4180">
          <w:rPr>
            <w:rStyle w:val="affb"/>
            <w:noProof/>
          </w:rPr>
          <w:fldChar w:fldCharType="end"/>
        </w:r>
      </w:del>
    </w:p>
    <w:p w14:paraId="43E4F75C" w14:textId="39B80C2D" w:rsidR="008764A2" w:rsidDel="00DB4180" w:rsidRDefault="00242751">
      <w:pPr>
        <w:pStyle w:val="21"/>
        <w:tabs>
          <w:tab w:val="right" w:leader="dot" w:pos="8296"/>
        </w:tabs>
        <w:rPr>
          <w:del w:id="238" w:author="yunwei01" w:date="2017-08-03T17:35:00Z"/>
          <w:rFonts w:asciiTheme="minorHAnsi" w:eastAsiaTheme="minorEastAsia" w:hAnsiTheme="minorHAnsi" w:cstheme="minorBidi"/>
          <w:noProof/>
          <w:szCs w:val="22"/>
        </w:rPr>
      </w:pPr>
      <w:del w:id="239" w:author="yunwei01" w:date="2017-08-03T17:35:00Z">
        <w:r w:rsidDel="00DB4180">
          <w:fldChar w:fldCharType="begin"/>
        </w:r>
        <w:r w:rsidDel="00DB4180">
          <w:delInstrText xml:space="preserve"> HYPERLINK \l "_Toc428792581" </w:delInstrText>
        </w:r>
        <w:r w:rsidDel="00DB4180">
          <w:fldChar w:fldCharType="separate"/>
        </w:r>
        <w:r w:rsidR="008764A2" w:rsidRPr="00533503" w:rsidDel="00DB4180">
          <w:rPr>
            <w:rStyle w:val="affb"/>
            <w:noProof/>
          </w:rPr>
          <w:delText>16.1</w:delText>
        </w:r>
        <w:r w:rsidR="008764A2" w:rsidRPr="00533503" w:rsidDel="00DB4180">
          <w:rPr>
            <w:rStyle w:val="affb"/>
            <w:rFonts w:hint="eastAsia"/>
            <w:noProof/>
          </w:rPr>
          <w:delText xml:space="preserve"> </w:delText>
        </w:r>
        <w:r w:rsidR="008764A2" w:rsidRPr="00533503" w:rsidDel="00DB4180">
          <w:rPr>
            <w:rStyle w:val="affb"/>
            <w:rFonts w:hint="eastAsia"/>
            <w:noProof/>
          </w:rPr>
          <w:delText>硬件设备运维管理制度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_Toc428792581 \h </w:delInstrText>
        </w:r>
        <w:r w:rsidR="008764A2" w:rsidDel="00DB4180">
          <w:rPr>
            <w:rStyle w:val="affb"/>
            <w:noProof/>
          </w:rPr>
        </w:r>
        <w:r w:rsidR="008764A2" w:rsidDel="00DB4180">
          <w:rPr>
            <w:rStyle w:val="affb"/>
            <w:noProof/>
          </w:rPr>
          <w:fldChar w:fldCharType="separate"/>
        </w:r>
        <w:r w:rsidR="008764A2" w:rsidDel="00DB4180">
          <w:rPr>
            <w:noProof/>
          </w:rPr>
          <w:delText>70</w:delText>
        </w:r>
        <w:r w:rsidR="008764A2" w:rsidDel="00DB4180">
          <w:rPr>
            <w:rStyle w:val="affb"/>
            <w:noProof/>
          </w:rPr>
          <w:fldChar w:fldCharType="end"/>
        </w:r>
        <w:r w:rsidDel="00DB4180">
          <w:rPr>
            <w:rStyle w:val="affb"/>
            <w:noProof/>
          </w:rPr>
          <w:fldChar w:fldCharType="end"/>
        </w:r>
      </w:del>
    </w:p>
    <w:p w14:paraId="41F25259" w14:textId="0E9DED7E" w:rsidR="008764A2" w:rsidDel="00DB4180" w:rsidRDefault="00242751">
      <w:pPr>
        <w:pStyle w:val="31"/>
        <w:tabs>
          <w:tab w:val="right" w:leader="dot" w:pos="8296"/>
        </w:tabs>
        <w:rPr>
          <w:del w:id="240" w:author="yunwei01" w:date="2017-08-03T17:35:00Z"/>
          <w:rFonts w:asciiTheme="minorHAnsi" w:eastAsiaTheme="minorEastAsia" w:hAnsiTheme="minorHAnsi" w:cstheme="minorBidi"/>
          <w:noProof/>
          <w:szCs w:val="22"/>
        </w:rPr>
      </w:pPr>
      <w:del w:id="241" w:author="yunwei01" w:date="2017-08-03T17:35:00Z">
        <w:r w:rsidDel="00DB4180">
          <w:fldChar w:fldCharType="begin"/>
        </w:r>
        <w:r w:rsidDel="00DB4180">
          <w:delInstrText xml:space="preserve"> HYPERLINK \l "_Toc428792582" </w:delInstrText>
        </w:r>
        <w:r w:rsidDel="00DB4180">
          <w:fldChar w:fldCharType="separate"/>
        </w:r>
        <w:r w:rsidR="008764A2" w:rsidRPr="00533503" w:rsidDel="00DB4180">
          <w:rPr>
            <w:rStyle w:val="affb"/>
            <w:noProof/>
          </w:rPr>
          <w:delText>16.1.1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机房安全管理制度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_Toc428792582 \h </w:delInstrText>
        </w:r>
        <w:r w:rsidR="008764A2" w:rsidDel="00DB4180">
          <w:rPr>
            <w:rStyle w:val="affb"/>
            <w:noProof/>
          </w:rPr>
        </w:r>
        <w:r w:rsidR="008764A2" w:rsidDel="00DB4180">
          <w:rPr>
            <w:rStyle w:val="affb"/>
            <w:noProof/>
          </w:rPr>
          <w:fldChar w:fldCharType="separate"/>
        </w:r>
        <w:r w:rsidR="008764A2" w:rsidDel="00DB4180">
          <w:rPr>
            <w:noProof/>
          </w:rPr>
          <w:delText>70</w:delText>
        </w:r>
        <w:r w:rsidR="008764A2" w:rsidDel="00DB4180">
          <w:rPr>
            <w:rStyle w:val="affb"/>
            <w:noProof/>
          </w:rPr>
          <w:fldChar w:fldCharType="end"/>
        </w:r>
        <w:r w:rsidDel="00DB4180">
          <w:rPr>
            <w:rStyle w:val="affb"/>
            <w:noProof/>
          </w:rPr>
          <w:fldChar w:fldCharType="end"/>
        </w:r>
      </w:del>
    </w:p>
    <w:p w14:paraId="084DF694" w14:textId="1B86E85B" w:rsidR="008764A2" w:rsidDel="00DB4180" w:rsidRDefault="00242751">
      <w:pPr>
        <w:pStyle w:val="31"/>
        <w:tabs>
          <w:tab w:val="right" w:leader="dot" w:pos="8296"/>
        </w:tabs>
        <w:rPr>
          <w:del w:id="242" w:author="yunwei01" w:date="2017-08-03T17:35:00Z"/>
          <w:rFonts w:asciiTheme="minorHAnsi" w:eastAsiaTheme="minorEastAsia" w:hAnsiTheme="minorHAnsi" w:cstheme="minorBidi"/>
          <w:noProof/>
          <w:szCs w:val="22"/>
        </w:rPr>
      </w:pPr>
      <w:del w:id="243" w:author="yunwei01" w:date="2017-08-03T17:35:00Z">
        <w:r w:rsidDel="00DB4180">
          <w:fldChar w:fldCharType="begin"/>
        </w:r>
        <w:r w:rsidDel="00DB4180">
          <w:delInstrText xml:space="preserve"> HYPERLINK \l "_Toc428792583" </w:delInstrText>
        </w:r>
        <w:r w:rsidDel="00DB4180">
          <w:fldChar w:fldCharType="separate"/>
        </w:r>
        <w:r w:rsidR="008764A2" w:rsidRPr="00533503" w:rsidDel="00DB4180">
          <w:rPr>
            <w:rStyle w:val="affb"/>
            <w:noProof/>
          </w:rPr>
          <w:delText>16.1.2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办公环境安全管理制度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_Toc428792583 \h </w:delInstrText>
        </w:r>
        <w:r w:rsidR="008764A2" w:rsidDel="00DB4180">
          <w:rPr>
            <w:rStyle w:val="affb"/>
            <w:noProof/>
          </w:rPr>
        </w:r>
        <w:r w:rsidR="008764A2" w:rsidDel="00DB4180">
          <w:rPr>
            <w:rStyle w:val="affb"/>
            <w:noProof/>
          </w:rPr>
          <w:fldChar w:fldCharType="separate"/>
        </w:r>
        <w:r w:rsidR="008764A2" w:rsidDel="00DB4180">
          <w:rPr>
            <w:noProof/>
          </w:rPr>
          <w:delText>72</w:delText>
        </w:r>
        <w:r w:rsidR="008764A2" w:rsidDel="00DB4180">
          <w:rPr>
            <w:rStyle w:val="affb"/>
            <w:noProof/>
          </w:rPr>
          <w:fldChar w:fldCharType="end"/>
        </w:r>
        <w:r w:rsidDel="00DB4180">
          <w:rPr>
            <w:rStyle w:val="affb"/>
            <w:noProof/>
          </w:rPr>
          <w:fldChar w:fldCharType="end"/>
        </w:r>
      </w:del>
    </w:p>
    <w:p w14:paraId="31F941DD" w14:textId="69C9DF65" w:rsidR="008764A2" w:rsidDel="00DB4180" w:rsidRDefault="00242751">
      <w:pPr>
        <w:pStyle w:val="31"/>
        <w:tabs>
          <w:tab w:val="right" w:leader="dot" w:pos="8296"/>
        </w:tabs>
        <w:rPr>
          <w:del w:id="244" w:author="yunwei01" w:date="2017-08-03T17:35:00Z"/>
          <w:rFonts w:asciiTheme="minorHAnsi" w:eastAsiaTheme="minorEastAsia" w:hAnsiTheme="minorHAnsi" w:cstheme="minorBidi"/>
          <w:noProof/>
          <w:szCs w:val="22"/>
        </w:rPr>
      </w:pPr>
      <w:del w:id="245" w:author="yunwei01" w:date="2017-08-03T17:35:00Z">
        <w:r w:rsidDel="00DB4180">
          <w:fldChar w:fldCharType="begin"/>
        </w:r>
        <w:r w:rsidDel="00DB4180">
          <w:delInstrText xml:space="preserve"> HYPERLINK \l "_Toc428792584" </w:delInstrText>
        </w:r>
        <w:r w:rsidDel="00DB4180">
          <w:fldChar w:fldCharType="separate"/>
        </w:r>
        <w:r w:rsidR="008764A2" w:rsidRPr="00533503" w:rsidDel="00DB4180">
          <w:rPr>
            <w:rStyle w:val="affb"/>
            <w:noProof/>
          </w:rPr>
          <w:delText>16.1.3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资产安全管理制度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_Toc428792584 \h </w:delInstrText>
        </w:r>
        <w:r w:rsidR="008764A2" w:rsidDel="00DB4180">
          <w:rPr>
            <w:rStyle w:val="affb"/>
            <w:noProof/>
          </w:rPr>
        </w:r>
        <w:r w:rsidR="008764A2" w:rsidDel="00DB4180">
          <w:rPr>
            <w:rStyle w:val="affb"/>
            <w:noProof/>
          </w:rPr>
          <w:fldChar w:fldCharType="separate"/>
        </w:r>
        <w:r w:rsidR="008764A2" w:rsidDel="00DB4180">
          <w:rPr>
            <w:noProof/>
          </w:rPr>
          <w:delText>73</w:delText>
        </w:r>
        <w:r w:rsidR="008764A2" w:rsidDel="00DB4180">
          <w:rPr>
            <w:rStyle w:val="affb"/>
            <w:noProof/>
          </w:rPr>
          <w:fldChar w:fldCharType="end"/>
        </w:r>
        <w:r w:rsidDel="00DB4180">
          <w:rPr>
            <w:rStyle w:val="affb"/>
            <w:noProof/>
          </w:rPr>
          <w:fldChar w:fldCharType="end"/>
        </w:r>
      </w:del>
    </w:p>
    <w:p w14:paraId="42609AAB" w14:textId="15FADFA1" w:rsidR="008764A2" w:rsidDel="00DB4180" w:rsidRDefault="00242751">
      <w:pPr>
        <w:pStyle w:val="31"/>
        <w:tabs>
          <w:tab w:val="right" w:leader="dot" w:pos="8296"/>
        </w:tabs>
        <w:rPr>
          <w:del w:id="246" w:author="yunwei01" w:date="2017-08-03T17:35:00Z"/>
          <w:rFonts w:asciiTheme="minorHAnsi" w:eastAsiaTheme="minorEastAsia" w:hAnsiTheme="minorHAnsi" w:cstheme="minorBidi"/>
          <w:noProof/>
          <w:szCs w:val="22"/>
        </w:rPr>
      </w:pPr>
      <w:del w:id="247" w:author="yunwei01" w:date="2017-08-03T17:35:00Z">
        <w:r w:rsidDel="00DB4180">
          <w:fldChar w:fldCharType="begin"/>
        </w:r>
        <w:r w:rsidDel="00DB4180">
          <w:delInstrText xml:space="preserve"> HYPERLINK \l "_Toc428792585" </w:delInstrText>
        </w:r>
        <w:r w:rsidDel="00DB4180">
          <w:fldChar w:fldCharType="separate"/>
        </w:r>
        <w:r w:rsidR="008764A2" w:rsidRPr="00533503" w:rsidDel="00DB4180">
          <w:rPr>
            <w:rStyle w:val="affb"/>
            <w:noProof/>
          </w:rPr>
          <w:delText>16.1.4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介质安全管理制度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_Toc428792585 \h </w:delInstrText>
        </w:r>
        <w:r w:rsidR="008764A2" w:rsidDel="00DB4180">
          <w:rPr>
            <w:rStyle w:val="affb"/>
            <w:noProof/>
          </w:rPr>
        </w:r>
        <w:r w:rsidR="008764A2" w:rsidDel="00DB4180">
          <w:rPr>
            <w:rStyle w:val="affb"/>
            <w:noProof/>
          </w:rPr>
          <w:fldChar w:fldCharType="separate"/>
        </w:r>
        <w:r w:rsidR="008764A2" w:rsidDel="00DB4180">
          <w:rPr>
            <w:noProof/>
          </w:rPr>
          <w:delText>78</w:delText>
        </w:r>
        <w:r w:rsidR="008764A2" w:rsidDel="00DB4180">
          <w:rPr>
            <w:rStyle w:val="affb"/>
            <w:noProof/>
          </w:rPr>
          <w:fldChar w:fldCharType="end"/>
        </w:r>
        <w:r w:rsidDel="00DB4180">
          <w:rPr>
            <w:rStyle w:val="affb"/>
            <w:noProof/>
          </w:rPr>
          <w:fldChar w:fldCharType="end"/>
        </w:r>
      </w:del>
    </w:p>
    <w:p w14:paraId="0F1A74BB" w14:textId="2AF13906" w:rsidR="008764A2" w:rsidDel="00DB4180" w:rsidRDefault="00242751">
      <w:pPr>
        <w:pStyle w:val="31"/>
        <w:tabs>
          <w:tab w:val="right" w:leader="dot" w:pos="8296"/>
        </w:tabs>
        <w:rPr>
          <w:del w:id="248" w:author="yunwei01" w:date="2017-08-03T17:35:00Z"/>
          <w:rFonts w:asciiTheme="minorHAnsi" w:eastAsiaTheme="minorEastAsia" w:hAnsiTheme="minorHAnsi" w:cstheme="minorBidi"/>
          <w:noProof/>
          <w:szCs w:val="22"/>
        </w:rPr>
      </w:pPr>
      <w:del w:id="249" w:author="yunwei01" w:date="2017-08-03T17:35:00Z">
        <w:r w:rsidDel="00DB4180">
          <w:fldChar w:fldCharType="begin"/>
        </w:r>
        <w:r w:rsidDel="00DB4180">
          <w:delInstrText xml:space="preserve"> HYPERLINK \l "_Toc428792586" </w:delInstrText>
        </w:r>
        <w:r w:rsidDel="00DB4180">
          <w:fldChar w:fldCharType="separate"/>
        </w:r>
        <w:r w:rsidR="008764A2" w:rsidRPr="00533503" w:rsidDel="00DB4180">
          <w:rPr>
            <w:rStyle w:val="affb"/>
            <w:noProof/>
          </w:rPr>
          <w:delText>16.1.5</w:delText>
        </w:r>
        <w:r w:rsidR="008764A2" w:rsidRPr="00533503" w:rsidDel="00DB4180">
          <w:rPr>
            <w:rStyle w:val="affb"/>
            <w:rFonts w:hint="eastAsia"/>
            <w:noProof/>
          </w:rPr>
          <w:delText xml:space="preserve"> </w:delText>
        </w:r>
        <w:r w:rsidR="008764A2" w:rsidRPr="00533503" w:rsidDel="00DB4180">
          <w:rPr>
            <w:rStyle w:val="affb"/>
            <w:rFonts w:hint="eastAsia"/>
            <w:noProof/>
          </w:rPr>
          <w:delText>设备管理制度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_Toc428792586 \h </w:delInstrText>
        </w:r>
        <w:r w:rsidR="008764A2" w:rsidDel="00DB4180">
          <w:rPr>
            <w:rStyle w:val="affb"/>
            <w:noProof/>
          </w:rPr>
        </w:r>
        <w:r w:rsidR="008764A2" w:rsidDel="00DB4180">
          <w:rPr>
            <w:rStyle w:val="affb"/>
            <w:noProof/>
          </w:rPr>
          <w:fldChar w:fldCharType="separate"/>
        </w:r>
        <w:r w:rsidR="008764A2" w:rsidDel="00DB4180">
          <w:rPr>
            <w:noProof/>
          </w:rPr>
          <w:delText>83</w:delText>
        </w:r>
        <w:r w:rsidR="008764A2" w:rsidDel="00DB4180">
          <w:rPr>
            <w:rStyle w:val="affb"/>
            <w:noProof/>
          </w:rPr>
          <w:fldChar w:fldCharType="end"/>
        </w:r>
        <w:r w:rsidDel="00DB4180">
          <w:rPr>
            <w:rStyle w:val="affb"/>
            <w:noProof/>
          </w:rPr>
          <w:fldChar w:fldCharType="end"/>
        </w:r>
      </w:del>
    </w:p>
    <w:p w14:paraId="04FCDEE9" w14:textId="0CD918E3" w:rsidR="008764A2" w:rsidDel="00DB4180" w:rsidRDefault="00242751">
      <w:pPr>
        <w:pStyle w:val="31"/>
        <w:tabs>
          <w:tab w:val="right" w:leader="dot" w:pos="8296"/>
        </w:tabs>
        <w:rPr>
          <w:del w:id="250" w:author="yunwei01" w:date="2017-08-03T17:35:00Z"/>
          <w:rFonts w:asciiTheme="minorHAnsi" w:eastAsiaTheme="minorEastAsia" w:hAnsiTheme="minorHAnsi" w:cstheme="minorBidi"/>
          <w:noProof/>
          <w:szCs w:val="22"/>
        </w:rPr>
      </w:pPr>
      <w:del w:id="251" w:author="yunwei01" w:date="2017-08-03T17:35:00Z">
        <w:r w:rsidDel="00DB4180">
          <w:fldChar w:fldCharType="begin"/>
        </w:r>
        <w:r w:rsidDel="00DB4180">
          <w:delInstrText xml:space="preserve"> HYPERLINK \l "_Toc428792587" </w:delInstrText>
        </w:r>
        <w:r w:rsidDel="00DB4180">
          <w:fldChar w:fldCharType="separate"/>
        </w:r>
        <w:r w:rsidR="008764A2" w:rsidRPr="00533503" w:rsidDel="00DB4180">
          <w:rPr>
            <w:rStyle w:val="affb"/>
            <w:noProof/>
          </w:rPr>
          <w:delText>16.1.6</w:delText>
        </w:r>
        <w:r w:rsidR="008764A2" w:rsidRPr="00533503" w:rsidDel="00DB4180">
          <w:rPr>
            <w:rStyle w:val="affb"/>
            <w:rFonts w:hint="eastAsia"/>
            <w:noProof/>
          </w:rPr>
          <w:delText xml:space="preserve"> </w:delText>
        </w:r>
        <w:r w:rsidR="008764A2" w:rsidRPr="00533503" w:rsidDel="00DB4180">
          <w:rPr>
            <w:rStyle w:val="affb"/>
            <w:rFonts w:hint="eastAsia"/>
            <w:noProof/>
          </w:rPr>
          <w:delText>网络安全管理制度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_Toc428792587 \h </w:delInstrText>
        </w:r>
        <w:r w:rsidR="008764A2" w:rsidDel="00DB4180">
          <w:rPr>
            <w:rStyle w:val="affb"/>
            <w:noProof/>
          </w:rPr>
        </w:r>
        <w:r w:rsidR="008764A2" w:rsidDel="00DB4180">
          <w:rPr>
            <w:rStyle w:val="affb"/>
            <w:noProof/>
          </w:rPr>
          <w:fldChar w:fldCharType="separate"/>
        </w:r>
        <w:r w:rsidR="008764A2" w:rsidDel="00DB4180">
          <w:rPr>
            <w:noProof/>
          </w:rPr>
          <w:delText>85</w:delText>
        </w:r>
        <w:r w:rsidR="008764A2" w:rsidDel="00DB4180">
          <w:rPr>
            <w:rStyle w:val="affb"/>
            <w:noProof/>
          </w:rPr>
          <w:fldChar w:fldCharType="end"/>
        </w:r>
        <w:r w:rsidDel="00DB4180">
          <w:rPr>
            <w:rStyle w:val="affb"/>
            <w:noProof/>
          </w:rPr>
          <w:fldChar w:fldCharType="end"/>
        </w:r>
      </w:del>
    </w:p>
    <w:p w14:paraId="7400543A" w14:textId="63A43981" w:rsidR="008764A2" w:rsidDel="00DB4180" w:rsidRDefault="00242751">
      <w:pPr>
        <w:pStyle w:val="10"/>
        <w:tabs>
          <w:tab w:val="right" w:leader="dot" w:pos="8296"/>
        </w:tabs>
        <w:rPr>
          <w:del w:id="252" w:author="yunwei01" w:date="2017-08-03T17:35:00Z"/>
          <w:rFonts w:asciiTheme="minorHAnsi" w:eastAsiaTheme="minorEastAsia" w:hAnsiTheme="minorHAnsi" w:cstheme="minorBidi"/>
          <w:noProof/>
          <w:szCs w:val="22"/>
        </w:rPr>
      </w:pPr>
      <w:del w:id="253" w:author="yunwei01" w:date="2017-08-03T17:35:00Z">
        <w:r w:rsidDel="00DB4180">
          <w:fldChar w:fldCharType="begin"/>
        </w:r>
        <w:r w:rsidDel="00DB4180">
          <w:delInstrText xml:space="preserve"> HYPERLINK \l "_Toc428792588" </w:delInstrText>
        </w:r>
        <w:r w:rsidDel="00DB4180">
          <w:fldChar w:fldCharType="separate"/>
        </w:r>
        <w:r w:rsidR="008764A2" w:rsidRPr="00533503" w:rsidDel="00DB4180">
          <w:rPr>
            <w:rStyle w:val="affb"/>
            <w:rFonts w:hint="eastAsia"/>
            <w:noProof/>
          </w:rPr>
          <w:delText>第十七章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系统软件运维管理制度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_Toc428792588 \h </w:delInstrText>
        </w:r>
        <w:r w:rsidR="008764A2" w:rsidDel="00DB4180">
          <w:rPr>
            <w:rStyle w:val="affb"/>
            <w:noProof/>
          </w:rPr>
        </w:r>
        <w:r w:rsidR="008764A2" w:rsidDel="00DB4180">
          <w:rPr>
            <w:rStyle w:val="affb"/>
            <w:noProof/>
          </w:rPr>
          <w:fldChar w:fldCharType="separate"/>
        </w:r>
        <w:r w:rsidR="008764A2" w:rsidDel="00DB4180">
          <w:rPr>
            <w:noProof/>
          </w:rPr>
          <w:delText>88</w:delText>
        </w:r>
        <w:r w:rsidR="008764A2" w:rsidDel="00DB4180">
          <w:rPr>
            <w:rStyle w:val="affb"/>
            <w:noProof/>
          </w:rPr>
          <w:fldChar w:fldCharType="end"/>
        </w:r>
        <w:r w:rsidDel="00DB4180">
          <w:rPr>
            <w:rStyle w:val="affb"/>
            <w:noProof/>
          </w:rPr>
          <w:fldChar w:fldCharType="end"/>
        </w:r>
      </w:del>
    </w:p>
    <w:p w14:paraId="4BAC2F21" w14:textId="09916ED9" w:rsidR="008764A2" w:rsidDel="00DB4180" w:rsidRDefault="00242751">
      <w:pPr>
        <w:pStyle w:val="21"/>
        <w:tabs>
          <w:tab w:val="right" w:leader="dot" w:pos="8296"/>
        </w:tabs>
        <w:rPr>
          <w:del w:id="254" w:author="yunwei01" w:date="2017-08-03T17:35:00Z"/>
          <w:rFonts w:asciiTheme="minorHAnsi" w:eastAsiaTheme="minorEastAsia" w:hAnsiTheme="minorHAnsi" w:cstheme="minorBidi"/>
          <w:noProof/>
          <w:szCs w:val="22"/>
        </w:rPr>
      </w:pPr>
      <w:del w:id="255" w:author="yunwei01" w:date="2017-08-03T17:35:00Z">
        <w:r w:rsidDel="00DB4180">
          <w:fldChar w:fldCharType="begin"/>
        </w:r>
        <w:r w:rsidDel="00DB4180">
          <w:delInstrText xml:space="preserve"> HYPERLINK \l "_Toc428792589" </w:delInstrText>
        </w:r>
        <w:r w:rsidDel="00DB4180">
          <w:fldChar w:fldCharType="separate"/>
        </w:r>
        <w:r w:rsidR="008764A2" w:rsidRPr="00533503" w:rsidDel="00DB4180">
          <w:rPr>
            <w:rStyle w:val="affb"/>
            <w:noProof/>
          </w:rPr>
          <w:delText>17.1</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系统软件运维管理制度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_Toc428792589 \h </w:delInstrText>
        </w:r>
        <w:r w:rsidR="008764A2" w:rsidDel="00DB4180">
          <w:rPr>
            <w:rStyle w:val="affb"/>
            <w:noProof/>
          </w:rPr>
        </w:r>
        <w:r w:rsidR="008764A2" w:rsidDel="00DB4180">
          <w:rPr>
            <w:rStyle w:val="affb"/>
            <w:noProof/>
          </w:rPr>
          <w:fldChar w:fldCharType="separate"/>
        </w:r>
        <w:r w:rsidR="008764A2" w:rsidDel="00DB4180">
          <w:rPr>
            <w:noProof/>
          </w:rPr>
          <w:delText>88</w:delText>
        </w:r>
        <w:r w:rsidR="008764A2" w:rsidDel="00DB4180">
          <w:rPr>
            <w:rStyle w:val="affb"/>
            <w:noProof/>
          </w:rPr>
          <w:fldChar w:fldCharType="end"/>
        </w:r>
        <w:r w:rsidDel="00DB4180">
          <w:rPr>
            <w:rStyle w:val="affb"/>
            <w:noProof/>
          </w:rPr>
          <w:fldChar w:fldCharType="end"/>
        </w:r>
      </w:del>
    </w:p>
    <w:p w14:paraId="2798DAC8" w14:textId="4973AF1A" w:rsidR="008764A2" w:rsidDel="00DB4180" w:rsidRDefault="00242751">
      <w:pPr>
        <w:pStyle w:val="31"/>
        <w:tabs>
          <w:tab w:val="right" w:leader="dot" w:pos="8296"/>
        </w:tabs>
        <w:rPr>
          <w:del w:id="256" w:author="yunwei01" w:date="2017-08-03T17:35:00Z"/>
          <w:rFonts w:asciiTheme="minorHAnsi" w:eastAsiaTheme="minorEastAsia" w:hAnsiTheme="minorHAnsi" w:cstheme="minorBidi"/>
          <w:noProof/>
          <w:szCs w:val="22"/>
        </w:rPr>
      </w:pPr>
      <w:del w:id="257" w:author="yunwei01" w:date="2017-08-03T17:35:00Z">
        <w:r w:rsidDel="00DB4180">
          <w:fldChar w:fldCharType="begin"/>
        </w:r>
        <w:r w:rsidDel="00DB4180">
          <w:delInstrText xml:space="preserve"> HYPERLINK \l "_Toc428792590" </w:delInstrText>
        </w:r>
        <w:r w:rsidDel="00DB4180">
          <w:fldChar w:fldCharType="separate"/>
        </w:r>
        <w:r w:rsidR="008764A2" w:rsidRPr="00533503" w:rsidDel="00DB4180">
          <w:rPr>
            <w:rStyle w:val="affb"/>
            <w:noProof/>
          </w:rPr>
          <w:delText>17.1.1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系统安全管理制度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_Toc428792590 \h </w:delInstrText>
        </w:r>
        <w:r w:rsidR="008764A2" w:rsidDel="00DB4180">
          <w:rPr>
            <w:rStyle w:val="affb"/>
            <w:noProof/>
          </w:rPr>
        </w:r>
        <w:r w:rsidR="008764A2" w:rsidDel="00DB4180">
          <w:rPr>
            <w:rStyle w:val="affb"/>
            <w:noProof/>
          </w:rPr>
          <w:fldChar w:fldCharType="separate"/>
        </w:r>
        <w:r w:rsidR="008764A2" w:rsidDel="00DB4180">
          <w:rPr>
            <w:noProof/>
          </w:rPr>
          <w:delText>88</w:delText>
        </w:r>
        <w:r w:rsidR="008764A2" w:rsidDel="00DB4180">
          <w:rPr>
            <w:rStyle w:val="affb"/>
            <w:noProof/>
          </w:rPr>
          <w:fldChar w:fldCharType="end"/>
        </w:r>
        <w:r w:rsidDel="00DB4180">
          <w:rPr>
            <w:rStyle w:val="affb"/>
            <w:noProof/>
          </w:rPr>
          <w:fldChar w:fldCharType="end"/>
        </w:r>
      </w:del>
    </w:p>
    <w:p w14:paraId="2E0E03AC" w14:textId="1DFDC8E0" w:rsidR="008764A2" w:rsidDel="00DB4180" w:rsidRDefault="00242751">
      <w:pPr>
        <w:pStyle w:val="31"/>
        <w:tabs>
          <w:tab w:val="right" w:leader="dot" w:pos="8296"/>
        </w:tabs>
        <w:rPr>
          <w:del w:id="258" w:author="yunwei01" w:date="2017-08-03T17:35:00Z"/>
          <w:rFonts w:asciiTheme="minorHAnsi" w:eastAsiaTheme="minorEastAsia" w:hAnsiTheme="minorHAnsi" w:cstheme="minorBidi"/>
          <w:noProof/>
          <w:szCs w:val="22"/>
        </w:rPr>
      </w:pPr>
      <w:del w:id="259" w:author="yunwei01" w:date="2017-08-03T17:35:00Z">
        <w:r w:rsidDel="00DB4180">
          <w:fldChar w:fldCharType="begin"/>
        </w:r>
        <w:r w:rsidDel="00DB4180">
          <w:delInstrText xml:space="preserve"> HYPERLINK \l "_Toc428792591" </w:delInstrText>
        </w:r>
        <w:r w:rsidDel="00DB4180">
          <w:fldChar w:fldCharType="separate"/>
        </w:r>
        <w:r w:rsidR="008764A2" w:rsidRPr="00533503" w:rsidDel="00DB4180">
          <w:rPr>
            <w:rStyle w:val="affb"/>
            <w:noProof/>
          </w:rPr>
          <w:delText>17.1.2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恶意代码防范管理制度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_Toc428792591 \h </w:delInstrText>
        </w:r>
        <w:r w:rsidR="008764A2" w:rsidDel="00DB4180">
          <w:rPr>
            <w:rStyle w:val="affb"/>
            <w:noProof/>
          </w:rPr>
        </w:r>
        <w:r w:rsidR="008764A2" w:rsidDel="00DB4180">
          <w:rPr>
            <w:rStyle w:val="affb"/>
            <w:noProof/>
          </w:rPr>
          <w:fldChar w:fldCharType="separate"/>
        </w:r>
        <w:r w:rsidR="008764A2" w:rsidDel="00DB4180">
          <w:rPr>
            <w:noProof/>
          </w:rPr>
          <w:delText>95</w:delText>
        </w:r>
        <w:r w:rsidR="008764A2" w:rsidDel="00DB4180">
          <w:rPr>
            <w:rStyle w:val="affb"/>
            <w:noProof/>
          </w:rPr>
          <w:fldChar w:fldCharType="end"/>
        </w:r>
        <w:r w:rsidDel="00DB4180">
          <w:rPr>
            <w:rStyle w:val="affb"/>
            <w:noProof/>
          </w:rPr>
          <w:fldChar w:fldCharType="end"/>
        </w:r>
      </w:del>
    </w:p>
    <w:p w14:paraId="6AAFAF3B" w14:textId="7F00F21F" w:rsidR="008764A2" w:rsidDel="00DB4180" w:rsidRDefault="00242751">
      <w:pPr>
        <w:pStyle w:val="31"/>
        <w:tabs>
          <w:tab w:val="right" w:leader="dot" w:pos="8296"/>
        </w:tabs>
        <w:rPr>
          <w:del w:id="260" w:author="yunwei01" w:date="2017-08-03T17:35:00Z"/>
          <w:rFonts w:asciiTheme="minorHAnsi" w:eastAsiaTheme="minorEastAsia" w:hAnsiTheme="minorHAnsi" w:cstheme="minorBidi"/>
          <w:noProof/>
          <w:szCs w:val="22"/>
        </w:rPr>
      </w:pPr>
      <w:del w:id="261" w:author="yunwei01" w:date="2017-08-03T17:35:00Z">
        <w:r w:rsidDel="00DB4180">
          <w:fldChar w:fldCharType="begin"/>
        </w:r>
        <w:r w:rsidDel="00DB4180">
          <w:delInstrText xml:space="preserve"> HYPERLINK \l "_Toc428792592" </w:delInstrText>
        </w:r>
        <w:r w:rsidDel="00DB4180">
          <w:fldChar w:fldCharType="separate"/>
        </w:r>
        <w:r w:rsidR="008764A2" w:rsidRPr="00533503" w:rsidDel="00DB4180">
          <w:rPr>
            <w:rStyle w:val="affb"/>
            <w:noProof/>
          </w:rPr>
          <w:delText>17.1.3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密码使用管理制度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_Toc428792592 \h </w:delInstrText>
        </w:r>
        <w:r w:rsidR="008764A2" w:rsidDel="00DB4180">
          <w:rPr>
            <w:rStyle w:val="affb"/>
            <w:noProof/>
          </w:rPr>
        </w:r>
        <w:r w:rsidR="008764A2" w:rsidDel="00DB4180">
          <w:rPr>
            <w:rStyle w:val="affb"/>
            <w:noProof/>
          </w:rPr>
          <w:fldChar w:fldCharType="separate"/>
        </w:r>
        <w:r w:rsidR="008764A2" w:rsidDel="00DB4180">
          <w:rPr>
            <w:noProof/>
          </w:rPr>
          <w:delText>96</w:delText>
        </w:r>
        <w:r w:rsidR="008764A2" w:rsidDel="00DB4180">
          <w:rPr>
            <w:rStyle w:val="affb"/>
            <w:noProof/>
          </w:rPr>
          <w:fldChar w:fldCharType="end"/>
        </w:r>
        <w:r w:rsidDel="00DB4180">
          <w:rPr>
            <w:rStyle w:val="affb"/>
            <w:noProof/>
          </w:rPr>
          <w:fldChar w:fldCharType="end"/>
        </w:r>
      </w:del>
    </w:p>
    <w:p w14:paraId="70E24ACA" w14:textId="0EE9A019" w:rsidR="008764A2" w:rsidDel="00DB4180" w:rsidRDefault="00242751">
      <w:pPr>
        <w:pStyle w:val="31"/>
        <w:tabs>
          <w:tab w:val="right" w:leader="dot" w:pos="8296"/>
        </w:tabs>
        <w:rPr>
          <w:del w:id="262" w:author="yunwei01" w:date="2017-08-03T17:35:00Z"/>
          <w:rFonts w:asciiTheme="minorHAnsi" w:eastAsiaTheme="minorEastAsia" w:hAnsiTheme="minorHAnsi" w:cstheme="minorBidi"/>
          <w:noProof/>
          <w:szCs w:val="22"/>
        </w:rPr>
      </w:pPr>
      <w:del w:id="263" w:author="yunwei01" w:date="2017-08-03T17:35:00Z">
        <w:r w:rsidDel="00DB4180">
          <w:fldChar w:fldCharType="begin"/>
        </w:r>
        <w:r w:rsidDel="00DB4180">
          <w:delInstrText xml:space="preserve"> HYPERLINK \l "_Toc428792593" </w:delInstrText>
        </w:r>
        <w:r w:rsidDel="00DB4180">
          <w:fldChar w:fldCharType="separate"/>
        </w:r>
        <w:r w:rsidR="008764A2" w:rsidRPr="00533503" w:rsidDel="00DB4180">
          <w:rPr>
            <w:rStyle w:val="affb"/>
            <w:noProof/>
          </w:rPr>
          <w:delText>17.1.4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信息系统变更管理制度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_Toc428792593 \h </w:delInstrText>
        </w:r>
        <w:r w:rsidR="008764A2" w:rsidDel="00DB4180">
          <w:rPr>
            <w:rStyle w:val="affb"/>
            <w:noProof/>
          </w:rPr>
        </w:r>
        <w:r w:rsidR="008764A2" w:rsidDel="00DB4180">
          <w:rPr>
            <w:rStyle w:val="affb"/>
            <w:noProof/>
          </w:rPr>
          <w:fldChar w:fldCharType="separate"/>
        </w:r>
        <w:r w:rsidR="008764A2" w:rsidDel="00DB4180">
          <w:rPr>
            <w:noProof/>
          </w:rPr>
          <w:delText>96</w:delText>
        </w:r>
        <w:r w:rsidR="008764A2" w:rsidDel="00DB4180">
          <w:rPr>
            <w:rStyle w:val="affb"/>
            <w:noProof/>
          </w:rPr>
          <w:fldChar w:fldCharType="end"/>
        </w:r>
        <w:r w:rsidDel="00DB4180">
          <w:rPr>
            <w:rStyle w:val="affb"/>
            <w:noProof/>
          </w:rPr>
          <w:fldChar w:fldCharType="end"/>
        </w:r>
      </w:del>
    </w:p>
    <w:p w14:paraId="345C17DA" w14:textId="032AD21A" w:rsidR="008764A2" w:rsidDel="00DB4180" w:rsidRDefault="00242751">
      <w:pPr>
        <w:pStyle w:val="10"/>
        <w:tabs>
          <w:tab w:val="right" w:leader="dot" w:pos="8296"/>
        </w:tabs>
        <w:rPr>
          <w:del w:id="264" w:author="yunwei01" w:date="2017-08-03T17:35:00Z"/>
          <w:rFonts w:asciiTheme="minorHAnsi" w:eastAsiaTheme="minorEastAsia" w:hAnsiTheme="minorHAnsi" w:cstheme="minorBidi"/>
          <w:noProof/>
          <w:szCs w:val="22"/>
        </w:rPr>
      </w:pPr>
      <w:del w:id="265" w:author="yunwei01" w:date="2017-08-03T17:35:00Z">
        <w:r w:rsidDel="00DB4180">
          <w:fldChar w:fldCharType="begin"/>
        </w:r>
        <w:r w:rsidDel="00DB4180">
          <w:delInstrText xml:space="preserve"> HYPERLINK \l "_Toc428792594" </w:delInstrText>
        </w:r>
        <w:r w:rsidDel="00DB4180">
          <w:fldChar w:fldCharType="separate"/>
        </w:r>
        <w:r w:rsidR="008764A2" w:rsidRPr="00533503" w:rsidDel="00DB4180">
          <w:rPr>
            <w:rStyle w:val="affb"/>
            <w:rFonts w:hint="eastAsia"/>
            <w:noProof/>
          </w:rPr>
          <w:delText>第十八章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备份与恢复管理制度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_Toc428792594 \h </w:delInstrText>
        </w:r>
        <w:r w:rsidR="008764A2" w:rsidDel="00DB4180">
          <w:rPr>
            <w:rStyle w:val="affb"/>
            <w:noProof/>
          </w:rPr>
        </w:r>
        <w:r w:rsidR="008764A2" w:rsidDel="00DB4180">
          <w:rPr>
            <w:rStyle w:val="affb"/>
            <w:noProof/>
          </w:rPr>
          <w:fldChar w:fldCharType="separate"/>
        </w:r>
        <w:r w:rsidR="008764A2" w:rsidDel="00DB4180">
          <w:rPr>
            <w:noProof/>
          </w:rPr>
          <w:delText>100</w:delText>
        </w:r>
        <w:r w:rsidR="008764A2" w:rsidDel="00DB4180">
          <w:rPr>
            <w:rStyle w:val="affb"/>
            <w:noProof/>
          </w:rPr>
          <w:fldChar w:fldCharType="end"/>
        </w:r>
        <w:r w:rsidDel="00DB4180">
          <w:rPr>
            <w:rStyle w:val="affb"/>
            <w:noProof/>
          </w:rPr>
          <w:fldChar w:fldCharType="end"/>
        </w:r>
      </w:del>
    </w:p>
    <w:p w14:paraId="4C0BD266" w14:textId="58A561C6" w:rsidR="008764A2" w:rsidDel="00DB4180" w:rsidRDefault="00242751">
      <w:pPr>
        <w:pStyle w:val="21"/>
        <w:tabs>
          <w:tab w:val="right" w:leader="dot" w:pos="8296"/>
        </w:tabs>
        <w:rPr>
          <w:del w:id="266" w:author="yunwei01" w:date="2017-08-03T17:35:00Z"/>
          <w:rFonts w:asciiTheme="minorHAnsi" w:eastAsiaTheme="minorEastAsia" w:hAnsiTheme="minorHAnsi" w:cstheme="minorBidi"/>
          <w:noProof/>
          <w:szCs w:val="22"/>
        </w:rPr>
      </w:pPr>
      <w:del w:id="267" w:author="yunwei01" w:date="2017-08-03T17:35:00Z">
        <w:r w:rsidDel="00DB4180">
          <w:fldChar w:fldCharType="begin"/>
        </w:r>
        <w:r w:rsidDel="00DB4180">
          <w:delInstrText xml:space="preserve"> HYPERLINK \l "_Toc428792595" </w:delInstrText>
        </w:r>
        <w:r w:rsidDel="00DB4180">
          <w:fldChar w:fldCharType="separate"/>
        </w:r>
        <w:r w:rsidR="008764A2" w:rsidRPr="00533503" w:rsidDel="00DB4180">
          <w:rPr>
            <w:rStyle w:val="affb"/>
            <w:noProof/>
          </w:rPr>
          <w:delText>18.1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备份与恢复管理制度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_Toc428792595 \h </w:delInstrText>
        </w:r>
        <w:r w:rsidR="008764A2" w:rsidDel="00DB4180">
          <w:rPr>
            <w:rStyle w:val="affb"/>
            <w:noProof/>
          </w:rPr>
        </w:r>
        <w:r w:rsidR="008764A2" w:rsidDel="00DB4180">
          <w:rPr>
            <w:rStyle w:val="affb"/>
            <w:noProof/>
          </w:rPr>
          <w:fldChar w:fldCharType="separate"/>
        </w:r>
        <w:r w:rsidR="008764A2" w:rsidDel="00DB4180">
          <w:rPr>
            <w:noProof/>
          </w:rPr>
          <w:delText>100</w:delText>
        </w:r>
        <w:r w:rsidR="008764A2" w:rsidDel="00DB4180">
          <w:rPr>
            <w:rStyle w:val="affb"/>
            <w:noProof/>
          </w:rPr>
          <w:fldChar w:fldCharType="end"/>
        </w:r>
        <w:r w:rsidDel="00DB4180">
          <w:rPr>
            <w:rStyle w:val="affb"/>
            <w:noProof/>
          </w:rPr>
          <w:fldChar w:fldCharType="end"/>
        </w:r>
      </w:del>
    </w:p>
    <w:p w14:paraId="7C93627A" w14:textId="4C368B20" w:rsidR="008764A2" w:rsidDel="00DB4180" w:rsidRDefault="00242751">
      <w:pPr>
        <w:pStyle w:val="31"/>
        <w:tabs>
          <w:tab w:val="right" w:leader="dot" w:pos="8296"/>
        </w:tabs>
        <w:rPr>
          <w:del w:id="268" w:author="yunwei01" w:date="2017-08-03T17:35:00Z"/>
          <w:rFonts w:asciiTheme="minorHAnsi" w:eastAsiaTheme="minorEastAsia" w:hAnsiTheme="minorHAnsi" w:cstheme="minorBidi"/>
          <w:noProof/>
          <w:szCs w:val="22"/>
        </w:rPr>
      </w:pPr>
      <w:del w:id="269" w:author="yunwei01" w:date="2017-08-03T17:35:00Z">
        <w:r w:rsidDel="00DB4180">
          <w:fldChar w:fldCharType="begin"/>
        </w:r>
        <w:r w:rsidDel="00DB4180">
          <w:delInstrText xml:space="preserve"> HYPERLINK \l "_Toc428792596" </w:delInstrText>
        </w:r>
        <w:r w:rsidDel="00DB4180">
          <w:fldChar w:fldCharType="separate"/>
        </w:r>
        <w:r w:rsidR="008764A2" w:rsidRPr="00533503" w:rsidDel="00DB4180">
          <w:rPr>
            <w:rStyle w:val="affb"/>
            <w:noProof/>
          </w:rPr>
          <w:delText>18.1.1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备份制度流程图</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_Toc428792596 \h </w:delInstrText>
        </w:r>
        <w:r w:rsidR="008764A2" w:rsidDel="00DB4180">
          <w:rPr>
            <w:rStyle w:val="affb"/>
            <w:noProof/>
          </w:rPr>
        </w:r>
        <w:r w:rsidR="008764A2" w:rsidDel="00DB4180">
          <w:rPr>
            <w:rStyle w:val="affb"/>
            <w:noProof/>
          </w:rPr>
          <w:fldChar w:fldCharType="separate"/>
        </w:r>
        <w:r w:rsidR="008764A2" w:rsidDel="00DB4180">
          <w:rPr>
            <w:noProof/>
          </w:rPr>
          <w:delText>100</w:delText>
        </w:r>
        <w:r w:rsidR="008764A2" w:rsidDel="00DB4180">
          <w:rPr>
            <w:rStyle w:val="affb"/>
            <w:noProof/>
          </w:rPr>
          <w:fldChar w:fldCharType="end"/>
        </w:r>
        <w:r w:rsidDel="00DB4180">
          <w:rPr>
            <w:rStyle w:val="affb"/>
            <w:noProof/>
          </w:rPr>
          <w:fldChar w:fldCharType="end"/>
        </w:r>
      </w:del>
    </w:p>
    <w:p w14:paraId="3D35D0D7" w14:textId="47944794" w:rsidR="008764A2" w:rsidDel="00DB4180" w:rsidRDefault="00242751">
      <w:pPr>
        <w:pStyle w:val="31"/>
        <w:tabs>
          <w:tab w:val="right" w:leader="dot" w:pos="8296"/>
        </w:tabs>
        <w:rPr>
          <w:del w:id="270" w:author="yunwei01" w:date="2017-08-03T17:35:00Z"/>
          <w:rFonts w:asciiTheme="minorHAnsi" w:eastAsiaTheme="minorEastAsia" w:hAnsiTheme="minorHAnsi" w:cstheme="minorBidi"/>
          <w:noProof/>
          <w:szCs w:val="22"/>
        </w:rPr>
      </w:pPr>
      <w:del w:id="271" w:author="yunwei01" w:date="2017-08-03T17:35:00Z">
        <w:r w:rsidDel="00DB4180">
          <w:fldChar w:fldCharType="begin"/>
        </w:r>
        <w:r w:rsidDel="00DB4180">
          <w:delInstrText xml:space="preserve"> HYPERLINK \l "_Toc428792597" </w:delInstrText>
        </w:r>
        <w:r w:rsidDel="00DB4180">
          <w:fldChar w:fldCharType="separate"/>
        </w:r>
        <w:r w:rsidR="008764A2" w:rsidRPr="00533503" w:rsidDel="00DB4180">
          <w:rPr>
            <w:rStyle w:val="affb"/>
            <w:noProof/>
          </w:rPr>
          <w:delText>18.1.2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资产识别</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_Toc428792597 \h </w:delInstrText>
        </w:r>
        <w:r w:rsidR="008764A2" w:rsidDel="00DB4180">
          <w:rPr>
            <w:rStyle w:val="affb"/>
            <w:noProof/>
          </w:rPr>
        </w:r>
        <w:r w:rsidR="008764A2" w:rsidDel="00DB4180">
          <w:rPr>
            <w:rStyle w:val="affb"/>
            <w:noProof/>
          </w:rPr>
          <w:fldChar w:fldCharType="separate"/>
        </w:r>
        <w:r w:rsidR="008764A2" w:rsidDel="00DB4180">
          <w:rPr>
            <w:noProof/>
          </w:rPr>
          <w:delText>101</w:delText>
        </w:r>
        <w:r w:rsidR="008764A2" w:rsidDel="00DB4180">
          <w:rPr>
            <w:rStyle w:val="affb"/>
            <w:noProof/>
          </w:rPr>
          <w:fldChar w:fldCharType="end"/>
        </w:r>
        <w:r w:rsidDel="00DB4180">
          <w:rPr>
            <w:rStyle w:val="affb"/>
            <w:noProof/>
          </w:rPr>
          <w:fldChar w:fldCharType="end"/>
        </w:r>
      </w:del>
    </w:p>
    <w:p w14:paraId="54999EF2" w14:textId="0E6AACAB" w:rsidR="008764A2" w:rsidDel="00DB4180" w:rsidRDefault="00242751">
      <w:pPr>
        <w:pStyle w:val="31"/>
        <w:tabs>
          <w:tab w:val="right" w:leader="dot" w:pos="8296"/>
        </w:tabs>
        <w:rPr>
          <w:del w:id="272" w:author="yunwei01" w:date="2017-08-03T17:35:00Z"/>
          <w:rFonts w:asciiTheme="minorHAnsi" w:eastAsiaTheme="minorEastAsia" w:hAnsiTheme="minorHAnsi" w:cstheme="minorBidi"/>
          <w:noProof/>
          <w:szCs w:val="22"/>
        </w:rPr>
      </w:pPr>
      <w:del w:id="273" w:author="yunwei01" w:date="2017-08-03T17:35:00Z">
        <w:r w:rsidDel="00DB4180">
          <w:fldChar w:fldCharType="begin"/>
        </w:r>
        <w:r w:rsidDel="00DB4180">
          <w:delInstrText xml:space="preserve"> HYPERLINK \l "_Toc428792598" </w:delInstrText>
        </w:r>
        <w:r w:rsidDel="00DB4180">
          <w:fldChar w:fldCharType="separate"/>
        </w:r>
        <w:r w:rsidR="008764A2" w:rsidRPr="00533503" w:rsidDel="00DB4180">
          <w:rPr>
            <w:rStyle w:val="affb"/>
            <w:noProof/>
          </w:rPr>
          <w:delText>18.1.3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备份方案</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_Toc428792598 \h </w:delInstrText>
        </w:r>
        <w:r w:rsidR="008764A2" w:rsidDel="00DB4180">
          <w:rPr>
            <w:rStyle w:val="affb"/>
            <w:noProof/>
          </w:rPr>
        </w:r>
        <w:r w:rsidR="008764A2" w:rsidDel="00DB4180">
          <w:rPr>
            <w:rStyle w:val="affb"/>
            <w:noProof/>
          </w:rPr>
          <w:fldChar w:fldCharType="separate"/>
        </w:r>
        <w:r w:rsidR="008764A2" w:rsidDel="00DB4180">
          <w:rPr>
            <w:noProof/>
          </w:rPr>
          <w:delText>102</w:delText>
        </w:r>
        <w:r w:rsidR="008764A2" w:rsidDel="00DB4180">
          <w:rPr>
            <w:rStyle w:val="affb"/>
            <w:noProof/>
          </w:rPr>
          <w:fldChar w:fldCharType="end"/>
        </w:r>
        <w:r w:rsidDel="00DB4180">
          <w:rPr>
            <w:rStyle w:val="affb"/>
            <w:noProof/>
          </w:rPr>
          <w:fldChar w:fldCharType="end"/>
        </w:r>
      </w:del>
    </w:p>
    <w:p w14:paraId="247397C3" w14:textId="0067D5D6" w:rsidR="008764A2" w:rsidDel="00DB4180" w:rsidRDefault="00242751">
      <w:pPr>
        <w:pStyle w:val="31"/>
        <w:tabs>
          <w:tab w:val="right" w:leader="dot" w:pos="8296"/>
        </w:tabs>
        <w:rPr>
          <w:del w:id="274" w:author="yunwei01" w:date="2017-08-03T17:35:00Z"/>
          <w:rFonts w:asciiTheme="minorHAnsi" w:eastAsiaTheme="minorEastAsia" w:hAnsiTheme="minorHAnsi" w:cstheme="minorBidi"/>
          <w:noProof/>
          <w:szCs w:val="22"/>
        </w:rPr>
      </w:pPr>
      <w:del w:id="275" w:author="yunwei01" w:date="2017-08-03T17:35:00Z">
        <w:r w:rsidDel="00DB4180">
          <w:fldChar w:fldCharType="begin"/>
        </w:r>
        <w:r w:rsidDel="00DB4180">
          <w:delInstrText xml:space="preserve"> HYPERLINK \l "_Toc428792599" </w:delInstrText>
        </w:r>
        <w:r w:rsidDel="00DB4180">
          <w:fldChar w:fldCharType="separate"/>
        </w:r>
        <w:r w:rsidR="008764A2" w:rsidRPr="00533503" w:rsidDel="00DB4180">
          <w:rPr>
            <w:rStyle w:val="affb"/>
            <w:noProof/>
          </w:rPr>
          <w:delText>18.1.4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备份计划实施</w:delText>
        </w:r>
        <w:r w:rsidR="008764A2" w:rsidDel="00DB4180">
          <w:rPr>
            <w:noProof/>
          </w:rPr>
          <w:tab/>
        </w:r>
        <w:r w:rsidR="008764A2" w:rsidDel="00DB4180">
          <w:rPr>
            <w:rStyle w:val="affb"/>
            <w:noProof/>
          </w:rPr>
          <w:fldChar w:fldCharType="begin"/>
        </w:r>
        <w:r w:rsidR="008764A2" w:rsidDel="00DB4180">
          <w:rPr>
            <w:noProof/>
          </w:rPr>
          <w:delInstrText xml:space="preserve"> PAGEREF _Toc428792599 \h </w:delInstrText>
        </w:r>
        <w:r w:rsidR="008764A2" w:rsidDel="00DB4180">
          <w:rPr>
            <w:rStyle w:val="affb"/>
            <w:noProof/>
          </w:rPr>
        </w:r>
        <w:r w:rsidR="008764A2" w:rsidDel="00DB4180">
          <w:rPr>
            <w:rStyle w:val="affb"/>
            <w:noProof/>
          </w:rPr>
          <w:fldChar w:fldCharType="separate"/>
        </w:r>
        <w:r w:rsidR="008764A2" w:rsidDel="00DB4180">
          <w:rPr>
            <w:noProof/>
          </w:rPr>
          <w:delText>102</w:delText>
        </w:r>
        <w:r w:rsidR="008764A2" w:rsidDel="00DB4180">
          <w:rPr>
            <w:rStyle w:val="affb"/>
            <w:noProof/>
          </w:rPr>
          <w:fldChar w:fldCharType="end"/>
        </w:r>
        <w:r w:rsidDel="00DB4180">
          <w:rPr>
            <w:rStyle w:val="affb"/>
            <w:noProof/>
          </w:rPr>
          <w:fldChar w:fldCharType="end"/>
        </w:r>
      </w:del>
    </w:p>
    <w:p w14:paraId="0191D242" w14:textId="1A3E7477" w:rsidR="008764A2" w:rsidDel="00DB4180" w:rsidRDefault="00242751">
      <w:pPr>
        <w:pStyle w:val="31"/>
        <w:tabs>
          <w:tab w:val="right" w:leader="dot" w:pos="8296"/>
        </w:tabs>
        <w:rPr>
          <w:del w:id="276" w:author="yunwei01" w:date="2017-08-03T17:35:00Z"/>
          <w:rFonts w:asciiTheme="minorHAnsi" w:eastAsiaTheme="minorEastAsia" w:hAnsiTheme="minorHAnsi" w:cstheme="minorBidi"/>
          <w:noProof/>
          <w:szCs w:val="22"/>
        </w:rPr>
      </w:pPr>
      <w:del w:id="277" w:author="yunwei01" w:date="2017-08-03T17:35:00Z">
        <w:r w:rsidDel="00DB4180">
          <w:fldChar w:fldCharType="begin"/>
        </w:r>
        <w:r w:rsidDel="00DB4180">
          <w:delInstrText xml:space="preserve"> HYPERLINK \l "_Toc428792600" </w:delInstrText>
        </w:r>
        <w:r w:rsidDel="00DB4180">
          <w:fldChar w:fldCharType="separate"/>
        </w:r>
        <w:r w:rsidR="008764A2" w:rsidRPr="00533503" w:rsidDel="00DB4180">
          <w:rPr>
            <w:rStyle w:val="affb"/>
            <w:noProof/>
          </w:rPr>
          <w:delText>18.1.5</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备份的介质标识</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_Toc428792600 \h </w:delInstrText>
        </w:r>
        <w:r w:rsidR="008764A2" w:rsidDel="00DB4180">
          <w:rPr>
            <w:rStyle w:val="affb"/>
            <w:noProof/>
          </w:rPr>
        </w:r>
        <w:r w:rsidR="008764A2" w:rsidDel="00DB4180">
          <w:rPr>
            <w:rStyle w:val="affb"/>
            <w:noProof/>
          </w:rPr>
          <w:fldChar w:fldCharType="separate"/>
        </w:r>
        <w:r w:rsidR="008764A2" w:rsidDel="00DB4180">
          <w:rPr>
            <w:noProof/>
          </w:rPr>
          <w:delText>102</w:delText>
        </w:r>
        <w:r w:rsidR="008764A2" w:rsidDel="00DB4180">
          <w:rPr>
            <w:rStyle w:val="affb"/>
            <w:noProof/>
          </w:rPr>
          <w:fldChar w:fldCharType="end"/>
        </w:r>
        <w:r w:rsidDel="00DB4180">
          <w:rPr>
            <w:rStyle w:val="affb"/>
            <w:noProof/>
          </w:rPr>
          <w:fldChar w:fldCharType="end"/>
        </w:r>
      </w:del>
    </w:p>
    <w:p w14:paraId="523BED37" w14:textId="79E9F2BE" w:rsidR="008764A2" w:rsidDel="00DB4180" w:rsidRDefault="00242751">
      <w:pPr>
        <w:pStyle w:val="31"/>
        <w:tabs>
          <w:tab w:val="right" w:leader="dot" w:pos="8296"/>
        </w:tabs>
        <w:rPr>
          <w:del w:id="278" w:author="yunwei01" w:date="2017-08-03T17:35:00Z"/>
          <w:rFonts w:asciiTheme="minorHAnsi" w:eastAsiaTheme="minorEastAsia" w:hAnsiTheme="minorHAnsi" w:cstheme="minorBidi"/>
          <w:noProof/>
          <w:szCs w:val="22"/>
        </w:rPr>
      </w:pPr>
      <w:del w:id="279" w:author="yunwei01" w:date="2017-08-03T17:35:00Z">
        <w:r w:rsidDel="00DB4180">
          <w:fldChar w:fldCharType="begin"/>
        </w:r>
        <w:r w:rsidDel="00DB4180">
          <w:delInstrText xml:space="preserve"> HYPERLINK \l "_Toc428792601" </w:delInstrText>
        </w:r>
        <w:r w:rsidDel="00DB4180">
          <w:fldChar w:fldCharType="separate"/>
        </w:r>
        <w:r w:rsidR="008764A2" w:rsidRPr="00533503" w:rsidDel="00DB4180">
          <w:rPr>
            <w:rStyle w:val="affb"/>
            <w:noProof/>
          </w:rPr>
          <w:delText>18.1.6</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备份介质的安全存放</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_Toc428792601 \h </w:delInstrText>
        </w:r>
        <w:r w:rsidR="008764A2" w:rsidDel="00DB4180">
          <w:rPr>
            <w:rStyle w:val="affb"/>
            <w:noProof/>
          </w:rPr>
        </w:r>
        <w:r w:rsidR="008764A2" w:rsidDel="00DB4180">
          <w:rPr>
            <w:rStyle w:val="affb"/>
            <w:noProof/>
          </w:rPr>
          <w:fldChar w:fldCharType="separate"/>
        </w:r>
        <w:r w:rsidR="008764A2" w:rsidDel="00DB4180">
          <w:rPr>
            <w:noProof/>
          </w:rPr>
          <w:delText>103</w:delText>
        </w:r>
        <w:r w:rsidR="008764A2" w:rsidDel="00DB4180">
          <w:rPr>
            <w:rStyle w:val="affb"/>
            <w:noProof/>
          </w:rPr>
          <w:fldChar w:fldCharType="end"/>
        </w:r>
        <w:r w:rsidDel="00DB4180">
          <w:rPr>
            <w:rStyle w:val="affb"/>
            <w:noProof/>
          </w:rPr>
          <w:fldChar w:fldCharType="end"/>
        </w:r>
      </w:del>
    </w:p>
    <w:p w14:paraId="60083C82" w14:textId="13543845" w:rsidR="008764A2" w:rsidDel="00DB4180" w:rsidRDefault="00242751">
      <w:pPr>
        <w:pStyle w:val="31"/>
        <w:tabs>
          <w:tab w:val="right" w:leader="dot" w:pos="8296"/>
        </w:tabs>
        <w:rPr>
          <w:del w:id="280" w:author="yunwei01" w:date="2017-08-03T17:35:00Z"/>
          <w:rFonts w:asciiTheme="minorHAnsi" w:eastAsiaTheme="minorEastAsia" w:hAnsiTheme="minorHAnsi" w:cstheme="minorBidi"/>
          <w:noProof/>
          <w:szCs w:val="22"/>
        </w:rPr>
      </w:pPr>
      <w:del w:id="281" w:author="yunwei01" w:date="2017-08-03T17:35:00Z">
        <w:r w:rsidDel="00DB4180">
          <w:fldChar w:fldCharType="begin"/>
        </w:r>
        <w:r w:rsidDel="00DB4180">
          <w:delInstrText xml:space="preserve"> HYPERLINK \l "_Toc428792602" </w:delInstrText>
        </w:r>
        <w:r w:rsidDel="00DB4180">
          <w:fldChar w:fldCharType="separate"/>
        </w:r>
        <w:r w:rsidR="008764A2" w:rsidRPr="00533503" w:rsidDel="00DB4180">
          <w:rPr>
            <w:rStyle w:val="affb"/>
            <w:noProof/>
          </w:rPr>
          <w:delText>18.1.7</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信息恢复</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_Toc428792602 \h </w:delInstrText>
        </w:r>
        <w:r w:rsidR="008764A2" w:rsidDel="00DB4180">
          <w:rPr>
            <w:rStyle w:val="affb"/>
            <w:noProof/>
          </w:rPr>
        </w:r>
        <w:r w:rsidR="008764A2" w:rsidDel="00DB4180">
          <w:rPr>
            <w:rStyle w:val="affb"/>
            <w:noProof/>
          </w:rPr>
          <w:fldChar w:fldCharType="separate"/>
        </w:r>
        <w:r w:rsidR="008764A2" w:rsidDel="00DB4180">
          <w:rPr>
            <w:noProof/>
          </w:rPr>
          <w:delText>103</w:delText>
        </w:r>
        <w:r w:rsidR="008764A2" w:rsidDel="00DB4180">
          <w:rPr>
            <w:rStyle w:val="affb"/>
            <w:noProof/>
          </w:rPr>
          <w:fldChar w:fldCharType="end"/>
        </w:r>
        <w:r w:rsidDel="00DB4180">
          <w:rPr>
            <w:rStyle w:val="affb"/>
            <w:noProof/>
          </w:rPr>
          <w:fldChar w:fldCharType="end"/>
        </w:r>
      </w:del>
    </w:p>
    <w:p w14:paraId="37063140" w14:textId="0B945951" w:rsidR="008764A2" w:rsidDel="00DB4180" w:rsidRDefault="00242751">
      <w:pPr>
        <w:pStyle w:val="10"/>
        <w:tabs>
          <w:tab w:val="right" w:leader="dot" w:pos="8296"/>
        </w:tabs>
        <w:rPr>
          <w:del w:id="282" w:author="yunwei01" w:date="2017-08-03T17:35:00Z"/>
          <w:rFonts w:asciiTheme="minorHAnsi" w:eastAsiaTheme="minorEastAsia" w:hAnsiTheme="minorHAnsi" w:cstheme="minorBidi"/>
          <w:noProof/>
          <w:szCs w:val="22"/>
        </w:rPr>
      </w:pPr>
      <w:del w:id="283" w:author="yunwei01" w:date="2017-08-03T17:35:00Z">
        <w:r w:rsidDel="00DB4180">
          <w:fldChar w:fldCharType="begin"/>
        </w:r>
        <w:r w:rsidDel="00DB4180">
          <w:delInstrText xml:space="preserve"> HYPERLINK \l "_Toc428792603" </w:delInstrText>
        </w:r>
        <w:r w:rsidDel="00DB4180">
          <w:fldChar w:fldCharType="separate"/>
        </w:r>
        <w:r w:rsidR="008764A2" w:rsidRPr="00533503" w:rsidDel="00DB4180">
          <w:rPr>
            <w:rStyle w:val="affb"/>
            <w:rFonts w:hint="eastAsia"/>
            <w:noProof/>
          </w:rPr>
          <w:delText>第十九章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信息系统安全事件管理制度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_Toc428792603 \h </w:delInstrText>
        </w:r>
        <w:r w:rsidR="008764A2" w:rsidDel="00DB4180">
          <w:rPr>
            <w:rStyle w:val="affb"/>
            <w:noProof/>
          </w:rPr>
        </w:r>
        <w:r w:rsidR="008764A2" w:rsidDel="00DB4180">
          <w:rPr>
            <w:rStyle w:val="affb"/>
            <w:noProof/>
          </w:rPr>
          <w:fldChar w:fldCharType="separate"/>
        </w:r>
        <w:r w:rsidR="008764A2" w:rsidDel="00DB4180">
          <w:rPr>
            <w:noProof/>
          </w:rPr>
          <w:delText>104</w:delText>
        </w:r>
        <w:r w:rsidR="008764A2" w:rsidDel="00DB4180">
          <w:rPr>
            <w:rStyle w:val="affb"/>
            <w:noProof/>
          </w:rPr>
          <w:fldChar w:fldCharType="end"/>
        </w:r>
        <w:r w:rsidDel="00DB4180">
          <w:rPr>
            <w:rStyle w:val="affb"/>
            <w:noProof/>
          </w:rPr>
          <w:fldChar w:fldCharType="end"/>
        </w:r>
      </w:del>
    </w:p>
    <w:p w14:paraId="039C3EEB" w14:textId="274B6C19" w:rsidR="008764A2" w:rsidDel="00DB4180" w:rsidRDefault="00242751">
      <w:pPr>
        <w:pStyle w:val="21"/>
        <w:tabs>
          <w:tab w:val="right" w:leader="dot" w:pos="8296"/>
        </w:tabs>
        <w:rPr>
          <w:del w:id="284" w:author="yunwei01" w:date="2017-08-03T17:35:00Z"/>
          <w:rFonts w:asciiTheme="minorHAnsi" w:eastAsiaTheme="minorEastAsia" w:hAnsiTheme="minorHAnsi" w:cstheme="minorBidi"/>
          <w:noProof/>
          <w:szCs w:val="22"/>
        </w:rPr>
      </w:pPr>
      <w:del w:id="285" w:author="yunwei01" w:date="2017-08-03T17:35:00Z">
        <w:r w:rsidDel="00DB4180">
          <w:fldChar w:fldCharType="begin"/>
        </w:r>
        <w:r w:rsidDel="00DB4180">
          <w:delInstrText xml:space="preserve"> HYPERLINK \l "_Toc428792604" </w:delInstrText>
        </w:r>
        <w:r w:rsidDel="00DB4180">
          <w:fldChar w:fldCharType="separate"/>
        </w:r>
        <w:r w:rsidR="008764A2" w:rsidRPr="00533503" w:rsidDel="00DB4180">
          <w:rPr>
            <w:rStyle w:val="affb"/>
            <w:noProof/>
          </w:rPr>
          <w:delText>19.1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信息系统安全事件管理制度</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_Toc428792604 \h </w:delInstrText>
        </w:r>
        <w:r w:rsidR="008764A2" w:rsidDel="00DB4180">
          <w:rPr>
            <w:rStyle w:val="affb"/>
            <w:noProof/>
          </w:rPr>
        </w:r>
        <w:r w:rsidR="008764A2" w:rsidDel="00DB4180">
          <w:rPr>
            <w:rStyle w:val="affb"/>
            <w:noProof/>
          </w:rPr>
          <w:fldChar w:fldCharType="separate"/>
        </w:r>
        <w:r w:rsidR="008764A2" w:rsidDel="00DB4180">
          <w:rPr>
            <w:noProof/>
          </w:rPr>
          <w:delText>104</w:delText>
        </w:r>
        <w:r w:rsidR="008764A2" w:rsidDel="00DB4180">
          <w:rPr>
            <w:rStyle w:val="affb"/>
            <w:noProof/>
          </w:rPr>
          <w:fldChar w:fldCharType="end"/>
        </w:r>
        <w:r w:rsidDel="00DB4180">
          <w:rPr>
            <w:rStyle w:val="affb"/>
            <w:noProof/>
          </w:rPr>
          <w:fldChar w:fldCharType="end"/>
        </w:r>
      </w:del>
    </w:p>
    <w:p w14:paraId="1C26689B" w14:textId="7F876F47" w:rsidR="008764A2" w:rsidDel="00DB4180" w:rsidRDefault="00242751">
      <w:pPr>
        <w:pStyle w:val="31"/>
        <w:tabs>
          <w:tab w:val="right" w:leader="dot" w:pos="8296"/>
        </w:tabs>
        <w:rPr>
          <w:del w:id="286" w:author="yunwei01" w:date="2017-08-03T17:35:00Z"/>
          <w:rFonts w:asciiTheme="minorHAnsi" w:eastAsiaTheme="minorEastAsia" w:hAnsiTheme="minorHAnsi" w:cstheme="minorBidi"/>
          <w:noProof/>
          <w:szCs w:val="22"/>
        </w:rPr>
      </w:pPr>
      <w:del w:id="287" w:author="yunwei01" w:date="2017-08-03T17:35:00Z">
        <w:r w:rsidDel="00DB4180">
          <w:fldChar w:fldCharType="begin"/>
        </w:r>
        <w:r w:rsidDel="00DB4180">
          <w:delInstrText xml:space="preserve"> HYPERLINK \l "_Toc428792605" </w:delInstrText>
        </w:r>
        <w:r w:rsidDel="00DB4180">
          <w:fldChar w:fldCharType="separate"/>
        </w:r>
        <w:r w:rsidR="008764A2" w:rsidRPr="00533503" w:rsidDel="00DB4180">
          <w:rPr>
            <w:rStyle w:val="affb"/>
            <w:noProof/>
          </w:rPr>
          <w:delText>19.1.1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安全事件定义</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_Toc428792605 \h </w:delInstrText>
        </w:r>
        <w:r w:rsidR="008764A2" w:rsidDel="00DB4180">
          <w:rPr>
            <w:rStyle w:val="affb"/>
            <w:noProof/>
          </w:rPr>
        </w:r>
        <w:r w:rsidR="008764A2" w:rsidDel="00DB4180">
          <w:rPr>
            <w:rStyle w:val="affb"/>
            <w:noProof/>
          </w:rPr>
          <w:fldChar w:fldCharType="separate"/>
        </w:r>
        <w:r w:rsidR="008764A2" w:rsidDel="00DB4180">
          <w:rPr>
            <w:noProof/>
          </w:rPr>
          <w:delText>104</w:delText>
        </w:r>
        <w:r w:rsidR="008764A2" w:rsidDel="00DB4180">
          <w:rPr>
            <w:rStyle w:val="affb"/>
            <w:noProof/>
          </w:rPr>
          <w:fldChar w:fldCharType="end"/>
        </w:r>
        <w:r w:rsidDel="00DB4180">
          <w:rPr>
            <w:rStyle w:val="affb"/>
            <w:noProof/>
          </w:rPr>
          <w:fldChar w:fldCharType="end"/>
        </w:r>
      </w:del>
    </w:p>
    <w:p w14:paraId="0887D4BC" w14:textId="57BF7F54" w:rsidR="008764A2" w:rsidDel="00DB4180" w:rsidRDefault="00242751">
      <w:pPr>
        <w:pStyle w:val="31"/>
        <w:tabs>
          <w:tab w:val="right" w:leader="dot" w:pos="8296"/>
        </w:tabs>
        <w:rPr>
          <w:del w:id="288" w:author="yunwei01" w:date="2017-08-03T17:35:00Z"/>
          <w:rFonts w:asciiTheme="minorHAnsi" w:eastAsiaTheme="minorEastAsia" w:hAnsiTheme="minorHAnsi" w:cstheme="minorBidi"/>
          <w:noProof/>
          <w:szCs w:val="22"/>
        </w:rPr>
      </w:pPr>
      <w:del w:id="289" w:author="yunwei01" w:date="2017-08-03T17:35:00Z">
        <w:r w:rsidDel="00DB4180">
          <w:fldChar w:fldCharType="begin"/>
        </w:r>
        <w:r w:rsidDel="00DB4180">
          <w:delInstrText xml:space="preserve"> HYPERLINK \l "_Toc428792606" </w:delInstrText>
        </w:r>
        <w:r w:rsidDel="00DB4180">
          <w:fldChar w:fldCharType="separate"/>
        </w:r>
        <w:r w:rsidR="008764A2" w:rsidRPr="00533503" w:rsidDel="00DB4180">
          <w:rPr>
            <w:rStyle w:val="affb"/>
            <w:noProof/>
          </w:rPr>
          <w:delText>19.1.2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安全事件等级划分</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_Toc428792606 \h </w:delInstrText>
        </w:r>
        <w:r w:rsidR="008764A2" w:rsidDel="00DB4180">
          <w:rPr>
            <w:rStyle w:val="affb"/>
            <w:noProof/>
          </w:rPr>
        </w:r>
        <w:r w:rsidR="008764A2" w:rsidDel="00DB4180">
          <w:rPr>
            <w:rStyle w:val="affb"/>
            <w:noProof/>
          </w:rPr>
          <w:fldChar w:fldCharType="separate"/>
        </w:r>
        <w:r w:rsidR="008764A2" w:rsidDel="00DB4180">
          <w:rPr>
            <w:noProof/>
          </w:rPr>
          <w:delText>105</w:delText>
        </w:r>
        <w:r w:rsidR="008764A2" w:rsidDel="00DB4180">
          <w:rPr>
            <w:rStyle w:val="affb"/>
            <w:noProof/>
          </w:rPr>
          <w:fldChar w:fldCharType="end"/>
        </w:r>
        <w:r w:rsidDel="00DB4180">
          <w:rPr>
            <w:rStyle w:val="affb"/>
            <w:noProof/>
          </w:rPr>
          <w:fldChar w:fldCharType="end"/>
        </w:r>
      </w:del>
    </w:p>
    <w:p w14:paraId="5DF8DC47" w14:textId="137EFE1E" w:rsidR="008764A2" w:rsidDel="00DB4180" w:rsidRDefault="00242751">
      <w:pPr>
        <w:pStyle w:val="31"/>
        <w:tabs>
          <w:tab w:val="right" w:leader="dot" w:pos="8296"/>
        </w:tabs>
        <w:rPr>
          <w:del w:id="290" w:author="yunwei01" w:date="2017-08-03T17:35:00Z"/>
          <w:rFonts w:asciiTheme="minorHAnsi" w:eastAsiaTheme="minorEastAsia" w:hAnsiTheme="minorHAnsi" w:cstheme="minorBidi"/>
          <w:noProof/>
          <w:szCs w:val="22"/>
        </w:rPr>
      </w:pPr>
      <w:del w:id="291" w:author="yunwei01" w:date="2017-08-03T17:35:00Z">
        <w:r w:rsidDel="00DB4180">
          <w:fldChar w:fldCharType="begin"/>
        </w:r>
        <w:r w:rsidDel="00DB4180">
          <w:delInstrText xml:space="preserve"> HYPERLINK \l "_Toc428792607" </w:delInstrText>
        </w:r>
        <w:r w:rsidDel="00DB4180">
          <w:fldChar w:fldCharType="separate"/>
        </w:r>
        <w:r w:rsidR="008764A2" w:rsidRPr="00533503" w:rsidDel="00DB4180">
          <w:rPr>
            <w:rStyle w:val="affb"/>
            <w:noProof/>
          </w:rPr>
          <w:delText>19.1.3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安全事件处理流程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_Toc428792607 \h </w:delInstrText>
        </w:r>
        <w:r w:rsidR="008764A2" w:rsidDel="00DB4180">
          <w:rPr>
            <w:rStyle w:val="affb"/>
            <w:noProof/>
          </w:rPr>
        </w:r>
        <w:r w:rsidR="008764A2" w:rsidDel="00DB4180">
          <w:rPr>
            <w:rStyle w:val="affb"/>
            <w:noProof/>
          </w:rPr>
          <w:fldChar w:fldCharType="separate"/>
        </w:r>
        <w:r w:rsidR="008764A2" w:rsidDel="00DB4180">
          <w:rPr>
            <w:noProof/>
          </w:rPr>
          <w:delText>106</w:delText>
        </w:r>
        <w:r w:rsidR="008764A2" w:rsidDel="00DB4180">
          <w:rPr>
            <w:rStyle w:val="affb"/>
            <w:noProof/>
          </w:rPr>
          <w:fldChar w:fldCharType="end"/>
        </w:r>
        <w:r w:rsidDel="00DB4180">
          <w:rPr>
            <w:rStyle w:val="affb"/>
            <w:noProof/>
          </w:rPr>
          <w:fldChar w:fldCharType="end"/>
        </w:r>
      </w:del>
    </w:p>
    <w:p w14:paraId="2F278189" w14:textId="276D9996" w:rsidR="008764A2" w:rsidDel="00DB4180" w:rsidRDefault="00242751">
      <w:pPr>
        <w:pStyle w:val="31"/>
        <w:tabs>
          <w:tab w:val="right" w:leader="dot" w:pos="8296"/>
        </w:tabs>
        <w:rPr>
          <w:del w:id="292" w:author="yunwei01" w:date="2017-08-03T17:35:00Z"/>
          <w:rFonts w:asciiTheme="minorHAnsi" w:eastAsiaTheme="minorEastAsia" w:hAnsiTheme="minorHAnsi" w:cstheme="minorBidi"/>
          <w:noProof/>
          <w:szCs w:val="22"/>
        </w:rPr>
      </w:pPr>
      <w:del w:id="293" w:author="yunwei01" w:date="2017-08-03T17:35:00Z">
        <w:r w:rsidDel="00DB4180">
          <w:fldChar w:fldCharType="begin"/>
        </w:r>
        <w:r w:rsidDel="00DB4180">
          <w:delInstrText xml:space="preserve"> HYPERLINK \l "_Toc428792608" </w:delInstrText>
        </w:r>
        <w:r w:rsidDel="00DB4180">
          <w:fldChar w:fldCharType="separate"/>
        </w:r>
        <w:r w:rsidR="008764A2" w:rsidRPr="00533503" w:rsidDel="00DB4180">
          <w:rPr>
            <w:rStyle w:val="affb"/>
            <w:noProof/>
          </w:rPr>
          <w:delText>19.1.4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安全事件报告流程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_Toc428792608 \h </w:delInstrText>
        </w:r>
        <w:r w:rsidR="008764A2" w:rsidDel="00DB4180">
          <w:rPr>
            <w:rStyle w:val="affb"/>
            <w:noProof/>
          </w:rPr>
        </w:r>
        <w:r w:rsidR="008764A2" w:rsidDel="00DB4180">
          <w:rPr>
            <w:rStyle w:val="affb"/>
            <w:noProof/>
          </w:rPr>
          <w:fldChar w:fldCharType="separate"/>
        </w:r>
        <w:r w:rsidR="008764A2" w:rsidDel="00DB4180">
          <w:rPr>
            <w:noProof/>
          </w:rPr>
          <w:delText>120</w:delText>
        </w:r>
        <w:r w:rsidR="008764A2" w:rsidDel="00DB4180">
          <w:rPr>
            <w:rStyle w:val="affb"/>
            <w:noProof/>
          </w:rPr>
          <w:fldChar w:fldCharType="end"/>
        </w:r>
        <w:r w:rsidDel="00DB4180">
          <w:rPr>
            <w:rStyle w:val="affb"/>
            <w:noProof/>
          </w:rPr>
          <w:fldChar w:fldCharType="end"/>
        </w:r>
      </w:del>
    </w:p>
    <w:p w14:paraId="19A13445" w14:textId="619ACC09" w:rsidR="008764A2" w:rsidDel="00DB4180" w:rsidRDefault="00242751">
      <w:pPr>
        <w:pStyle w:val="10"/>
        <w:tabs>
          <w:tab w:val="right" w:leader="dot" w:pos="8296"/>
        </w:tabs>
        <w:rPr>
          <w:del w:id="294" w:author="yunwei01" w:date="2017-08-03T17:35:00Z"/>
          <w:rFonts w:asciiTheme="minorHAnsi" w:eastAsiaTheme="minorEastAsia" w:hAnsiTheme="minorHAnsi" w:cstheme="minorBidi"/>
          <w:noProof/>
          <w:szCs w:val="22"/>
        </w:rPr>
      </w:pPr>
      <w:del w:id="295" w:author="yunwei01" w:date="2017-08-03T17:35:00Z">
        <w:r w:rsidDel="00DB4180">
          <w:fldChar w:fldCharType="begin"/>
        </w:r>
        <w:r w:rsidDel="00DB4180">
          <w:delInstrText xml:space="preserve"> HYPERLINK \l "_Toc428792609" </w:delInstrText>
        </w:r>
        <w:r w:rsidDel="00DB4180">
          <w:fldChar w:fldCharType="separate"/>
        </w:r>
        <w:r w:rsidR="008764A2" w:rsidRPr="00533503" w:rsidDel="00DB4180">
          <w:rPr>
            <w:rStyle w:val="affb"/>
            <w:rFonts w:hint="eastAsia"/>
            <w:noProof/>
          </w:rPr>
          <w:delText>第二十章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硬件维护日常操作管理规程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_Toc428792609 \h </w:delInstrText>
        </w:r>
        <w:r w:rsidR="008764A2" w:rsidDel="00DB4180">
          <w:rPr>
            <w:rStyle w:val="affb"/>
            <w:noProof/>
          </w:rPr>
        </w:r>
        <w:r w:rsidR="008764A2" w:rsidDel="00DB4180">
          <w:rPr>
            <w:rStyle w:val="affb"/>
            <w:noProof/>
          </w:rPr>
          <w:fldChar w:fldCharType="separate"/>
        </w:r>
        <w:r w:rsidR="008764A2" w:rsidDel="00DB4180">
          <w:rPr>
            <w:noProof/>
          </w:rPr>
          <w:delText>121</w:delText>
        </w:r>
        <w:r w:rsidR="008764A2" w:rsidDel="00DB4180">
          <w:rPr>
            <w:rStyle w:val="affb"/>
            <w:noProof/>
          </w:rPr>
          <w:fldChar w:fldCharType="end"/>
        </w:r>
        <w:r w:rsidDel="00DB4180">
          <w:rPr>
            <w:rStyle w:val="affb"/>
            <w:noProof/>
          </w:rPr>
          <w:fldChar w:fldCharType="end"/>
        </w:r>
      </w:del>
    </w:p>
    <w:p w14:paraId="585F0A31" w14:textId="5F222449" w:rsidR="008764A2" w:rsidDel="00DB4180" w:rsidRDefault="00242751">
      <w:pPr>
        <w:pStyle w:val="21"/>
        <w:tabs>
          <w:tab w:val="right" w:leader="dot" w:pos="8296"/>
        </w:tabs>
        <w:rPr>
          <w:del w:id="296" w:author="yunwei01" w:date="2017-08-03T17:35:00Z"/>
          <w:rFonts w:asciiTheme="minorHAnsi" w:eastAsiaTheme="minorEastAsia" w:hAnsiTheme="minorHAnsi" w:cstheme="minorBidi"/>
          <w:noProof/>
          <w:szCs w:val="22"/>
        </w:rPr>
      </w:pPr>
      <w:del w:id="297" w:author="yunwei01" w:date="2017-08-03T17:35:00Z">
        <w:r w:rsidDel="00DB4180">
          <w:fldChar w:fldCharType="begin"/>
        </w:r>
        <w:r w:rsidDel="00DB4180">
          <w:delInstrText xml:space="preserve"> HYPERLINK \l "_Toc428792610" </w:delInstrText>
        </w:r>
        <w:r w:rsidDel="00DB4180">
          <w:fldChar w:fldCharType="separate"/>
        </w:r>
        <w:r w:rsidR="008764A2" w:rsidRPr="00533503" w:rsidDel="00DB4180">
          <w:rPr>
            <w:rStyle w:val="affb"/>
            <w:noProof/>
          </w:rPr>
          <w:delText>20.1</w:delText>
        </w:r>
        <w:r w:rsidR="008764A2" w:rsidRPr="00533503" w:rsidDel="00DB4180">
          <w:rPr>
            <w:rStyle w:val="affb"/>
            <w:rFonts w:hint="eastAsia"/>
            <w:noProof/>
          </w:rPr>
          <w:delText xml:space="preserve"> </w:delText>
        </w:r>
        <w:r w:rsidR="008764A2" w:rsidRPr="00533503" w:rsidDel="00DB4180">
          <w:rPr>
            <w:rStyle w:val="affb"/>
            <w:rFonts w:hint="eastAsia"/>
            <w:noProof/>
          </w:rPr>
          <w:delText>硬件维护日常操作管理规程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_Toc428792610 \h </w:delInstrText>
        </w:r>
        <w:r w:rsidR="008764A2" w:rsidDel="00DB4180">
          <w:rPr>
            <w:rStyle w:val="affb"/>
            <w:noProof/>
          </w:rPr>
        </w:r>
        <w:r w:rsidR="008764A2" w:rsidDel="00DB4180">
          <w:rPr>
            <w:rStyle w:val="affb"/>
            <w:noProof/>
          </w:rPr>
          <w:fldChar w:fldCharType="separate"/>
        </w:r>
        <w:r w:rsidR="008764A2" w:rsidDel="00DB4180">
          <w:rPr>
            <w:noProof/>
          </w:rPr>
          <w:delText>121</w:delText>
        </w:r>
        <w:r w:rsidR="008764A2" w:rsidDel="00DB4180">
          <w:rPr>
            <w:rStyle w:val="affb"/>
            <w:noProof/>
          </w:rPr>
          <w:fldChar w:fldCharType="end"/>
        </w:r>
        <w:r w:rsidDel="00DB4180">
          <w:rPr>
            <w:rStyle w:val="affb"/>
            <w:noProof/>
          </w:rPr>
          <w:fldChar w:fldCharType="end"/>
        </w:r>
      </w:del>
    </w:p>
    <w:p w14:paraId="5116CC72" w14:textId="1DB9CACC" w:rsidR="008764A2" w:rsidDel="00DB4180" w:rsidRDefault="00242751">
      <w:pPr>
        <w:pStyle w:val="31"/>
        <w:tabs>
          <w:tab w:val="right" w:leader="dot" w:pos="8296"/>
        </w:tabs>
        <w:rPr>
          <w:del w:id="298" w:author="yunwei01" w:date="2017-08-03T17:35:00Z"/>
          <w:rFonts w:asciiTheme="minorHAnsi" w:eastAsiaTheme="minorEastAsia" w:hAnsiTheme="minorHAnsi" w:cstheme="minorBidi"/>
          <w:noProof/>
          <w:szCs w:val="22"/>
        </w:rPr>
      </w:pPr>
      <w:del w:id="299" w:author="yunwei01" w:date="2017-08-03T17:35:00Z">
        <w:r w:rsidDel="00DB4180">
          <w:fldChar w:fldCharType="begin"/>
        </w:r>
        <w:r w:rsidDel="00DB4180">
          <w:delInstrText xml:space="preserve"> HYPERLINK \l "_Toc428792611" </w:delInstrText>
        </w:r>
        <w:r w:rsidDel="00DB4180">
          <w:fldChar w:fldCharType="separate"/>
        </w:r>
        <w:r w:rsidR="008764A2" w:rsidRPr="00533503" w:rsidDel="00DB4180">
          <w:rPr>
            <w:rStyle w:val="affb"/>
            <w:noProof/>
          </w:rPr>
          <w:delText>20.1.1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交换机</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_Toc428792611 \h </w:delInstrText>
        </w:r>
        <w:r w:rsidR="008764A2" w:rsidDel="00DB4180">
          <w:rPr>
            <w:rStyle w:val="affb"/>
            <w:noProof/>
          </w:rPr>
        </w:r>
        <w:r w:rsidR="008764A2" w:rsidDel="00DB4180">
          <w:rPr>
            <w:rStyle w:val="affb"/>
            <w:noProof/>
          </w:rPr>
          <w:fldChar w:fldCharType="separate"/>
        </w:r>
        <w:r w:rsidR="008764A2" w:rsidDel="00DB4180">
          <w:rPr>
            <w:noProof/>
          </w:rPr>
          <w:delText>121</w:delText>
        </w:r>
        <w:r w:rsidR="008764A2" w:rsidDel="00DB4180">
          <w:rPr>
            <w:rStyle w:val="affb"/>
            <w:noProof/>
          </w:rPr>
          <w:fldChar w:fldCharType="end"/>
        </w:r>
        <w:r w:rsidDel="00DB4180">
          <w:rPr>
            <w:rStyle w:val="affb"/>
            <w:noProof/>
          </w:rPr>
          <w:fldChar w:fldCharType="end"/>
        </w:r>
      </w:del>
    </w:p>
    <w:p w14:paraId="72AE18AA" w14:textId="7E06CBB7" w:rsidR="008764A2" w:rsidDel="00DB4180" w:rsidRDefault="00242751">
      <w:pPr>
        <w:pStyle w:val="31"/>
        <w:tabs>
          <w:tab w:val="right" w:leader="dot" w:pos="8296"/>
        </w:tabs>
        <w:rPr>
          <w:del w:id="300" w:author="yunwei01" w:date="2017-08-03T17:35:00Z"/>
          <w:rFonts w:asciiTheme="minorHAnsi" w:eastAsiaTheme="minorEastAsia" w:hAnsiTheme="minorHAnsi" w:cstheme="minorBidi"/>
          <w:noProof/>
          <w:szCs w:val="22"/>
        </w:rPr>
      </w:pPr>
      <w:del w:id="301" w:author="yunwei01" w:date="2017-08-03T17:35:00Z">
        <w:r w:rsidDel="00DB4180">
          <w:fldChar w:fldCharType="begin"/>
        </w:r>
        <w:r w:rsidDel="00DB4180">
          <w:delInstrText xml:space="preserve"> HYPERLINK \l "_Toc428792612" </w:delInstrText>
        </w:r>
        <w:r w:rsidDel="00DB4180">
          <w:fldChar w:fldCharType="separate"/>
        </w:r>
        <w:r w:rsidR="008764A2" w:rsidRPr="00533503" w:rsidDel="00DB4180">
          <w:rPr>
            <w:rStyle w:val="affb"/>
            <w:noProof/>
          </w:rPr>
          <w:delText>20.1.2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路由器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_Toc428792612 \h </w:delInstrText>
        </w:r>
        <w:r w:rsidR="008764A2" w:rsidDel="00DB4180">
          <w:rPr>
            <w:rStyle w:val="affb"/>
            <w:noProof/>
          </w:rPr>
        </w:r>
        <w:r w:rsidR="008764A2" w:rsidDel="00DB4180">
          <w:rPr>
            <w:rStyle w:val="affb"/>
            <w:noProof/>
          </w:rPr>
          <w:fldChar w:fldCharType="separate"/>
        </w:r>
        <w:r w:rsidR="008764A2" w:rsidDel="00DB4180">
          <w:rPr>
            <w:noProof/>
          </w:rPr>
          <w:delText>122</w:delText>
        </w:r>
        <w:r w:rsidR="008764A2" w:rsidDel="00DB4180">
          <w:rPr>
            <w:rStyle w:val="affb"/>
            <w:noProof/>
          </w:rPr>
          <w:fldChar w:fldCharType="end"/>
        </w:r>
        <w:r w:rsidDel="00DB4180">
          <w:rPr>
            <w:rStyle w:val="affb"/>
            <w:noProof/>
          </w:rPr>
          <w:fldChar w:fldCharType="end"/>
        </w:r>
      </w:del>
    </w:p>
    <w:p w14:paraId="1BF51723" w14:textId="383F7E3F" w:rsidR="008764A2" w:rsidDel="00DB4180" w:rsidRDefault="00242751">
      <w:pPr>
        <w:pStyle w:val="31"/>
        <w:tabs>
          <w:tab w:val="right" w:leader="dot" w:pos="8296"/>
        </w:tabs>
        <w:rPr>
          <w:del w:id="302" w:author="yunwei01" w:date="2017-08-03T17:35:00Z"/>
          <w:rFonts w:asciiTheme="minorHAnsi" w:eastAsiaTheme="minorEastAsia" w:hAnsiTheme="minorHAnsi" w:cstheme="minorBidi"/>
          <w:noProof/>
          <w:szCs w:val="22"/>
        </w:rPr>
      </w:pPr>
      <w:del w:id="303" w:author="yunwei01" w:date="2017-08-03T17:35:00Z">
        <w:r w:rsidDel="00DB4180">
          <w:fldChar w:fldCharType="begin"/>
        </w:r>
        <w:r w:rsidDel="00DB4180">
          <w:delInstrText xml:space="preserve"> HYPERLINK \l "_Toc428792613" </w:delInstrText>
        </w:r>
        <w:r w:rsidDel="00DB4180">
          <w:fldChar w:fldCharType="separate"/>
        </w:r>
        <w:r w:rsidR="008764A2" w:rsidRPr="00533503" w:rsidDel="00DB4180">
          <w:rPr>
            <w:rStyle w:val="affb"/>
            <w:noProof/>
          </w:rPr>
          <w:delText>20.1.3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防火墙</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_Toc428792613 \h </w:delInstrText>
        </w:r>
        <w:r w:rsidR="008764A2" w:rsidDel="00DB4180">
          <w:rPr>
            <w:rStyle w:val="affb"/>
            <w:noProof/>
          </w:rPr>
        </w:r>
        <w:r w:rsidR="008764A2" w:rsidDel="00DB4180">
          <w:rPr>
            <w:rStyle w:val="affb"/>
            <w:noProof/>
          </w:rPr>
          <w:fldChar w:fldCharType="separate"/>
        </w:r>
        <w:r w:rsidR="008764A2" w:rsidDel="00DB4180">
          <w:rPr>
            <w:noProof/>
          </w:rPr>
          <w:delText>122</w:delText>
        </w:r>
        <w:r w:rsidR="008764A2" w:rsidDel="00DB4180">
          <w:rPr>
            <w:rStyle w:val="affb"/>
            <w:noProof/>
          </w:rPr>
          <w:fldChar w:fldCharType="end"/>
        </w:r>
        <w:r w:rsidDel="00DB4180">
          <w:rPr>
            <w:rStyle w:val="affb"/>
            <w:noProof/>
          </w:rPr>
          <w:fldChar w:fldCharType="end"/>
        </w:r>
      </w:del>
    </w:p>
    <w:p w14:paraId="24856A6A" w14:textId="7658BE55" w:rsidR="008764A2" w:rsidDel="00DB4180" w:rsidRDefault="00242751">
      <w:pPr>
        <w:pStyle w:val="31"/>
        <w:tabs>
          <w:tab w:val="right" w:leader="dot" w:pos="8296"/>
        </w:tabs>
        <w:rPr>
          <w:del w:id="304" w:author="yunwei01" w:date="2017-08-03T17:35:00Z"/>
          <w:rFonts w:asciiTheme="minorHAnsi" w:eastAsiaTheme="minorEastAsia" w:hAnsiTheme="minorHAnsi" w:cstheme="minorBidi"/>
          <w:noProof/>
          <w:szCs w:val="22"/>
        </w:rPr>
      </w:pPr>
      <w:del w:id="305" w:author="yunwei01" w:date="2017-08-03T17:35:00Z">
        <w:r w:rsidDel="00DB4180">
          <w:fldChar w:fldCharType="begin"/>
        </w:r>
        <w:r w:rsidDel="00DB4180">
          <w:delInstrText xml:space="preserve"> HYPERLINK \l "_Toc428792614" </w:delInstrText>
        </w:r>
        <w:r w:rsidDel="00DB4180">
          <w:fldChar w:fldCharType="separate"/>
        </w:r>
        <w:r w:rsidR="008764A2" w:rsidRPr="00533503" w:rsidDel="00DB4180">
          <w:rPr>
            <w:rStyle w:val="affb"/>
            <w:noProof/>
          </w:rPr>
          <w:delText>20.1.4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小型机</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_Toc428792614 \h </w:delInstrText>
        </w:r>
        <w:r w:rsidR="008764A2" w:rsidDel="00DB4180">
          <w:rPr>
            <w:rStyle w:val="affb"/>
            <w:noProof/>
          </w:rPr>
        </w:r>
        <w:r w:rsidR="008764A2" w:rsidDel="00DB4180">
          <w:rPr>
            <w:rStyle w:val="affb"/>
            <w:noProof/>
          </w:rPr>
          <w:fldChar w:fldCharType="separate"/>
        </w:r>
        <w:r w:rsidR="008764A2" w:rsidDel="00DB4180">
          <w:rPr>
            <w:noProof/>
          </w:rPr>
          <w:delText>122</w:delText>
        </w:r>
        <w:r w:rsidR="008764A2" w:rsidDel="00DB4180">
          <w:rPr>
            <w:rStyle w:val="affb"/>
            <w:noProof/>
          </w:rPr>
          <w:fldChar w:fldCharType="end"/>
        </w:r>
        <w:r w:rsidDel="00DB4180">
          <w:rPr>
            <w:rStyle w:val="affb"/>
            <w:noProof/>
          </w:rPr>
          <w:fldChar w:fldCharType="end"/>
        </w:r>
      </w:del>
    </w:p>
    <w:p w14:paraId="2D503009" w14:textId="468F5592" w:rsidR="008764A2" w:rsidDel="00DB4180" w:rsidRDefault="00242751">
      <w:pPr>
        <w:pStyle w:val="31"/>
        <w:tabs>
          <w:tab w:val="right" w:leader="dot" w:pos="8296"/>
        </w:tabs>
        <w:rPr>
          <w:del w:id="306" w:author="yunwei01" w:date="2017-08-03T17:35:00Z"/>
          <w:rFonts w:asciiTheme="minorHAnsi" w:eastAsiaTheme="minorEastAsia" w:hAnsiTheme="minorHAnsi" w:cstheme="minorBidi"/>
          <w:noProof/>
          <w:szCs w:val="22"/>
        </w:rPr>
      </w:pPr>
      <w:del w:id="307" w:author="yunwei01" w:date="2017-08-03T17:35:00Z">
        <w:r w:rsidDel="00DB4180">
          <w:fldChar w:fldCharType="begin"/>
        </w:r>
        <w:r w:rsidDel="00DB4180">
          <w:delInstrText xml:space="preserve"> HYPERLINK \l "_Toc428792615" </w:delInstrText>
        </w:r>
        <w:r w:rsidDel="00DB4180">
          <w:fldChar w:fldCharType="separate"/>
        </w:r>
        <w:r w:rsidR="008764A2" w:rsidRPr="00533503" w:rsidDel="00DB4180">
          <w:rPr>
            <w:rStyle w:val="affb"/>
            <w:noProof/>
          </w:rPr>
          <w:delText>20.1.5 PC</w:delText>
        </w:r>
        <w:r w:rsidR="008764A2" w:rsidRPr="00533503" w:rsidDel="00DB4180">
          <w:rPr>
            <w:rStyle w:val="affb"/>
            <w:rFonts w:hint="eastAsia"/>
            <w:noProof/>
          </w:rPr>
          <w:delText>服务器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_Toc428792615 \h </w:delInstrText>
        </w:r>
        <w:r w:rsidR="008764A2" w:rsidDel="00DB4180">
          <w:rPr>
            <w:rStyle w:val="affb"/>
            <w:noProof/>
          </w:rPr>
        </w:r>
        <w:r w:rsidR="008764A2" w:rsidDel="00DB4180">
          <w:rPr>
            <w:rStyle w:val="affb"/>
            <w:noProof/>
          </w:rPr>
          <w:fldChar w:fldCharType="separate"/>
        </w:r>
        <w:r w:rsidR="008764A2" w:rsidDel="00DB4180">
          <w:rPr>
            <w:noProof/>
          </w:rPr>
          <w:delText>123</w:delText>
        </w:r>
        <w:r w:rsidR="008764A2" w:rsidDel="00DB4180">
          <w:rPr>
            <w:rStyle w:val="affb"/>
            <w:noProof/>
          </w:rPr>
          <w:fldChar w:fldCharType="end"/>
        </w:r>
        <w:r w:rsidDel="00DB4180">
          <w:rPr>
            <w:rStyle w:val="affb"/>
            <w:noProof/>
          </w:rPr>
          <w:fldChar w:fldCharType="end"/>
        </w:r>
      </w:del>
    </w:p>
    <w:p w14:paraId="784FA6B4" w14:textId="56FAAC1E" w:rsidR="008764A2" w:rsidDel="00DB4180" w:rsidRDefault="00242751">
      <w:pPr>
        <w:pStyle w:val="31"/>
        <w:tabs>
          <w:tab w:val="right" w:leader="dot" w:pos="8296"/>
        </w:tabs>
        <w:rPr>
          <w:del w:id="308" w:author="yunwei01" w:date="2017-08-03T17:35:00Z"/>
          <w:rFonts w:asciiTheme="minorHAnsi" w:eastAsiaTheme="minorEastAsia" w:hAnsiTheme="minorHAnsi" w:cstheme="minorBidi"/>
          <w:noProof/>
          <w:szCs w:val="22"/>
        </w:rPr>
      </w:pPr>
      <w:del w:id="309" w:author="yunwei01" w:date="2017-08-03T17:35:00Z">
        <w:r w:rsidDel="00DB4180">
          <w:fldChar w:fldCharType="begin"/>
        </w:r>
        <w:r w:rsidDel="00DB4180">
          <w:delInstrText xml:space="preserve"> HYPERLINK \l "_Toc428792616" </w:delInstrText>
        </w:r>
        <w:r w:rsidDel="00DB4180">
          <w:fldChar w:fldCharType="separate"/>
        </w:r>
        <w:r w:rsidR="008764A2" w:rsidRPr="00533503" w:rsidDel="00DB4180">
          <w:rPr>
            <w:rStyle w:val="affb"/>
            <w:noProof/>
          </w:rPr>
          <w:delText>20.1.6</w:delText>
        </w:r>
        <w:r w:rsidR="008764A2" w:rsidRPr="00533503" w:rsidDel="00DB4180">
          <w:rPr>
            <w:rStyle w:val="affb"/>
            <w:rFonts w:hint="eastAsia"/>
            <w:noProof/>
          </w:rPr>
          <w:delText xml:space="preserve"> </w:delText>
        </w:r>
        <w:r w:rsidR="008764A2" w:rsidRPr="00533503" w:rsidDel="00DB4180">
          <w:rPr>
            <w:rStyle w:val="affb"/>
            <w:rFonts w:hint="eastAsia"/>
            <w:noProof/>
          </w:rPr>
          <w:delText>审计系统</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_Toc428792616 \h </w:delInstrText>
        </w:r>
        <w:r w:rsidR="008764A2" w:rsidDel="00DB4180">
          <w:rPr>
            <w:rStyle w:val="affb"/>
            <w:noProof/>
          </w:rPr>
        </w:r>
        <w:r w:rsidR="008764A2" w:rsidDel="00DB4180">
          <w:rPr>
            <w:rStyle w:val="affb"/>
            <w:noProof/>
          </w:rPr>
          <w:fldChar w:fldCharType="separate"/>
        </w:r>
        <w:r w:rsidR="008764A2" w:rsidDel="00DB4180">
          <w:rPr>
            <w:noProof/>
          </w:rPr>
          <w:delText>123</w:delText>
        </w:r>
        <w:r w:rsidR="008764A2" w:rsidDel="00DB4180">
          <w:rPr>
            <w:rStyle w:val="affb"/>
            <w:noProof/>
          </w:rPr>
          <w:fldChar w:fldCharType="end"/>
        </w:r>
        <w:r w:rsidDel="00DB4180">
          <w:rPr>
            <w:rStyle w:val="affb"/>
            <w:noProof/>
          </w:rPr>
          <w:fldChar w:fldCharType="end"/>
        </w:r>
      </w:del>
    </w:p>
    <w:p w14:paraId="22BB34A3" w14:textId="7DA6DBC3" w:rsidR="008764A2" w:rsidDel="00DB4180" w:rsidRDefault="00242751">
      <w:pPr>
        <w:pStyle w:val="10"/>
        <w:tabs>
          <w:tab w:val="right" w:leader="dot" w:pos="8296"/>
        </w:tabs>
        <w:rPr>
          <w:del w:id="310" w:author="yunwei01" w:date="2017-08-03T17:35:00Z"/>
          <w:rFonts w:asciiTheme="minorHAnsi" w:eastAsiaTheme="minorEastAsia" w:hAnsiTheme="minorHAnsi" w:cstheme="minorBidi"/>
          <w:noProof/>
          <w:szCs w:val="22"/>
        </w:rPr>
      </w:pPr>
      <w:del w:id="311" w:author="yunwei01" w:date="2017-08-03T17:35:00Z">
        <w:r w:rsidDel="00DB4180">
          <w:fldChar w:fldCharType="begin"/>
        </w:r>
        <w:r w:rsidDel="00DB4180">
          <w:delInstrText xml:space="preserve"> HYPERLINK \l "_Toc428792617" </w:delInstrText>
        </w:r>
        <w:r w:rsidDel="00DB4180">
          <w:fldChar w:fldCharType="separate"/>
        </w:r>
        <w:r w:rsidR="008764A2" w:rsidRPr="00533503" w:rsidDel="00DB4180">
          <w:rPr>
            <w:rStyle w:val="affb"/>
            <w:rFonts w:hint="eastAsia"/>
            <w:noProof/>
          </w:rPr>
          <w:delText>第二十一章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信息系统操作规程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_Toc428792617 \h </w:delInstrText>
        </w:r>
        <w:r w:rsidR="008764A2" w:rsidDel="00DB4180">
          <w:rPr>
            <w:rStyle w:val="affb"/>
            <w:noProof/>
          </w:rPr>
        </w:r>
        <w:r w:rsidR="008764A2" w:rsidDel="00DB4180">
          <w:rPr>
            <w:rStyle w:val="affb"/>
            <w:noProof/>
          </w:rPr>
          <w:fldChar w:fldCharType="separate"/>
        </w:r>
        <w:r w:rsidR="008764A2" w:rsidDel="00DB4180">
          <w:rPr>
            <w:noProof/>
          </w:rPr>
          <w:delText>123</w:delText>
        </w:r>
        <w:r w:rsidR="008764A2" w:rsidDel="00DB4180">
          <w:rPr>
            <w:rStyle w:val="affb"/>
            <w:noProof/>
          </w:rPr>
          <w:fldChar w:fldCharType="end"/>
        </w:r>
        <w:r w:rsidDel="00DB4180">
          <w:rPr>
            <w:rStyle w:val="affb"/>
            <w:noProof/>
          </w:rPr>
          <w:fldChar w:fldCharType="end"/>
        </w:r>
      </w:del>
    </w:p>
    <w:p w14:paraId="02DF249D" w14:textId="5270D664" w:rsidR="008764A2" w:rsidDel="00DB4180" w:rsidRDefault="00242751">
      <w:pPr>
        <w:pStyle w:val="21"/>
        <w:tabs>
          <w:tab w:val="right" w:leader="dot" w:pos="8296"/>
        </w:tabs>
        <w:rPr>
          <w:del w:id="312" w:author="yunwei01" w:date="2017-08-03T17:35:00Z"/>
          <w:rFonts w:asciiTheme="minorHAnsi" w:eastAsiaTheme="minorEastAsia" w:hAnsiTheme="minorHAnsi" w:cstheme="minorBidi"/>
          <w:noProof/>
          <w:szCs w:val="22"/>
        </w:rPr>
      </w:pPr>
      <w:del w:id="313" w:author="yunwei01" w:date="2017-08-03T17:35:00Z">
        <w:r w:rsidDel="00DB4180">
          <w:fldChar w:fldCharType="begin"/>
        </w:r>
        <w:r w:rsidDel="00DB4180">
          <w:delInstrText xml:space="preserve"> HYPERLINK \l "_Toc428792618" </w:delInstrText>
        </w:r>
        <w:r w:rsidDel="00DB4180">
          <w:fldChar w:fldCharType="separate"/>
        </w:r>
        <w:r w:rsidR="008764A2" w:rsidRPr="00533503" w:rsidDel="00DB4180">
          <w:rPr>
            <w:rStyle w:val="affb"/>
            <w:noProof/>
          </w:rPr>
          <w:delText>21.1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信息系统操作规程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_Toc428792618 \h </w:delInstrText>
        </w:r>
        <w:r w:rsidR="008764A2" w:rsidDel="00DB4180">
          <w:rPr>
            <w:rStyle w:val="affb"/>
            <w:noProof/>
          </w:rPr>
        </w:r>
        <w:r w:rsidR="008764A2" w:rsidDel="00DB4180">
          <w:rPr>
            <w:rStyle w:val="affb"/>
            <w:noProof/>
          </w:rPr>
          <w:fldChar w:fldCharType="separate"/>
        </w:r>
        <w:r w:rsidR="008764A2" w:rsidDel="00DB4180">
          <w:rPr>
            <w:noProof/>
          </w:rPr>
          <w:delText>123</w:delText>
        </w:r>
        <w:r w:rsidR="008764A2" w:rsidDel="00DB4180">
          <w:rPr>
            <w:rStyle w:val="affb"/>
            <w:noProof/>
          </w:rPr>
          <w:fldChar w:fldCharType="end"/>
        </w:r>
        <w:r w:rsidDel="00DB4180">
          <w:rPr>
            <w:rStyle w:val="affb"/>
            <w:noProof/>
          </w:rPr>
          <w:fldChar w:fldCharType="end"/>
        </w:r>
      </w:del>
    </w:p>
    <w:p w14:paraId="458C54E1" w14:textId="15B5A31C" w:rsidR="008764A2" w:rsidDel="00DB4180" w:rsidRDefault="00242751">
      <w:pPr>
        <w:pStyle w:val="31"/>
        <w:tabs>
          <w:tab w:val="right" w:leader="dot" w:pos="8296"/>
        </w:tabs>
        <w:rPr>
          <w:del w:id="314" w:author="yunwei01" w:date="2017-08-03T17:35:00Z"/>
          <w:rFonts w:asciiTheme="minorHAnsi" w:eastAsiaTheme="minorEastAsia" w:hAnsiTheme="minorHAnsi" w:cstheme="minorBidi"/>
          <w:noProof/>
          <w:szCs w:val="22"/>
        </w:rPr>
      </w:pPr>
      <w:del w:id="315" w:author="yunwei01" w:date="2017-08-03T17:35:00Z">
        <w:r w:rsidDel="00DB4180">
          <w:fldChar w:fldCharType="begin"/>
        </w:r>
        <w:r w:rsidDel="00DB4180">
          <w:delInstrText xml:space="preserve"> HYPERLINK \l "_Toc428792619" </w:delInstrText>
        </w:r>
        <w:r w:rsidDel="00DB4180">
          <w:fldChar w:fldCharType="separate"/>
        </w:r>
        <w:r w:rsidR="008764A2" w:rsidRPr="00533503" w:rsidDel="00DB4180">
          <w:rPr>
            <w:rStyle w:val="affb"/>
            <w:noProof/>
          </w:rPr>
          <w:delText>21.1.1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服务器设备操作规程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_Toc428792619 \h </w:delInstrText>
        </w:r>
        <w:r w:rsidR="008764A2" w:rsidDel="00DB4180">
          <w:rPr>
            <w:rStyle w:val="affb"/>
            <w:noProof/>
          </w:rPr>
        </w:r>
        <w:r w:rsidR="008764A2" w:rsidDel="00DB4180">
          <w:rPr>
            <w:rStyle w:val="affb"/>
            <w:noProof/>
          </w:rPr>
          <w:fldChar w:fldCharType="separate"/>
        </w:r>
        <w:r w:rsidR="008764A2" w:rsidDel="00DB4180">
          <w:rPr>
            <w:noProof/>
          </w:rPr>
          <w:delText>123</w:delText>
        </w:r>
        <w:r w:rsidR="008764A2" w:rsidDel="00DB4180">
          <w:rPr>
            <w:rStyle w:val="affb"/>
            <w:noProof/>
          </w:rPr>
          <w:fldChar w:fldCharType="end"/>
        </w:r>
        <w:r w:rsidDel="00DB4180">
          <w:rPr>
            <w:rStyle w:val="affb"/>
            <w:noProof/>
          </w:rPr>
          <w:fldChar w:fldCharType="end"/>
        </w:r>
      </w:del>
    </w:p>
    <w:p w14:paraId="33A11E46" w14:textId="2770F120" w:rsidR="008764A2" w:rsidDel="00DB4180" w:rsidRDefault="00242751">
      <w:pPr>
        <w:pStyle w:val="31"/>
        <w:tabs>
          <w:tab w:val="right" w:leader="dot" w:pos="8296"/>
        </w:tabs>
        <w:rPr>
          <w:del w:id="316" w:author="yunwei01" w:date="2017-08-03T17:35:00Z"/>
          <w:rFonts w:asciiTheme="minorHAnsi" w:eastAsiaTheme="minorEastAsia" w:hAnsiTheme="minorHAnsi" w:cstheme="minorBidi"/>
          <w:noProof/>
          <w:szCs w:val="22"/>
        </w:rPr>
      </w:pPr>
      <w:del w:id="317" w:author="yunwei01" w:date="2017-08-03T17:35:00Z">
        <w:r w:rsidDel="00DB4180">
          <w:fldChar w:fldCharType="begin"/>
        </w:r>
        <w:r w:rsidDel="00DB4180">
          <w:delInstrText xml:space="preserve"> HYPERLINK \l "_Toc428792620" </w:delInstrText>
        </w:r>
        <w:r w:rsidDel="00DB4180">
          <w:fldChar w:fldCharType="separate"/>
        </w:r>
        <w:r w:rsidR="008764A2" w:rsidRPr="00533503" w:rsidDel="00DB4180">
          <w:rPr>
            <w:rStyle w:val="affb"/>
            <w:noProof/>
          </w:rPr>
          <w:delText>21.1.2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网络设备操作规程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_Toc428792620 \h </w:delInstrText>
        </w:r>
        <w:r w:rsidR="008764A2" w:rsidDel="00DB4180">
          <w:rPr>
            <w:rStyle w:val="affb"/>
            <w:noProof/>
          </w:rPr>
        </w:r>
        <w:r w:rsidR="008764A2" w:rsidDel="00DB4180">
          <w:rPr>
            <w:rStyle w:val="affb"/>
            <w:noProof/>
          </w:rPr>
          <w:fldChar w:fldCharType="separate"/>
        </w:r>
        <w:r w:rsidR="008764A2" w:rsidDel="00DB4180">
          <w:rPr>
            <w:noProof/>
          </w:rPr>
          <w:delText>124</w:delText>
        </w:r>
        <w:r w:rsidR="008764A2" w:rsidDel="00DB4180">
          <w:rPr>
            <w:rStyle w:val="affb"/>
            <w:noProof/>
          </w:rPr>
          <w:fldChar w:fldCharType="end"/>
        </w:r>
        <w:r w:rsidDel="00DB4180">
          <w:rPr>
            <w:rStyle w:val="affb"/>
            <w:noProof/>
          </w:rPr>
          <w:fldChar w:fldCharType="end"/>
        </w:r>
      </w:del>
    </w:p>
    <w:p w14:paraId="47132870" w14:textId="07D82843" w:rsidR="008764A2" w:rsidDel="00DB4180" w:rsidRDefault="00242751">
      <w:pPr>
        <w:pStyle w:val="10"/>
        <w:tabs>
          <w:tab w:val="right" w:leader="dot" w:pos="8296"/>
        </w:tabs>
        <w:rPr>
          <w:del w:id="318" w:author="yunwei01" w:date="2017-08-03T17:35:00Z"/>
          <w:rFonts w:asciiTheme="minorHAnsi" w:eastAsiaTheme="minorEastAsia" w:hAnsiTheme="minorHAnsi" w:cstheme="minorBidi"/>
          <w:noProof/>
          <w:szCs w:val="22"/>
        </w:rPr>
      </w:pPr>
      <w:del w:id="319" w:author="yunwei01" w:date="2017-08-03T17:35:00Z">
        <w:r w:rsidDel="00DB4180">
          <w:fldChar w:fldCharType="begin"/>
        </w:r>
        <w:r w:rsidDel="00DB4180">
          <w:delInstrText xml:space="preserve"> HYPERLINK \l "_Toc428792621" </w:delInstrText>
        </w:r>
        <w:r w:rsidDel="00DB4180">
          <w:fldChar w:fldCharType="separate"/>
        </w:r>
        <w:r w:rsidR="008764A2" w:rsidRPr="00533503" w:rsidDel="00DB4180">
          <w:rPr>
            <w:rStyle w:val="affb"/>
            <w:rFonts w:hint="eastAsia"/>
            <w:noProof/>
          </w:rPr>
          <w:delText>第二十二章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应急机构</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_Toc428792621 \h </w:delInstrText>
        </w:r>
        <w:r w:rsidR="008764A2" w:rsidDel="00DB4180">
          <w:rPr>
            <w:rStyle w:val="affb"/>
            <w:noProof/>
          </w:rPr>
        </w:r>
        <w:r w:rsidR="008764A2" w:rsidDel="00DB4180">
          <w:rPr>
            <w:rStyle w:val="affb"/>
            <w:noProof/>
          </w:rPr>
          <w:fldChar w:fldCharType="separate"/>
        </w:r>
        <w:r w:rsidR="008764A2" w:rsidDel="00DB4180">
          <w:rPr>
            <w:noProof/>
          </w:rPr>
          <w:delText>125</w:delText>
        </w:r>
        <w:r w:rsidR="008764A2" w:rsidDel="00DB4180">
          <w:rPr>
            <w:rStyle w:val="affb"/>
            <w:noProof/>
          </w:rPr>
          <w:fldChar w:fldCharType="end"/>
        </w:r>
        <w:r w:rsidDel="00DB4180">
          <w:rPr>
            <w:rStyle w:val="affb"/>
            <w:noProof/>
          </w:rPr>
          <w:fldChar w:fldCharType="end"/>
        </w:r>
      </w:del>
    </w:p>
    <w:p w14:paraId="450335B1" w14:textId="79F53D87" w:rsidR="008764A2" w:rsidDel="00DB4180" w:rsidRDefault="00242751">
      <w:pPr>
        <w:pStyle w:val="21"/>
        <w:tabs>
          <w:tab w:val="right" w:leader="dot" w:pos="8296"/>
        </w:tabs>
        <w:rPr>
          <w:del w:id="320" w:author="yunwei01" w:date="2017-08-03T17:35:00Z"/>
          <w:rFonts w:asciiTheme="minorHAnsi" w:eastAsiaTheme="minorEastAsia" w:hAnsiTheme="minorHAnsi" w:cstheme="minorBidi"/>
          <w:noProof/>
          <w:szCs w:val="22"/>
        </w:rPr>
      </w:pPr>
      <w:del w:id="321" w:author="yunwei01" w:date="2017-08-03T17:35:00Z">
        <w:r w:rsidDel="00DB4180">
          <w:fldChar w:fldCharType="begin"/>
        </w:r>
        <w:r w:rsidDel="00DB4180">
          <w:delInstrText xml:space="preserve"> HYPERLINK \l "_Toc428792622" </w:delInstrText>
        </w:r>
        <w:r w:rsidDel="00DB4180">
          <w:fldChar w:fldCharType="separate"/>
        </w:r>
        <w:r w:rsidR="008764A2" w:rsidRPr="00533503" w:rsidDel="00DB4180">
          <w:rPr>
            <w:rStyle w:val="affb"/>
            <w:noProof/>
          </w:rPr>
          <w:delText>22.1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应急机构及角色设置</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_Toc428792622 \h </w:delInstrText>
        </w:r>
        <w:r w:rsidR="008764A2" w:rsidDel="00DB4180">
          <w:rPr>
            <w:rStyle w:val="affb"/>
            <w:noProof/>
          </w:rPr>
        </w:r>
        <w:r w:rsidR="008764A2" w:rsidDel="00DB4180">
          <w:rPr>
            <w:rStyle w:val="affb"/>
            <w:noProof/>
          </w:rPr>
          <w:fldChar w:fldCharType="separate"/>
        </w:r>
        <w:r w:rsidR="008764A2" w:rsidDel="00DB4180">
          <w:rPr>
            <w:noProof/>
          </w:rPr>
          <w:delText>125</w:delText>
        </w:r>
        <w:r w:rsidR="008764A2" w:rsidDel="00DB4180">
          <w:rPr>
            <w:rStyle w:val="affb"/>
            <w:noProof/>
          </w:rPr>
          <w:fldChar w:fldCharType="end"/>
        </w:r>
        <w:r w:rsidDel="00DB4180">
          <w:rPr>
            <w:rStyle w:val="affb"/>
            <w:noProof/>
          </w:rPr>
          <w:fldChar w:fldCharType="end"/>
        </w:r>
      </w:del>
    </w:p>
    <w:p w14:paraId="272F9B72" w14:textId="1B691D4B" w:rsidR="008764A2" w:rsidDel="00DB4180" w:rsidRDefault="00242751">
      <w:pPr>
        <w:pStyle w:val="31"/>
        <w:tabs>
          <w:tab w:val="right" w:leader="dot" w:pos="8296"/>
        </w:tabs>
        <w:rPr>
          <w:del w:id="322" w:author="yunwei01" w:date="2017-08-03T17:35:00Z"/>
          <w:rFonts w:asciiTheme="minorHAnsi" w:eastAsiaTheme="minorEastAsia" w:hAnsiTheme="minorHAnsi" w:cstheme="minorBidi"/>
          <w:noProof/>
          <w:szCs w:val="22"/>
        </w:rPr>
      </w:pPr>
      <w:del w:id="323" w:author="yunwei01" w:date="2017-08-03T17:35:00Z">
        <w:r w:rsidDel="00DB4180">
          <w:fldChar w:fldCharType="begin"/>
        </w:r>
        <w:r w:rsidDel="00DB4180">
          <w:delInstrText xml:space="preserve"> HYPERLINK \l "_Toc428792623" </w:delInstrText>
        </w:r>
        <w:r w:rsidDel="00DB4180">
          <w:fldChar w:fldCharType="separate"/>
        </w:r>
        <w:r w:rsidR="008764A2" w:rsidRPr="00533503" w:rsidDel="00DB4180">
          <w:rPr>
            <w:rStyle w:val="affb"/>
            <w:noProof/>
          </w:rPr>
          <w:delText>22.1.1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应急领导小组</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_Toc428792623 \h </w:delInstrText>
        </w:r>
        <w:r w:rsidR="008764A2" w:rsidDel="00DB4180">
          <w:rPr>
            <w:rStyle w:val="affb"/>
            <w:noProof/>
          </w:rPr>
        </w:r>
        <w:r w:rsidR="008764A2" w:rsidDel="00DB4180">
          <w:rPr>
            <w:rStyle w:val="affb"/>
            <w:noProof/>
          </w:rPr>
          <w:fldChar w:fldCharType="separate"/>
        </w:r>
        <w:r w:rsidR="008764A2" w:rsidDel="00DB4180">
          <w:rPr>
            <w:noProof/>
          </w:rPr>
          <w:delText>125</w:delText>
        </w:r>
        <w:r w:rsidR="008764A2" w:rsidDel="00DB4180">
          <w:rPr>
            <w:rStyle w:val="affb"/>
            <w:noProof/>
          </w:rPr>
          <w:fldChar w:fldCharType="end"/>
        </w:r>
        <w:r w:rsidDel="00DB4180">
          <w:rPr>
            <w:rStyle w:val="affb"/>
            <w:noProof/>
          </w:rPr>
          <w:fldChar w:fldCharType="end"/>
        </w:r>
      </w:del>
    </w:p>
    <w:p w14:paraId="686B3D94" w14:textId="74915C2E" w:rsidR="008764A2" w:rsidDel="00DB4180" w:rsidRDefault="00242751">
      <w:pPr>
        <w:pStyle w:val="31"/>
        <w:tabs>
          <w:tab w:val="right" w:leader="dot" w:pos="8296"/>
        </w:tabs>
        <w:rPr>
          <w:del w:id="324" w:author="yunwei01" w:date="2017-08-03T17:35:00Z"/>
          <w:rFonts w:asciiTheme="minorHAnsi" w:eastAsiaTheme="minorEastAsia" w:hAnsiTheme="minorHAnsi" w:cstheme="minorBidi"/>
          <w:noProof/>
          <w:szCs w:val="22"/>
        </w:rPr>
      </w:pPr>
      <w:del w:id="325" w:author="yunwei01" w:date="2017-08-03T17:35:00Z">
        <w:r w:rsidDel="00DB4180">
          <w:fldChar w:fldCharType="begin"/>
        </w:r>
        <w:r w:rsidDel="00DB4180">
          <w:delInstrText xml:space="preserve"> HYPERLINK \l "_Toc428792624" </w:delInstrText>
        </w:r>
        <w:r w:rsidDel="00DB4180">
          <w:fldChar w:fldCharType="separate"/>
        </w:r>
        <w:r w:rsidR="008764A2" w:rsidRPr="00533503" w:rsidDel="00DB4180">
          <w:rPr>
            <w:rStyle w:val="affb"/>
            <w:noProof/>
          </w:rPr>
          <w:delText>22.1.2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应急协调小组</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_Toc428792624 \h </w:delInstrText>
        </w:r>
        <w:r w:rsidR="008764A2" w:rsidDel="00DB4180">
          <w:rPr>
            <w:rStyle w:val="affb"/>
            <w:noProof/>
          </w:rPr>
        </w:r>
        <w:r w:rsidR="008764A2" w:rsidDel="00DB4180">
          <w:rPr>
            <w:rStyle w:val="affb"/>
            <w:noProof/>
          </w:rPr>
          <w:fldChar w:fldCharType="separate"/>
        </w:r>
        <w:r w:rsidR="008764A2" w:rsidDel="00DB4180">
          <w:rPr>
            <w:noProof/>
          </w:rPr>
          <w:delText>126</w:delText>
        </w:r>
        <w:r w:rsidR="008764A2" w:rsidDel="00DB4180">
          <w:rPr>
            <w:rStyle w:val="affb"/>
            <w:noProof/>
          </w:rPr>
          <w:fldChar w:fldCharType="end"/>
        </w:r>
        <w:r w:rsidDel="00DB4180">
          <w:rPr>
            <w:rStyle w:val="affb"/>
            <w:noProof/>
          </w:rPr>
          <w:fldChar w:fldCharType="end"/>
        </w:r>
      </w:del>
    </w:p>
    <w:p w14:paraId="75263672" w14:textId="17FB093E" w:rsidR="008764A2" w:rsidDel="00DB4180" w:rsidRDefault="00242751">
      <w:pPr>
        <w:pStyle w:val="31"/>
        <w:tabs>
          <w:tab w:val="right" w:leader="dot" w:pos="8296"/>
        </w:tabs>
        <w:rPr>
          <w:del w:id="326" w:author="yunwei01" w:date="2017-08-03T17:35:00Z"/>
          <w:rFonts w:asciiTheme="minorHAnsi" w:eastAsiaTheme="minorEastAsia" w:hAnsiTheme="minorHAnsi" w:cstheme="minorBidi"/>
          <w:noProof/>
          <w:szCs w:val="22"/>
        </w:rPr>
      </w:pPr>
      <w:del w:id="327" w:author="yunwei01" w:date="2017-08-03T17:35:00Z">
        <w:r w:rsidDel="00DB4180">
          <w:fldChar w:fldCharType="begin"/>
        </w:r>
        <w:r w:rsidDel="00DB4180">
          <w:delInstrText xml:space="preserve"> HYPERLINK \l "_Toc428792625" </w:delInstrText>
        </w:r>
        <w:r w:rsidDel="00DB4180">
          <w:fldChar w:fldCharType="separate"/>
        </w:r>
        <w:r w:rsidR="008764A2" w:rsidRPr="00533503" w:rsidDel="00DB4180">
          <w:rPr>
            <w:rStyle w:val="affb"/>
            <w:noProof/>
          </w:rPr>
          <w:delText>22.1.3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应急实施小组</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_Toc428792625 \h </w:delInstrText>
        </w:r>
        <w:r w:rsidR="008764A2" w:rsidDel="00DB4180">
          <w:rPr>
            <w:rStyle w:val="affb"/>
            <w:noProof/>
          </w:rPr>
        </w:r>
        <w:r w:rsidR="008764A2" w:rsidDel="00DB4180">
          <w:rPr>
            <w:rStyle w:val="affb"/>
            <w:noProof/>
          </w:rPr>
          <w:fldChar w:fldCharType="separate"/>
        </w:r>
        <w:r w:rsidR="008764A2" w:rsidDel="00DB4180">
          <w:rPr>
            <w:noProof/>
          </w:rPr>
          <w:delText>126</w:delText>
        </w:r>
        <w:r w:rsidR="008764A2" w:rsidDel="00DB4180">
          <w:rPr>
            <w:rStyle w:val="affb"/>
            <w:noProof/>
          </w:rPr>
          <w:fldChar w:fldCharType="end"/>
        </w:r>
        <w:r w:rsidDel="00DB4180">
          <w:rPr>
            <w:rStyle w:val="affb"/>
            <w:noProof/>
          </w:rPr>
          <w:fldChar w:fldCharType="end"/>
        </w:r>
      </w:del>
    </w:p>
    <w:p w14:paraId="5603B1E4" w14:textId="676214F4" w:rsidR="008764A2" w:rsidDel="00DB4180" w:rsidRDefault="00242751">
      <w:pPr>
        <w:pStyle w:val="31"/>
        <w:tabs>
          <w:tab w:val="right" w:leader="dot" w:pos="8296"/>
        </w:tabs>
        <w:rPr>
          <w:del w:id="328" w:author="yunwei01" w:date="2017-08-03T17:35:00Z"/>
          <w:rFonts w:asciiTheme="minorHAnsi" w:eastAsiaTheme="minorEastAsia" w:hAnsiTheme="minorHAnsi" w:cstheme="minorBidi"/>
          <w:noProof/>
          <w:szCs w:val="22"/>
        </w:rPr>
      </w:pPr>
      <w:del w:id="329" w:author="yunwei01" w:date="2017-08-03T17:35:00Z">
        <w:r w:rsidDel="00DB4180">
          <w:fldChar w:fldCharType="begin"/>
        </w:r>
        <w:r w:rsidDel="00DB4180">
          <w:delInstrText xml:space="preserve"> HYPERLINK \l "_Toc428792626" </w:delInstrText>
        </w:r>
        <w:r w:rsidDel="00DB4180">
          <w:fldChar w:fldCharType="separate"/>
        </w:r>
        <w:r w:rsidR="008764A2" w:rsidRPr="00533503" w:rsidDel="00DB4180">
          <w:rPr>
            <w:rStyle w:val="affb"/>
            <w:noProof/>
          </w:rPr>
          <w:delText>22.1.4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外部应急协助组</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_Toc428792626 \h </w:delInstrText>
        </w:r>
        <w:r w:rsidR="008764A2" w:rsidDel="00DB4180">
          <w:rPr>
            <w:rStyle w:val="affb"/>
            <w:noProof/>
          </w:rPr>
        </w:r>
        <w:r w:rsidR="008764A2" w:rsidDel="00DB4180">
          <w:rPr>
            <w:rStyle w:val="affb"/>
            <w:noProof/>
          </w:rPr>
          <w:fldChar w:fldCharType="separate"/>
        </w:r>
        <w:r w:rsidR="008764A2" w:rsidDel="00DB4180">
          <w:rPr>
            <w:noProof/>
          </w:rPr>
          <w:delText>127</w:delText>
        </w:r>
        <w:r w:rsidR="008764A2" w:rsidDel="00DB4180">
          <w:rPr>
            <w:rStyle w:val="affb"/>
            <w:noProof/>
          </w:rPr>
          <w:fldChar w:fldCharType="end"/>
        </w:r>
        <w:r w:rsidDel="00DB4180">
          <w:rPr>
            <w:rStyle w:val="affb"/>
            <w:noProof/>
          </w:rPr>
          <w:fldChar w:fldCharType="end"/>
        </w:r>
      </w:del>
    </w:p>
    <w:p w14:paraId="66CC690B" w14:textId="60145301" w:rsidR="008764A2" w:rsidDel="00DB4180" w:rsidRDefault="00242751">
      <w:pPr>
        <w:pStyle w:val="10"/>
        <w:tabs>
          <w:tab w:val="right" w:leader="dot" w:pos="8296"/>
        </w:tabs>
        <w:rPr>
          <w:del w:id="330" w:author="yunwei01" w:date="2017-08-03T17:35:00Z"/>
          <w:rFonts w:asciiTheme="minorHAnsi" w:eastAsiaTheme="minorEastAsia" w:hAnsiTheme="minorHAnsi" w:cstheme="minorBidi"/>
          <w:noProof/>
          <w:szCs w:val="22"/>
        </w:rPr>
      </w:pPr>
      <w:del w:id="331" w:author="yunwei01" w:date="2017-08-03T17:35:00Z">
        <w:r w:rsidDel="00DB4180">
          <w:fldChar w:fldCharType="begin"/>
        </w:r>
        <w:r w:rsidDel="00DB4180">
          <w:delInstrText xml:space="preserve"> HYPERLINK \l "_Toc428792627" </w:delInstrText>
        </w:r>
        <w:r w:rsidDel="00DB4180">
          <w:fldChar w:fldCharType="separate"/>
        </w:r>
        <w:r w:rsidR="008764A2" w:rsidRPr="00533503" w:rsidDel="00DB4180">
          <w:rPr>
            <w:rStyle w:val="affb"/>
            <w:rFonts w:hint="eastAsia"/>
            <w:noProof/>
          </w:rPr>
          <w:delText>第二十三章</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应急预案</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_Toc428792627 \h </w:delInstrText>
        </w:r>
        <w:r w:rsidR="008764A2" w:rsidDel="00DB4180">
          <w:rPr>
            <w:rStyle w:val="affb"/>
            <w:noProof/>
          </w:rPr>
        </w:r>
        <w:r w:rsidR="008764A2" w:rsidDel="00DB4180">
          <w:rPr>
            <w:rStyle w:val="affb"/>
            <w:noProof/>
          </w:rPr>
          <w:fldChar w:fldCharType="separate"/>
        </w:r>
        <w:r w:rsidR="008764A2" w:rsidDel="00DB4180">
          <w:rPr>
            <w:noProof/>
          </w:rPr>
          <w:delText>128</w:delText>
        </w:r>
        <w:r w:rsidR="008764A2" w:rsidDel="00DB4180">
          <w:rPr>
            <w:rStyle w:val="affb"/>
            <w:noProof/>
          </w:rPr>
          <w:fldChar w:fldCharType="end"/>
        </w:r>
        <w:r w:rsidDel="00DB4180">
          <w:rPr>
            <w:rStyle w:val="affb"/>
            <w:noProof/>
          </w:rPr>
          <w:fldChar w:fldCharType="end"/>
        </w:r>
      </w:del>
    </w:p>
    <w:p w14:paraId="4AE6B671" w14:textId="1F63C004" w:rsidR="008764A2" w:rsidDel="00DB4180" w:rsidRDefault="00242751">
      <w:pPr>
        <w:pStyle w:val="21"/>
        <w:tabs>
          <w:tab w:val="right" w:leader="dot" w:pos="8296"/>
        </w:tabs>
        <w:rPr>
          <w:del w:id="332" w:author="yunwei01" w:date="2017-08-03T17:35:00Z"/>
          <w:rFonts w:asciiTheme="minorHAnsi" w:eastAsiaTheme="minorEastAsia" w:hAnsiTheme="minorHAnsi" w:cstheme="minorBidi"/>
          <w:noProof/>
          <w:szCs w:val="22"/>
        </w:rPr>
      </w:pPr>
      <w:del w:id="333" w:author="yunwei01" w:date="2017-08-03T17:35:00Z">
        <w:r w:rsidDel="00DB4180">
          <w:fldChar w:fldCharType="begin"/>
        </w:r>
        <w:r w:rsidDel="00DB4180">
          <w:delInstrText xml:space="preserve"> HYPERLINK \l "_Toc428792628" </w:delInstrText>
        </w:r>
        <w:r w:rsidDel="00DB4180">
          <w:fldChar w:fldCharType="separate"/>
        </w:r>
        <w:r w:rsidR="008764A2" w:rsidRPr="00533503" w:rsidDel="00DB4180">
          <w:rPr>
            <w:rStyle w:val="affb"/>
            <w:noProof/>
          </w:rPr>
          <w:delText>23.1</w:delText>
        </w:r>
        <w:r w:rsidR="008764A2" w:rsidRPr="00533503" w:rsidDel="00DB4180">
          <w:rPr>
            <w:rStyle w:val="affb"/>
            <w:rFonts w:hint="eastAsia"/>
            <w:noProof/>
          </w:rPr>
          <w:delText xml:space="preserve"> </w:delText>
        </w:r>
        <w:r w:rsidR="008764A2" w:rsidRPr="00533503" w:rsidDel="00DB4180">
          <w:rPr>
            <w:rStyle w:val="affb"/>
            <w:rFonts w:hint="eastAsia"/>
            <w:noProof/>
          </w:rPr>
          <w:delText>信息系统应急预案</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_Toc428792628 \h </w:delInstrText>
        </w:r>
        <w:r w:rsidR="008764A2" w:rsidDel="00DB4180">
          <w:rPr>
            <w:rStyle w:val="affb"/>
            <w:noProof/>
          </w:rPr>
        </w:r>
        <w:r w:rsidR="008764A2" w:rsidDel="00DB4180">
          <w:rPr>
            <w:rStyle w:val="affb"/>
            <w:noProof/>
          </w:rPr>
          <w:fldChar w:fldCharType="separate"/>
        </w:r>
        <w:r w:rsidR="008764A2" w:rsidDel="00DB4180">
          <w:rPr>
            <w:noProof/>
          </w:rPr>
          <w:delText>128</w:delText>
        </w:r>
        <w:r w:rsidR="008764A2" w:rsidDel="00DB4180">
          <w:rPr>
            <w:rStyle w:val="affb"/>
            <w:noProof/>
          </w:rPr>
          <w:fldChar w:fldCharType="end"/>
        </w:r>
        <w:r w:rsidDel="00DB4180">
          <w:rPr>
            <w:rStyle w:val="affb"/>
            <w:noProof/>
          </w:rPr>
          <w:fldChar w:fldCharType="end"/>
        </w:r>
      </w:del>
    </w:p>
    <w:p w14:paraId="0FF1F907" w14:textId="06BAE72B" w:rsidR="008764A2" w:rsidDel="00DB4180" w:rsidRDefault="00242751">
      <w:pPr>
        <w:pStyle w:val="31"/>
        <w:tabs>
          <w:tab w:val="right" w:leader="dot" w:pos="8296"/>
        </w:tabs>
        <w:rPr>
          <w:del w:id="334" w:author="yunwei01" w:date="2017-08-03T17:35:00Z"/>
          <w:rFonts w:asciiTheme="minorHAnsi" w:eastAsiaTheme="minorEastAsia" w:hAnsiTheme="minorHAnsi" w:cstheme="minorBidi"/>
          <w:noProof/>
          <w:szCs w:val="22"/>
        </w:rPr>
      </w:pPr>
      <w:del w:id="335" w:author="yunwei01" w:date="2017-08-03T17:35:00Z">
        <w:r w:rsidDel="00DB4180">
          <w:fldChar w:fldCharType="begin"/>
        </w:r>
        <w:r w:rsidDel="00DB4180">
          <w:delInstrText xml:space="preserve"> HYPERLINK \l "_Toc428792629" </w:delInstrText>
        </w:r>
        <w:r w:rsidDel="00DB4180">
          <w:fldChar w:fldCharType="separate"/>
        </w:r>
        <w:r w:rsidR="008764A2" w:rsidRPr="00533503" w:rsidDel="00DB4180">
          <w:rPr>
            <w:rStyle w:val="affb"/>
            <w:noProof/>
          </w:rPr>
          <w:delText>23.1.1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应急预案分类</w:delText>
        </w:r>
        <w:r w:rsidR="008764A2" w:rsidDel="00DB4180">
          <w:rPr>
            <w:noProof/>
          </w:rPr>
          <w:tab/>
        </w:r>
        <w:r w:rsidR="008764A2" w:rsidDel="00DB4180">
          <w:rPr>
            <w:rStyle w:val="affb"/>
            <w:noProof/>
          </w:rPr>
          <w:fldChar w:fldCharType="begin"/>
        </w:r>
        <w:r w:rsidR="008764A2" w:rsidDel="00DB4180">
          <w:rPr>
            <w:noProof/>
          </w:rPr>
          <w:delInstrText xml:space="preserve"> PAGEREF _Toc428792629 \h </w:delInstrText>
        </w:r>
        <w:r w:rsidR="008764A2" w:rsidDel="00DB4180">
          <w:rPr>
            <w:rStyle w:val="affb"/>
            <w:noProof/>
          </w:rPr>
        </w:r>
        <w:r w:rsidR="008764A2" w:rsidDel="00DB4180">
          <w:rPr>
            <w:rStyle w:val="affb"/>
            <w:noProof/>
          </w:rPr>
          <w:fldChar w:fldCharType="separate"/>
        </w:r>
        <w:r w:rsidR="008764A2" w:rsidDel="00DB4180">
          <w:rPr>
            <w:noProof/>
          </w:rPr>
          <w:delText>128</w:delText>
        </w:r>
        <w:r w:rsidR="008764A2" w:rsidDel="00DB4180">
          <w:rPr>
            <w:rStyle w:val="affb"/>
            <w:noProof/>
          </w:rPr>
          <w:fldChar w:fldCharType="end"/>
        </w:r>
        <w:r w:rsidDel="00DB4180">
          <w:rPr>
            <w:rStyle w:val="affb"/>
            <w:noProof/>
          </w:rPr>
          <w:fldChar w:fldCharType="end"/>
        </w:r>
      </w:del>
    </w:p>
    <w:p w14:paraId="50EB2B34" w14:textId="3E618A4D" w:rsidR="008764A2" w:rsidDel="00DB4180" w:rsidRDefault="00242751">
      <w:pPr>
        <w:pStyle w:val="31"/>
        <w:tabs>
          <w:tab w:val="right" w:leader="dot" w:pos="8296"/>
        </w:tabs>
        <w:rPr>
          <w:del w:id="336" w:author="yunwei01" w:date="2017-08-03T17:35:00Z"/>
          <w:rFonts w:asciiTheme="minorHAnsi" w:eastAsiaTheme="minorEastAsia" w:hAnsiTheme="minorHAnsi" w:cstheme="minorBidi"/>
          <w:noProof/>
          <w:szCs w:val="22"/>
        </w:rPr>
      </w:pPr>
      <w:del w:id="337" w:author="yunwei01" w:date="2017-08-03T17:35:00Z">
        <w:r w:rsidDel="00DB4180">
          <w:fldChar w:fldCharType="begin"/>
        </w:r>
        <w:r w:rsidDel="00DB4180">
          <w:delInstrText xml:space="preserve"> HYPERLINK \l "_Toc428792630" </w:delInstrText>
        </w:r>
        <w:r w:rsidDel="00DB4180">
          <w:fldChar w:fldCharType="separate"/>
        </w:r>
        <w:r w:rsidR="008764A2" w:rsidRPr="00533503" w:rsidDel="00DB4180">
          <w:rPr>
            <w:rStyle w:val="affb"/>
            <w:noProof/>
          </w:rPr>
          <w:delText>23.1.2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应急预案启动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_Toc428792630 \h </w:delInstrText>
        </w:r>
        <w:r w:rsidR="008764A2" w:rsidDel="00DB4180">
          <w:rPr>
            <w:rStyle w:val="affb"/>
            <w:noProof/>
          </w:rPr>
        </w:r>
        <w:r w:rsidR="008764A2" w:rsidDel="00DB4180">
          <w:rPr>
            <w:rStyle w:val="affb"/>
            <w:noProof/>
          </w:rPr>
          <w:fldChar w:fldCharType="separate"/>
        </w:r>
        <w:r w:rsidR="008764A2" w:rsidDel="00DB4180">
          <w:rPr>
            <w:noProof/>
          </w:rPr>
          <w:delText>128</w:delText>
        </w:r>
        <w:r w:rsidR="008764A2" w:rsidDel="00DB4180">
          <w:rPr>
            <w:rStyle w:val="affb"/>
            <w:noProof/>
          </w:rPr>
          <w:fldChar w:fldCharType="end"/>
        </w:r>
        <w:r w:rsidDel="00DB4180">
          <w:rPr>
            <w:rStyle w:val="affb"/>
            <w:noProof/>
          </w:rPr>
          <w:fldChar w:fldCharType="end"/>
        </w:r>
      </w:del>
    </w:p>
    <w:p w14:paraId="68E5436E" w14:textId="6C05CAC9" w:rsidR="008764A2" w:rsidDel="00DB4180" w:rsidRDefault="00242751">
      <w:pPr>
        <w:pStyle w:val="31"/>
        <w:tabs>
          <w:tab w:val="right" w:leader="dot" w:pos="8296"/>
        </w:tabs>
        <w:rPr>
          <w:del w:id="338" w:author="yunwei01" w:date="2017-08-03T17:35:00Z"/>
          <w:rFonts w:asciiTheme="minorHAnsi" w:eastAsiaTheme="minorEastAsia" w:hAnsiTheme="minorHAnsi" w:cstheme="minorBidi"/>
          <w:noProof/>
          <w:szCs w:val="22"/>
        </w:rPr>
      </w:pPr>
      <w:del w:id="339" w:author="yunwei01" w:date="2017-08-03T17:35:00Z">
        <w:r w:rsidDel="00DB4180">
          <w:fldChar w:fldCharType="begin"/>
        </w:r>
        <w:r w:rsidDel="00DB4180">
          <w:delInstrText xml:space="preserve"> HYPERLINK \l "_Toc428792631" </w:delInstrText>
        </w:r>
        <w:r w:rsidDel="00DB4180">
          <w:fldChar w:fldCharType="separate"/>
        </w:r>
        <w:r w:rsidR="008764A2" w:rsidRPr="00533503" w:rsidDel="00DB4180">
          <w:rPr>
            <w:rStyle w:val="affb"/>
            <w:noProof/>
          </w:rPr>
          <w:delText>23.1.3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应急处理流程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_Toc428792631 \h </w:delInstrText>
        </w:r>
        <w:r w:rsidR="008764A2" w:rsidDel="00DB4180">
          <w:rPr>
            <w:rStyle w:val="affb"/>
            <w:noProof/>
          </w:rPr>
        </w:r>
        <w:r w:rsidR="008764A2" w:rsidDel="00DB4180">
          <w:rPr>
            <w:rStyle w:val="affb"/>
            <w:noProof/>
          </w:rPr>
          <w:fldChar w:fldCharType="separate"/>
        </w:r>
        <w:r w:rsidR="008764A2" w:rsidDel="00DB4180">
          <w:rPr>
            <w:noProof/>
          </w:rPr>
          <w:delText>131</w:delText>
        </w:r>
        <w:r w:rsidR="008764A2" w:rsidDel="00DB4180">
          <w:rPr>
            <w:rStyle w:val="affb"/>
            <w:noProof/>
          </w:rPr>
          <w:fldChar w:fldCharType="end"/>
        </w:r>
        <w:r w:rsidDel="00DB4180">
          <w:rPr>
            <w:rStyle w:val="affb"/>
            <w:noProof/>
          </w:rPr>
          <w:fldChar w:fldCharType="end"/>
        </w:r>
      </w:del>
    </w:p>
    <w:p w14:paraId="3E58AF20" w14:textId="28866E7E" w:rsidR="008764A2" w:rsidDel="00DB4180" w:rsidRDefault="00242751">
      <w:pPr>
        <w:pStyle w:val="31"/>
        <w:tabs>
          <w:tab w:val="right" w:leader="dot" w:pos="8296"/>
        </w:tabs>
        <w:rPr>
          <w:del w:id="340" w:author="yunwei01" w:date="2017-08-03T17:35:00Z"/>
          <w:rFonts w:asciiTheme="minorHAnsi" w:eastAsiaTheme="minorEastAsia" w:hAnsiTheme="minorHAnsi" w:cstheme="minorBidi"/>
          <w:noProof/>
          <w:szCs w:val="22"/>
        </w:rPr>
      </w:pPr>
      <w:del w:id="341" w:author="yunwei01" w:date="2017-08-03T17:35:00Z">
        <w:r w:rsidDel="00DB4180">
          <w:fldChar w:fldCharType="begin"/>
        </w:r>
        <w:r w:rsidDel="00DB4180">
          <w:delInstrText xml:space="preserve"> HYPERLINK \l "_Toc428792632" </w:delInstrText>
        </w:r>
        <w:r w:rsidDel="00DB4180">
          <w:fldChar w:fldCharType="separate"/>
        </w:r>
        <w:r w:rsidR="008764A2" w:rsidRPr="00533503" w:rsidDel="00DB4180">
          <w:rPr>
            <w:rStyle w:val="affb"/>
            <w:noProof/>
          </w:rPr>
          <w:delText>23.1.4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系统恢复</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_Toc428792632 \h </w:delInstrText>
        </w:r>
        <w:r w:rsidR="008764A2" w:rsidDel="00DB4180">
          <w:rPr>
            <w:rStyle w:val="affb"/>
            <w:noProof/>
          </w:rPr>
        </w:r>
        <w:r w:rsidR="008764A2" w:rsidDel="00DB4180">
          <w:rPr>
            <w:rStyle w:val="affb"/>
            <w:noProof/>
          </w:rPr>
          <w:fldChar w:fldCharType="separate"/>
        </w:r>
        <w:r w:rsidR="008764A2" w:rsidDel="00DB4180">
          <w:rPr>
            <w:noProof/>
          </w:rPr>
          <w:delText>133</w:delText>
        </w:r>
        <w:r w:rsidR="008764A2" w:rsidDel="00DB4180">
          <w:rPr>
            <w:rStyle w:val="affb"/>
            <w:noProof/>
          </w:rPr>
          <w:fldChar w:fldCharType="end"/>
        </w:r>
        <w:r w:rsidDel="00DB4180">
          <w:rPr>
            <w:rStyle w:val="affb"/>
            <w:noProof/>
          </w:rPr>
          <w:fldChar w:fldCharType="end"/>
        </w:r>
      </w:del>
    </w:p>
    <w:p w14:paraId="6B432222" w14:textId="7A1962A4" w:rsidR="008764A2" w:rsidDel="00DB4180" w:rsidRDefault="00242751">
      <w:pPr>
        <w:pStyle w:val="31"/>
        <w:tabs>
          <w:tab w:val="right" w:leader="dot" w:pos="8296"/>
        </w:tabs>
        <w:rPr>
          <w:del w:id="342" w:author="yunwei01" w:date="2017-08-03T17:35:00Z"/>
          <w:rFonts w:asciiTheme="minorHAnsi" w:eastAsiaTheme="minorEastAsia" w:hAnsiTheme="minorHAnsi" w:cstheme="minorBidi"/>
          <w:noProof/>
          <w:szCs w:val="22"/>
        </w:rPr>
      </w:pPr>
      <w:del w:id="343" w:author="yunwei01" w:date="2017-08-03T17:35:00Z">
        <w:r w:rsidDel="00DB4180">
          <w:fldChar w:fldCharType="begin"/>
        </w:r>
        <w:r w:rsidDel="00DB4180">
          <w:delInstrText xml:space="preserve"> HYPERLINK \l "_Toc428792633" </w:delInstrText>
        </w:r>
        <w:r w:rsidDel="00DB4180">
          <w:fldChar w:fldCharType="separate"/>
        </w:r>
        <w:r w:rsidR="008764A2" w:rsidRPr="00533503" w:rsidDel="00DB4180">
          <w:rPr>
            <w:rStyle w:val="affb"/>
            <w:noProof/>
          </w:rPr>
          <w:delText>23.1.5</w:delText>
        </w:r>
        <w:r w:rsidR="008764A2" w:rsidRPr="00533503" w:rsidDel="00DB4180">
          <w:rPr>
            <w:rStyle w:val="affb"/>
            <w:rFonts w:hint="eastAsia"/>
            <w:noProof/>
          </w:rPr>
          <w:delText xml:space="preserve"> </w:delText>
        </w:r>
        <w:r w:rsidR="008764A2" w:rsidRPr="00533503" w:rsidDel="00DB4180">
          <w:rPr>
            <w:rStyle w:val="affb"/>
            <w:rFonts w:hint="eastAsia"/>
            <w:noProof/>
          </w:rPr>
          <w:delText>故障总结及报告</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_Toc428792633 \h </w:delInstrText>
        </w:r>
        <w:r w:rsidR="008764A2" w:rsidDel="00DB4180">
          <w:rPr>
            <w:rStyle w:val="affb"/>
            <w:noProof/>
          </w:rPr>
        </w:r>
        <w:r w:rsidR="008764A2" w:rsidDel="00DB4180">
          <w:rPr>
            <w:rStyle w:val="affb"/>
            <w:noProof/>
          </w:rPr>
          <w:fldChar w:fldCharType="separate"/>
        </w:r>
        <w:r w:rsidR="008764A2" w:rsidDel="00DB4180">
          <w:rPr>
            <w:noProof/>
          </w:rPr>
          <w:delText>134</w:delText>
        </w:r>
        <w:r w:rsidR="008764A2" w:rsidDel="00DB4180">
          <w:rPr>
            <w:rStyle w:val="affb"/>
            <w:noProof/>
          </w:rPr>
          <w:fldChar w:fldCharType="end"/>
        </w:r>
        <w:r w:rsidDel="00DB4180">
          <w:rPr>
            <w:rStyle w:val="affb"/>
            <w:noProof/>
          </w:rPr>
          <w:fldChar w:fldCharType="end"/>
        </w:r>
      </w:del>
    </w:p>
    <w:p w14:paraId="09816572" w14:textId="31765337" w:rsidR="008764A2" w:rsidDel="00DB4180" w:rsidRDefault="00242751">
      <w:pPr>
        <w:pStyle w:val="31"/>
        <w:tabs>
          <w:tab w:val="right" w:leader="dot" w:pos="8296"/>
        </w:tabs>
        <w:rPr>
          <w:del w:id="344" w:author="yunwei01" w:date="2017-08-03T17:35:00Z"/>
          <w:rFonts w:asciiTheme="minorHAnsi" w:eastAsiaTheme="minorEastAsia" w:hAnsiTheme="minorHAnsi" w:cstheme="minorBidi"/>
          <w:noProof/>
          <w:szCs w:val="22"/>
        </w:rPr>
      </w:pPr>
      <w:del w:id="345" w:author="yunwei01" w:date="2017-08-03T17:35:00Z">
        <w:r w:rsidDel="00DB4180">
          <w:fldChar w:fldCharType="begin"/>
        </w:r>
        <w:r w:rsidDel="00DB4180">
          <w:delInstrText xml:space="preserve"> HYPERLINK \l "_Toc428792634" </w:delInstrText>
        </w:r>
        <w:r w:rsidDel="00DB4180">
          <w:fldChar w:fldCharType="separate"/>
        </w:r>
        <w:r w:rsidR="008764A2" w:rsidRPr="00533503" w:rsidDel="00DB4180">
          <w:rPr>
            <w:rStyle w:val="affb"/>
            <w:noProof/>
          </w:rPr>
          <w:delText>23.1.6</w:delText>
        </w:r>
        <w:r w:rsidR="008764A2" w:rsidRPr="00533503" w:rsidDel="00DB4180">
          <w:rPr>
            <w:rStyle w:val="affb"/>
            <w:rFonts w:hint="eastAsia"/>
            <w:noProof/>
          </w:rPr>
          <w:delText xml:space="preserve"> </w:delText>
        </w:r>
        <w:r w:rsidR="008764A2" w:rsidRPr="00533503" w:rsidDel="00DB4180">
          <w:rPr>
            <w:rStyle w:val="affb"/>
            <w:rFonts w:hint="eastAsia"/>
            <w:noProof/>
          </w:rPr>
          <w:delText>应急演练</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_Toc428792634 \h </w:delInstrText>
        </w:r>
        <w:r w:rsidR="008764A2" w:rsidDel="00DB4180">
          <w:rPr>
            <w:rStyle w:val="affb"/>
            <w:noProof/>
          </w:rPr>
        </w:r>
        <w:r w:rsidR="008764A2" w:rsidDel="00DB4180">
          <w:rPr>
            <w:rStyle w:val="affb"/>
            <w:noProof/>
          </w:rPr>
          <w:fldChar w:fldCharType="separate"/>
        </w:r>
        <w:r w:rsidR="008764A2" w:rsidDel="00DB4180">
          <w:rPr>
            <w:noProof/>
          </w:rPr>
          <w:delText>134</w:delText>
        </w:r>
        <w:r w:rsidR="008764A2" w:rsidDel="00DB4180">
          <w:rPr>
            <w:rStyle w:val="affb"/>
            <w:noProof/>
          </w:rPr>
          <w:fldChar w:fldCharType="end"/>
        </w:r>
        <w:r w:rsidDel="00DB4180">
          <w:rPr>
            <w:rStyle w:val="affb"/>
            <w:noProof/>
          </w:rPr>
          <w:fldChar w:fldCharType="end"/>
        </w:r>
      </w:del>
    </w:p>
    <w:p w14:paraId="441D79E4" w14:textId="5DE0ED1D" w:rsidR="008764A2" w:rsidDel="00DB4180" w:rsidRDefault="00242751">
      <w:pPr>
        <w:pStyle w:val="21"/>
        <w:tabs>
          <w:tab w:val="right" w:leader="dot" w:pos="8296"/>
        </w:tabs>
        <w:rPr>
          <w:del w:id="346" w:author="yunwei01" w:date="2017-08-03T17:35:00Z"/>
          <w:rFonts w:asciiTheme="minorHAnsi" w:eastAsiaTheme="minorEastAsia" w:hAnsiTheme="minorHAnsi" w:cstheme="minorBidi"/>
          <w:noProof/>
          <w:szCs w:val="22"/>
        </w:rPr>
      </w:pPr>
      <w:del w:id="347" w:author="yunwei01" w:date="2017-08-03T17:35:00Z">
        <w:r w:rsidDel="00DB4180">
          <w:fldChar w:fldCharType="begin"/>
        </w:r>
        <w:r w:rsidDel="00DB4180">
          <w:delInstrText xml:space="preserve"> HYPERLINK \l "_Toc428792635" </w:delInstrText>
        </w:r>
        <w:r w:rsidDel="00DB4180">
          <w:fldChar w:fldCharType="separate"/>
        </w:r>
        <w:r w:rsidR="008764A2" w:rsidRPr="00533503" w:rsidDel="00DB4180">
          <w:rPr>
            <w:rStyle w:val="affb"/>
            <w:noProof/>
          </w:rPr>
          <w:delText>23.2</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_Toc428792635 \h </w:delInstrText>
        </w:r>
        <w:r w:rsidR="008764A2" w:rsidDel="00DB4180">
          <w:rPr>
            <w:rStyle w:val="affb"/>
            <w:noProof/>
          </w:rPr>
        </w:r>
        <w:r w:rsidR="008764A2" w:rsidDel="00DB4180">
          <w:rPr>
            <w:rStyle w:val="affb"/>
            <w:noProof/>
          </w:rPr>
          <w:fldChar w:fldCharType="separate"/>
        </w:r>
        <w:r w:rsidR="008764A2" w:rsidDel="00DB4180">
          <w:rPr>
            <w:noProof/>
          </w:rPr>
          <w:delText>136</w:delText>
        </w:r>
        <w:r w:rsidR="008764A2" w:rsidDel="00DB4180">
          <w:rPr>
            <w:rStyle w:val="affb"/>
            <w:noProof/>
          </w:rPr>
          <w:fldChar w:fldCharType="end"/>
        </w:r>
        <w:r w:rsidDel="00DB4180">
          <w:rPr>
            <w:rStyle w:val="affb"/>
            <w:noProof/>
          </w:rPr>
          <w:fldChar w:fldCharType="end"/>
        </w:r>
      </w:del>
    </w:p>
    <w:p w14:paraId="39D9F180" w14:textId="4A386F48" w:rsidR="008764A2" w:rsidDel="00DB4180" w:rsidRDefault="00242751">
      <w:pPr>
        <w:pStyle w:val="31"/>
        <w:tabs>
          <w:tab w:val="right" w:leader="dot" w:pos="8296"/>
        </w:tabs>
        <w:rPr>
          <w:del w:id="348" w:author="yunwei01" w:date="2017-08-03T17:35:00Z"/>
          <w:rFonts w:asciiTheme="minorHAnsi" w:eastAsiaTheme="minorEastAsia" w:hAnsiTheme="minorHAnsi" w:cstheme="minorBidi"/>
          <w:noProof/>
          <w:szCs w:val="22"/>
        </w:rPr>
      </w:pPr>
      <w:del w:id="349" w:author="yunwei01" w:date="2017-08-03T17:35:00Z">
        <w:r w:rsidDel="00DB4180">
          <w:fldChar w:fldCharType="begin"/>
        </w:r>
        <w:r w:rsidDel="00DB4180">
          <w:delInstrText xml:space="preserve"> HYPERLINK \l "_Toc428792636" </w:delInstrText>
        </w:r>
        <w:r w:rsidDel="00DB4180">
          <w:fldChar w:fldCharType="separate"/>
        </w:r>
        <w:r w:rsidR="008764A2" w:rsidRPr="00533503" w:rsidDel="00DB4180">
          <w:rPr>
            <w:rStyle w:val="affb"/>
            <w:noProof/>
          </w:rPr>
          <w:delText>23.2.1</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1</w:delText>
        </w:r>
        <w:r w:rsidR="008764A2" w:rsidRPr="00533503" w:rsidDel="00DB4180">
          <w:rPr>
            <w:rStyle w:val="affb"/>
            <w:rFonts w:hint="eastAsia"/>
            <w:noProof/>
          </w:rPr>
          <w:delText>：体系文件建立申请表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_Toc428792636 \h </w:delInstrText>
        </w:r>
        <w:r w:rsidR="008764A2" w:rsidDel="00DB4180">
          <w:rPr>
            <w:rStyle w:val="affb"/>
            <w:noProof/>
          </w:rPr>
        </w:r>
        <w:r w:rsidR="008764A2" w:rsidDel="00DB4180">
          <w:rPr>
            <w:rStyle w:val="affb"/>
            <w:noProof/>
          </w:rPr>
          <w:fldChar w:fldCharType="separate"/>
        </w:r>
        <w:r w:rsidR="008764A2" w:rsidDel="00DB4180">
          <w:rPr>
            <w:noProof/>
          </w:rPr>
          <w:delText>136</w:delText>
        </w:r>
        <w:r w:rsidR="008764A2" w:rsidDel="00DB4180">
          <w:rPr>
            <w:rStyle w:val="affb"/>
            <w:noProof/>
          </w:rPr>
          <w:fldChar w:fldCharType="end"/>
        </w:r>
        <w:r w:rsidDel="00DB4180">
          <w:rPr>
            <w:rStyle w:val="affb"/>
            <w:noProof/>
          </w:rPr>
          <w:fldChar w:fldCharType="end"/>
        </w:r>
      </w:del>
    </w:p>
    <w:p w14:paraId="791294E3" w14:textId="10BCF2A7" w:rsidR="008764A2" w:rsidDel="00DB4180" w:rsidRDefault="00242751">
      <w:pPr>
        <w:pStyle w:val="31"/>
        <w:tabs>
          <w:tab w:val="right" w:leader="dot" w:pos="8296"/>
        </w:tabs>
        <w:rPr>
          <w:del w:id="350" w:author="yunwei01" w:date="2017-08-03T17:35:00Z"/>
          <w:rFonts w:asciiTheme="minorHAnsi" w:eastAsiaTheme="minorEastAsia" w:hAnsiTheme="minorHAnsi" w:cstheme="minorBidi"/>
          <w:noProof/>
          <w:szCs w:val="22"/>
        </w:rPr>
      </w:pPr>
      <w:del w:id="351" w:author="yunwei01" w:date="2017-08-03T17:35:00Z">
        <w:r w:rsidDel="00DB4180">
          <w:fldChar w:fldCharType="begin"/>
        </w:r>
        <w:r w:rsidDel="00DB4180">
          <w:delInstrText xml:space="preserve"> HYPERLINK \l "_Toc428792637" </w:delInstrText>
        </w:r>
        <w:r w:rsidDel="00DB4180">
          <w:fldChar w:fldCharType="separate"/>
        </w:r>
        <w:r w:rsidR="008764A2" w:rsidRPr="00533503" w:rsidDel="00DB4180">
          <w:rPr>
            <w:rStyle w:val="affb"/>
            <w:noProof/>
          </w:rPr>
          <w:delText>23.2.2</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2</w:delText>
        </w:r>
        <w:r w:rsidR="008764A2" w:rsidRPr="00533503" w:rsidDel="00DB4180">
          <w:rPr>
            <w:rStyle w:val="affb"/>
            <w:rFonts w:hint="eastAsia"/>
            <w:noProof/>
          </w:rPr>
          <w:delText>：体系文件更改申请表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_Toc428792637 \h </w:delInstrText>
        </w:r>
        <w:r w:rsidR="008764A2" w:rsidDel="00DB4180">
          <w:rPr>
            <w:rStyle w:val="affb"/>
            <w:noProof/>
          </w:rPr>
        </w:r>
        <w:r w:rsidR="008764A2" w:rsidDel="00DB4180">
          <w:rPr>
            <w:rStyle w:val="affb"/>
            <w:noProof/>
          </w:rPr>
          <w:fldChar w:fldCharType="separate"/>
        </w:r>
        <w:r w:rsidR="008764A2" w:rsidDel="00DB4180">
          <w:rPr>
            <w:noProof/>
          </w:rPr>
          <w:delText>137</w:delText>
        </w:r>
        <w:r w:rsidR="008764A2" w:rsidDel="00DB4180">
          <w:rPr>
            <w:rStyle w:val="affb"/>
            <w:noProof/>
          </w:rPr>
          <w:fldChar w:fldCharType="end"/>
        </w:r>
        <w:r w:rsidDel="00DB4180">
          <w:rPr>
            <w:rStyle w:val="affb"/>
            <w:noProof/>
          </w:rPr>
          <w:fldChar w:fldCharType="end"/>
        </w:r>
      </w:del>
    </w:p>
    <w:p w14:paraId="58E6BD0D" w14:textId="6235D25F" w:rsidR="008764A2" w:rsidDel="00DB4180" w:rsidRDefault="00242751">
      <w:pPr>
        <w:pStyle w:val="31"/>
        <w:tabs>
          <w:tab w:val="right" w:leader="dot" w:pos="8296"/>
        </w:tabs>
        <w:rPr>
          <w:del w:id="352" w:author="yunwei01" w:date="2017-08-03T17:35:00Z"/>
          <w:rFonts w:asciiTheme="minorHAnsi" w:eastAsiaTheme="minorEastAsia" w:hAnsiTheme="minorHAnsi" w:cstheme="minorBidi"/>
          <w:noProof/>
          <w:szCs w:val="22"/>
        </w:rPr>
      </w:pPr>
      <w:del w:id="353" w:author="yunwei01" w:date="2017-08-03T17:35:00Z">
        <w:r w:rsidDel="00DB4180">
          <w:fldChar w:fldCharType="begin"/>
        </w:r>
        <w:r w:rsidDel="00DB4180">
          <w:delInstrText xml:space="preserve"> HYPERLINK \l "_Toc428792638" </w:delInstrText>
        </w:r>
        <w:r w:rsidDel="00DB4180">
          <w:fldChar w:fldCharType="separate"/>
        </w:r>
        <w:r w:rsidR="008764A2" w:rsidRPr="00533503" w:rsidDel="00DB4180">
          <w:rPr>
            <w:rStyle w:val="affb"/>
            <w:noProof/>
          </w:rPr>
          <w:delText>23.2.3</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3</w:delText>
        </w:r>
        <w:r w:rsidR="008764A2" w:rsidRPr="00533503" w:rsidDel="00DB4180">
          <w:rPr>
            <w:rStyle w:val="affb"/>
            <w:rFonts w:hint="eastAsia"/>
            <w:noProof/>
          </w:rPr>
          <w:delText>：体系文件评审记录表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_Toc428792638 \h </w:delInstrText>
        </w:r>
        <w:r w:rsidR="008764A2" w:rsidDel="00DB4180">
          <w:rPr>
            <w:rStyle w:val="affb"/>
            <w:noProof/>
          </w:rPr>
        </w:r>
        <w:r w:rsidR="008764A2" w:rsidDel="00DB4180">
          <w:rPr>
            <w:rStyle w:val="affb"/>
            <w:noProof/>
          </w:rPr>
          <w:fldChar w:fldCharType="separate"/>
        </w:r>
        <w:r w:rsidR="008764A2" w:rsidDel="00DB4180">
          <w:rPr>
            <w:noProof/>
          </w:rPr>
          <w:delText>138</w:delText>
        </w:r>
        <w:r w:rsidR="008764A2" w:rsidDel="00DB4180">
          <w:rPr>
            <w:rStyle w:val="affb"/>
            <w:noProof/>
          </w:rPr>
          <w:fldChar w:fldCharType="end"/>
        </w:r>
        <w:r w:rsidDel="00DB4180">
          <w:rPr>
            <w:rStyle w:val="affb"/>
            <w:noProof/>
          </w:rPr>
          <w:fldChar w:fldCharType="end"/>
        </w:r>
      </w:del>
    </w:p>
    <w:p w14:paraId="26EF8DD7" w14:textId="69C2B316" w:rsidR="008764A2" w:rsidDel="00DB4180" w:rsidRDefault="00242751">
      <w:pPr>
        <w:pStyle w:val="31"/>
        <w:tabs>
          <w:tab w:val="right" w:leader="dot" w:pos="8296"/>
        </w:tabs>
        <w:rPr>
          <w:del w:id="354" w:author="yunwei01" w:date="2017-08-03T17:35:00Z"/>
          <w:rFonts w:asciiTheme="minorHAnsi" w:eastAsiaTheme="minorEastAsia" w:hAnsiTheme="minorHAnsi" w:cstheme="minorBidi"/>
          <w:noProof/>
          <w:szCs w:val="22"/>
        </w:rPr>
      </w:pPr>
      <w:del w:id="355" w:author="yunwei01" w:date="2017-08-03T17:35:00Z">
        <w:r w:rsidDel="00DB4180">
          <w:fldChar w:fldCharType="begin"/>
        </w:r>
        <w:r w:rsidDel="00DB4180">
          <w:delInstrText xml:space="preserve"> HYPERLINK \l "_Toc428792639" </w:delInstrText>
        </w:r>
        <w:r w:rsidDel="00DB4180">
          <w:fldChar w:fldCharType="separate"/>
        </w:r>
        <w:r w:rsidR="008764A2" w:rsidRPr="00533503" w:rsidDel="00DB4180">
          <w:rPr>
            <w:rStyle w:val="affb"/>
            <w:noProof/>
          </w:rPr>
          <w:delText>23.2.4</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4</w:delText>
        </w:r>
        <w:r w:rsidR="008764A2" w:rsidRPr="00533503" w:rsidDel="00DB4180">
          <w:rPr>
            <w:rStyle w:val="affb"/>
            <w:rFonts w:hint="eastAsia"/>
            <w:noProof/>
          </w:rPr>
          <w:delText>：体系文件作废申请表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_Toc428792639 \h </w:delInstrText>
        </w:r>
        <w:r w:rsidR="008764A2" w:rsidDel="00DB4180">
          <w:rPr>
            <w:rStyle w:val="affb"/>
            <w:noProof/>
          </w:rPr>
        </w:r>
        <w:r w:rsidR="008764A2" w:rsidDel="00DB4180">
          <w:rPr>
            <w:rStyle w:val="affb"/>
            <w:noProof/>
          </w:rPr>
          <w:fldChar w:fldCharType="separate"/>
        </w:r>
        <w:r w:rsidR="008764A2" w:rsidDel="00DB4180">
          <w:rPr>
            <w:noProof/>
          </w:rPr>
          <w:delText>139</w:delText>
        </w:r>
        <w:r w:rsidR="008764A2" w:rsidDel="00DB4180">
          <w:rPr>
            <w:rStyle w:val="affb"/>
            <w:noProof/>
          </w:rPr>
          <w:fldChar w:fldCharType="end"/>
        </w:r>
        <w:r w:rsidDel="00DB4180">
          <w:rPr>
            <w:rStyle w:val="affb"/>
            <w:noProof/>
          </w:rPr>
          <w:fldChar w:fldCharType="end"/>
        </w:r>
      </w:del>
    </w:p>
    <w:p w14:paraId="4F213D15" w14:textId="712CF058" w:rsidR="008764A2" w:rsidDel="00DB4180" w:rsidRDefault="00242751">
      <w:pPr>
        <w:pStyle w:val="31"/>
        <w:tabs>
          <w:tab w:val="right" w:leader="dot" w:pos="8296"/>
        </w:tabs>
        <w:rPr>
          <w:del w:id="356" w:author="yunwei01" w:date="2017-08-03T17:35:00Z"/>
          <w:rFonts w:asciiTheme="minorHAnsi" w:eastAsiaTheme="minorEastAsia" w:hAnsiTheme="minorHAnsi" w:cstheme="minorBidi"/>
          <w:noProof/>
          <w:szCs w:val="22"/>
        </w:rPr>
      </w:pPr>
      <w:del w:id="357" w:author="yunwei01" w:date="2017-08-03T17:35:00Z">
        <w:r w:rsidDel="00DB4180">
          <w:fldChar w:fldCharType="begin"/>
        </w:r>
        <w:r w:rsidDel="00DB4180">
          <w:delInstrText xml:space="preserve"> HYPERLINK \l "_Toc428792640" </w:delInstrText>
        </w:r>
        <w:r w:rsidDel="00DB4180">
          <w:fldChar w:fldCharType="separate"/>
        </w:r>
        <w:r w:rsidR="008764A2" w:rsidRPr="00533503" w:rsidDel="00DB4180">
          <w:rPr>
            <w:rStyle w:val="affb"/>
            <w:noProof/>
          </w:rPr>
          <w:delText>23.2.5</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5</w:delText>
        </w:r>
        <w:r w:rsidR="008764A2" w:rsidRPr="00533503" w:rsidDel="00DB4180">
          <w:rPr>
            <w:rStyle w:val="affb"/>
            <w:rFonts w:hint="eastAsia"/>
            <w:noProof/>
          </w:rPr>
          <w:delText>：专家论证表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_Toc428792640 \h </w:delInstrText>
        </w:r>
        <w:r w:rsidR="008764A2" w:rsidDel="00DB4180">
          <w:rPr>
            <w:rStyle w:val="affb"/>
            <w:noProof/>
          </w:rPr>
        </w:r>
        <w:r w:rsidR="008764A2" w:rsidDel="00DB4180">
          <w:rPr>
            <w:rStyle w:val="affb"/>
            <w:noProof/>
          </w:rPr>
          <w:fldChar w:fldCharType="separate"/>
        </w:r>
        <w:r w:rsidR="008764A2" w:rsidDel="00DB4180">
          <w:rPr>
            <w:noProof/>
          </w:rPr>
          <w:delText>140</w:delText>
        </w:r>
        <w:r w:rsidR="008764A2" w:rsidDel="00DB4180">
          <w:rPr>
            <w:rStyle w:val="affb"/>
            <w:noProof/>
          </w:rPr>
          <w:fldChar w:fldCharType="end"/>
        </w:r>
        <w:r w:rsidDel="00DB4180">
          <w:rPr>
            <w:rStyle w:val="affb"/>
            <w:noProof/>
          </w:rPr>
          <w:fldChar w:fldCharType="end"/>
        </w:r>
      </w:del>
    </w:p>
    <w:p w14:paraId="49312F83" w14:textId="42C31A10" w:rsidR="008764A2" w:rsidDel="00DB4180" w:rsidRDefault="00242751">
      <w:pPr>
        <w:pStyle w:val="31"/>
        <w:tabs>
          <w:tab w:val="right" w:leader="dot" w:pos="8296"/>
        </w:tabs>
        <w:rPr>
          <w:del w:id="358" w:author="yunwei01" w:date="2017-08-03T17:35:00Z"/>
          <w:rFonts w:asciiTheme="minorHAnsi" w:eastAsiaTheme="minorEastAsia" w:hAnsiTheme="minorHAnsi" w:cstheme="minorBidi"/>
          <w:noProof/>
          <w:szCs w:val="22"/>
        </w:rPr>
      </w:pPr>
      <w:del w:id="359" w:author="yunwei01" w:date="2017-08-03T17:35:00Z">
        <w:r w:rsidDel="00DB4180">
          <w:fldChar w:fldCharType="begin"/>
        </w:r>
        <w:r w:rsidDel="00DB4180">
          <w:delInstrText xml:space="preserve"> HYPERLINK \l "_Toc428792641" </w:delInstrText>
        </w:r>
        <w:r w:rsidDel="00DB4180">
          <w:fldChar w:fldCharType="separate"/>
        </w:r>
        <w:r w:rsidR="008764A2" w:rsidRPr="00533503" w:rsidDel="00DB4180">
          <w:rPr>
            <w:rStyle w:val="affb"/>
            <w:noProof/>
          </w:rPr>
          <w:delText>23.2.6</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6</w:delText>
        </w:r>
        <w:r w:rsidR="008764A2" w:rsidRPr="00533503" w:rsidDel="00DB4180">
          <w:rPr>
            <w:rStyle w:val="affb"/>
            <w:rFonts w:hint="eastAsia"/>
            <w:noProof/>
          </w:rPr>
          <w:delText>：专家意见书</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_Toc428792641 \h </w:delInstrText>
        </w:r>
        <w:r w:rsidR="008764A2" w:rsidDel="00DB4180">
          <w:rPr>
            <w:rStyle w:val="affb"/>
            <w:noProof/>
          </w:rPr>
        </w:r>
        <w:r w:rsidR="008764A2" w:rsidDel="00DB4180">
          <w:rPr>
            <w:rStyle w:val="affb"/>
            <w:noProof/>
          </w:rPr>
          <w:fldChar w:fldCharType="separate"/>
        </w:r>
        <w:r w:rsidR="008764A2" w:rsidDel="00DB4180">
          <w:rPr>
            <w:noProof/>
          </w:rPr>
          <w:delText>141</w:delText>
        </w:r>
        <w:r w:rsidR="008764A2" w:rsidDel="00DB4180">
          <w:rPr>
            <w:rStyle w:val="affb"/>
            <w:noProof/>
          </w:rPr>
          <w:fldChar w:fldCharType="end"/>
        </w:r>
        <w:r w:rsidDel="00DB4180">
          <w:rPr>
            <w:rStyle w:val="affb"/>
            <w:noProof/>
          </w:rPr>
          <w:fldChar w:fldCharType="end"/>
        </w:r>
      </w:del>
    </w:p>
    <w:p w14:paraId="7EF8891B" w14:textId="710E2608" w:rsidR="008764A2" w:rsidDel="00DB4180" w:rsidRDefault="00242751">
      <w:pPr>
        <w:pStyle w:val="31"/>
        <w:tabs>
          <w:tab w:val="right" w:leader="dot" w:pos="8296"/>
        </w:tabs>
        <w:rPr>
          <w:del w:id="360" w:author="yunwei01" w:date="2017-08-03T17:35:00Z"/>
          <w:rFonts w:asciiTheme="minorHAnsi" w:eastAsiaTheme="minorEastAsia" w:hAnsiTheme="minorHAnsi" w:cstheme="minorBidi"/>
          <w:noProof/>
          <w:szCs w:val="22"/>
        </w:rPr>
      </w:pPr>
      <w:del w:id="361" w:author="yunwei01" w:date="2017-08-03T17:35:00Z">
        <w:r w:rsidDel="00DB4180">
          <w:fldChar w:fldCharType="begin"/>
        </w:r>
        <w:r w:rsidDel="00DB4180">
          <w:delInstrText xml:space="preserve"> HYPERLINK \l "_Toc428792642" </w:delInstrText>
        </w:r>
        <w:r w:rsidDel="00DB4180">
          <w:fldChar w:fldCharType="separate"/>
        </w:r>
        <w:r w:rsidR="008764A2" w:rsidRPr="00533503" w:rsidDel="00DB4180">
          <w:rPr>
            <w:rStyle w:val="affb"/>
            <w:noProof/>
          </w:rPr>
          <w:delText>23.2.7</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7</w:delText>
        </w:r>
        <w:r w:rsidR="008764A2" w:rsidRPr="00533503" w:rsidDel="00DB4180">
          <w:rPr>
            <w:rStyle w:val="affb"/>
            <w:rFonts w:hint="eastAsia"/>
            <w:noProof/>
          </w:rPr>
          <w:delText>：专家论证会会议纪要</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_Toc428792642 \h </w:delInstrText>
        </w:r>
        <w:r w:rsidR="008764A2" w:rsidDel="00DB4180">
          <w:rPr>
            <w:rStyle w:val="affb"/>
            <w:noProof/>
          </w:rPr>
        </w:r>
        <w:r w:rsidR="008764A2" w:rsidDel="00DB4180">
          <w:rPr>
            <w:rStyle w:val="affb"/>
            <w:noProof/>
          </w:rPr>
          <w:fldChar w:fldCharType="separate"/>
        </w:r>
        <w:r w:rsidR="008764A2" w:rsidDel="00DB4180">
          <w:rPr>
            <w:noProof/>
          </w:rPr>
          <w:delText>142</w:delText>
        </w:r>
        <w:r w:rsidR="008764A2" w:rsidDel="00DB4180">
          <w:rPr>
            <w:rStyle w:val="affb"/>
            <w:noProof/>
          </w:rPr>
          <w:fldChar w:fldCharType="end"/>
        </w:r>
        <w:r w:rsidDel="00DB4180">
          <w:rPr>
            <w:rStyle w:val="affb"/>
            <w:noProof/>
          </w:rPr>
          <w:fldChar w:fldCharType="end"/>
        </w:r>
      </w:del>
    </w:p>
    <w:p w14:paraId="1FB0CCD1" w14:textId="5879BD86" w:rsidR="008764A2" w:rsidDel="00DB4180" w:rsidRDefault="00242751">
      <w:pPr>
        <w:pStyle w:val="31"/>
        <w:tabs>
          <w:tab w:val="right" w:leader="dot" w:pos="8296"/>
        </w:tabs>
        <w:rPr>
          <w:del w:id="362" w:author="yunwei01" w:date="2017-08-03T17:35:00Z"/>
          <w:rFonts w:asciiTheme="minorHAnsi" w:eastAsiaTheme="minorEastAsia" w:hAnsiTheme="minorHAnsi" w:cstheme="minorBidi"/>
          <w:noProof/>
          <w:szCs w:val="22"/>
        </w:rPr>
      </w:pPr>
      <w:del w:id="363" w:author="yunwei01" w:date="2017-08-03T17:35:00Z">
        <w:r w:rsidDel="00DB4180">
          <w:fldChar w:fldCharType="begin"/>
        </w:r>
        <w:r w:rsidDel="00DB4180">
          <w:delInstrText xml:space="preserve"> HYPERLINK \l "_Toc428792643" </w:delInstrText>
        </w:r>
        <w:r w:rsidDel="00DB4180">
          <w:fldChar w:fldCharType="separate"/>
        </w:r>
        <w:r w:rsidR="008764A2" w:rsidRPr="00533503" w:rsidDel="00DB4180">
          <w:rPr>
            <w:rStyle w:val="affb"/>
            <w:noProof/>
          </w:rPr>
          <w:delText>23.2.8</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8 :</w:delText>
        </w:r>
        <w:r w:rsidR="008764A2" w:rsidRPr="00533503" w:rsidDel="00DB4180">
          <w:rPr>
            <w:rStyle w:val="affb"/>
            <w:rFonts w:hint="eastAsia"/>
            <w:noProof/>
          </w:rPr>
          <w:delText>安全评估报告</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_Toc428792643 \h </w:delInstrText>
        </w:r>
        <w:r w:rsidR="008764A2" w:rsidDel="00DB4180">
          <w:rPr>
            <w:rStyle w:val="affb"/>
            <w:noProof/>
          </w:rPr>
        </w:r>
        <w:r w:rsidR="008764A2" w:rsidDel="00DB4180">
          <w:rPr>
            <w:rStyle w:val="affb"/>
            <w:noProof/>
          </w:rPr>
          <w:fldChar w:fldCharType="separate"/>
        </w:r>
        <w:r w:rsidR="008764A2" w:rsidDel="00DB4180">
          <w:rPr>
            <w:noProof/>
          </w:rPr>
          <w:delText>143</w:delText>
        </w:r>
        <w:r w:rsidR="008764A2" w:rsidDel="00DB4180">
          <w:rPr>
            <w:rStyle w:val="affb"/>
            <w:noProof/>
          </w:rPr>
          <w:fldChar w:fldCharType="end"/>
        </w:r>
        <w:r w:rsidDel="00DB4180">
          <w:rPr>
            <w:rStyle w:val="affb"/>
            <w:noProof/>
          </w:rPr>
          <w:fldChar w:fldCharType="end"/>
        </w:r>
      </w:del>
    </w:p>
    <w:p w14:paraId="5CAE3914" w14:textId="3F6782EF" w:rsidR="008764A2" w:rsidDel="00DB4180" w:rsidRDefault="00242751">
      <w:pPr>
        <w:pStyle w:val="31"/>
        <w:tabs>
          <w:tab w:val="right" w:leader="dot" w:pos="8296"/>
        </w:tabs>
        <w:rPr>
          <w:del w:id="364" w:author="yunwei01" w:date="2017-08-03T17:35:00Z"/>
          <w:rFonts w:asciiTheme="minorHAnsi" w:eastAsiaTheme="minorEastAsia" w:hAnsiTheme="minorHAnsi" w:cstheme="minorBidi"/>
          <w:noProof/>
          <w:szCs w:val="22"/>
        </w:rPr>
      </w:pPr>
      <w:del w:id="365" w:author="yunwei01" w:date="2017-08-03T17:35:00Z">
        <w:r w:rsidDel="00DB4180">
          <w:fldChar w:fldCharType="begin"/>
        </w:r>
        <w:r w:rsidDel="00DB4180">
          <w:delInstrText xml:space="preserve"> HYPERLINK \l "_Toc428792644" </w:delInstrText>
        </w:r>
        <w:r w:rsidDel="00DB4180">
          <w:fldChar w:fldCharType="separate"/>
        </w:r>
        <w:r w:rsidR="008764A2" w:rsidRPr="00533503" w:rsidDel="00DB4180">
          <w:rPr>
            <w:rStyle w:val="affb"/>
            <w:noProof/>
          </w:rPr>
          <w:delText>23.2.9</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 xml:space="preserve">9 </w:delText>
        </w:r>
        <w:r w:rsidR="008764A2" w:rsidRPr="00533503" w:rsidDel="00DB4180">
          <w:rPr>
            <w:rStyle w:val="affb"/>
            <w:rFonts w:hint="eastAsia"/>
            <w:noProof/>
          </w:rPr>
          <w:delText>资产清单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_Toc428792644 \h </w:delInstrText>
        </w:r>
        <w:r w:rsidR="008764A2" w:rsidDel="00DB4180">
          <w:rPr>
            <w:rStyle w:val="affb"/>
            <w:noProof/>
          </w:rPr>
        </w:r>
        <w:r w:rsidR="008764A2" w:rsidDel="00DB4180">
          <w:rPr>
            <w:rStyle w:val="affb"/>
            <w:noProof/>
          </w:rPr>
          <w:fldChar w:fldCharType="separate"/>
        </w:r>
        <w:r w:rsidR="008764A2" w:rsidDel="00DB4180">
          <w:rPr>
            <w:noProof/>
          </w:rPr>
          <w:delText>144</w:delText>
        </w:r>
        <w:r w:rsidR="008764A2" w:rsidDel="00DB4180">
          <w:rPr>
            <w:rStyle w:val="affb"/>
            <w:noProof/>
          </w:rPr>
          <w:fldChar w:fldCharType="end"/>
        </w:r>
        <w:r w:rsidDel="00DB4180">
          <w:rPr>
            <w:rStyle w:val="affb"/>
            <w:noProof/>
          </w:rPr>
          <w:fldChar w:fldCharType="end"/>
        </w:r>
      </w:del>
    </w:p>
    <w:p w14:paraId="22D0953A" w14:textId="3CC1E287" w:rsidR="008764A2" w:rsidDel="00DB4180" w:rsidRDefault="00242751">
      <w:pPr>
        <w:pStyle w:val="31"/>
        <w:tabs>
          <w:tab w:val="right" w:leader="dot" w:pos="8296"/>
        </w:tabs>
        <w:rPr>
          <w:del w:id="366" w:author="yunwei01" w:date="2017-08-03T17:35:00Z"/>
          <w:rFonts w:asciiTheme="minorHAnsi" w:eastAsiaTheme="minorEastAsia" w:hAnsiTheme="minorHAnsi" w:cstheme="minorBidi"/>
          <w:noProof/>
          <w:szCs w:val="22"/>
        </w:rPr>
      </w:pPr>
      <w:del w:id="367" w:author="yunwei01" w:date="2017-08-03T17:35:00Z">
        <w:r w:rsidDel="00DB4180">
          <w:fldChar w:fldCharType="begin"/>
        </w:r>
        <w:r w:rsidDel="00DB4180">
          <w:delInstrText xml:space="preserve"> HYPERLINK \l "_Toc428792645" </w:delInstrText>
        </w:r>
        <w:r w:rsidDel="00DB4180">
          <w:fldChar w:fldCharType="separate"/>
        </w:r>
        <w:r w:rsidR="008764A2" w:rsidRPr="00533503" w:rsidDel="00DB4180">
          <w:rPr>
            <w:rStyle w:val="affb"/>
            <w:noProof/>
          </w:rPr>
          <w:delText>23.2.10</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10 :</w:delText>
        </w:r>
        <w:r w:rsidR="008764A2" w:rsidRPr="00533503" w:rsidDel="00DB4180">
          <w:rPr>
            <w:rStyle w:val="affb"/>
            <w:rFonts w:hint="eastAsia"/>
            <w:noProof/>
          </w:rPr>
          <w:delText>系统的操作手册</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_Toc428792645 \h </w:delInstrText>
        </w:r>
        <w:r w:rsidR="008764A2" w:rsidDel="00DB4180">
          <w:rPr>
            <w:rStyle w:val="affb"/>
            <w:noProof/>
          </w:rPr>
        </w:r>
        <w:r w:rsidR="008764A2" w:rsidDel="00DB4180">
          <w:rPr>
            <w:rStyle w:val="affb"/>
            <w:noProof/>
          </w:rPr>
          <w:fldChar w:fldCharType="separate"/>
        </w:r>
        <w:r w:rsidR="008764A2" w:rsidDel="00DB4180">
          <w:rPr>
            <w:noProof/>
          </w:rPr>
          <w:delText>146</w:delText>
        </w:r>
        <w:r w:rsidR="008764A2" w:rsidDel="00DB4180">
          <w:rPr>
            <w:rStyle w:val="affb"/>
            <w:noProof/>
          </w:rPr>
          <w:fldChar w:fldCharType="end"/>
        </w:r>
        <w:r w:rsidDel="00DB4180">
          <w:rPr>
            <w:rStyle w:val="affb"/>
            <w:noProof/>
          </w:rPr>
          <w:fldChar w:fldCharType="end"/>
        </w:r>
      </w:del>
    </w:p>
    <w:p w14:paraId="36F98732" w14:textId="39C8DC2C" w:rsidR="008764A2" w:rsidDel="00DB4180" w:rsidRDefault="00242751">
      <w:pPr>
        <w:pStyle w:val="31"/>
        <w:tabs>
          <w:tab w:val="right" w:leader="dot" w:pos="8296"/>
        </w:tabs>
        <w:rPr>
          <w:del w:id="368" w:author="yunwei01" w:date="2017-08-03T17:35:00Z"/>
          <w:rFonts w:asciiTheme="minorHAnsi" w:eastAsiaTheme="minorEastAsia" w:hAnsiTheme="minorHAnsi" w:cstheme="minorBidi"/>
          <w:noProof/>
          <w:szCs w:val="22"/>
        </w:rPr>
      </w:pPr>
      <w:del w:id="369" w:author="yunwei01" w:date="2017-08-03T17:35:00Z">
        <w:r w:rsidDel="00DB4180">
          <w:fldChar w:fldCharType="begin"/>
        </w:r>
        <w:r w:rsidDel="00DB4180">
          <w:delInstrText xml:space="preserve"> HYPERLINK \l "_Toc428792646" </w:delInstrText>
        </w:r>
        <w:r w:rsidDel="00DB4180">
          <w:fldChar w:fldCharType="separate"/>
        </w:r>
        <w:r w:rsidR="008764A2" w:rsidRPr="00533503" w:rsidDel="00DB4180">
          <w:rPr>
            <w:rStyle w:val="affb"/>
            <w:noProof/>
          </w:rPr>
          <w:delText>23.2.11</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11</w:delText>
        </w:r>
        <w:r w:rsidR="008764A2" w:rsidRPr="00533503" w:rsidDel="00DB4180">
          <w:rPr>
            <w:rStyle w:val="affb"/>
            <w:rFonts w:hint="eastAsia"/>
            <w:noProof/>
          </w:rPr>
          <w:delText>：信息系统安全检查表单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_Toc428792646 \h </w:delInstrText>
        </w:r>
        <w:r w:rsidR="008764A2" w:rsidDel="00DB4180">
          <w:rPr>
            <w:rStyle w:val="affb"/>
            <w:noProof/>
          </w:rPr>
        </w:r>
        <w:r w:rsidR="008764A2" w:rsidDel="00DB4180">
          <w:rPr>
            <w:rStyle w:val="affb"/>
            <w:noProof/>
          </w:rPr>
          <w:fldChar w:fldCharType="separate"/>
        </w:r>
        <w:r w:rsidR="008764A2" w:rsidDel="00DB4180">
          <w:rPr>
            <w:noProof/>
          </w:rPr>
          <w:delText>146</w:delText>
        </w:r>
        <w:r w:rsidR="008764A2" w:rsidDel="00DB4180">
          <w:rPr>
            <w:rStyle w:val="affb"/>
            <w:noProof/>
          </w:rPr>
          <w:fldChar w:fldCharType="end"/>
        </w:r>
        <w:r w:rsidDel="00DB4180">
          <w:rPr>
            <w:rStyle w:val="affb"/>
            <w:noProof/>
          </w:rPr>
          <w:fldChar w:fldCharType="end"/>
        </w:r>
      </w:del>
    </w:p>
    <w:p w14:paraId="1DC45AB0" w14:textId="74687F32" w:rsidR="008764A2" w:rsidDel="00DB4180" w:rsidRDefault="00242751">
      <w:pPr>
        <w:pStyle w:val="31"/>
        <w:tabs>
          <w:tab w:val="right" w:leader="dot" w:pos="8296"/>
        </w:tabs>
        <w:rPr>
          <w:del w:id="370" w:author="yunwei01" w:date="2017-08-03T17:35:00Z"/>
          <w:rFonts w:asciiTheme="minorHAnsi" w:eastAsiaTheme="minorEastAsia" w:hAnsiTheme="minorHAnsi" w:cstheme="minorBidi"/>
          <w:noProof/>
          <w:szCs w:val="22"/>
        </w:rPr>
      </w:pPr>
      <w:del w:id="371" w:author="yunwei01" w:date="2017-08-03T17:35:00Z">
        <w:r w:rsidDel="00DB4180">
          <w:fldChar w:fldCharType="begin"/>
        </w:r>
        <w:r w:rsidDel="00DB4180">
          <w:delInstrText xml:space="preserve"> HYPERLINK \l "_Toc428792647" </w:delInstrText>
        </w:r>
        <w:r w:rsidDel="00DB4180">
          <w:fldChar w:fldCharType="separate"/>
        </w:r>
        <w:r w:rsidR="008764A2" w:rsidRPr="00533503" w:rsidDel="00DB4180">
          <w:rPr>
            <w:rStyle w:val="affb"/>
            <w:noProof/>
          </w:rPr>
          <w:delText>23.2.12</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12</w:delText>
        </w:r>
        <w:r w:rsidR="008764A2" w:rsidRPr="00533503" w:rsidDel="00DB4180">
          <w:rPr>
            <w:rStyle w:val="affb"/>
            <w:rFonts w:hint="eastAsia"/>
            <w:noProof/>
          </w:rPr>
          <w:delText>：备份管理员操作变更申请单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_Toc428792647 \h </w:delInstrText>
        </w:r>
        <w:r w:rsidR="008764A2" w:rsidDel="00DB4180">
          <w:rPr>
            <w:rStyle w:val="affb"/>
            <w:noProof/>
          </w:rPr>
        </w:r>
        <w:r w:rsidR="008764A2" w:rsidDel="00DB4180">
          <w:rPr>
            <w:rStyle w:val="affb"/>
            <w:noProof/>
          </w:rPr>
          <w:fldChar w:fldCharType="separate"/>
        </w:r>
        <w:r w:rsidR="008764A2" w:rsidDel="00DB4180">
          <w:rPr>
            <w:noProof/>
          </w:rPr>
          <w:delText>147</w:delText>
        </w:r>
        <w:r w:rsidR="008764A2" w:rsidDel="00DB4180">
          <w:rPr>
            <w:rStyle w:val="affb"/>
            <w:noProof/>
          </w:rPr>
          <w:fldChar w:fldCharType="end"/>
        </w:r>
        <w:r w:rsidDel="00DB4180">
          <w:rPr>
            <w:rStyle w:val="affb"/>
            <w:noProof/>
          </w:rPr>
          <w:fldChar w:fldCharType="end"/>
        </w:r>
      </w:del>
    </w:p>
    <w:p w14:paraId="10D7DD65" w14:textId="278D5481" w:rsidR="008764A2" w:rsidDel="00DB4180" w:rsidRDefault="00242751">
      <w:pPr>
        <w:pStyle w:val="31"/>
        <w:tabs>
          <w:tab w:val="right" w:leader="dot" w:pos="8296"/>
        </w:tabs>
        <w:rPr>
          <w:del w:id="372" w:author="yunwei01" w:date="2017-08-03T17:35:00Z"/>
          <w:rFonts w:asciiTheme="minorHAnsi" w:eastAsiaTheme="minorEastAsia" w:hAnsiTheme="minorHAnsi" w:cstheme="minorBidi"/>
          <w:noProof/>
          <w:szCs w:val="22"/>
        </w:rPr>
      </w:pPr>
      <w:del w:id="373" w:author="yunwei01" w:date="2017-08-03T17:35:00Z">
        <w:r w:rsidDel="00DB4180">
          <w:fldChar w:fldCharType="begin"/>
        </w:r>
        <w:r w:rsidDel="00DB4180">
          <w:delInstrText xml:space="preserve"> HYPERLINK \l "_Toc428792648" </w:delInstrText>
        </w:r>
        <w:r w:rsidDel="00DB4180">
          <w:fldChar w:fldCharType="separate"/>
        </w:r>
        <w:r w:rsidR="008764A2" w:rsidRPr="00533503" w:rsidDel="00DB4180">
          <w:rPr>
            <w:rStyle w:val="affb"/>
            <w:noProof/>
          </w:rPr>
          <w:delText>23.2.13</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13</w:delText>
        </w:r>
        <w:r w:rsidR="008764A2" w:rsidRPr="00533503" w:rsidDel="00DB4180">
          <w:rPr>
            <w:rStyle w:val="affb"/>
            <w:rFonts w:hint="eastAsia"/>
            <w:noProof/>
          </w:rPr>
          <w:delText>：密码变更记录表（</w:delText>
        </w:r>
        <w:r w:rsidR="008764A2" w:rsidRPr="00533503" w:rsidDel="00DB4180">
          <w:rPr>
            <w:rStyle w:val="affb"/>
            <w:noProof/>
          </w:rPr>
          <w:delText>zj</w:delText>
        </w:r>
        <w:r w:rsidR="008764A2" w:rsidRPr="00533503" w:rsidDel="00DB4180">
          <w:rPr>
            <w:rStyle w:val="affb"/>
            <w:rFonts w:hint="eastAsia"/>
            <w:noProof/>
          </w:rPr>
          <w:delText>）</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_Toc428792648 \h </w:delInstrText>
        </w:r>
        <w:r w:rsidR="008764A2" w:rsidDel="00DB4180">
          <w:rPr>
            <w:rStyle w:val="affb"/>
            <w:noProof/>
          </w:rPr>
        </w:r>
        <w:r w:rsidR="008764A2" w:rsidDel="00DB4180">
          <w:rPr>
            <w:rStyle w:val="affb"/>
            <w:noProof/>
          </w:rPr>
          <w:fldChar w:fldCharType="separate"/>
        </w:r>
        <w:r w:rsidR="008764A2" w:rsidDel="00DB4180">
          <w:rPr>
            <w:noProof/>
          </w:rPr>
          <w:delText>149</w:delText>
        </w:r>
        <w:r w:rsidR="008764A2" w:rsidDel="00DB4180">
          <w:rPr>
            <w:rStyle w:val="affb"/>
            <w:noProof/>
          </w:rPr>
          <w:fldChar w:fldCharType="end"/>
        </w:r>
        <w:r w:rsidDel="00DB4180">
          <w:rPr>
            <w:rStyle w:val="affb"/>
            <w:noProof/>
          </w:rPr>
          <w:fldChar w:fldCharType="end"/>
        </w:r>
      </w:del>
    </w:p>
    <w:p w14:paraId="44551BCC" w14:textId="5F4C890A" w:rsidR="008764A2" w:rsidDel="00DB4180" w:rsidRDefault="00242751">
      <w:pPr>
        <w:pStyle w:val="31"/>
        <w:tabs>
          <w:tab w:val="right" w:leader="dot" w:pos="8296"/>
        </w:tabs>
        <w:rPr>
          <w:del w:id="374" w:author="yunwei01" w:date="2017-08-03T17:35:00Z"/>
          <w:rFonts w:asciiTheme="minorHAnsi" w:eastAsiaTheme="minorEastAsia" w:hAnsiTheme="minorHAnsi" w:cstheme="minorBidi"/>
          <w:noProof/>
          <w:szCs w:val="22"/>
        </w:rPr>
      </w:pPr>
      <w:del w:id="375" w:author="yunwei01" w:date="2017-08-03T17:35:00Z">
        <w:r w:rsidDel="00DB4180">
          <w:fldChar w:fldCharType="begin"/>
        </w:r>
        <w:r w:rsidDel="00DB4180">
          <w:delInstrText xml:space="preserve"> HYPERLINK \l "_Toc428792649" </w:delInstrText>
        </w:r>
        <w:r w:rsidDel="00DB4180">
          <w:fldChar w:fldCharType="separate"/>
        </w:r>
        <w:r w:rsidR="008764A2" w:rsidRPr="00533503" w:rsidDel="00DB4180">
          <w:rPr>
            <w:rStyle w:val="affb"/>
            <w:noProof/>
          </w:rPr>
          <w:delText>23.2.14</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14</w:delText>
        </w:r>
        <w:r w:rsidR="008764A2" w:rsidRPr="00533503" w:rsidDel="00DB4180">
          <w:rPr>
            <w:rStyle w:val="affb"/>
            <w:rFonts w:hint="eastAsia"/>
            <w:noProof/>
          </w:rPr>
          <w:delText>：审计记录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_Toc428792649 \h </w:delInstrText>
        </w:r>
        <w:r w:rsidR="008764A2" w:rsidDel="00DB4180">
          <w:rPr>
            <w:rStyle w:val="affb"/>
            <w:noProof/>
          </w:rPr>
        </w:r>
        <w:r w:rsidR="008764A2" w:rsidDel="00DB4180">
          <w:rPr>
            <w:rStyle w:val="affb"/>
            <w:noProof/>
          </w:rPr>
          <w:fldChar w:fldCharType="separate"/>
        </w:r>
        <w:r w:rsidR="008764A2" w:rsidDel="00DB4180">
          <w:rPr>
            <w:noProof/>
          </w:rPr>
          <w:delText>153</w:delText>
        </w:r>
        <w:r w:rsidR="008764A2" w:rsidDel="00DB4180">
          <w:rPr>
            <w:rStyle w:val="affb"/>
            <w:noProof/>
          </w:rPr>
          <w:fldChar w:fldCharType="end"/>
        </w:r>
        <w:r w:rsidDel="00DB4180">
          <w:rPr>
            <w:rStyle w:val="affb"/>
            <w:noProof/>
          </w:rPr>
          <w:fldChar w:fldCharType="end"/>
        </w:r>
      </w:del>
    </w:p>
    <w:p w14:paraId="10182C1E" w14:textId="0344EC2B" w:rsidR="008764A2" w:rsidDel="00DB4180" w:rsidRDefault="00242751">
      <w:pPr>
        <w:pStyle w:val="31"/>
        <w:tabs>
          <w:tab w:val="right" w:leader="dot" w:pos="8296"/>
        </w:tabs>
        <w:rPr>
          <w:del w:id="376" w:author="yunwei01" w:date="2017-08-03T17:35:00Z"/>
          <w:rFonts w:asciiTheme="minorHAnsi" w:eastAsiaTheme="minorEastAsia" w:hAnsiTheme="minorHAnsi" w:cstheme="minorBidi"/>
          <w:noProof/>
          <w:szCs w:val="22"/>
        </w:rPr>
      </w:pPr>
      <w:del w:id="377" w:author="yunwei01" w:date="2017-08-03T17:35:00Z">
        <w:r w:rsidDel="00DB4180">
          <w:fldChar w:fldCharType="begin"/>
        </w:r>
        <w:r w:rsidDel="00DB4180">
          <w:delInstrText xml:space="preserve"> HYPERLINK \l "_Toc428792650" </w:delInstrText>
        </w:r>
        <w:r w:rsidDel="00DB4180">
          <w:fldChar w:fldCharType="separate"/>
        </w:r>
        <w:r w:rsidR="008764A2" w:rsidRPr="00533503" w:rsidDel="00DB4180">
          <w:rPr>
            <w:rStyle w:val="affb"/>
            <w:noProof/>
          </w:rPr>
          <w:delText>23.2.15</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15</w:delText>
        </w:r>
        <w:r w:rsidR="008764A2" w:rsidRPr="00533503" w:rsidDel="00DB4180">
          <w:rPr>
            <w:rStyle w:val="affb"/>
            <w:rFonts w:hint="eastAsia"/>
            <w:noProof/>
          </w:rPr>
          <w:delText>：</w:delText>
        </w:r>
        <w:r w:rsidR="008764A2" w:rsidRPr="00533503" w:rsidDel="00DB4180">
          <w:rPr>
            <w:rStyle w:val="affb"/>
            <w:rFonts w:ascii="宋体" w:hAnsi="宋体" w:hint="eastAsia"/>
            <w:noProof/>
          </w:rPr>
          <w:delText>授权与审批流程</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_Toc428792650 \h </w:delInstrText>
        </w:r>
        <w:r w:rsidR="008764A2" w:rsidDel="00DB4180">
          <w:rPr>
            <w:rStyle w:val="affb"/>
            <w:noProof/>
          </w:rPr>
        </w:r>
        <w:r w:rsidR="008764A2" w:rsidDel="00DB4180">
          <w:rPr>
            <w:rStyle w:val="affb"/>
            <w:noProof/>
          </w:rPr>
          <w:fldChar w:fldCharType="separate"/>
        </w:r>
        <w:r w:rsidR="008764A2" w:rsidDel="00DB4180">
          <w:rPr>
            <w:noProof/>
          </w:rPr>
          <w:delText>155</w:delText>
        </w:r>
        <w:r w:rsidR="008764A2" w:rsidDel="00DB4180">
          <w:rPr>
            <w:rStyle w:val="affb"/>
            <w:noProof/>
          </w:rPr>
          <w:fldChar w:fldCharType="end"/>
        </w:r>
        <w:r w:rsidDel="00DB4180">
          <w:rPr>
            <w:rStyle w:val="affb"/>
            <w:noProof/>
          </w:rPr>
          <w:fldChar w:fldCharType="end"/>
        </w:r>
      </w:del>
    </w:p>
    <w:p w14:paraId="0A61278F" w14:textId="2E00A0C8" w:rsidR="008764A2" w:rsidDel="00DB4180" w:rsidRDefault="00242751">
      <w:pPr>
        <w:pStyle w:val="31"/>
        <w:tabs>
          <w:tab w:val="right" w:leader="dot" w:pos="8296"/>
        </w:tabs>
        <w:rPr>
          <w:del w:id="378" w:author="yunwei01" w:date="2017-08-03T17:35:00Z"/>
          <w:rFonts w:asciiTheme="minorHAnsi" w:eastAsiaTheme="minorEastAsia" w:hAnsiTheme="minorHAnsi" w:cstheme="minorBidi"/>
          <w:noProof/>
          <w:szCs w:val="22"/>
        </w:rPr>
      </w:pPr>
      <w:del w:id="379" w:author="yunwei01" w:date="2017-08-03T17:35:00Z">
        <w:r w:rsidDel="00DB4180">
          <w:fldChar w:fldCharType="begin"/>
        </w:r>
        <w:r w:rsidDel="00DB4180">
          <w:delInstrText xml:space="preserve"> HYPERLINK \l "_Toc428792651" </w:delInstrText>
        </w:r>
        <w:r w:rsidDel="00DB4180">
          <w:fldChar w:fldCharType="separate"/>
        </w:r>
        <w:r w:rsidR="008764A2" w:rsidRPr="00533503" w:rsidDel="00DB4180">
          <w:rPr>
            <w:rStyle w:val="affb"/>
            <w:noProof/>
          </w:rPr>
          <w:delText>23.2.16</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16</w:delText>
        </w:r>
        <w:r w:rsidR="008764A2" w:rsidRPr="00533503" w:rsidDel="00DB4180">
          <w:rPr>
            <w:rStyle w:val="affb"/>
            <w:rFonts w:hint="eastAsia"/>
            <w:noProof/>
          </w:rPr>
          <w:delText>：系统配置变更审批单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_Toc428792651 \h </w:delInstrText>
        </w:r>
        <w:r w:rsidR="008764A2" w:rsidDel="00DB4180">
          <w:rPr>
            <w:rStyle w:val="affb"/>
            <w:noProof/>
          </w:rPr>
        </w:r>
        <w:r w:rsidR="008764A2" w:rsidDel="00DB4180">
          <w:rPr>
            <w:rStyle w:val="affb"/>
            <w:noProof/>
          </w:rPr>
          <w:fldChar w:fldCharType="separate"/>
        </w:r>
        <w:r w:rsidR="008764A2" w:rsidDel="00DB4180">
          <w:rPr>
            <w:noProof/>
          </w:rPr>
          <w:delText>156</w:delText>
        </w:r>
        <w:r w:rsidR="008764A2" w:rsidDel="00DB4180">
          <w:rPr>
            <w:rStyle w:val="affb"/>
            <w:noProof/>
          </w:rPr>
          <w:fldChar w:fldCharType="end"/>
        </w:r>
        <w:r w:rsidDel="00DB4180">
          <w:rPr>
            <w:rStyle w:val="affb"/>
            <w:noProof/>
          </w:rPr>
          <w:fldChar w:fldCharType="end"/>
        </w:r>
      </w:del>
    </w:p>
    <w:p w14:paraId="4C375651" w14:textId="541C8CF8" w:rsidR="008764A2" w:rsidDel="00DB4180" w:rsidRDefault="00242751">
      <w:pPr>
        <w:pStyle w:val="31"/>
        <w:tabs>
          <w:tab w:val="right" w:leader="dot" w:pos="8296"/>
        </w:tabs>
        <w:rPr>
          <w:del w:id="380" w:author="yunwei01" w:date="2017-08-03T17:35:00Z"/>
          <w:rFonts w:asciiTheme="minorHAnsi" w:eastAsiaTheme="minorEastAsia" w:hAnsiTheme="minorHAnsi" w:cstheme="minorBidi"/>
          <w:noProof/>
          <w:szCs w:val="22"/>
        </w:rPr>
      </w:pPr>
      <w:del w:id="381" w:author="yunwei01" w:date="2017-08-03T17:35:00Z">
        <w:r w:rsidDel="00DB4180">
          <w:fldChar w:fldCharType="begin"/>
        </w:r>
        <w:r w:rsidDel="00DB4180">
          <w:delInstrText xml:space="preserve"> HYPERLINK \l "_Toc428792652" </w:delInstrText>
        </w:r>
        <w:r w:rsidDel="00DB4180">
          <w:fldChar w:fldCharType="separate"/>
        </w:r>
        <w:r w:rsidR="008764A2" w:rsidRPr="00533503" w:rsidDel="00DB4180">
          <w:rPr>
            <w:rStyle w:val="affb"/>
            <w:noProof/>
          </w:rPr>
          <w:delText>23.2.17</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17:</w:delText>
        </w:r>
        <w:r w:rsidR="008764A2" w:rsidRPr="00533503" w:rsidDel="00DB4180">
          <w:rPr>
            <w:rStyle w:val="affb"/>
            <w:rFonts w:ascii="宋体" w:hAnsi="宋体"/>
            <w:noProof/>
          </w:rPr>
          <w:delText xml:space="preserve"> </w:delText>
        </w:r>
        <w:r w:rsidR="008764A2" w:rsidRPr="00533503" w:rsidDel="00DB4180">
          <w:rPr>
            <w:rStyle w:val="affb"/>
            <w:rFonts w:ascii="宋体" w:hAnsi="宋体" w:hint="eastAsia"/>
            <w:noProof/>
          </w:rPr>
          <w:delText>安全检查表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_Toc428792652 \h </w:delInstrText>
        </w:r>
        <w:r w:rsidR="008764A2" w:rsidDel="00DB4180">
          <w:rPr>
            <w:rStyle w:val="affb"/>
            <w:noProof/>
          </w:rPr>
        </w:r>
        <w:r w:rsidR="008764A2" w:rsidDel="00DB4180">
          <w:rPr>
            <w:rStyle w:val="affb"/>
            <w:noProof/>
          </w:rPr>
          <w:fldChar w:fldCharType="separate"/>
        </w:r>
        <w:r w:rsidR="008764A2" w:rsidDel="00DB4180">
          <w:rPr>
            <w:noProof/>
          </w:rPr>
          <w:delText>158</w:delText>
        </w:r>
        <w:r w:rsidR="008764A2" w:rsidDel="00DB4180">
          <w:rPr>
            <w:rStyle w:val="affb"/>
            <w:noProof/>
          </w:rPr>
          <w:fldChar w:fldCharType="end"/>
        </w:r>
        <w:r w:rsidDel="00DB4180">
          <w:rPr>
            <w:rStyle w:val="affb"/>
            <w:noProof/>
          </w:rPr>
          <w:fldChar w:fldCharType="end"/>
        </w:r>
      </w:del>
    </w:p>
    <w:p w14:paraId="01F73234" w14:textId="013424CC" w:rsidR="008764A2" w:rsidDel="00DB4180" w:rsidRDefault="00242751">
      <w:pPr>
        <w:pStyle w:val="31"/>
        <w:tabs>
          <w:tab w:val="right" w:leader="dot" w:pos="8296"/>
        </w:tabs>
        <w:rPr>
          <w:del w:id="382" w:author="yunwei01" w:date="2017-08-03T17:35:00Z"/>
          <w:rFonts w:asciiTheme="minorHAnsi" w:eastAsiaTheme="minorEastAsia" w:hAnsiTheme="minorHAnsi" w:cstheme="minorBidi"/>
          <w:noProof/>
          <w:szCs w:val="22"/>
        </w:rPr>
      </w:pPr>
      <w:del w:id="383" w:author="yunwei01" w:date="2017-08-03T17:35:00Z">
        <w:r w:rsidDel="00DB4180">
          <w:fldChar w:fldCharType="begin"/>
        </w:r>
        <w:r w:rsidDel="00DB4180">
          <w:delInstrText xml:space="preserve"> HYPERLINK \l "_Toc428792653" </w:delInstrText>
        </w:r>
        <w:r w:rsidDel="00DB4180">
          <w:fldChar w:fldCharType="separate"/>
        </w:r>
        <w:r w:rsidR="008764A2" w:rsidRPr="00533503" w:rsidDel="00DB4180">
          <w:rPr>
            <w:rStyle w:val="affb"/>
            <w:noProof/>
          </w:rPr>
          <w:delText>23.2.18</w:delText>
        </w:r>
        <w:r w:rsidR="008764A2" w:rsidRPr="00533503" w:rsidDel="00DB4180">
          <w:rPr>
            <w:rStyle w:val="affb"/>
            <w:rFonts w:ascii="宋体" w:hAnsi="宋体" w:hint="eastAsia"/>
            <w:noProof/>
          </w:rPr>
          <w:delText xml:space="preserve"> 附录</w:delText>
        </w:r>
        <w:r w:rsidR="008764A2" w:rsidRPr="00533503" w:rsidDel="00DB4180">
          <w:rPr>
            <w:rStyle w:val="affb"/>
            <w:rFonts w:ascii="宋体" w:hAnsi="宋体"/>
            <w:noProof/>
          </w:rPr>
          <w:delText xml:space="preserve">18: </w:delText>
        </w:r>
        <w:r w:rsidR="008764A2" w:rsidRPr="00533503" w:rsidDel="00DB4180">
          <w:rPr>
            <w:rStyle w:val="affb"/>
            <w:rFonts w:ascii="宋体" w:hAnsi="宋体" w:hint="eastAsia"/>
            <w:noProof/>
          </w:rPr>
          <w:delText>安全检查报告与通报</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_Toc428792653 \h </w:delInstrText>
        </w:r>
        <w:r w:rsidR="008764A2" w:rsidDel="00DB4180">
          <w:rPr>
            <w:rStyle w:val="affb"/>
            <w:noProof/>
          </w:rPr>
        </w:r>
        <w:r w:rsidR="008764A2" w:rsidDel="00DB4180">
          <w:rPr>
            <w:rStyle w:val="affb"/>
            <w:noProof/>
          </w:rPr>
          <w:fldChar w:fldCharType="separate"/>
        </w:r>
        <w:r w:rsidR="008764A2" w:rsidDel="00DB4180">
          <w:rPr>
            <w:noProof/>
          </w:rPr>
          <w:delText>160</w:delText>
        </w:r>
        <w:r w:rsidR="008764A2" w:rsidDel="00DB4180">
          <w:rPr>
            <w:rStyle w:val="affb"/>
            <w:noProof/>
          </w:rPr>
          <w:fldChar w:fldCharType="end"/>
        </w:r>
        <w:r w:rsidDel="00DB4180">
          <w:rPr>
            <w:rStyle w:val="affb"/>
            <w:noProof/>
          </w:rPr>
          <w:fldChar w:fldCharType="end"/>
        </w:r>
      </w:del>
    </w:p>
    <w:p w14:paraId="034DA107" w14:textId="54CC6C0A" w:rsidR="008764A2" w:rsidDel="00DB4180" w:rsidRDefault="00242751">
      <w:pPr>
        <w:pStyle w:val="31"/>
        <w:tabs>
          <w:tab w:val="right" w:leader="dot" w:pos="8296"/>
        </w:tabs>
        <w:rPr>
          <w:del w:id="384" w:author="yunwei01" w:date="2017-08-03T17:35:00Z"/>
          <w:rFonts w:asciiTheme="minorHAnsi" w:eastAsiaTheme="minorEastAsia" w:hAnsiTheme="minorHAnsi" w:cstheme="minorBidi"/>
          <w:noProof/>
          <w:szCs w:val="22"/>
        </w:rPr>
      </w:pPr>
      <w:del w:id="385" w:author="yunwei01" w:date="2017-08-03T17:35:00Z">
        <w:r w:rsidDel="00DB4180">
          <w:fldChar w:fldCharType="begin"/>
        </w:r>
        <w:r w:rsidDel="00DB4180">
          <w:delInstrText xml:space="preserve"> HYPERLINK \l "_Toc428792654" </w:delInstrText>
        </w:r>
        <w:r w:rsidDel="00DB4180">
          <w:fldChar w:fldCharType="separate"/>
        </w:r>
        <w:r w:rsidR="008764A2" w:rsidRPr="00533503" w:rsidDel="00DB4180">
          <w:rPr>
            <w:rStyle w:val="affb"/>
            <w:noProof/>
          </w:rPr>
          <w:delText>23.2.19</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19:</w:delText>
        </w:r>
        <w:r w:rsidR="008764A2" w:rsidRPr="00533503" w:rsidDel="00DB4180">
          <w:rPr>
            <w:rStyle w:val="affb"/>
            <w:rFonts w:hint="eastAsia"/>
            <w:noProof/>
          </w:rPr>
          <w:delText>外联单位联系表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_Toc428792654 \h </w:delInstrText>
        </w:r>
        <w:r w:rsidR="008764A2" w:rsidDel="00DB4180">
          <w:rPr>
            <w:rStyle w:val="affb"/>
            <w:noProof/>
          </w:rPr>
        </w:r>
        <w:r w:rsidR="008764A2" w:rsidDel="00DB4180">
          <w:rPr>
            <w:rStyle w:val="affb"/>
            <w:noProof/>
          </w:rPr>
          <w:fldChar w:fldCharType="separate"/>
        </w:r>
        <w:r w:rsidR="008764A2" w:rsidDel="00DB4180">
          <w:rPr>
            <w:noProof/>
          </w:rPr>
          <w:delText>161</w:delText>
        </w:r>
        <w:r w:rsidR="008764A2" w:rsidDel="00DB4180">
          <w:rPr>
            <w:rStyle w:val="affb"/>
            <w:noProof/>
          </w:rPr>
          <w:fldChar w:fldCharType="end"/>
        </w:r>
        <w:r w:rsidDel="00DB4180">
          <w:rPr>
            <w:rStyle w:val="affb"/>
            <w:noProof/>
          </w:rPr>
          <w:fldChar w:fldCharType="end"/>
        </w:r>
      </w:del>
    </w:p>
    <w:p w14:paraId="54273C7F" w14:textId="52D102BE" w:rsidR="008764A2" w:rsidDel="00DB4180" w:rsidRDefault="00242751">
      <w:pPr>
        <w:pStyle w:val="31"/>
        <w:tabs>
          <w:tab w:val="right" w:leader="dot" w:pos="8296"/>
        </w:tabs>
        <w:rPr>
          <w:del w:id="386" w:author="yunwei01" w:date="2017-08-03T17:35:00Z"/>
          <w:rFonts w:asciiTheme="minorHAnsi" w:eastAsiaTheme="minorEastAsia" w:hAnsiTheme="minorHAnsi" w:cstheme="minorBidi"/>
          <w:noProof/>
          <w:szCs w:val="22"/>
        </w:rPr>
      </w:pPr>
      <w:del w:id="387" w:author="yunwei01" w:date="2017-08-03T17:35:00Z">
        <w:r w:rsidDel="00DB4180">
          <w:fldChar w:fldCharType="begin"/>
        </w:r>
        <w:r w:rsidDel="00DB4180">
          <w:delInstrText xml:space="preserve"> HYPERLINK \l "_Toc428792655" </w:delInstrText>
        </w:r>
        <w:r w:rsidDel="00DB4180">
          <w:fldChar w:fldCharType="separate"/>
        </w:r>
        <w:r w:rsidR="008764A2" w:rsidRPr="00533503" w:rsidDel="00DB4180">
          <w:rPr>
            <w:rStyle w:val="affb"/>
            <w:noProof/>
          </w:rPr>
          <w:delText>23.2.20</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20:</w:delText>
        </w:r>
        <w:r w:rsidR="008764A2" w:rsidRPr="00533503" w:rsidDel="00DB4180">
          <w:rPr>
            <w:rStyle w:val="affb"/>
            <w:rFonts w:hint="eastAsia"/>
            <w:noProof/>
          </w:rPr>
          <w:delText>会议记要</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_Toc428792655 \h </w:delInstrText>
        </w:r>
        <w:r w:rsidR="008764A2" w:rsidDel="00DB4180">
          <w:rPr>
            <w:rStyle w:val="affb"/>
            <w:noProof/>
          </w:rPr>
        </w:r>
        <w:r w:rsidR="008764A2" w:rsidDel="00DB4180">
          <w:rPr>
            <w:rStyle w:val="affb"/>
            <w:noProof/>
          </w:rPr>
          <w:fldChar w:fldCharType="separate"/>
        </w:r>
        <w:r w:rsidR="008764A2" w:rsidDel="00DB4180">
          <w:rPr>
            <w:noProof/>
          </w:rPr>
          <w:delText>163</w:delText>
        </w:r>
        <w:r w:rsidR="008764A2" w:rsidDel="00DB4180">
          <w:rPr>
            <w:rStyle w:val="affb"/>
            <w:noProof/>
          </w:rPr>
          <w:fldChar w:fldCharType="end"/>
        </w:r>
        <w:r w:rsidDel="00DB4180">
          <w:rPr>
            <w:rStyle w:val="affb"/>
            <w:noProof/>
          </w:rPr>
          <w:fldChar w:fldCharType="end"/>
        </w:r>
      </w:del>
    </w:p>
    <w:p w14:paraId="0048B265" w14:textId="30AAF6FA" w:rsidR="008764A2" w:rsidDel="00DB4180" w:rsidRDefault="00242751">
      <w:pPr>
        <w:pStyle w:val="31"/>
        <w:tabs>
          <w:tab w:val="right" w:leader="dot" w:pos="8296"/>
        </w:tabs>
        <w:rPr>
          <w:del w:id="388" w:author="yunwei01" w:date="2017-08-03T17:35:00Z"/>
          <w:rFonts w:asciiTheme="minorHAnsi" w:eastAsiaTheme="minorEastAsia" w:hAnsiTheme="minorHAnsi" w:cstheme="minorBidi"/>
          <w:noProof/>
          <w:szCs w:val="22"/>
        </w:rPr>
      </w:pPr>
      <w:del w:id="389" w:author="yunwei01" w:date="2017-08-03T17:35:00Z">
        <w:r w:rsidDel="00DB4180">
          <w:fldChar w:fldCharType="begin"/>
        </w:r>
        <w:r w:rsidDel="00DB4180">
          <w:delInstrText xml:space="preserve"> HYPERLINK \l "_Toc428792656" </w:delInstrText>
        </w:r>
        <w:r w:rsidDel="00DB4180">
          <w:fldChar w:fldCharType="separate"/>
        </w:r>
        <w:r w:rsidR="008764A2" w:rsidRPr="00533503" w:rsidDel="00DB4180">
          <w:rPr>
            <w:rStyle w:val="affb"/>
            <w:noProof/>
          </w:rPr>
          <w:delText>23.2.21</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w:delText>
        </w:r>
        <w:r w:rsidR="008764A2" w:rsidRPr="00533503" w:rsidDel="00DB4180">
          <w:rPr>
            <w:rStyle w:val="affb"/>
            <w:noProof/>
          </w:rPr>
          <w:delText>21:</w:delText>
        </w:r>
        <w:r w:rsidR="008764A2" w:rsidRPr="00533503" w:rsidDel="00DB4180">
          <w:rPr>
            <w:rStyle w:val="affb"/>
            <w:rFonts w:hint="eastAsia"/>
            <w:noProof/>
          </w:rPr>
          <w:delText>信息安全专家聘任书</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_Toc428792656 \h </w:delInstrText>
        </w:r>
        <w:r w:rsidR="008764A2" w:rsidDel="00DB4180">
          <w:rPr>
            <w:rStyle w:val="affb"/>
            <w:noProof/>
          </w:rPr>
        </w:r>
        <w:r w:rsidR="008764A2" w:rsidDel="00DB4180">
          <w:rPr>
            <w:rStyle w:val="affb"/>
            <w:noProof/>
          </w:rPr>
          <w:fldChar w:fldCharType="separate"/>
        </w:r>
        <w:r w:rsidR="008764A2" w:rsidDel="00DB4180">
          <w:rPr>
            <w:noProof/>
          </w:rPr>
          <w:delText>164</w:delText>
        </w:r>
        <w:r w:rsidR="008764A2" w:rsidDel="00DB4180">
          <w:rPr>
            <w:rStyle w:val="affb"/>
            <w:noProof/>
          </w:rPr>
          <w:fldChar w:fldCharType="end"/>
        </w:r>
        <w:r w:rsidDel="00DB4180">
          <w:rPr>
            <w:rStyle w:val="affb"/>
            <w:noProof/>
          </w:rPr>
          <w:fldChar w:fldCharType="end"/>
        </w:r>
      </w:del>
    </w:p>
    <w:p w14:paraId="7FF08BDA" w14:textId="65BFB504" w:rsidR="008764A2" w:rsidDel="00DB4180" w:rsidRDefault="00242751">
      <w:pPr>
        <w:pStyle w:val="31"/>
        <w:tabs>
          <w:tab w:val="right" w:leader="dot" w:pos="8296"/>
        </w:tabs>
        <w:rPr>
          <w:del w:id="390" w:author="yunwei01" w:date="2017-08-03T17:35:00Z"/>
          <w:rFonts w:asciiTheme="minorHAnsi" w:eastAsiaTheme="minorEastAsia" w:hAnsiTheme="minorHAnsi" w:cstheme="minorBidi"/>
          <w:noProof/>
          <w:szCs w:val="22"/>
        </w:rPr>
      </w:pPr>
      <w:del w:id="391" w:author="yunwei01" w:date="2017-08-03T17:35:00Z">
        <w:r w:rsidDel="00DB4180">
          <w:fldChar w:fldCharType="begin"/>
        </w:r>
        <w:r w:rsidDel="00DB4180">
          <w:delInstrText xml:space="preserve"> HYPERLINK \l "_Toc428792657" </w:delInstrText>
        </w:r>
        <w:r w:rsidDel="00DB4180">
          <w:fldChar w:fldCharType="separate"/>
        </w:r>
        <w:r w:rsidR="008764A2" w:rsidRPr="00533503" w:rsidDel="00DB4180">
          <w:rPr>
            <w:rStyle w:val="affb"/>
            <w:noProof/>
          </w:rPr>
          <w:delText>23.2.22</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22 :</w:delText>
        </w:r>
        <w:r w:rsidR="008764A2" w:rsidRPr="00533503" w:rsidDel="00DB4180">
          <w:rPr>
            <w:rStyle w:val="affb"/>
            <w:rFonts w:hint="eastAsia"/>
            <w:noProof/>
          </w:rPr>
          <w:delText>保密协议</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_Toc428792657 \h </w:delInstrText>
        </w:r>
        <w:r w:rsidR="008764A2" w:rsidDel="00DB4180">
          <w:rPr>
            <w:rStyle w:val="affb"/>
            <w:noProof/>
          </w:rPr>
        </w:r>
        <w:r w:rsidR="008764A2" w:rsidDel="00DB4180">
          <w:rPr>
            <w:rStyle w:val="affb"/>
            <w:noProof/>
          </w:rPr>
          <w:fldChar w:fldCharType="separate"/>
        </w:r>
        <w:r w:rsidR="008764A2" w:rsidDel="00DB4180">
          <w:rPr>
            <w:noProof/>
          </w:rPr>
          <w:delText>164</w:delText>
        </w:r>
        <w:r w:rsidR="008764A2" w:rsidDel="00DB4180">
          <w:rPr>
            <w:rStyle w:val="affb"/>
            <w:noProof/>
          </w:rPr>
          <w:fldChar w:fldCharType="end"/>
        </w:r>
        <w:r w:rsidDel="00DB4180">
          <w:rPr>
            <w:rStyle w:val="affb"/>
            <w:noProof/>
          </w:rPr>
          <w:fldChar w:fldCharType="end"/>
        </w:r>
      </w:del>
    </w:p>
    <w:p w14:paraId="4A322F1F" w14:textId="2F6FEBED" w:rsidR="008764A2" w:rsidDel="00DB4180" w:rsidRDefault="00242751">
      <w:pPr>
        <w:pStyle w:val="31"/>
        <w:tabs>
          <w:tab w:val="right" w:leader="dot" w:pos="8296"/>
        </w:tabs>
        <w:rPr>
          <w:del w:id="392" w:author="yunwei01" w:date="2017-08-03T17:35:00Z"/>
          <w:rFonts w:asciiTheme="minorHAnsi" w:eastAsiaTheme="minorEastAsia" w:hAnsiTheme="minorHAnsi" w:cstheme="minorBidi"/>
          <w:noProof/>
          <w:szCs w:val="22"/>
        </w:rPr>
      </w:pPr>
      <w:del w:id="393" w:author="yunwei01" w:date="2017-08-03T17:35:00Z">
        <w:r w:rsidDel="00DB4180">
          <w:fldChar w:fldCharType="begin"/>
        </w:r>
        <w:r w:rsidDel="00DB4180">
          <w:delInstrText xml:space="preserve"> HYPERLINK \l "_Toc428792658" </w:delInstrText>
        </w:r>
        <w:r w:rsidDel="00DB4180">
          <w:fldChar w:fldCharType="separate"/>
        </w:r>
        <w:r w:rsidR="008764A2" w:rsidRPr="00533503" w:rsidDel="00DB4180">
          <w:rPr>
            <w:rStyle w:val="affb"/>
            <w:noProof/>
          </w:rPr>
          <w:delText>23.2.23</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23:</w:delText>
        </w:r>
        <w:r w:rsidR="008764A2" w:rsidRPr="00533503" w:rsidDel="00DB4180">
          <w:rPr>
            <w:rStyle w:val="affb"/>
            <w:rFonts w:ascii="宋体" w:hAnsi="宋体" w:cs="宋体"/>
            <w:noProof/>
            <w:kern w:val="0"/>
          </w:rPr>
          <w:delText xml:space="preserve"> </w:delText>
        </w:r>
        <w:r w:rsidR="008764A2" w:rsidRPr="00533503" w:rsidDel="00DB4180">
          <w:rPr>
            <w:rStyle w:val="affb"/>
            <w:rFonts w:hint="eastAsia"/>
            <w:noProof/>
          </w:rPr>
          <w:delText>上岗人员情况登记表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_Toc428792658 \h </w:delInstrText>
        </w:r>
        <w:r w:rsidR="008764A2" w:rsidDel="00DB4180">
          <w:rPr>
            <w:rStyle w:val="affb"/>
            <w:noProof/>
          </w:rPr>
        </w:r>
        <w:r w:rsidR="008764A2" w:rsidDel="00DB4180">
          <w:rPr>
            <w:rStyle w:val="affb"/>
            <w:noProof/>
          </w:rPr>
          <w:fldChar w:fldCharType="separate"/>
        </w:r>
        <w:r w:rsidR="008764A2" w:rsidDel="00DB4180">
          <w:rPr>
            <w:noProof/>
          </w:rPr>
          <w:delText>168</w:delText>
        </w:r>
        <w:r w:rsidR="008764A2" w:rsidDel="00DB4180">
          <w:rPr>
            <w:rStyle w:val="affb"/>
            <w:noProof/>
          </w:rPr>
          <w:fldChar w:fldCharType="end"/>
        </w:r>
        <w:r w:rsidDel="00DB4180">
          <w:rPr>
            <w:rStyle w:val="affb"/>
            <w:noProof/>
          </w:rPr>
          <w:fldChar w:fldCharType="end"/>
        </w:r>
      </w:del>
    </w:p>
    <w:p w14:paraId="024682F8" w14:textId="0127A9A8" w:rsidR="008764A2" w:rsidDel="00DB4180" w:rsidRDefault="00242751">
      <w:pPr>
        <w:pStyle w:val="31"/>
        <w:tabs>
          <w:tab w:val="right" w:leader="dot" w:pos="8296"/>
        </w:tabs>
        <w:rPr>
          <w:del w:id="394" w:author="yunwei01" w:date="2017-08-03T17:35:00Z"/>
          <w:rFonts w:asciiTheme="minorHAnsi" w:eastAsiaTheme="minorEastAsia" w:hAnsiTheme="minorHAnsi" w:cstheme="minorBidi"/>
          <w:noProof/>
          <w:szCs w:val="22"/>
        </w:rPr>
      </w:pPr>
      <w:del w:id="395" w:author="yunwei01" w:date="2017-08-03T17:35:00Z">
        <w:r w:rsidDel="00DB4180">
          <w:fldChar w:fldCharType="begin"/>
        </w:r>
        <w:r w:rsidDel="00DB4180">
          <w:delInstrText xml:space="preserve"> HYPERLINK \l "_Toc428792659" </w:delInstrText>
        </w:r>
        <w:r w:rsidDel="00DB4180">
          <w:fldChar w:fldCharType="separate"/>
        </w:r>
        <w:r w:rsidR="008764A2" w:rsidRPr="00533503" w:rsidDel="00DB4180">
          <w:rPr>
            <w:rStyle w:val="affb"/>
            <w:noProof/>
          </w:rPr>
          <w:delText>23.2.24</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24:</w:delText>
        </w:r>
        <w:r w:rsidR="008764A2" w:rsidRPr="00533503" w:rsidDel="00DB4180">
          <w:rPr>
            <w:rStyle w:val="affb"/>
            <w:rFonts w:ascii="宋体" w:cs="宋体"/>
            <w:noProof/>
            <w:kern w:val="0"/>
          </w:rPr>
          <w:delText xml:space="preserve"> </w:delText>
        </w:r>
        <w:r w:rsidR="008764A2" w:rsidRPr="00533503" w:rsidDel="00DB4180">
          <w:rPr>
            <w:rStyle w:val="affb"/>
            <w:rFonts w:hint="eastAsia"/>
            <w:noProof/>
          </w:rPr>
          <w:delText>人员入岗审核表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_Toc428792659 \h </w:delInstrText>
        </w:r>
        <w:r w:rsidR="008764A2" w:rsidDel="00DB4180">
          <w:rPr>
            <w:rStyle w:val="affb"/>
            <w:noProof/>
          </w:rPr>
        </w:r>
        <w:r w:rsidR="008764A2" w:rsidDel="00DB4180">
          <w:rPr>
            <w:rStyle w:val="affb"/>
            <w:noProof/>
          </w:rPr>
          <w:fldChar w:fldCharType="separate"/>
        </w:r>
        <w:r w:rsidR="008764A2" w:rsidDel="00DB4180">
          <w:rPr>
            <w:noProof/>
          </w:rPr>
          <w:delText>170</w:delText>
        </w:r>
        <w:r w:rsidR="008764A2" w:rsidDel="00DB4180">
          <w:rPr>
            <w:rStyle w:val="affb"/>
            <w:noProof/>
          </w:rPr>
          <w:fldChar w:fldCharType="end"/>
        </w:r>
        <w:r w:rsidDel="00DB4180">
          <w:rPr>
            <w:rStyle w:val="affb"/>
            <w:noProof/>
          </w:rPr>
          <w:fldChar w:fldCharType="end"/>
        </w:r>
      </w:del>
    </w:p>
    <w:p w14:paraId="661B1B3D" w14:textId="32A47354" w:rsidR="008764A2" w:rsidDel="00DB4180" w:rsidRDefault="00242751">
      <w:pPr>
        <w:pStyle w:val="31"/>
        <w:tabs>
          <w:tab w:val="right" w:leader="dot" w:pos="8296"/>
        </w:tabs>
        <w:rPr>
          <w:del w:id="396" w:author="yunwei01" w:date="2017-08-03T17:35:00Z"/>
          <w:rFonts w:asciiTheme="minorHAnsi" w:eastAsiaTheme="minorEastAsia" w:hAnsiTheme="minorHAnsi" w:cstheme="minorBidi"/>
          <w:noProof/>
          <w:szCs w:val="22"/>
        </w:rPr>
      </w:pPr>
      <w:del w:id="397" w:author="yunwei01" w:date="2017-08-03T17:35:00Z">
        <w:r w:rsidDel="00DB4180">
          <w:fldChar w:fldCharType="begin"/>
        </w:r>
        <w:r w:rsidDel="00DB4180">
          <w:delInstrText xml:space="preserve"> HYPERLINK \l "_Toc428792660" </w:delInstrText>
        </w:r>
        <w:r w:rsidDel="00DB4180">
          <w:fldChar w:fldCharType="separate"/>
        </w:r>
        <w:r w:rsidR="008764A2" w:rsidRPr="00533503" w:rsidDel="00DB4180">
          <w:rPr>
            <w:rStyle w:val="affb"/>
            <w:noProof/>
          </w:rPr>
          <w:delText>23.2.25</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25:</w:delText>
        </w:r>
        <w:r w:rsidR="008764A2" w:rsidRPr="00533503" w:rsidDel="00DB4180">
          <w:rPr>
            <w:rStyle w:val="affb"/>
            <w:rFonts w:ascii="宋体" w:cs="宋体"/>
            <w:noProof/>
            <w:kern w:val="0"/>
          </w:rPr>
          <w:delText xml:space="preserve"> </w:delText>
        </w:r>
        <w:r w:rsidR="008764A2" w:rsidRPr="00533503" w:rsidDel="00DB4180">
          <w:rPr>
            <w:rStyle w:val="affb"/>
            <w:rFonts w:hint="eastAsia"/>
            <w:noProof/>
          </w:rPr>
          <w:delText>岗位协议书</w:delText>
        </w:r>
        <w:r w:rsidR="008764A2" w:rsidRPr="00533503" w:rsidDel="00DB4180">
          <w:rPr>
            <w:rStyle w:val="affb"/>
            <w:noProof/>
          </w:rPr>
          <w:delText xml:space="preserve"> </w:delText>
        </w:r>
        <w:r w:rsidR="008764A2" w:rsidRPr="00533503" w:rsidDel="00DB4180">
          <w:rPr>
            <w:rStyle w:val="affb"/>
            <w:rFonts w:hint="eastAsia"/>
            <w:noProof/>
          </w:rPr>
          <w:delText>（需打印）</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_Toc428792660 \h </w:delInstrText>
        </w:r>
        <w:r w:rsidR="008764A2" w:rsidDel="00DB4180">
          <w:rPr>
            <w:rStyle w:val="affb"/>
            <w:noProof/>
          </w:rPr>
        </w:r>
        <w:r w:rsidR="008764A2" w:rsidDel="00DB4180">
          <w:rPr>
            <w:rStyle w:val="affb"/>
            <w:noProof/>
          </w:rPr>
          <w:fldChar w:fldCharType="separate"/>
        </w:r>
        <w:r w:rsidR="008764A2" w:rsidDel="00DB4180">
          <w:rPr>
            <w:noProof/>
          </w:rPr>
          <w:delText>171</w:delText>
        </w:r>
        <w:r w:rsidR="008764A2" w:rsidDel="00DB4180">
          <w:rPr>
            <w:rStyle w:val="affb"/>
            <w:noProof/>
          </w:rPr>
          <w:fldChar w:fldCharType="end"/>
        </w:r>
        <w:r w:rsidDel="00DB4180">
          <w:rPr>
            <w:rStyle w:val="affb"/>
            <w:noProof/>
          </w:rPr>
          <w:fldChar w:fldCharType="end"/>
        </w:r>
      </w:del>
    </w:p>
    <w:p w14:paraId="38F0E761" w14:textId="2E232941" w:rsidR="008764A2" w:rsidDel="00DB4180" w:rsidRDefault="00242751">
      <w:pPr>
        <w:pStyle w:val="31"/>
        <w:tabs>
          <w:tab w:val="right" w:leader="dot" w:pos="8296"/>
        </w:tabs>
        <w:rPr>
          <w:del w:id="398" w:author="yunwei01" w:date="2017-08-03T17:35:00Z"/>
          <w:rFonts w:asciiTheme="minorHAnsi" w:eastAsiaTheme="minorEastAsia" w:hAnsiTheme="minorHAnsi" w:cstheme="minorBidi"/>
          <w:noProof/>
          <w:szCs w:val="22"/>
        </w:rPr>
      </w:pPr>
      <w:del w:id="399" w:author="yunwei01" w:date="2017-08-03T17:35:00Z">
        <w:r w:rsidDel="00DB4180">
          <w:fldChar w:fldCharType="begin"/>
        </w:r>
        <w:r w:rsidDel="00DB4180">
          <w:delInstrText xml:space="preserve"> HYPERLINK \l "_Toc428792661" </w:delInstrText>
        </w:r>
        <w:r w:rsidDel="00DB4180">
          <w:fldChar w:fldCharType="separate"/>
        </w:r>
        <w:r w:rsidR="008764A2" w:rsidRPr="00533503" w:rsidDel="00DB4180">
          <w:rPr>
            <w:rStyle w:val="affb"/>
            <w:noProof/>
          </w:rPr>
          <w:delText>23.2.26</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26</w:delText>
        </w:r>
        <w:r w:rsidR="008764A2" w:rsidRPr="00533503" w:rsidDel="00DB4180">
          <w:rPr>
            <w:rStyle w:val="affb"/>
            <w:rFonts w:hint="eastAsia"/>
            <w:noProof/>
          </w:rPr>
          <w:delText>：信息安全岗位人员考核记录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_Toc428792661 \h </w:delInstrText>
        </w:r>
        <w:r w:rsidR="008764A2" w:rsidDel="00DB4180">
          <w:rPr>
            <w:rStyle w:val="affb"/>
            <w:noProof/>
          </w:rPr>
        </w:r>
        <w:r w:rsidR="008764A2" w:rsidDel="00DB4180">
          <w:rPr>
            <w:rStyle w:val="affb"/>
            <w:noProof/>
          </w:rPr>
          <w:fldChar w:fldCharType="separate"/>
        </w:r>
        <w:r w:rsidR="008764A2" w:rsidDel="00DB4180">
          <w:rPr>
            <w:noProof/>
          </w:rPr>
          <w:delText>174</w:delText>
        </w:r>
        <w:r w:rsidR="008764A2" w:rsidDel="00DB4180">
          <w:rPr>
            <w:rStyle w:val="affb"/>
            <w:noProof/>
          </w:rPr>
          <w:fldChar w:fldCharType="end"/>
        </w:r>
        <w:r w:rsidDel="00DB4180">
          <w:rPr>
            <w:rStyle w:val="affb"/>
            <w:noProof/>
          </w:rPr>
          <w:fldChar w:fldCharType="end"/>
        </w:r>
      </w:del>
    </w:p>
    <w:p w14:paraId="0CE93428" w14:textId="1570AA0B" w:rsidR="008764A2" w:rsidDel="00DB4180" w:rsidRDefault="00242751">
      <w:pPr>
        <w:pStyle w:val="31"/>
        <w:tabs>
          <w:tab w:val="right" w:leader="dot" w:pos="8296"/>
        </w:tabs>
        <w:rPr>
          <w:del w:id="400" w:author="yunwei01" w:date="2017-08-03T17:35:00Z"/>
          <w:rFonts w:asciiTheme="minorHAnsi" w:eastAsiaTheme="minorEastAsia" w:hAnsiTheme="minorHAnsi" w:cstheme="minorBidi"/>
          <w:noProof/>
          <w:szCs w:val="22"/>
        </w:rPr>
      </w:pPr>
      <w:del w:id="401" w:author="yunwei01" w:date="2017-08-03T17:35:00Z">
        <w:r w:rsidDel="00DB4180">
          <w:fldChar w:fldCharType="begin"/>
        </w:r>
        <w:r w:rsidDel="00DB4180">
          <w:delInstrText xml:space="preserve"> HYPERLINK \l "_Toc428792662" </w:delInstrText>
        </w:r>
        <w:r w:rsidDel="00DB4180">
          <w:fldChar w:fldCharType="separate"/>
        </w:r>
        <w:r w:rsidR="008764A2" w:rsidRPr="00533503" w:rsidDel="00DB4180">
          <w:rPr>
            <w:rStyle w:val="affb"/>
            <w:noProof/>
          </w:rPr>
          <w:delText>23.2.27</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27</w:delText>
        </w:r>
        <w:r w:rsidR="008764A2" w:rsidRPr="00533503" w:rsidDel="00DB4180">
          <w:rPr>
            <w:rStyle w:val="affb"/>
            <w:rFonts w:hint="eastAsia"/>
            <w:noProof/>
          </w:rPr>
          <w:delText>：安全技能考核纪录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_Toc428792662 \h </w:delInstrText>
        </w:r>
        <w:r w:rsidR="008764A2" w:rsidDel="00DB4180">
          <w:rPr>
            <w:rStyle w:val="affb"/>
            <w:noProof/>
          </w:rPr>
        </w:r>
        <w:r w:rsidR="008764A2" w:rsidDel="00DB4180">
          <w:rPr>
            <w:rStyle w:val="affb"/>
            <w:noProof/>
          </w:rPr>
          <w:fldChar w:fldCharType="separate"/>
        </w:r>
        <w:r w:rsidR="008764A2" w:rsidDel="00DB4180">
          <w:rPr>
            <w:noProof/>
          </w:rPr>
          <w:delText>175</w:delText>
        </w:r>
        <w:r w:rsidR="008764A2" w:rsidDel="00DB4180">
          <w:rPr>
            <w:rStyle w:val="affb"/>
            <w:noProof/>
          </w:rPr>
          <w:fldChar w:fldCharType="end"/>
        </w:r>
        <w:r w:rsidDel="00DB4180">
          <w:rPr>
            <w:rStyle w:val="affb"/>
            <w:noProof/>
          </w:rPr>
          <w:fldChar w:fldCharType="end"/>
        </w:r>
      </w:del>
    </w:p>
    <w:p w14:paraId="698293AF" w14:textId="1CDAAA91" w:rsidR="008764A2" w:rsidDel="00DB4180" w:rsidRDefault="00242751">
      <w:pPr>
        <w:pStyle w:val="31"/>
        <w:tabs>
          <w:tab w:val="right" w:leader="dot" w:pos="8296"/>
        </w:tabs>
        <w:rPr>
          <w:del w:id="402" w:author="yunwei01" w:date="2017-08-03T17:35:00Z"/>
          <w:rFonts w:asciiTheme="minorHAnsi" w:eastAsiaTheme="minorEastAsia" w:hAnsiTheme="minorHAnsi" w:cstheme="minorBidi"/>
          <w:noProof/>
          <w:szCs w:val="22"/>
        </w:rPr>
      </w:pPr>
      <w:del w:id="403" w:author="yunwei01" w:date="2017-08-03T17:35:00Z">
        <w:r w:rsidDel="00DB4180">
          <w:fldChar w:fldCharType="begin"/>
        </w:r>
        <w:r w:rsidDel="00DB4180">
          <w:delInstrText xml:space="preserve"> HYPERLINK \l "_Toc428792663" </w:delInstrText>
        </w:r>
        <w:r w:rsidDel="00DB4180">
          <w:fldChar w:fldCharType="separate"/>
        </w:r>
        <w:r w:rsidR="008764A2" w:rsidRPr="00533503" w:rsidDel="00DB4180">
          <w:rPr>
            <w:rStyle w:val="affb"/>
            <w:noProof/>
          </w:rPr>
          <w:delText>23.2.28</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28</w:delText>
        </w:r>
        <w:r w:rsidR="008764A2" w:rsidRPr="00533503" w:rsidDel="00DB4180">
          <w:rPr>
            <w:rStyle w:val="affb"/>
            <w:rFonts w:hint="eastAsia"/>
            <w:noProof/>
          </w:rPr>
          <w:delText>：关键岗位审查情况表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_Toc428792663 \h </w:delInstrText>
        </w:r>
        <w:r w:rsidR="008764A2" w:rsidDel="00DB4180">
          <w:rPr>
            <w:rStyle w:val="affb"/>
            <w:noProof/>
          </w:rPr>
        </w:r>
        <w:r w:rsidR="008764A2" w:rsidDel="00DB4180">
          <w:rPr>
            <w:rStyle w:val="affb"/>
            <w:noProof/>
          </w:rPr>
          <w:fldChar w:fldCharType="separate"/>
        </w:r>
        <w:r w:rsidR="008764A2" w:rsidDel="00DB4180">
          <w:rPr>
            <w:noProof/>
          </w:rPr>
          <w:delText>176</w:delText>
        </w:r>
        <w:r w:rsidR="008764A2" w:rsidDel="00DB4180">
          <w:rPr>
            <w:rStyle w:val="affb"/>
            <w:noProof/>
          </w:rPr>
          <w:fldChar w:fldCharType="end"/>
        </w:r>
        <w:r w:rsidDel="00DB4180">
          <w:rPr>
            <w:rStyle w:val="affb"/>
            <w:noProof/>
          </w:rPr>
          <w:fldChar w:fldCharType="end"/>
        </w:r>
      </w:del>
    </w:p>
    <w:p w14:paraId="51688068" w14:textId="19778F80" w:rsidR="008764A2" w:rsidDel="00DB4180" w:rsidRDefault="00242751">
      <w:pPr>
        <w:pStyle w:val="31"/>
        <w:tabs>
          <w:tab w:val="right" w:leader="dot" w:pos="8296"/>
        </w:tabs>
        <w:rPr>
          <w:del w:id="404" w:author="yunwei01" w:date="2017-08-03T17:35:00Z"/>
          <w:rFonts w:asciiTheme="minorHAnsi" w:eastAsiaTheme="minorEastAsia" w:hAnsiTheme="minorHAnsi" w:cstheme="minorBidi"/>
          <w:noProof/>
          <w:szCs w:val="22"/>
        </w:rPr>
      </w:pPr>
      <w:del w:id="405" w:author="yunwei01" w:date="2017-08-03T17:35:00Z">
        <w:r w:rsidDel="00DB4180">
          <w:fldChar w:fldCharType="begin"/>
        </w:r>
        <w:r w:rsidDel="00DB4180">
          <w:delInstrText xml:space="preserve"> HYPERLINK \l "_Toc428792664" </w:delInstrText>
        </w:r>
        <w:r w:rsidDel="00DB4180">
          <w:fldChar w:fldCharType="separate"/>
        </w:r>
        <w:r w:rsidR="008764A2" w:rsidRPr="00533503" w:rsidDel="00DB4180">
          <w:rPr>
            <w:rStyle w:val="affb"/>
            <w:noProof/>
          </w:rPr>
          <w:delText>23.2.29</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29</w:delText>
        </w:r>
        <w:r w:rsidR="008764A2" w:rsidRPr="00533503" w:rsidDel="00DB4180">
          <w:rPr>
            <w:rStyle w:val="affb"/>
            <w:rFonts w:hint="eastAsia"/>
            <w:noProof/>
          </w:rPr>
          <w:delText>：信息安全培训计划</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_Toc428792664 \h </w:delInstrText>
        </w:r>
        <w:r w:rsidR="008764A2" w:rsidDel="00DB4180">
          <w:rPr>
            <w:rStyle w:val="affb"/>
            <w:noProof/>
          </w:rPr>
        </w:r>
        <w:r w:rsidR="008764A2" w:rsidDel="00DB4180">
          <w:rPr>
            <w:rStyle w:val="affb"/>
            <w:noProof/>
          </w:rPr>
          <w:fldChar w:fldCharType="separate"/>
        </w:r>
        <w:r w:rsidR="008764A2" w:rsidDel="00DB4180">
          <w:rPr>
            <w:noProof/>
          </w:rPr>
          <w:delText>182</w:delText>
        </w:r>
        <w:r w:rsidR="008764A2" w:rsidDel="00DB4180">
          <w:rPr>
            <w:rStyle w:val="affb"/>
            <w:noProof/>
          </w:rPr>
          <w:fldChar w:fldCharType="end"/>
        </w:r>
        <w:r w:rsidDel="00DB4180">
          <w:rPr>
            <w:rStyle w:val="affb"/>
            <w:noProof/>
          </w:rPr>
          <w:fldChar w:fldCharType="end"/>
        </w:r>
      </w:del>
    </w:p>
    <w:p w14:paraId="3112FBD6" w14:textId="44356200" w:rsidR="008764A2" w:rsidDel="00DB4180" w:rsidRDefault="00242751">
      <w:pPr>
        <w:pStyle w:val="31"/>
        <w:tabs>
          <w:tab w:val="right" w:leader="dot" w:pos="8296"/>
        </w:tabs>
        <w:rPr>
          <w:del w:id="406" w:author="yunwei01" w:date="2017-08-03T17:35:00Z"/>
          <w:rFonts w:asciiTheme="minorHAnsi" w:eastAsiaTheme="minorEastAsia" w:hAnsiTheme="minorHAnsi" w:cstheme="minorBidi"/>
          <w:noProof/>
          <w:szCs w:val="22"/>
        </w:rPr>
      </w:pPr>
      <w:del w:id="407" w:author="yunwei01" w:date="2017-08-03T17:35:00Z">
        <w:r w:rsidDel="00DB4180">
          <w:fldChar w:fldCharType="begin"/>
        </w:r>
        <w:r w:rsidDel="00DB4180">
          <w:delInstrText xml:space="preserve"> HYPERLINK \l "_Toc428792665" </w:delInstrText>
        </w:r>
        <w:r w:rsidDel="00DB4180">
          <w:fldChar w:fldCharType="separate"/>
        </w:r>
        <w:r w:rsidR="008764A2" w:rsidRPr="00533503" w:rsidDel="00DB4180">
          <w:rPr>
            <w:rStyle w:val="affb"/>
            <w:noProof/>
          </w:rPr>
          <w:delText>23.2.30</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30</w:delText>
        </w:r>
        <w:r w:rsidR="008764A2" w:rsidRPr="00533503" w:rsidDel="00DB4180">
          <w:rPr>
            <w:rStyle w:val="affb"/>
            <w:rFonts w:hint="eastAsia"/>
            <w:noProof/>
          </w:rPr>
          <w:delText>：安全教育培训签到表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_Toc428792665 \h </w:delInstrText>
        </w:r>
        <w:r w:rsidR="008764A2" w:rsidDel="00DB4180">
          <w:rPr>
            <w:rStyle w:val="affb"/>
            <w:noProof/>
          </w:rPr>
        </w:r>
        <w:r w:rsidR="008764A2" w:rsidDel="00DB4180">
          <w:rPr>
            <w:rStyle w:val="affb"/>
            <w:noProof/>
          </w:rPr>
          <w:fldChar w:fldCharType="separate"/>
        </w:r>
        <w:r w:rsidR="008764A2" w:rsidDel="00DB4180">
          <w:rPr>
            <w:noProof/>
          </w:rPr>
          <w:delText>185</w:delText>
        </w:r>
        <w:r w:rsidR="008764A2" w:rsidDel="00DB4180">
          <w:rPr>
            <w:rStyle w:val="affb"/>
            <w:noProof/>
          </w:rPr>
          <w:fldChar w:fldCharType="end"/>
        </w:r>
        <w:r w:rsidDel="00DB4180">
          <w:rPr>
            <w:rStyle w:val="affb"/>
            <w:noProof/>
          </w:rPr>
          <w:fldChar w:fldCharType="end"/>
        </w:r>
      </w:del>
    </w:p>
    <w:p w14:paraId="4054035B" w14:textId="59419B56" w:rsidR="008764A2" w:rsidDel="00DB4180" w:rsidRDefault="00242751">
      <w:pPr>
        <w:pStyle w:val="31"/>
        <w:tabs>
          <w:tab w:val="right" w:leader="dot" w:pos="8296"/>
        </w:tabs>
        <w:rPr>
          <w:del w:id="408" w:author="yunwei01" w:date="2017-08-03T17:35:00Z"/>
          <w:rFonts w:asciiTheme="minorHAnsi" w:eastAsiaTheme="minorEastAsia" w:hAnsiTheme="minorHAnsi" w:cstheme="minorBidi"/>
          <w:noProof/>
          <w:szCs w:val="22"/>
        </w:rPr>
      </w:pPr>
      <w:del w:id="409" w:author="yunwei01" w:date="2017-08-03T17:35:00Z">
        <w:r w:rsidDel="00DB4180">
          <w:fldChar w:fldCharType="begin"/>
        </w:r>
        <w:r w:rsidDel="00DB4180">
          <w:delInstrText xml:space="preserve"> HYPERLINK \l "_Toc428792666" </w:delInstrText>
        </w:r>
        <w:r w:rsidDel="00DB4180">
          <w:fldChar w:fldCharType="separate"/>
        </w:r>
        <w:r w:rsidR="008764A2" w:rsidRPr="00533503" w:rsidDel="00DB4180">
          <w:rPr>
            <w:rStyle w:val="affb"/>
            <w:noProof/>
          </w:rPr>
          <w:delText>23.2.31</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 xml:space="preserve">31: </w:delText>
        </w:r>
        <w:r w:rsidR="008764A2" w:rsidRPr="00533503" w:rsidDel="00DB4180">
          <w:rPr>
            <w:rStyle w:val="affb"/>
            <w:rFonts w:hint="eastAsia"/>
            <w:noProof/>
          </w:rPr>
          <w:delText>安全教育培训评价表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_Toc428792666 \h </w:delInstrText>
        </w:r>
        <w:r w:rsidR="008764A2" w:rsidDel="00DB4180">
          <w:rPr>
            <w:rStyle w:val="affb"/>
            <w:noProof/>
          </w:rPr>
        </w:r>
        <w:r w:rsidR="008764A2" w:rsidDel="00DB4180">
          <w:rPr>
            <w:rStyle w:val="affb"/>
            <w:noProof/>
          </w:rPr>
          <w:fldChar w:fldCharType="separate"/>
        </w:r>
        <w:r w:rsidR="008764A2" w:rsidDel="00DB4180">
          <w:rPr>
            <w:noProof/>
          </w:rPr>
          <w:delText>186</w:delText>
        </w:r>
        <w:r w:rsidR="008764A2" w:rsidDel="00DB4180">
          <w:rPr>
            <w:rStyle w:val="affb"/>
            <w:noProof/>
          </w:rPr>
          <w:fldChar w:fldCharType="end"/>
        </w:r>
        <w:r w:rsidDel="00DB4180">
          <w:rPr>
            <w:rStyle w:val="affb"/>
            <w:noProof/>
          </w:rPr>
          <w:fldChar w:fldCharType="end"/>
        </w:r>
      </w:del>
    </w:p>
    <w:p w14:paraId="72117FE4" w14:textId="1BDA0B76" w:rsidR="008764A2" w:rsidDel="00DB4180" w:rsidRDefault="00242751">
      <w:pPr>
        <w:pStyle w:val="31"/>
        <w:tabs>
          <w:tab w:val="right" w:leader="dot" w:pos="8296"/>
        </w:tabs>
        <w:rPr>
          <w:del w:id="410" w:author="yunwei01" w:date="2017-08-03T17:35:00Z"/>
          <w:rFonts w:asciiTheme="minorHAnsi" w:eastAsiaTheme="minorEastAsia" w:hAnsiTheme="minorHAnsi" w:cstheme="minorBidi"/>
          <w:noProof/>
          <w:szCs w:val="22"/>
        </w:rPr>
      </w:pPr>
      <w:del w:id="411" w:author="yunwei01" w:date="2017-08-03T17:35:00Z">
        <w:r w:rsidDel="00DB4180">
          <w:fldChar w:fldCharType="begin"/>
        </w:r>
        <w:r w:rsidDel="00DB4180">
          <w:delInstrText xml:space="preserve"> HYPERLINK \l "_Toc428792667" </w:delInstrText>
        </w:r>
        <w:r w:rsidDel="00DB4180">
          <w:fldChar w:fldCharType="separate"/>
        </w:r>
        <w:r w:rsidR="008764A2" w:rsidRPr="00533503" w:rsidDel="00DB4180">
          <w:rPr>
            <w:rStyle w:val="affb"/>
            <w:noProof/>
          </w:rPr>
          <w:delText>23.2.32</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32</w:delText>
        </w:r>
        <w:r w:rsidR="008764A2" w:rsidRPr="00533503" w:rsidDel="00DB4180">
          <w:rPr>
            <w:rStyle w:val="affb"/>
            <w:rFonts w:hint="eastAsia"/>
            <w:noProof/>
          </w:rPr>
          <w:delText>：年度信息安全培训计划</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_Toc428792667 \h </w:delInstrText>
        </w:r>
        <w:r w:rsidR="008764A2" w:rsidDel="00DB4180">
          <w:rPr>
            <w:rStyle w:val="affb"/>
            <w:noProof/>
          </w:rPr>
        </w:r>
        <w:r w:rsidR="008764A2" w:rsidDel="00DB4180">
          <w:rPr>
            <w:rStyle w:val="affb"/>
            <w:noProof/>
          </w:rPr>
          <w:fldChar w:fldCharType="separate"/>
        </w:r>
        <w:r w:rsidR="008764A2" w:rsidDel="00DB4180">
          <w:rPr>
            <w:noProof/>
          </w:rPr>
          <w:delText>187</w:delText>
        </w:r>
        <w:r w:rsidR="008764A2" w:rsidDel="00DB4180">
          <w:rPr>
            <w:rStyle w:val="affb"/>
            <w:noProof/>
          </w:rPr>
          <w:fldChar w:fldCharType="end"/>
        </w:r>
        <w:r w:rsidDel="00DB4180">
          <w:rPr>
            <w:rStyle w:val="affb"/>
            <w:noProof/>
          </w:rPr>
          <w:fldChar w:fldCharType="end"/>
        </w:r>
      </w:del>
    </w:p>
    <w:p w14:paraId="246432C2" w14:textId="66EF62FC" w:rsidR="008764A2" w:rsidDel="00DB4180" w:rsidRDefault="00242751">
      <w:pPr>
        <w:pStyle w:val="31"/>
        <w:tabs>
          <w:tab w:val="right" w:leader="dot" w:pos="8296"/>
        </w:tabs>
        <w:rPr>
          <w:del w:id="412" w:author="yunwei01" w:date="2017-08-03T17:35:00Z"/>
          <w:rFonts w:asciiTheme="minorHAnsi" w:eastAsiaTheme="minorEastAsia" w:hAnsiTheme="minorHAnsi" w:cstheme="minorBidi"/>
          <w:noProof/>
          <w:szCs w:val="22"/>
        </w:rPr>
      </w:pPr>
      <w:del w:id="413" w:author="yunwei01" w:date="2017-08-03T17:35:00Z">
        <w:r w:rsidDel="00DB4180">
          <w:fldChar w:fldCharType="begin"/>
        </w:r>
        <w:r w:rsidDel="00DB4180">
          <w:delInstrText xml:space="preserve"> HYPERLINK \l "_Toc428792668" </w:delInstrText>
        </w:r>
        <w:r w:rsidDel="00DB4180">
          <w:fldChar w:fldCharType="separate"/>
        </w:r>
        <w:r w:rsidR="008764A2" w:rsidRPr="00533503" w:rsidDel="00DB4180">
          <w:rPr>
            <w:rStyle w:val="affb"/>
            <w:noProof/>
          </w:rPr>
          <w:delText>23.2.33</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33</w:delText>
        </w:r>
        <w:r w:rsidR="008764A2" w:rsidRPr="00533503" w:rsidDel="00DB4180">
          <w:rPr>
            <w:rStyle w:val="affb"/>
            <w:rFonts w:hint="eastAsia"/>
            <w:noProof/>
          </w:rPr>
          <w:delText>：培训考题</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_Toc428792668 \h </w:delInstrText>
        </w:r>
        <w:r w:rsidR="008764A2" w:rsidDel="00DB4180">
          <w:rPr>
            <w:rStyle w:val="affb"/>
            <w:noProof/>
          </w:rPr>
        </w:r>
        <w:r w:rsidR="008764A2" w:rsidDel="00DB4180">
          <w:rPr>
            <w:rStyle w:val="affb"/>
            <w:noProof/>
          </w:rPr>
          <w:fldChar w:fldCharType="separate"/>
        </w:r>
        <w:r w:rsidR="008764A2" w:rsidDel="00DB4180">
          <w:rPr>
            <w:noProof/>
          </w:rPr>
          <w:delText>188</w:delText>
        </w:r>
        <w:r w:rsidR="008764A2" w:rsidDel="00DB4180">
          <w:rPr>
            <w:rStyle w:val="affb"/>
            <w:noProof/>
          </w:rPr>
          <w:fldChar w:fldCharType="end"/>
        </w:r>
        <w:r w:rsidDel="00DB4180">
          <w:rPr>
            <w:rStyle w:val="affb"/>
            <w:noProof/>
          </w:rPr>
          <w:fldChar w:fldCharType="end"/>
        </w:r>
      </w:del>
    </w:p>
    <w:p w14:paraId="32FC09BB" w14:textId="24E39E72" w:rsidR="008764A2" w:rsidDel="00DB4180" w:rsidRDefault="00242751">
      <w:pPr>
        <w:pStyle w:val="31"/>
        <w:tabs>
          <w:tab w:val="right" w:leader="dot" w:pos="8296"/>
        </w:tabs>
        <w:rPr>
          <w:del w:id="414" w:author="yunwei01" w:date="2017-08-03T17:35:00Z"/>
          <w:rFonts w:asciiTheme="minorHAnsi" w:eastAsiaTheme="minorEastAsia" w:hAnsiTheme="minorHAnsi" w:cstheme="minorBidi"/>
          <w:noProof/>
          <w:szCs w:val="22"/>
        </w:rPr>
      </w:pPr>
      <w:del w:id="415" w:author="yunwei01" w:date="2017-08-03T17:35:00Z">
        <w:r w:rsidDel="00DB4180">
          <w:fldChar w:fldCharType="begin"/>
        </w:r>
        <w:r w:rsidDel="00DB4180">
          <w:delInstrText xml:space="preserve"> HYPERLINK \l "_Toc428792669" </w:delInstrText>
        </w:r>
        <w:r w:rsidDel="00DB4180">
          <w:fldChar w:fldCharType="separate"/>
        </w:r>
        <w:r w:rsidR="008764A2" w:rsidRPr="00533503" w:rsidDel="00DB4180">
          <w:rPr>
            <w:rStyle w:val="affb"/>
            <w:noProof/>
          </w:rPr>
          <w:delText>23.2.34</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34</w:delText>
        </w:r>
        <w:r w:rsidR="008764A2" w:rsidRPr="00533503" w:rsidDel="00DB4180">
          <w:rPr>
            <w:rStyle w:val="affb"/>
            <w:rFonts w:hint="eastAsia"/>
            <w:noProof/>
          </w:rPr>
          <w:delText>：培训考核记录表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_Toc428792669 \h </w:delInstrText>
        </w:r>
        <w:r w:rsidR="008764A2" w:rsidDel="00DB4180">
          <w:rPr>
            <w:rStyle w:val="affb"/>
            <w:noProof/>
          </w:rPr>
        </w:r>
        <w:r w:rsidR="008764A2" w:rsidDel="00DB4180">
          <w:rPr>
            <w:rStyle w:val="affb"/>
            <w:noProof/>
          </w:rPr>
          <w:fldChar w:fldCharType="separate"/>
        </w:r>
        <w:r w:rsidR="008764A2" w:rsidDel="00DB4180">
          <w:rPr>
            <w:noProof/>
          </w:rPr>
          <w:delText>192</w:delText>
        </w:r>
        <w:r w:rsidR="008764A2" w:rsidDel="00DB4180">
          <w:rPr>
            <w:rStyle w:val="affb"/>
            <w:noProof/>
          </w:rPr>
          <w:fldChar w:fldCharType="end"/>
        </w:r>
        <w:r w:rsidDel="00DB4180">
          <w:rPr>
            <w:rStyle w:val="affb"/>
            <w:noProof/>
          </w:rPr>
          <w:fldChar w:fldCharType="end"/>
        </w:r>
      </w:del>
    </w:p>
    <w:p w14:paraId="0A0E08D4" w14:textId="524C01FF" w:rsidR="008764A2" w:rsidDel="00DB4180" w:rsidRDefault="00242751">
      <w:pPr>
        <w:pStyle w:val="31"/>
        <w:tabs>
          <w:tab w:val="right" w:leader="dot" w:pos="8296"/>
        </w:tabs>
        <w:rPr>
          <w:del w:id="416" w:author="yunwei01" w:date="2017-08-03T17:35:00Z"/>
          <w:rFonts w:asciiTheme="minorHAnsi" w:eastAsiaTheme="minorEastAsia" w:hAnsiTheme="minorHAnsi" w:cstheme="minorBidi"/>
          <w:noProof/>
          <w:szCs w:val="22"/>
        </w:rPr>
      </w:pPr>
      <w:del w:id="417" w:author="yunwei01" w:date="2017-08-03T17:35:00Z">
        <w:r w:rsidDel="00DB4180">
          <w:fldChar w:fldCharType="begin"/>
        </w:r>
        <w:r w:rsidDel="00DB4180">
          <w:delInstrText xml:space="preserve"> HYPERLINK \l "_Toc428792670" </w:delInstrText>
        </w:r>
        <w:r w:rsidDel="00DB4180">
          <w:fldChar w:fldCharType="separate"/>
        </w:r>
        <w:r w:rsidR="008764A2" w:rsidRPr="00533503" w:rsidDel="00DB4180">
          <w:rPr>
            <w:rStyle w:val="affb"/>
            <w:noProof/>
          </w:rPr>
          <w:delText>23.2.35</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 xml:space="preserve">35: </w:delText>
        </w:r>
        <w:r w:rsidR="008764A2" w:rsidRPr="00533503" w:rsidDel="00DB4180">
          <w:rPr>
            <w:rStyle w:val="affb"/>
            <w:rFonts w:hint="eastAsia"/>
            <w:noProof/>
          </w:rPr>
          <w:delText>人员离岗</w:delText>
        </w:r>
        <w:r w:rsidR="008764A2" w:rsidRPr="00533503" w:rsidDel="00DB4180">
          <w:rPr>
            <w:rStyle w:val="affb"/>
            <w:noProof/>
          </w:rPr>
          <w:delText>/</w:delText>
        </w:r>
        <w:r w:rsidR="008764A2" w:rsidRPr="00533503" w:rsidDel="00DB4180">
          <w:rPr>
            <w:rStyle w:val="affb"/>
            <w:rFonts w:hint="eastAsia"/>
            <w:noProof/>
          </w:rPr>
          <w:delText>职审批表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_Toc428792670 \h </w:delInstrText>
        </w:r>
        <w:r w:rsidR="008764A2" w:rsidDel="00DB4180">
          <w:rPr>
            <w:rStyle w:val="affb"/>
            <w:noProof/>
          </w:rPr>
        </w:r>
        <w:r w:rsidR="008764A2" w:rsidDel="00DB4180">
          <w:rPr>
            <w:rStyle w:val="affb"/>
            <w:noProof/>
          </w:rPr>
          <w:fldChar w:fldCharType="separate"/>
        </w:r>
        <w:r w:rsidR="008764A2" w:rsidDel="00DB4180">
          <w:rPr>
            <w:noProof/>
          </w:rPr>
          <w:delText>194</w:delText>
        </w:r>
        <w:r w:rsidR="008764A2" w:rsidDel="00DB4180">
          <w:rPr>
            <w:rStyle w:val="affb"/>
            <w:noProof/>
          </w:rPr>
          <w:fldChar w:fldCharType="end"/>
        </w:r>
        <w:r w:rsidDel="00DB4180">
          <w:rPr>
            <w:rStyle w:val="affb"/>
            <w:noProof/>
          </w:rPr>
          <w:fldChar w:fldCharType="end"/>
        </w:r>
      </w:del>
    </w:p>
    <w:p w14:paraId="577561D7" w14:textId="3146A23A" w:rsidR="008764A2" w:rsidDel="00DB4180" w:rsidRDefault="00242751">
      <w:pPr>
        <w:pStyle w:val="31"/>
        <w:tabs>
          <w:tab w:val="right" w:leader="dot" w:pos="8296"/>
        </w:tabs>
        <w:rPr>
          <w:del w:id="418" w:author="yunwei01" w:date="2017-08-03T17:35:00Z"/>
          <w:rFonts w:asciiTheme="minorHAnsi" w:eastAsiaTheme="minorEastAsia" w:hAnsiTheme="minorHAnsi" w:cstheme="minorBidi"/>
          <w:noProof/>
          <w:szCs w:val="22"/>
        </w:rPr>
      </w:pPr>
      <w:del w:id="419" w:author="yunwei01" w:date="2017-08-03T17:35:00Z">
        <w:r w:rsidDel="00DB4180">
          <w:fldChar w:fldCharType="begin"/>
        </w:r>
        <w:r w:rsidDel="00DB4180">
          <w:delInstrText xml:space="preserve"> HYPERLINK \l "_Toc428792671" </w:delInstrText>
        </w:r>
        <w:r w:rsidDel="00DB4180">
          <w:fldChar w:fldCharType="separate"/>
        </w:r>
        <w:r w:rsidR="008764A2" w:rsidRPr="00533503" w:rsidDel="00DB4180">
          <w:rPr>
            <w:rStyle w:val="affb"/>
            <w:noProof/>
          </w:rPr>
          <w:delText>23.2.36</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 xml:space="preserve">36: </w:delText>
        </w:r>
        <w:r w:rsidR="008764A2" w:rsidRPr="00533503" w:rsidDel="00DB4180">
          <w:rPr>
            <w:rStyle w:val="affb"/>
            <w:rFonts w:hint="eastAsia"/>
            <w:noProof/>
          </w:rPr>
          <w:delText>人员离岗工作交接表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_Toc428792671 \h </w:delInstrText>
        </w:r>
        <w:r w:rsidR="008764A2" w:rsidDel="00DB4180">
          <w:rPr>
            <w:rStyle w:val="affb"/>
            <w:noProof/>
          </w:rPr>
        </w:r>
        <w:r w:rsidR="008764A2" w:rsidDel="00DB4180">
          <w:rPr>
            <w:rStyle w:val="affb"/>
            <w:noProof/>
          </w:rPr>
          <w:fldChar w:fldCharType="separate"/>
        </w:r>
        <w:r w:rsidR="008764A2" w:rsidDel="00DB4180">
          <w:rPr>
            <w:noProof/>
          </w:rPr>
          <w:delText>196</w:delText>
        </w:r>
        <w:r w:rsidR="008764A2" w:rsidDel="00DB4180">
          <w:rPr>
            <w:rStyle w:val="affb"/>
            <w:noProof/>
          </w:rPr>
          <w:fldChar w:fldCharType="end"/>
        </w:r>
        <w:r w:rsidDel="00DB4180">
          <w:rPr>
            <w:rStyle w:val="affb"/>
            <w:noProof/>
          </w:rPr>
          <w:fldChar w:fldCharType="end"/>
        </w:r>
      </w:del>
    </w:p>
    <w:p w14:paraId="4D37511E" w14:textId="61DAFDCB" w:rsidR="008764A2" w:rsidDel="00DB4180" w:rsidRDefault="00242751">
      <w:pPr>
        <w:pStyle w:val="31"/>
        <w:tabs>
          <w:tab w:val="right" w:leader="dot" w:pos="8296"/>
        </w:tabs>
        <w:rPr>
          <w:del w:id="420" w:author="yunwei01" w:date="2017-08-03T17:35:00Z"/>
          <w:rFonts w:asciiTheme="minorHAnsi" w:eastAsiaTheme="minorEastAsia" w:hAnsiTheme="minorHAnsi" w:cstheme="minorBidi"/>
          <w:noProof/>
          <w:szCs w:val="22"/>
        </w:rPr>
      </w:pPr>
      <w:del w:id="421" w:author="yunwei01" w:date="2017-08-03T17:35:00Z">
        <w:r w:rsidDel="00DB4180">
          <w:fldChar w:fldCharType="begin"/>
        </w:r>
        <w:r w:rsidDel="00DB4180">
          <w:delInstrText xml:space="preserve"> HYPERLINK \l "_Toc428792672" </w:delInstrText>
        </w:r>
        <w:r w:rsidDel="00DB4180">
          <w:fldChar w:fldCharType="separate"/>
        </w:r>
        <w:r w:rsidR="008764A2" w:rsidRPr="00533503" w:rsidDel="00DB4180">
          <w:rPr>
            <w:rStyle w:val="affb"/>
            <w:noProof/>
          </w:rPr>
          <w:delText>23.2.37</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37:</w:delText>
        </w:r>
        <w:r w:rsidR="008764A2" w:rsidRPr="00533503" w:rsidDel="00DB4180">
          <w:rPr>
            <w:rStyle w:val="affb"/>
            <w:rFonts w:ascii="宋体" w:hAnsi="宋体" w:cs="宋体"/>
            <w:noProof/>
            <w:kern w:val="0"/>
          </w:rPr>
          <w:delText xml:space="preserve"> </w:delText>
        </w:r>
        <w:r w:rsidR="008764A2" w:rsidRPr="00533503" w:rsidDel="00DB4180">
          <w:rPr>
            <w:rStyle w:val="affb"/>
            <w:rFonts w:hint="eastAsia"/>
            <w:noProof/>
          </w:rPr>
          <w:delText>离职保密承诺书</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_Toc428792672 \h </w:delInstrText>
        </w:r>
        <w:r w:rsidR="008764A2" w:rsidDel="00DB4180">
          <w:rPr>
            <w:rStyle w:val="affb"/>
            <w:noProof/>
          </w:rPr>
        </w:r>
        <w:r w:rsidR="008764A2" w:rsidDel="00DB4180">
          <w:rPr>
            <w:rStyle w:val="affb"/>
            <w:noProof/>
          </w:rPr>
          <w:fldChar w:fldCharType="separate"/>
        </w:r>
        <w:r w:rsidR="008764A2" w:rsidDel="00DB4180">
          <w:rPr>
            <w:noProof/>
          </w:rPr>
          <w:delText>198</w:delText>
        </w:r>
        <w:r w:rsidR="008764A2" w:rsidDel="00DB4180">
          <w:rPr>
            <w:rStyle w:val="affb"/>
            <w:noProof/>
          </w:rPr>
          <w:fldChar w:fldCharType="end"/>
        </w:r>
        <w:r w:rsidDel="00DB4180">
          <w:rPr>
            <w:rStyle w:val="affb"/>
            <w:noProof/>
          </w:rPr>
          <w:fldChar w:fldCharType="end"/>
        </w:r>
      </w:del>
    </w:p>
    <w:p w14:paraId="5E2FC7D5" w14:textId="172C1D8A" w:rsidR="008764A2" w:rsidDel="00DB4180" w:rsidRDefault="00242751">
      <w:pPr>
        <w:pStyle w:val="31"/>
        <w:tabs>
          <w:tab w:val="right" w:leader="dot" w:pos="8296"/>
        </w:tabs>
        <w:rPr>
          <w:del w:id="422" w:author="yunwei01" w:date="2017-08-03T17:35:00Z"/>
          <w:rFonts w:asciiTheme="minorHAnsi" w:eastAsiaTheme="minorEastAsia" w:hAnsiTheme="minorHAnsi" w:cstheme="minorBidi"/>
          <w:noProof/>
          <w:szCs w:val="22"/>
        </w:rPr>
      </w:pPr>
      <w:del w:id="423" w:author="yunwei01" w:date="2017-08-03T17:35:00Z">
        <w:r w:rsidDel="00DB4180">
          <w:fldChar w:fldCharType="begin"/>
        </w:r>
        <w:r w:rsidDel="00DB4180">
          <w:delInstrText xml:space="preserve"> HYPERLINK \l "_Toc428792673" </w:delInstrText>
        </w:r>
        <w:r w:rsidDel="00DB4180">
          <w:fldChar w:fldCharType="separate"/>
        </w:r>
        <w:r w:rsidR="008764A2" w:rsidRPr="00533503" w:rsidDel="00DB4180">
          <w:rPr>
            <w:rStyle w:val="affb"/>
            <w:noProof/>
          </w:rPr>
          <w:delText>23.2.38</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38:</w:delText>
        </w:r>
        <w:r w:rsidR="008764A2" w:rsidRPr="00533503" w:rsidDel="00DB4180">
          <w:rPr>
            <w:rStyle w:val="affb"/>
            <w:rFonts w:ascii="宋体" w:hAnsi="宋体"/>
            <w:noProof/>
          </w:rPr>
          <w:delText xml:space="preserve"> </w:delText>
        </w:r>
        <w:r w:rsidR="008764A2" w:rsidRPr="00533503" w:rsidDel="00DB4180">
          <w:rPr>
            <w:rStyle w:val="affb"/>
            <w:rFonts w:ascii="宋体" w:hAnsi="宋体" w:hint="eastAsia"/>
            <w:noProof/>
          </w:rPr>
          <w:delText>机房进出申请单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_Toc428792673 \h </w:delInstrText>
        </w:r>
        <w:r w:rsidR="008764A2" w:rsidDel="00DB4180">
          <w:rPr>
            <w:rStyle w:val="affb"/>
            <w:noProof/>
          </w:rPr>
        </w:r>
        <w:r w:rsidR="008764A2" w:rsidDel="00DB4180">
          <w:rPr>
            <w:rStyle w:val="affb"/>
            <w:noProof/>
          </w:rPr>
          <w:fldChar w:fldCharType="separate"/>
        </w:r>
        <w:r w:rsidR="008764A2" w:rsidDel="00DB4180">
          <w:rPr>
            <w:noProof/>
          </w:rPr>
          <w:delText>199</w:delText>
        </w:r>
        <w:r w:rsidR="008764A2" w:rsidDel="00DB4180">
          <w:rPr>
            <w:rStyle w:val="affb"/>
            <w:noProof/>
          </w:rPr>
          <w:fldChar w:fldCharType="end"/>
        </w:r>
        <w:r w:rsidDel="00DB4180">
          <w:rPr>
            <w:rStyle w:val="affb"/>
            <w:noProof/>
          </w:rPr>
          <w:fldChar w:fldCharType="end"/>
        </w:r>
      </w:del>
    </w:p>
    <w:p w14:paraId="6A1231B5" w14:textId="5CC24310" w:rsidR="008764A2" w:rsidDel="00DB4180" w:rsidRDefault="00242751">
      <w:pPr>
        <w:pStyle w:val="31"/>
        <w:tabs>
          <w:tab w:val="right" w:leader="dot" w:pos="8296"/>
        </w:tabs>
        <w:rPr>
          <w:del w:id="424" w:author="yunwei01" w:date="2017-08-03T17:35:00Z"/>
          <w:rFonts w:asciiTheme="minorHAnsi" w:eastAsiaTheme="minorEastAsia" w:hAnsiTheme="minorHAnsi" w:cstheme="minorBidi"/>
          <w:noProof/>
          <w:szCs w:val="22"/>
        </w:rPr>
      </w:pPr>
      <w:del w:id="425" w:author="yunwei01" w:date="2017-08-03T17:35:00Z">
        <w:r w:rsidDel="00DB4180">
          <w:fldChar w:fldCharType="begin"/>
        </w:r>
        <w:r w:rsidDel="00DB4180">
          <w:delInstrText xml:space="preserve"> HYPERLINK \l "_Toc428792674" </w:delInstrText>
        </w:r>
        <w:r w:rsidDel="00DB4180">
          <w:fldChar w:fldCharType="separate"/>
        </w:r>
        <w:r w:rsidR="008764A2" w:rsidRPr="00533503" w:rsidDel="00DB4180">
          <w:rPr>
            <w:rStyle w:val="affb"/>
            <w:noProof/>
          </w:rPr>
          <w:delText>23.2.39</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39:</w:delText>
        </w:r>
        <w:r w:rsidR="008764A2" w:rsidRPr="00533503" w:rsidDel="00DB4180">
          <w:rPr>
            <w:rStyle w:val="affb"/>
            <w:rFonts w:ascii="宋体" w:hAnsi="宋体"/>
            <w:noProof/>
          </w:rPr>
          <w:delText xml:space="preserve"> </w:delText>
        </w:r>
        <w:r w:rsidR="008764A2" w:rsidRPr="00533503" w:rsidDel="00DB4180">
          <w:rPr>
            <w:rStyle w:val="affb"/>
            <w:rFonts w:hint="eastAsia"/>
            <w:noProof/>
          </w:rPr>
          <w:delText>机房进出记录表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_Toc428792674 \h </w:delInstrText>
        </w:r>
        <w:r w:rsidR="008764A2" w:rsidDel="00DB4180">
          <w:rPr>
            <w:rStyle w:val="affb"/>
            <w:noProof/>
          </w:rPr>
        </w:r>
        <w:r w:rsidR="008764A2" w:rsidDel="00DB4180">
          <w:rPr>
            <w:rStyle w:val="affb"/>
            <w:noProof/>
          </w:rPr>
          <w:fldChar w:fldCharType="separate"/>
        </w:r>
        <w:r w:rsidR="008764A2" w:rsidDel="00DB4180">
          <w:rPr>
            <w:noProof/>
          </w:rPr>
          <w:delText>201</w:delText>
        </w:r>
        <w:r w:rsidR="008764A2" w:rsidDel="00DB4180">
          <w:rPr>
            <w:rStyle w:val="affb"/>
            <w:noProof/>
          </w:rPr>
          <w:fldChar w:fldCharType="end"/>
        </w:r>
        <w:r w:rsidDel="00DB4180">
          <w:rPr>
            <w:rStyle w:val="affb"/>
            <w:noProof/>
          </w:rPr>
          <w:fldChar w:fldCharType="end"/>
        </w:r>
      </w:del>
    </w:p>
    <w:p w14:paraId="5709EC35" w14:textId="7A57F4CB" w:rsidR="008764A2" w:rsidDel="00DB4180" w:rsidRDefault="00242751">
      <w:pPr>
        <w:pStyle w:val="31"/>
        <w:tabs>
          <w:tab w:val="right" w:leader="dot" w:pos="8296"/>
        </w:tabs>
        <w:rPr>
          <w:del w:id="426" w:author="yunwei01" w:date="2017-08-03T17:35:00Z"/>
          <w:rFonts w:asciiTheme="minorHAnsi" w:eastAsiaTheme="minorEastAsia" w:hAnsiTheme="minorHAnsi" w:cstheme="minorBidi"/>
          <w:noProof/>
          <w:szCs w:val="22"/>
        </w:rPr>
      </w:pPr>
      <w:del w:id="427" w:author="yunwei01" w:date="2017-08-03T17:35:00Z">
        <w:r w:rsidDel="00DB4180">
          <w:fldChar w:fldCharType="begin"/>
        </w:r>
        <w:r w:rsidDel="00DB4180">
          <w:delInstrText xml:space="preserve"> HYPERLINK \l "_Toc428792675" </w:delInstrText>
        </w:r>
        <w:r w:rsidDel="00DB4180">
          <w:fldChar w:fldCharType="separate"/>
        </w:r>
        <w:r w:rsidR="008764A2" w:rsidRPr="00533503" w:rsidDel="00DB4180">
          <w:rPr>
            <w:rStyle w:val="affb"/>
            <w:noProof/>
          </w:rPr>
          <w:delText>23.2.40</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40</w:delText>
        </w:r>
        <w:r w:rsidR="008764A2" w:rsidRPr="00533503" w:rsidDel="00DB4180">
          <w:rPr>
            <w:rStyle w:val="affb"/>
            <w:rFonts w:hint="eastAsia"/>
            <w:noProof/>
          </w:rPr>
          <w:delText>：机房出入登记表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_Toc428792675 \h </w:delInstrText>
        </w:r>
        <w:r w:rsidR="008764A2" w:rsidDel="00DB4180">
          <w:rPr>
            <w:rStyle w:val="affb"/>
            <w:noProof/>
          </w:rPr>
        </w:r>
        <w:r w:rsidR="008764A2" w:rsidDel="00DB4180">
          <w:rPr>
            <w:rStyle w:val="affb"/>
            <w:noProof/>
          </w:rPr>
          <w:fldChar w:fldCharType="separate"/>
        </w:r>
        <w:r w:rsidR="008764A2" w:rsidDel="00DB4180">
          <w:rPr>
            <w:noProof/>
          </w:rPr>
          <w:delText>203</w:delText>
        </w:r>
        <w:r w:rsidR="008764A2" w:rsidDel="00DB4180">
          <w:rPr>
            <w:rStyle w:val="affb"/>
            <w:noProof/>
          </w:rPr>
          <w:fldChar w:fldCharType="end"/>
        </w:r>
        <w:r w:rsidDel="00DB4180">
          <w:rPr>
            <w:rStyle w:val="affb"/>
            <w:noProof/>
          </w:rPr>
          <w:fldChar w:fldCharType="end"/>
        </w:r>
      </w:del>
    </w:p>
    <w:p w14:paraId="32B785F8" w14:textId="699AC723" w:rsidR="008764A2" w:rsidDel="00DB4180" w:rsidRDefault="00363A85">
      <w:pPr>
        <w:pStyle w:val="31"/>
        <w:tabs>
          <w:tab w:val="right" w:leader="dot" w:pos="8296"/>
        </w:tabs>
        <w:rPr>
          <w:del w:id="428" w:author="yunwei01" w:date="2017-08-03T17:35:00Z"/>
          <w:rFonts w:asciiTheme="minorHAnsi" w:eastAsiaTheme="minorEastAsia" w:hAnsiTheme="minorHAnsi" w:cstheme="minorBidi"/>
          <w:noProof/>
          <w:szCs w:val="22"/>
        </w:rPr>
      </w:pPr>
      <w:del w:id="429" w:author="yunwei01" w:date="2017-08-03T17:35:00Z">
        <w:r w:rsidDel="00DB4180">
          <w:fldChar w:fldCharType="begin"/>
        </w:r>
        <w:r w:rsidDel="00DB4180">
          <w:delInstrText xml:space="preserve"> HYPERLINK \l "_Toc428792676" </w:delInstrText>
        </w:r>
        <w:r w:rsidDel="00DB4180">
          <w:fldChar w:fldCharType="separate"/>
        </w:r>
        <w:r w:rsidR="008764A2" w:rsidRPr="00533503" w:rsidDel="00DB4180">
          <w:rPr>
            <w:rStyle w:val="affb"/>
            <w:noProof/>
          </w:rPr>
          <w:delText>23.2.41</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41</w:delText>
        </w:r>
        <w:r w:rsidR="008764A2" w:rsidRPr="00533503" w:rsidDel="00DB4180">
          <w:rPr>
            <w:rStyle w:val="affb"/>
            <w:rFonts w:hint="eastAsia"/>
            <w:noProof/>
          </w:rPr>
          <w:delText>：</w:delText>
        </w:r>
      </w:del>
      <w:del w:id="430" w:author="yunwei01" w:date="2017-08-02T14:23:00Z">
        <w:r w:rsidR="008764A2" w:rsidRPr="00533503" w:rsidDel="00A97AE9">
          <w:rPr>
            <w:rStyle w:val="affb"/>
            <w:noProof/>
          </w:rPr>
          <w:delText>XXXXX</w:delText>
        </w:r>
      </w:del>
      <w:del w:id="431" w:author="yunwei01" w:date="2017-08-03T17:35:00Z">
        <w:r w:rsidR="008764A2" w:rsidRPr="00533503" w:rsidDel="00DB4180">
          <w:rPr>
            <w:rStyle w:val="affb"/>
            <w:rFonts w:hint="eastAsia"/>
            <w:noProof/>
          </w:rPr>
          <w:delText>机房设备出门单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_Toc428792676 \h </w:delInstrText>
        </w:r>
        <w:r w:rsidR="008764A2" w:rsidDel="00DB4180">
          <w:rPr>
            <w:rStyle w:val="affb"/>
            <w:noProof/>
          </w:rPr>
        </w:r>
        <w:r w:rsidR="008764A2" w:rsidDel="00DB4180">
          <w:rPr>
            <w:rStyle w:val="affb"/>
            <w:noProof/>
          </w:rPr>
          <w:fldChar w:fldCharType="separate"/>
        </w:r>
        <w:r w:rsidR="008764A2" w:rsidDel="00DB4180">
          <w:rPr>
            <w:noProof/>
          </w:rPr>
          <w:delText>204</w:delText>
        </w:r>
        <w:r w:rsidR="008764A2" w:rsidDel="00DB4180">
          <w:rPr>
            <w:rStyle w:val="affb"/>
            <w:noProof/>
          </w:rPr>
          <w:fldChar w:fldCharType="end"/>
        </w:r>
        <w:r w:rsidDel="00DB4180">
          <w:rPr>
            <w:rStyle w:val="affb"/>
            <w:noProof/>
          </w:rPr>
          <w:fldChar w:fldCharType="end"/>
        </w:r>
      </w:del>
    </w:p>
    <w:p w14:paraId="459B5755" w14:textId="6721A191" w:rsidR="008764A2" w:rsidDel="00DB4180" w:rsidRDefault="00242751">
      <w:pPr>
        <w:pStyle w:val="31"/>
        <w:tabs>
          <w:tab w:val="right" w:leader="dot" w:pos="8296"/>
        </w:tabs>
        <w:rPr>
          <w:del w:id="432" w:author="yunwei01" w:date="2017-08-03T17:35:00Z"/>
          <w:rFonts w:asciiTheme="minorHAnsi" w:eastAsiaTheme="minorEastAsia" w:hAnsiTheme="minorHAnsi" w:cstheme="minorBidi"/>
          <w:noProof/>
          <w:szCs w:val="22"/>
        </w:rPr>
      </w:pPr>
      <w:del w:id="433" w:author="yunwei01" w:date="2017-08-03T17:35:00Z">
        <w:r w:rsidDel="00DB4180">
          <w:fldChar w:fldCharType="begin"/>
        </w:r>
        <w:r w:rsidDel="00DB4180">
          <w:delInstrText xml:space="preserve"> HYPERLINK \l "_Toc428792677" </w:delInstrText>
        </w:r>
        <w:r w:rsidDel="00DB4180">
          <w:fldChar w:fldCharType="separate"/>
        </w:r>
        <w:r w:rsidR="008764A2" w:rsidRPr="00533503" w:rsidDel="00DB4180">
          <w:rPr>
            <w:rStyle w:val="affb"/>
            <w:noProof/>
          </w:rPr>
          <w:delText>23.2.42</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42</w:delText>
        </w:r>
        <w:r w:rsidR="008764A2" w:rsidRPr="00533503" w:rsidDel="00DB4180">
          <w:rPr>
            <w:rStyle w:val="affb"/>
            <w:rFonts w:hint="eastAsia"/>
            <w:noProof/>
          </w:rPr>
          <w:delText>：设备维护档案</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_Toc428792677 \h </w:delInstrText>
        </w:r>
        <w:r w:rsidR="008764A2" w:rsidDel="00DB4180">
          <w:rPr>
            <w:rStyle w:val="affb"/>
            <w:noProof/>
          </w:rPr>
        </w:r>
        <w:r w:rsidR="008764A2" w:rsidDel="00DB4180">
          <w:rPr>
            <w:rStyle w:val="affb"/>
            <w:noProof/>
          </w:rPr>
          <w:fldChar w:fldCharType="separate"/>
        </w:r>
        <w:r w:rsidR="008764A2" w:rsidDel="00DB4180">
          <w:rPr>
            <w:noProof/>
          </w:rPr>
          <w:delText>205</w:delText>
        </w:r>
        <w:r w:rsidR="008764A2" w:rsidDel="00DB4180">
          <w:rPr>
            <w:rStyle w:val="affb"/>
            <w:noProof/>
          </w:rPr>
          <w:fldChar w:fldCharType="end"/>
        </w:r>
        <w:r w:rsidDel="00DB4180">
          <w:rPr>
            <w:rStyle w:val="affb"/>
            <w:noProof/>
          </w:rPr>
          <w:fldChar w:fldCharType="end"/>
        </w:r>
      </w:del>
    </w:p>
    <w:p w14:paraId="7372225B" w14:textId="03F6368A" w:rsidR="008764A2" w:rsidDel="00DB4180" w:rsidRDefault="00242751">
      <w:pPr>
        <w:pStyle w:val="31"/>
        <w:tabs>
          <w:tab w:val="right" w:leader="dot" w:pos="8296"/>
        </w:tabs>
        <w:rPr>
          <w:del w:id="434" w:author="yunwei01" w:date="2017-08-03T17:35:00Z"/>
          <w:rFonts w:asciiTheme="minorHAnsi" w:eastAsiaTheme="minorEastAsia" w:hAnsiTheme="minorHAnsi" w:cstheme="minorBidi"/>
          <w:noProof/>
          <w:szCs w:val="22"/>
        </w:rPr>
      </w:pPr>
      <w:del w:id="435" w:author="yunwei01" w:date="2017-08-03T17:35:00Z">
        <w:r w:rsidDel="00DB4180">
          <w:fldChar w:fldCharType="begin"/>
        </w:r>
        <w:r w:rsidDel="00DB4180">
          <w:delInstrText xml:space="preserve"> HYPERLINK \l "_Toc428792678" </w:delInstrText>
        </w:r>
        <w:r w:rsidDel="00DB4180">
          <w:fldChar w:fldCharType="separate"/>
        </w:r>
        <w:r w:rsidR="008764A2" w:rsidRPr="00533503" w:rsidDel="00DB4180">
          <w:rPr>
            <w:rStyle w:val="affb"/>
            <w:noProof/>
          </w:rPr>
          <w:delText>23.2.43</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43</w:delText>
        </w:r>
        <w:r w:rsidR="008764A2" w:rsidRPr="00533503" w:rsidDel="00DB4180">
          <w:rPr>
            <w:rStyle w:val="affb"/>
            <w:rFonts w:hint="eastAsia"/>
            <w:noProof/>
          </w:rPr>
          <w:delText>：信息安全存储介质领用</w:delText>
        </w:r>
        <w:r w:rsidR="008764A2" w:rsidRPr="00533503" w:rsidDel="00DB4180">
          <w:rPr>
            <w:rStyle w:val="affb"/>
            <w:noProof/>
          </w:rPr>
          <w:delText>/</w:delText>
        </w:r>
        <w:r w:rsidR="008764A2" w:rsidRPr="00533503" w:rsidDel="00DB4180">
          <w:rPr>
            <w:rStyle w:val="affb"/>
            <w:rFonts w:hint="eastAsia"/>
            <w:noProof/>
          </w:rPr>
          <w:delText>借用申请单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_Toc428792678 \h </w:delInstrText>
        </w:r>
        <w:r w:rsidR="008764A2" w:rsidDel="00DB4180">
          <w:rPr>
            <w:rStyle w:val="affb"/>
            <w:noProof/>
          </w:rPr>
        </w:r>
        <w:r w:rsidR="008764A2" w:rsidDel="00DB4180">
          <w:rPr>
            <w:rStyle w:val="affb"/>
            <w:noProof/>
          </w:rPr>
          <w:fldChar w:fldCharType="separate"/>
        </w:r>
        <w:r w:rsidR="008764A2" w:rsidDel="00DB4180">
          <w:rPr>
            <w:noProof/>
          </w:rPr>
          <w:delText>206</w:delText>
        </w:r>
        <w:r w:rsidR="008764A2" w:rsidDel="00DB4180">
          <w:rPr>
            <w:rStyle w:val="affb"/>
            <w:noProof/>
          </w:rPr>
          <w:fldChar w:fldCharType="end"/>
        </w:r>
        <w:r w:rsidDel="00DB4180">
          <w:rPr>
            <w:rStyle w:val="affb"/>
            <w:noProof/>
          </w:rPr>
          <w:fldChar w:fldCharType="end"/>
        </w:r>
      </w:del>
    </w:p>
    <w:p w14:paraId="7C9CEC06" w14:textId="022E5765" w:rsidR="008764A2" w:rsidDel="00DB4180" w:rsidRDefault="00242751">
      <w:pPr>
        <w:pStyle w:val="31"/>
        <w:tabs>
          <w:tab w:val="right" w:leader="dot" w:pos="8296"/>
        </w:tabs>
        <w:rPr>
          <w:del w:id="436" w:author="yunwei01" w:date="2017-08-03T17:35:00Z"/>
          <w:rFonts w:asciiTheme="minorHAnsi" w:eastAsiaTheme="minorEastAsia" w:hAnsiTheme="minorHAnsi" w:cstheme="minorBidi"/>
          <w:noProof/>
          <w:szCs w:val="22"/>
        </w:rPr>
      </w:pPr>
      <w:del w:id="437" w:author="yunwei01" w:date="2017-08-03T17:35:00Z">
        <w:r w:rsidDel="00DB4180">
          <w:fldChar w:fldCharType="begin"/>
        </w:r>
        <w:r w:rsidDel="00DB4180">
          <w:delInstrText xml:space="preserve"> HYPERLINK \l "_Toc428792679" </w:delInstrText>
        </w:r>
        <w:r w:rsidDel="00DB4180">
          <w:fldChar w:fldCharType="separate"/>
        </w:r>
        <w:r w:rsidR="008764A2" w:rsidRPr="00533503" w:rsidDel="00DB4180">
          <w:rPr>
            <w:rStyle w:val="affb"/>
            <w:noProof/>
          </w:rPr>
          <w:delText>23.2.44</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44</w:delText>
        </w:r>
        <w:r w:rsidR="008764A2" w:rsidRPr="00533503" w:rsidDel="00DB4180">
          <w:rPr>
            <w:rStyle w:val="affb"/>
            <w:rFonts w:hint="eastAsia"/>
            <w:noProof/>
          </w:rPr>
          <w:delText>：介质销毁审批表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_Toc428792679 \h </w:delInstrText>
        </w:r>
        <w:r w:rsidR="008764A2" w:rsidDel="00DB4180">
          <w:rPr>
            <w:rStyle w:val="affb"/>
            <w:noProof/>
          </w:rPr>
        </w:r>
        <w:r w:rsidR="008764A2" w:rsidDel="00DB4180">
          <w:rPr>
            <w:rStyle w:val="affb"/>
            <w:noProof/>
          </w:rPr>
          <w:fldChar w:fldCharType="separate"/>
        </w:r>
        <w:r w:rsidR="008764A2" w:rsidDel="00DB4180">
          <w:rPr>
            <w:noProof/>
          </w:rPr>
          <w:delText>207</w:delText>
        </w:r>
        <w:r w:rsidR="008764A2" w:rsidDel="00DB4180">
          <w:rPr>
            <w:rStyle w:val="affb"/>
            <w:noProof/>
          </w:rPr>
          <w:fldChar w:fldCharType="end"/>
        </w:r>
        <w:r w:rsidDel="00DB4180">
          <w:rPr>
            <w:rStyle w:val="affb"/>
            <w:noProof/>
          </w:rPr>
          <w:fldChar w:fldCharType="end"/>
        </w:r>
      </w:del>
    </w:p>
    <w:p w14:paraId="2B17A2D5" w14:textId="64883BF6" w:rsidR="008764A2" w:rsidDel="00DB4180" w:rsidRDefault="00242751">
      <w:pPr>
        <w:pStyle w:val="31"/>
        <w:tabs>
          <w:tab w:val="right" w:leader="dot" w:pos="8296"/>
        </w:tabs>
        <w:rPr>
          <w:del w:id="438" w:author="yunwei01" w:date="2017-08-03T17:35:00Z"/>
          <w:rFonts w:asciiTheme="minorHAnsi" w:eastAsiaTheme="minorEastAsia" w:hAnsiTheme="minorHAnsi" w:cstheme="minorBidi"/>
          <w:noProof/>
          <w:szCs w:val="22"/>
        </w:rPr>
      </w:pPr>
      <w:del w:id="439" w:author="yunwei01" w:date="2017-08-03T17:35:00Z">
        <w:r w:rsidDel="00DB4180">
          <w:fldChar w:fldCharType="begin"/>
        </w:r>
        <w:r w:rsidDel="00DB4180">
          <w:delInstrText xml:space="preserve"> HYPERLINK \l "_Toc428792680" </w:delInstrText>
        </w:r>
        <w:r w:rsidDel="00DB4180">
          <w:fldChar w:fldCharType="separate"/>
        </w:r>
        <w:r w:rsidR="008764A2" w:rsidRPr="00533503" w:rsidDel="00DB4180">
          <w:rPr>
            <w:rStyle w:val="affb"/>
            <w:noProof/>
          </w:rPr>
          <w:delText>23.2.45</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45</w:delText>
        </w:r>
        <w:r w:rsidR="008764A2" w:rsidRPr="00533503" w:rsidDel="00DB4180">
          <w:rPr>
            <w:rStyle w:val="affb"/>
            <w:rFonts w:hint="eastAsia"/>
            <w:noProof/>
          </w:rPr>
          <w:delText>：信息安全存储介质维修记录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_Toc428792680 \h </w:delInstrText>
        </w:r>
        <w:r w:rsidR="008764A2" w:rsidDel="00DB4180">
          <w:rPr>
            <w:rStyle w:val="affb"/>
            <w:noProof/>
          </w:rPr>
        </w:r>
        <w:r w:rsidR="008764A2" w:rsidDel="00DB4180">
          <w:rPr>
            <w:rStyle w:val="affb"/>
            <w:noProof/>
          </w:rPr>
          <w:fldChar w:fldCharType="separate"/>
        </w:r>
        <w:r w:rsidR="008764A2" w:rsidDel="00DB4180">
          <w:rPr>
            <w:noProof/>
          </w:rPr>
          <w:delText>208</w:delText>
        </w:r>
        <w:r w:rsidR="008764A2" w:rsidDel="00DB4180">
          <w:rPr>
            <w:rStyle w:val="affb"/>
            <w:noProof/>
          </w:rPr>
          <w:fldChar w:fldCharType="end"/>
        </w:r>
        <w:r w:rsidDel="00DB4180">
          <w:rPr>
            <w:rStyle w:val="affb"/>
            <w:noProof/>
          </w:rPr>
          <w:fldChar w:fldCharType="end"/>
        </w:r>
      </w:del>
    </w:p>
    <w:p w14:paraId="44CE9A93" w14:textId="2F477633" w:rsidR="008764A2" w:rsidDel="00DB4180" w:rsidRDefault="00242751">
      <w:pPr>
        <w:pStyle w:val="31"/>
        <w:tabs>
          <w:tab w:val="right" w:leader="dot" w:pos="8296"/>
        </w:tabs>
        <w:rPr>
          <w:del w:id="440" w:author="yunwei01" w:date="2017-08-03T17:35:00Z"/>
          <w:rFonts w:asciiTheme="minorHAnsi" w:eastAsiaTheme="minorEastAsia" w:hAnsiTheme="minorHAnsi" w:cstheme="minorBidi"/>
          <w:noProof/>
          <w:szCs w:val="22"/>
        </w:rPr>
      </w:pPr>
      <w:del w:id="441" w:author="yunwei01" w:date="2017-08-03T17:35:00Z">
        <w:r w:rsidDel="00DB4180">
          <w:fldChar w:fldCharType="begin"/>
        </w:r>
        <w:r w:rsidDel="00DB4180">
          <w:delInstrText xml:space="preserve"> HYPERLINK \l "_Toc428792681" </w:delInstrText>
        </w:r>
        <w:r w:rsidDel="00DB4180">
          <w:fldChar w:fldCharType="separate"/>
        </w:r>
        <w:r w:rsidR="008764A2" w:rsidRPr="00533503" w:rsidDel="00DB4180">
          <w:rPr>
            <w:rStyle w:val="affb"/>
            <w:noProof/>
          </w:rPr>
          <w:delText>23.2.46</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46</w:delText>
        </w:r>
        <w:r w:rsidR="008764A2" w:rsidRPr="00533503" w:rsidDel="00DB4180">
          <w:rPr>
            <w:rStyle w:val="affb"/>
            <w:rFonts w:hint="eastAsia"/>
            <w:noProof/>
          </w:rPr>
          <w:delText>：设备领用表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_Toc428792681 \h </w:delInstrText>
        </w:r>
        <w:r w:rsidR="008764A2" w:rsidDel="00DB4180">
          <w:rPr>
            <w:rStyle w:val="affb"/>
            <w:noProof/>
          </w:rPr>
        </w:r>
        <w:r w:rsidR="008764A2" w:rsidDel="00DB4180">
          <w:rPr>
            <w:rStyle w:val="affb"/>
            <w:noProof/>
          </w:rPr>
          <w:fldChar w:fldCharType="separate"/>
        </w:r>
        <w:r w:rsidR="008764A2" w:rsidDel="00DB4180">
          <w:rPr>
            <w:noProof/>
          </w:rPr>
          <w:delText>209</w:delText>
        </w:r>
        <w:r w:rsidR="008764A2" w:rsidDel="00DB4180">
          <w:rPr>
            <w:rStyle w:val="affb"/>
            <w:noProof/>
          </w:rPr>
          <w:fldChar w:fldCharType="end"/>
        </w:r>
        <w:r w:rsidDel="00DB4180">
          <w:rPr>
            <w:rStyle w:val="affb"/>
            <w:noProof/>
          </w:rPr>
          <w:fldChar w:fldCharType="end"/>
        </w:r>
      </w:del>
    </w:p>
    <w:p w14:paraId="450CC109" w14:textId="7776BDA2" w:rsidR="008764A2" w:rsidDel="00DB4180" w:rsidRDefault="00242751">
      <w:pPr>
        <w:pStyle w:val="31"/>
        <w:tabs>
          <w:tab w:val="right" w:leader="dot" w:pos="8296"/>
        </w:tabs>
        <w:rPr>
          <w:del w:id="442" w:author="yunwei01" w:date="2017-08-03T17:35:00Z"/>
          <w:rFonts w:asciiTheme="minorHAnsi" w:eastAsiaTheme="minorEastAsia" w:hAnsiTheme="minorHAnsi" w:cstheme="minorBidi"/>
          <w:noProof/>
          <w:szCs w:val="22"/>
        </w:rPr>
      </w:pPr>
      <w:del w:id="443" w:author="yunwei01" w:date="2017-08-03T17:35:00Z">
        <w:r w:rsidDel="00DB4180">
          <w:fldChar w:fldCharType="begin"/>
        </w:r>
        <w:r w:rsidDel="00DB4180">
          <w:delInstrText xml:space="preserve"> HYPERLINK \l "_Toc428792682" </w:delInstrText>
        </w:r>
        <w:r w:rsidDel="00DB4180">
          <w:fldChar w:fldCharType="separate"/>
        </w:r>
        <w:r w:rsidR="008764A2" w:rsidRPr="00533503" w:rsidDel="00DB4180">
          <w:rPr>
            <w:rStyle w:val="affb"/>
            <w:noProof/>
          </w:rPr>
          <w:delText>23.2.47</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47</w:delText>
        </w:r>
        <w:r w:rsidR="008764A2" w:rsidRPr="00533503" w:rsidDel="00DB4180">
          <w:rPr>
            <w:rStyle w:val="affb"/>
            <w:rFonts w:hint="eastAsia"/>
            <w:noProof/>
          </w:rPr>
          <w:delText>：计算机设备责任人变更审批表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_Toc428792682 \h </w:delInstrText>
        </w:r>
        <w:r w:rsidR="008764A2" w:rsidDel="00DB4180">
          <w:rPr>
            <w:rStyle w:val="affb"/>
            <w:noProof/>
          </w:rPr>
        </w:r>
        <w:r w:rsidR="008764A2" w:rsidDel="00DB4180">
          <w:rPr>
            <w:rStyle w:val="affb"/>
            <w:noProof/>
          </w:rPr>
          <w:fldChar w:fldCharType="separate"/>
        </w:r>
        <w:r w:rsidR="008764A2" w:rsidDel="00DB4180">
          <w:rPr>
            <w:noProof/>
          </w:rPr>
          <w:delText>210</w:delText>
        </w:r>
        <w:r w:rsidR="008764A2" w:rsidDel="00DB4180">
          <w:rPr>
            <w:rStyle w:val="affb"/>
            <w:noProof/>
          </w:rPr>
          <w:fldChar w:fldCharType="end"/>
        </w:r>
        <w:r w:rsidDel="00DB4180">
          <w:rPr>
            <w:rStyle w:val="affb"/>
            <w:noProof/>
          </w:rPr>
          <w:fldChar w:fldCharType="end"/>
        </w:r>
      </w:del>
    </w:p>
    <w:p w14:paraId="155642A0" w14:textId="601ED5DC" w:rsidR="008764A2" w:rsidDel="00DB4180" w:rsidRDefault="00242751">
      <w:pPr>
        <w:pStyle w:val="31"/>
        <w:tabs>
          <w:tab w:val="right" w:leader="dot" w:pos="8296"/>
        </w:tabs>
        <w:rPr>
          <w:del w:id="444" w:author="yunwei01" w:date="2017-08-03T17:35:00Z"/>
          <w:rFonts w:asciiTheme="minorHAnsi" w:eastAsiaTheme="minorEastAsia" w:hAnsiTheme="minorHAnsi" w:cstheme="minorBidi"/>
          <w:noProof/>
          <w:szCs w:val="22"/>
        </w:rPr>
      </w:pPr>
      <w:del w:id="445" w:author="yunwei01" w:date="2017-08-03T17:35:00Z">
        <w:r w:rsidDel="00DB4180">
          <w:fldChar w:fldCharType="begin"/>
        </w:r>
        <w:r w:rsidDel="00DB4180">
          <w:delInstrText xml:space="preserve"> HYPERLINK \l "_Toc428792683" </w:delInstrText>
        </w:r>
        <w:r w:rsidDel="00DB4180">
          <w:fldChar w:fldCharType="separate"/>
        </w:r>
        <w:r w:rsidR="008764A2" w:rsidRPr="00533503" w:rsidDel="00DB4180">
          <w:rPr>
            <w:rStyle w:val="affb"/>
            <w:noProof/>
          </w:rPr>
          <w:delText>23.2.48</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48</w:delText>
        </w:r>
        <w:r w:rsidR="008764A2" w:rsidRPr="00533503" w:rsidDel="00DB4180">
          <w:rPr>
            <w:rStyle w:val="affb"/>
            <w:rFonts w:hint="eastAsia"/>
            <w:noProof/>
          </w:rPr>
          <w:delText>：特权用户申请表</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_Toc428792683 \h </w:delInstrText>
        </w:r>
        <w:r w:rsidR="008764A2" w:rsidDel="00DB4180">
          <w:rPr>
            <w:rStyle w:val="affb"/>
            <w:noProof/>
          </w:rPr>
        </w:r>
        <w:r w:rsidR="008764A2" w:rsidDel="00DB4180">
          <w:rPr>
            <w:rStyle w:val="affb"/>
            <w:noProof/>
          </w:rPr>
          <w:fldChar w:fldCharType="separate"/>
        </w:r>
        <w:r w:rsidR="008764A2" w:rsidDel="00DB4180">
          <w:rPr>
            <w:noProof/>
          </w:rPr>
          <w:delText>210</w:delText>
        </w:r>
        <w:r w:rsidR="008764A2" w:rsidDel="00DB4180">
          <w:rPr>
            <w:rStyle w:val="affb"/>
            <w:noProof/>
          </w:rPr>
          <w:fldChar w:fldCharType="end"/>
        </w:r>
        <w:r w:rsidDel="00DB4180">
          <w:rPr>
            <w:rStyle w:val="affb"/>
            <w:noProof/>
          </w:rPr>
          <w:fldChar w:fldCharType="end"/>
        </w:r>
      </w:del>
    </w:p>
    <w:p w14:paraId="2946AB20" w14:textId="6EE89D41" w:rsidR="008764A2" w:rsidDel="00DB4180" w:rsidRDefault="00242751">
      <w:pPr>
        <w:pStyle w:val="31"/>
        <w:tabs>
          <w:tab w:val="right" w:leader="dot" w:pos="8296"/>
        </w:tabs>
        <w:rPr>
          <w:del w:id="446" w:author="yunwei01" w:date="2017-08-03T17:35:00Z"/>
          <w:rFonts w:asciiTheme="minorHAnsi" w:eastAsiaTheme="minorEastAsia" w:hAnsiTheme="minorHAnsi" w:cstheme="minorBidi"/>
          <w:noProof/>
          <w:szCs w:val="22"/>
        </w:rPr>
      </w:pPr>
      <w:del w:id="447" w:author="yunwei01" w:date="2017-08-03T17:35:00Z">
        <w:r w:rsidDel="00DB4180">
          <w:fldChar w:fldCharType="begin"/>
        </w:r>
        <w:r w:rsidDel="00DB4180">
          <w:delInstrText xml:space="preserve"> HYPERLINK \l "_Toc428792684" </w:delInstrText>
        </w:r>
        <w:r w:rsidDel="00DB4180">
          <w:fldChar w:fldCharType="separate"/>
        </w:r>
        <w:r w:rsidR="008764A2" w:rsidRPr="00533503" w:rsidDel="00DB4180">
          <w:rPr>
            <w:rStyle w:val="affb"/>
            <w:noProof/>
          </w:rPr>
          <w:delText>23.2.49</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49</w:delText>
        </w:r>
        <w:r w:rsidR="008764A2" w:rsidRPr="00533503" w:rsidDel="00DB4180">
          <w:rPr>
            <w:rStyle w:val="affb"/>
            <w:rFonts w:hint="eastAsia"/>
            <w:noProof/>
          </w:rPr>
          <w:delText>：服务器补丁升级记录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_Toc428792684 \h </w:delInstrText>
        </w:r>
        <w:r w:rsidR="008764A2" w:rsidDel="00DB4180">
          <w:rPr>
            <w:rStyle w:val="affb"/>
            <w:noProof/>
          </w:rPr>
        </w:r>
        <w:r w:rsidR="008764A2" w:rsidDel="00DB4180">
          <w:rPr>
            <w:rStyle w:val="affb"/>
            <w:noProof/>
          </w:rPr>
          <w:fldChar w:fldCharType="separate"/>
        </w:r>
        <w:r w:rsidR="008764A2" w:rsidDel="00DB4180">
          <w:rPr>
            <w:noProof/>
          </w:rPr>
          <w:delText>211</w:delText>
        </w:r>
        <w:r w:rsidR="008764A2" w:rsidDel="00DB4180">
          <w:rPr>
            <w:rStyle w:val="affb"/>
            <w:noProof/>
          </w:rPr>
          <w:fldChar w:fldCharType="end"/>
        </w:r>
        <w:r w:rsidDel="00DB4180">
          <w:rPr>
            <w:rStyle w:val="affb"/>
            <w:noProof/>
          </w:rPr>
          <w:fldChar w:fldCharType="end"/>
        </w:r>
      </w:del>
    </w:p>
    <w:p w14:paraId="171FAA8B" w14:textId="6B2A010D" w:rsidR="008764A2" w:rsidDel="00DB4180" w:rsidRDefault="00242751">
      <w:pPr>
        <w:pStyle w:val="31"/>
        <w:tabs>
          <w:tab w:val="right" w:leader="dot" w:pos="8296"/>
        </w:tabs>
        <w:rPr>
          <w:del w:id="448" w:author="yunwei01" w:date="2017-08-03T17:35:00Z"/>
          <w:rFonts w:asciiTheme="minorHAnsi" w:eastAsiaTheme="minorEastAsia" w:hAnsiTheme="minorHAnsi" w:cstheme="minorBidi"/>
          <w:noProof/>
          <w:szCs w:val="22"/>
        </w:rPr>
      </w:pPr>
      <w:del w:id="449" w:author="yunwei01" w:date="2017-08-03T17:35:00Z">
        <w:r w:rsidDel="00DB4180">
          <w:fldChar w:fldCharType="begin"/>
        </w:r>
        <w:r w:rsidDel="00DB4180">
          <w:delInstrText xml:space="preserve"> HYPERLINK \l "_Toc428792685" </w:delInstrText>
        </w:r>
        <w:r w:rsidDel="00DB4180">
          <w:fldChar w:fldCharType="separate"/>
        </w:r>
        <w:r w:rsidR="008764A2" w:rsidRPr="00533503" w:rsidDel="00DB4180">
          <w:rPr>
            <w:rStyle w:val="affb"/>
            <w:noProof/>
          </w:rPr>
          <w:delText>23.2.50</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50</w:delText>
        </w:r>
        <w:r w:rsidR="008764A2" w:rsidRPr="00533503" w:rsidDel="00DB4180">
          <w:rPr>
            <w:rStyle w:val="affb"/>
            <w:rFonts w:hint="eastAsia"/>
            <w:noProof/>
          </w:rPr>
          <w:delText>：变更申请单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_Toc428792685 \h </w:delInstrText>
        </w:r>
        <w:r w:rsidR="008764A2" w:rsidDel="00DB4180">
          <w:rPr>
            <w:rStyle w:val="affb"/>
            <w:noProof/>
          </w:rPr>
        </w:r>
        <w:r w:rsidR="008764A2" w:rsidDel="00DB4180">
          <w:rPr>
            <w:rStyle w:val="affb"/>
            <w:noProof/>
          </w:rPr>
          <w:fldChar w:fldCharType="separate"/>
        </w:r>
        <w:r w:rsidR="008764A2" w:rsidDel="00DB4180">
          <w:rPr>
            <w:noProof/>
          </w:rPr>
          <w:delText>212</w:delText>
        </w:r>
        <w:r w:rsidR="008764A2" w:rsidDel="00DB4180">
          <w:rPr>
            <w:rStyle w:val="affb"/>
            <w:noProof/>
          </w:rPr>
          <w:fldChar w:fldCharType="end"/>
        </w:r>
        <w:r w:rsidDel="00DB4180">
          <w:rPr>
            <w:rStyle w:val="affb"/>
            <w:noProof/>
          </w:rPr>
          <w:fldChar w:fldCharType="end"/>
        </w:r>
      </w:del>
    </w:p>
    <w:p w14:paraId="34DE47A6" w14:textId="71CE580C" w:rsidR="008764A2" w:rsidDel="00DB4180" w:rsidRDefault="00242751">
      <w:pPr>
        <w:pStyle w:val="31"/>
        <w:tabs>
          <w:tab w:val="right" w:leader="dot" w:pos="8296"/>
        </w:tabs>
        <w:rPr>
          <w:del w:id="450" w:author="yunwei01" w:date="2017-08-03T17:35:00Z"/>
          <w:rFonts w:asciiTheme="minorHAnsi" w:eastAsiaTheme="minorEastAsia" w:hAnsiTheme="minorHAnsi" w:cstheme="minorBidi"/>
          <w:noProof/>
          <w:szCs w:val="22"/>
        </w:rPr>
      </w:pPr>
      <w:del w:id="451" w:author="yunwei01" w:date="2017-08-03T17:35:00Z">
        <w:r w:rsidDel="00DB4180">
          <w:fldChar w:fldCharType="begin"/>
        </w:r>
        <w:r w:rsidDel="00DB4180">
          <w:delInstrText xml:space="preserve"> HYPERLINK \l "_Toc428792686" </w:delInstrText>
        </w:r>
        <w:r w:rsidDel="00DB4180">
          <w:fldChar w:fldCharType="separate"/>
        </w:r>
        <w:r w:rsidR="008764A2" w:rsidRPr="00533503" w:rsidDel="00DB4180">
          <w:rPr>
            <w:rStyle w:val="affb"/>
            <w:noProof/>
          </w:rPr>
          <w:delText>23.2.51</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51</w:delText>
        </w:r>
        <w:r w:rsidR="008764A2" w:rsidRPr="00533503" w:rsidDel="00DB4180">
          <w:rPr>
            <w:rStyle w:val="affb"/>
            <w:rFonts w:hint="eastAsia"/>
            <w:noProof/>
          </w:rPr>
          <w:delText>：备份记录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_Toc428792686 \h </w:delInstrText>
        </w:r>
        <w:r w:rsidR="008764A2" w:rsidDel="00DB4180">
          <w:rPr>
            <w:rStyle w:val="affb"/>
            <w:noProof/>
          </w:rPr>
        </w:r>
        <w:r w:rsidR="008764A2" w:rsidDel="00DB4180">
          <w:rPr>
            <w:rStyle w:val="affb"/>
            <w:noProof/>
          </w:rPr>
          <w:fldChar w:fldCharType="separate"/>
        </w:r>
        <w:r w:rsidR="008764A2" w:rsidDel="00DB4180">
          <w:rPr>
            <w:noProof/>
          </w:rPr>
          <w:delText>215</w:delText>
        </w:r>
        <w:r w:rsidR="008764A2" w:rsidDel="00DB4180">
          <w:rPr>
            <w:rStyle w:val="affb"/>
            <w:noProof/>
          </w:rPr>
          <w:fldChar w:fldCharType="end"/>
        </w:r>
        <w:r w:rsidDel="00DB4180">
          <w:rPr>
            <w:rStyle w:val="affb"/>
            <w:noProof/>
          </w:rPr>
          <w:fldChar w:fldCharType="end"/>
        </w:r>
      </w:del>
    </w:p>
    <w:p w14:paraId="4E6F8B23" w14:textId="7B42CAB2" w:rsidR="008764A2" w:rsidDel="00DB4180" w:rsidRDefault="00242751">
      <w:pPr>
        <w:pStyle w:val="31"/>
        <w:tabs>
          <w:tab w:val="right" w:leader="dot" w:pos="8296"/>
        </w:tabs>
        <w:rPr>
          <w:del w:id="452" w:author="yunwei01" w:date="2017-08-03T17:35:00Z"/>
          <w:rFonts w:asciiTheme="minorHAnsi" w:eastAsiaTheme="minorEastAsia" w:hAnsiTheme="minorHAnsi" w:cstheme="minorBidi"/>
          <w:noProof/>
          <w:szCs w:val="22"/>
        </w:rPr>
      </w:pPr>
      <w:del w:id="453" w:author="yunwei01" w:date="2017-08-03T17:35:00Z">
        <w:r w:rsidDel="00DB4180">
          <w:fldChar w:fldCharType="begin"/>
        </w:r>
        <w:r w:rsidDel="00DB4180">
          <w:delInstrText xml:space="preserve"> HYPERLINK \l "_Toc428792687" </w:delInstrText>
        </w:r>
        <w:r w:rsidDel="00DB4180">
          <w:fldChar w:fldCharType="separate"/>
        </w:r>
        <w:r w:rsidR="008764A2" w:rsidRPr="00533503" w:rsidDel="00DB4180">
          <w:rPr>
            <w:rStyle w:val="affb"/>
            <w:noProof/>
          </w:rPr>
          <w:delText>23.2.52</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52</w:delText>
        </w:r>
        <w:r w:rsidR="008764A2" w:rsidRPr="00533503" w:rsidDel="00DB4180">
          <w:rPr>
            <w:rStyle w:val="affb"/>
            <w:rFonts w:hint="eastAsia"/>
            <w:noProof/>
          </w:rPr>
          <w:delText>：恢复记录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_Toc428792687 \h </w:delInstrText>
        </w:r>
        <w:r w:rsidR="008764A2" w:rsidDel="00DB4180">
          <w:rPr>
            <w:rStyle w:val="affb"/>
            <w:noProof/>
          </w:rPr>
        </w:r>
        <w:r w:rsidR="008764A2" w:rsidDel="00DB4180">
          <w:rPr>
            <w:rStyle w:val="affb"/>
            <w:noProof/>
          </w:rPr>
          <w:fldChar w:fldCharType="separate"/>
        </w:r>
        <w:r w:rsidR="008764A2" w:rsidDel="00DB4180">
          <w:rPr>
            <w:noProof/>
          </w:rPr>
          <w:delText>215</w:delText>
        </w:r>
        <w:r w:rsidR="008764A2" w:rsidDel="00DB4180">
          <w:rPr>
            <w:rStyle w:val="affb"/>
            <w:noProof/>
          </w:rPr>
          <w:fldChar w:fldCharType="end"/>
        </w:r>
        <w:r w:rsidDel="00DB4180">
          <w:rPr>
            <w:rStyle w:val="affb"/>
            <w:noProof/>
          </w:rPr>
          <w:fldChar w:fldCharType="end"/>
        </w:r>
      </w:del>
    </w:p>
    <w:p w14:paraId="2839A3C5" w14:textId="2682F895" w:rsidR="008764A2" w:rsidDel="00DB4180" w:rsidRDefault="00242751">
      <w:pPr>
        <w:pStyle w:val="31"/>
        <w:tabs>
          <w:tab w:val="right" w:leader="dot" w:pos="8296"/>
        </w:tabs>
        <w:rPr>
          <w:del w:id="454" w:author="yunwei01" w:date="2017-08-03T17:35:00Z"/>
          <w:rFonts w:asciiTheme="minorHAnsi" w:eastAsiaTheme="minorEastAsia" w:hAnsiTheme="minorHAnsi" w:cstheme="minorBidi"/>
          <w:noProof/>
          <w:szCs w:val="22"/>
        </w:rPr>
      </w:pPr>
      <w:del w:id="455" w:author="yunwei01" w:date="2017-08-03T17:35:00Z">
        <w:r w:rsidDel="00DB4180">
          <w:fldChar w:fldCharType="begin"/>
        </w:r>
        <w:r w:rsidDel="00DB4180">
          <w:delInstrText xml:space="preserve"> HYPERLINK \l "_Toc428792688" </w:delInstrText>
        </w:r>
        <w:r w:rsidDel="00DB4180">
          <w:fldChar w:fldCharType="separate"/>
        </w:r>
        <w:r w:rsidR="008764A2" w:rsidRPr="00533503" w:rsidDel="00DB4180">
          <w:rPr>
            <w:rStyle w:val="affb"/>
            <w:noProof/>
          </w:rPr>
          <w:delText>23.2.53</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53</w:delText>
        </w:r>
        <w:r w:rsidR="008764A2" w:rsidRPr="00533503" w:rsidDel="00DB4180">
          <w:rPr>
            <w:rStyle w:val="affb"/>
            <w:rFonts w:hint="eastAsia"/>
            <w:noProof/>
          </w:rPr>
          <w:delText>：备份与恢复演练记录单</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_Toc428792688 \h </w:delInstrText>
        </w:r>
        <w:r w:rsidR="008764A2" w:rsidDel="00DB4180">
          <w:rPr>
            <w:rStyle w:val="affb"/>
            <w:noProof/>
          </w:rPr>
        </w:r>
        <w:r w:rsidR="008764A2" w:rsidDel="00DB4180">
          <w:rPr>
            <w:rStyle w:val="affb"/>
            <w:noProof/>
          </w:rPr>
          <w:fldChar w:fldCharType="separate"/>
        </w:r>
        <w:r w:rsidR="008764A2" w:rsidDel="00DB4180">
          <w:rPr>
            <w:noProof/>
          </w:rPr>
          <w:delText>216</w:delText>
        </w:r>
        <w:r w:rsidR="008764A2" w:rsidDel="00DB4180">
          <w:rPr>
            <w:rStyle w:val="affb"/>
            <w:noProof/>
          </w:rPr>
          <w:fldChar w:fldCharType="end"/>
        </w:r>
        <w:r w:rsidDel="00DB4180">
          <w:rPr>
            <w:rStyle w:val="affb"/>
            <w:noProof/>
          </w:rPr>
          <w:fldChar w:fldCharType="end"/>
        </w:r>
      </w:del>
    </w:p>
    <w:p w14:paraId="464C7F2D" w14:textId="02CF44B3" w:rsidR="008764A2" w:rsidDel="00DB4180" w:rsidRDefault="00242751">
      <w:pPr>
        <w:pStyle w:val="31"/>
        <w:tabs>
          <w:tab w:val="right" w:leader="dot" w:pos="8296"/>
        </w:tabs>
        <w:rPr>
          <w:del w:id="456" w:author="yunwei01" w:date="2017-08-03T17:35:00Z"/>
          <w:rFonts w:asciiTheme="minorHAnsi" w:eastAsiaTheme="minorEastAsia" w:hAnsiTheme="minorHAnsi" w:cstheme="minorBidi"/>
          <w:noProof/>
          <w:szCs w:val="22"/>
        </w:rPr>
      </w:pPr>
      <w:del w:id="457" w:author="yunwei01" w:date="2017-08-03T17:35:00Z">
        <w:r w:rsidDel="00DB4180">
          <w:fldChar w:fldCharType="begin"/>
        </w:r>
        <w:r w:rsidDel="00DB4180">
          <w:delInstrText xml:space="preserve"> HYPERLINK \l "_Toc428792689" </w:delInstrText>
        </w:r>
        <w:r w:rsidDel="00DB4180">
          <w:fldChar w:fldCharType="separate"/>
        </w:r>
        <w:r w:rsidR="008764A2" w:rsidRPr="00533503" w:rsidDel="00DB4180">
          <w:rPr>
            <w:rStyle w:val="affb"/>
            <w:noProof/>
          </w:rPr>
          <w:delText>23.2.54</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54</w:delText>
        </w:r>
        <w:r w:rsidR="008764A2" w:rsidRPr="00533503" w:rsidDel="00DB4180">
          <w:rPr>
            <w:rStyle w:val="affb"/>
            <w:rFonts w:hint="eastAsia"/>
            <w:noProof/>
          </w:rPr>
          <w:delText>：安全事件记录报告</w:delText>
        </w:r>
        <w:r w:rsidR="008764A2" w:rsidDel="00DB4180">
          <w:rPr>
            <w:noProof/>
          </w:rPr>
          <w:tab/>
        </w:r>
        <w:r w:rsidR="008764A2" w:rsidDel="00DB4180">
          <w:rPr>
            <w:rStyle w:val="affb"/>
            <w:noProof/>
          </w:rPr>
          <w:fldChar w:fldCharType="begin"/>
        </w:r>
        <w:r w:rsidR="008764A2" w:rsidDel="00DB4180">
          <w:rPr>
            <w:noProof/>
          </w:rPr>
          <w:delInstrText xml:space="preserve"> PAGEREF _Toc428792689 \h </w:delInstrText>
        </w:r>
        <w:r w:rsidR="008764A2" w:rsidDel="00DB4180">
          <w:rPr>
            <w:rStyle w:val="affb"/>
            <w:noProof/>
          </w:rPr>
        </w:r>
        <w:r w:rsidR="008764A2" w:rsidDel="00DB4180">
          <w:rPr>
            <w:rStyle w:val="affb"/>
            <w:noProof/>
          </w:rPr>
          <w:fldChar w:fldCharType="separate"/>
        </w:r>
        <w:r w:rsidR="008764A2" w:rsidDel="00DB4180">
          <w:rPr>
            <w:noProof/>
          </w:rPr>
          <w:delText>216</w:delText>
        </w:r>
        <w:r w:rsidR="008764A2" w:rsidDel="00DB4180">
          <w:rPr>
            <w:rStyle w:val="affb"/>
            <w:noProof/>
          </w:rPr>
          <w:fldChar w:fldCharType="end"/>
        </w:r>
        <w:r w:rsidDel="00DB4180">
          <w:rPr>
            <w:rStyle w:val="affb"/>
            <w:noProof/>
          </w:rPr>
          <w:fldChar w:fldCharType="end"/>
        </w:r>
      </w:del>
    </w:p>
    <w:p w14:paraId="7FB7CD8A" w14:textId="186D32B1" w:rsidR="008764A2" w:rsidDel="00DB4180" w:rsidRDefault="00242751">
      <w:pPr>
        <w:pStyle w:val="31"/>
        <w:tabs>
          <w:tab w:val="right" w:leader="dot" w:pos="8296"/>
        </w:tabs>
        <w:rPr>
          <w:del w:id="458" w:author="yunwei01" w:date="2017-08-03T17:35:00Z"/>
          <w:rFonts w:asciiTheme="minorHAnsi" w:eastAsiaTheme="minorEastAsia" w:hAnsiTheme="minorHAnsi" w:cstheme="minorBidi"/>
          <w:noProof/>
          <w:szCs w:val="22"/>
        </w:rPr>
      </w:pPr>
      <w:del w:id="459" w:author="yunwei01" w:date="2017-08-03T17:35:00Z">
        <w:r w:rsidDel="00DB4180">
          <w:fldChar w:fldCharType="begin"/>
        </w:r>
        <w:r w:rsidDel="00DB4180">
          <w:delInstrText xml:space="preserve"> HYPERLINK \l "_Toc428792690" </w:delInstrText>
        </w:r>
        <w:r w:rsidDel="00DB4180">
          <w:fldChar w:fldCharType="separate"/>
        </w:r>
        <w:r w:rsidR="008764A2" w:rsidRPr="00533503" w:rsidDel="00DB4180">
          <w:rPr>
            <w:rStyle w:val="affb"/>
            <w:noProof/>
          </w:rPr>
          <w:delText>23.2.55</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55</w:delText>
        </w:r>
        <w:r w:rsidR="008764A2" w:rsidRPr="00533503" w:rsidDel="00DB4180">
          <w:rPr>
            <w:rStyle w:val="affb"/>
            <w:rFonts w:hint="eastAsia"/>
            <w:noProof/>
          </w:rPr>
          <w:delText>：信息安全事件调查报告</w:delText>
        </w:r>
        <w:r w:rsidR="008764A2" w:rsidDel="00DB4180">
          <w:rPr>
            <w:noProof/>
          </w:rPr>
          <w:tab/>
        </w:r>
        <w:r w:rsidR="008764A2" w:rsidDel="00DB4180">
          <w:rPr>
            <w:rStyle w:val="affb"/>
            <w:noProof/>
          </w:rPr>
          <w:fldChar w:fldCharType="begin"/>
        </w:r>
        <w:r w:rsidR="008764A2" w:rsidDel="00DB4180">
          <w:rPr>
            <w:noProof/>
          </w:rPr>
          <w:delInstrText xml:space="preserve"> PAGEREF _Toc428792690 \h </w:delInstrText>
        </w:r>
        <w:r w:rsidR="008764A2" w:rsidDel="00DB4180">
          <w:rPr>
            <w:rStyle w:val="affb"/>
            <w:noProof/>
          </w:rPr>
        </w:r>
        <w:r w:rsidR="008764A2" w:rsidDel="00DB4180">
          <w:rPr>
            <w:rStyle w:val="affb"/>
            <w:noProof/>
          </w:rPr>
          <w:fldChar w:fldCharType="separate"/>
        </w:r>
        <w:r w:rsidR="008764A2" w:rsidDel="00DB4180">
          <w:rPr>
            <w:noProof/>
          </w:rPr>
          <w:delText>217</w:delText>
        </w:r>
        <w:r w:rsidR="008764A2" w:rsidDel="00DB4180">
          <w:rPr>
            <w:rStyle w:val="affb"/>
            <w:noProof/>
          </w:rPr>
          <w:fldChar w:fldCharType="end"/>
        </w:r>
        <w:r w:rsidDel="00DB4180">
          <w:rPr>
            <w:rStyle w:val="affb"/>
            <w:noProof/>
          </w:rPr>
          <w:fldChar w:fldCharType="end"/>
        </w:r>
      </w:del>
    </w:p>
    <w:p w14:paraId="4955326D" w14:textId="357960E4" w:rsidR="008764A2" w:rsidDel="00DB4180" w:rsidRDefault="00242751">
      <w:pPr>
        <w:pStyle w:val="31"/>
        <w:tabs>
          <w:tab w:val="right" w:leader="dot" w:pos="8296"/>
        </w:tabs>
        <w:rPr>
          <w:del w:id="460" w:author="yunwei01" w:date="2017-08-03T17:35:00Z"/>
          <w:rFonts w:asciiTheme="minorHAnsi" w:eastAsiaTheme="minorEastAsia" w:hAnsiTheme="minorHAnsi" w:cstheme="minorBidi"/>
          <w:noProof/>
          <w:szCs w:val="22"/>
        </w:rPr>
      </w:pPr>
      <w:del w:id="461" w:author="yunwei01" w:date="2017-08-03T17:35:00Z">
        <w:r w:rsidDel="00DB4180">
          <w:fldChar w:fldCharType="begin"/>
        </w:r>
        <w:r w:rsidDel="00DB4180">
          <w:delInstrText xml:space="preserve"> HYPERLINK \l "_Toc428792691" </w:delInstrText>
        </w:r>
        <w:r w:rsidDel="00DB4180">
          <w:fldChar w:fldCharType="separate"/>
        </w:r>
        <w:r w:rsidR="008764A2" w:rsidRPr="00533503" w:rsidDel="00DB4180">
          <w:rPr>
            <w:rStyle w:val="affb"/>
            <w:noProof/>
          </w:rPr>
          <w:delText>23.2.56</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56</w:delText>
        </w:r>
        <w:r w:rsidR="008764A2" w:rsidRPr="00533503" w:rsidDel="00DB4180">
          <w:rPr>
            <w:rStyle w:val="affb"/>
            <w:rFonts w:hint="eastAsia"/>
            <w:noProof/>
          </w:rPr>
          <w:delText>：硬件维护</w:delText>
        </w:r>
        <w:r w:rsidR="008764A2" w:rsidDel="00DB4180">
          <w:rPr>
            <w:noProof/>
          </w:rPr>
          <w:tab/>
        </w:r>
        <w:r w:rsidR="008764A2" w:rsidDel="00DB4180">
          <w:rPr>
            <w:rStyle w:val="affb"/>
            <w:noProof/>
          </w:rPr>
          <w:fldChar w:fldCharType="begin"/>
        </w:r>
        <w:r w:rsidR="008764A2" w:rsidDel="00DB4180">
          <w:rPr>
            <w:noProof/>
          </w:rPr>
          <w:delInstrText xml:space="preserve"> PAGEREF _Toc428792691 \h </w:delInstrText>
        </w:r>
        <w:r w:rsidR="008764A2" w:rsidDel="00DB4180">
          <w:rPr>
            <w:rStyle w:val="affb"/>
            <w:noProof/>
          </w:rPr>
        </w:r>
        <w:r w:rsidR="008764A2" w:rsidDel="00DB4180">
          <w:rPr>
            <w:rStyle w:val="affb"/>
            <w:noProof/>
          </w:rPr>
          <w:fldChar w:fldCharType="separate"/>
        </w:r>
        <w:r w:rsidR="008764A2" w:rsidDel="00DB4180">
          <w:rPr>
            <w:noProof/>
          </w:rPr>
          <w:delText>218</w:delText>
        </w:r>
        <w:r w:rsidR="008764A2" w:rsidDel="00DB4180">
          <w:rPr>
            <w:rStyle w:val="affb"/>
            <w:noProof/>
          </w:rPr>
          <w:fldChar w:fldCharType="end"/>
        </w:r>
        <w:r w:rsidDel="00DB4180">
          <w:rPr>
            <w:rStyle w:val="affb"/>
            <w:noProof/>
          </w:rPr>
          <w:fldChar w:fldCharType="end"/>
        </w:r>
      </w:del>
    </w:p>
    <w:p w14:paraId="647C4CD9" w14:textId="0B6237A0" w:rsidR="008764A2" w:rsidDel="00DB4180" w:rsidRDefault="00242751">
      <w:pPr>
        <w:pStyle w:val="31"/>
        <w:tabs>
          <w:tab w:val="right" w:leader="dot" w:pos="8296"/>
        </w:tabs>
        <w:rPr>
          <w:del w:id="462" w:author="yunwei01" w:date="2017-08-03T17:35:00Z"/>
          <w:rFonts w:asciiTheme="minorHAnsi" w:eastAsiaTheme="minorEastAsia" w:hAnsiTheme="minorHAnsi" w:cstheme="minorBidi"/>
          <w:noProof/>
          <w:szCs w:val="22"/>
        </w:rPr>
      </w:pPr>
      <w:del w:id="463" w:author="yunwei01" w:date="2017-08-03T17:35:00Z">
        <w:r w:rsidDel="00DB4180">
          <w:fldChar w:fldCharType="begin"/>
        </w:r>
        <w:r w:rsidDel="00DB4180">
          <w:delInstrText xml:space="preserve"> HYPERLINK \l "_Toc428792692" </w:delInstrText>
        </w:r>
        <w:r w:rsidDel="00DB4180">
          <w:fldChar w:fldCharType="separate"/>
        </w:r>
        <w:r w:rsidR="008764A2" w:rsidRPr="00533503" w:rsidDel="00DB4180">
          <w:rPr>
            <w:rStyle w:val="affb"/>
            <w:noProof/>
          </w:rPr>
          <w:delText>23.2.57</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57</w:delText>
        </w:r>
        <w:r w:rsidR="008764A2" w:rsidRPr="00533503" w:rsidDel="00DB4180">
          <w:rPr>
            <w:rStyle w:val="affb"/>
            <w:rFonts w:hint="eastAsia"/>
            <w:noProof/>
          </w:rPr>
          <w:delText>：工作日志</w:delText>
        </w:r>
        <w:r w:rsidR="008764A2" w:rsidDel="00DB4180">
          <w:rPr>
            <w:noProof/>
          </w:rPr>
          <w:tab/>
        </w:r>
        <w:r w:rsidR="008764A2" w:rsidDel="00DB4180">
          <w:rPr>
            <w:rStyle w:val="affb"/>
            <w:noProof/>
          </w:rPr>
          <w:fldChar w:fldCharType="begin"/>
        </w:r>
        <w:r w:rsidR="008764A2" w:rsidDel="00DB4180">
          <w:rPr>
            <w:noProof/>
          </w:rPr>
          <w:delInstrText xml:space="preserve"> PAGEREF _Toc428792692 \h </w:delInstrText>
        </w:r>
        <w:r w:rsidR="008764A2" w:rsidDel="00DB4180">
          <w:rPr>
            <w:rStyle w:val="affb"/>
            <w:noProof/>
          </w:rPr>
        </w:r>
        <w:r w:rsidR="008764A2" w:rsidDel="00DB4180">
          <w:rPr>
            <w:rStyle w:val="affb"/>
            <w:noProof/>
          </w:rPr>
          <w:fldChar w:fldCharType="separate"/>
        </w:r>
        <w:r w:rsidR="008764A2" w:rsidDel="00DB4180">
          <w:rPr>
            <w:noProof/>
          </w:rPr>
          <w:delText>219</w:delText>
        </w:r>
        <w:r w:rsidR="008764A2" w:rsidDel="00DB4180">
          <w:rPr>
            <w:rStyle w:val="affb"/>
            <w:noProof/>
          </w:rPr>
          <w:fldChar w:fldCharType="end"/>
        </w:r>
        <w:r w:rsidDel="00DB4180">
          <w:rPr>
            <w:rStyle w:val="affb"/>
            <w:noProof/>
          </w:rPr>
          <w:fldChar w:fldCharType="end"/>
        </w:r>
      </w:del>
    </w:p>
    <w:p w14:paraId="5A927FE7" w14:textId="28DD17EA" w:rsidR="00DB4180" w:rsidDel="00DB4180" w:rsidRDefault="00242751">
      <w:pPr>
        <w:pStyle w:val="31"/>
        <w:tabs>
          <w:tab w:val="right" w:leader="dot" w:pos="8296"/>
        </w:tabs>
        <w:rPr>
          <w:del w:id="464" w:author="yunwei01" w:date="2017-08-03T17:35:00Z"/>
          <w:rFonts w:asciiTheme="minorHAnsi" w:eastAsiaTheme="minorEastAsia" w:hAnsiTheme="minorHAnsi" w:cstheme="minorBidi"/>
          <w:noProof/>
          <w:szCs w:val="22"/>
        </w:rPr>
      </w:pPr>
      <w:del w:id="465" w:author="yunwei01" w:date="2017-08-03T17:35:00Z">
        <w:r w:rsidDel="00DB4180">
          <w:fldChar w:fldCharType="begin"/>
        </w:r>
        <w:r w:rsidDel="00DB4180">
          <w:delInstrText xml:space="preserve"> HYPERLINK \l "_Toc428792693" </w:delInstrText>
        </w:r>
        <w:r w:rsidDel="00DB4180">
          <w:fldChar w:fldCharType="separate"/>
        </w:r>
        <w:r w:rsidR="008764A2" w:rsidRPr="00533503" w:rsidDel="00DB4180">
          <w:rPr>
            <w:rStyle w:val="affb"/>
            <w:noProof/>
          </w:rPr>
          <w:delText>23.2.58</w:delText>
        </w:r>
        <w:r w:rsidR="008764A2" w:rsidRPr="00533503" w:rsidDel="00DB4180">
          <w:rPr>
            <w:rStyle w:val="affb"/>
            <w:rFonts w:hint="eastAsia"/>
            <w:noProof/>
          </w:rPr>
          <w:delText xml:space="preserve"> </w:delText>
        </w:r>
        <w:r w:rsidR="008764A2" w:rsidRPr="00533503" w:rsidDel="00DB4180">
          <w:rPr>
            <w:rStyle w:val="affb"/>
            <w:rFonts w:hint="eastAsia"/>
            <w:noProof/>
          </w:rPr>
          <w:delText>附录</w:delText>
        </w:r>
        <w:r w:rsidR="008764A2" w:rsidRPr="00533503" w:rsidDel="00DB4180">
          <w:rPr>
            <w:rStyle w:val="affb"/>
            <w:noProof/>
          </w:rPr>
          <w:delText>58</w:delText>
        </w:r>
        <w:r w:rsidR="008764A2" w:rsidRPr="00533503" w:rsidDel="00DB4180">
          <w:rPr>
            <w:rStyle w:val="affb"/>
            <w:rFonts w:hint="eastAsia"/>
            <w:noProof/>
          </w:rPr>
          <w:delText>：信息系统</w:delText>
        </w:r>
        <w:r w:rsidR="008764A2" w:rsidRPr="00533503" w:rsidDel="00DB4180">
          <w:rPr>
            <w:rStyle w:val="affb"/>
            <w:rFonts w:ascii="宋体" w:hAnsi="宋体" w:cs="宋体" w:hint="eastAsia"/>
            <w:noProof/>
            <w:kern w:val="0"/>
          </w:rPr>
          <w:delText>巡检</w:delText>
        </w:r>
        <w:r w:rsidR="008764A2" w:rsidDel="00DB4180">
          <w:rPr>
            <w:noProof/>
          </w:rPr>
          <w:tab/>
        </w:r>
        <w:r w:rsidR="008764A2" w:rsidDel="00DB4180">
          <w:rPr>
            <w:rStyle w:val="affb"/>
            <w:noProof/>
          </w:rPr>
          <w:fldChar w:fldCharType="begin"/>
        </w:r>
        <w:r w:rsidR="008764A2" w:rsidDel="00DB4180">
          <w:rPr>
            <w:noProof/>
          </w:rPr>
          <w:delInstrText xml:space="preserve"> PAGEREF _Toc428792693 \h </w:delInstrText>
        </w:r>
        <w:r w:rsidR="008764A2" w:rsidDel="00DB4180">
          <w:rPr>
            <w:rStyle w:val="affb"/>
            <w:noProof/>
          </w:rPr>
        </w:r>
        <w:r w:rsidR="008764A2" w:rsidDel="00DB4180">
          <w:rPr>
            <w:rStyle w:val="affb"/>
            <w:noProof/>
          </w:rPr>
          <w:fldChar w:fldCharType="separate"/>
        </w:r>
        <w:r w:rsidR="008764A2" w:rsidDel="00DB4180">
          <w:rPr>
            <w:noProof/>
          </w:rPr>
          <w:delText>220</w:delText>
        </w:r>
        <w:r w:rsidR="008764A2" w:rsidDel="00DB4180">
          <w:rPr>
            <w:rStyle w:val="affb"/>
            <w:noProof/>
          </w:rPr>
          <w:fldChar w:fldCharType="end"/>
        </w:r>
        <w:r w:rsidDel="00DB4180">
          <w:rPr>
            <w:rStyle w:val="affb"/>
            <w:noProof/>
          </w:rPr>
          <w:fldChar w:fldCharType="end"/>
        </w:r>
      </w:del>
    </w:p>
    <w:p w14:paraId="4C8654B1" w14:textId="0F177C33" w:rsidR="00DB4180" w:rsidRDefault="0063422A">
      <w:pPr>
        <w:rPr>
          <w:ins w:id="466" w:author="yunwei01" w:date="2017-08-03T17:35:00Z"/>
        </w:rPr>
      </w:pPr>
      <w:del w:id="467" w:author="yunwei01" w:date="2017-08-03T17:35:00Z">
        <w:r w:rsidDel="00DB4180">
          <w:fldChar w:fldCharType="end"/>
        </w:r>
      </w:del>
    </w:p>
    <w:p w14:paraId="0C304ADC" w14:textId="77777777" w:rsidR="00DB4180" w:rsidRPr="00E02ECD" w:rsidRDefault="00DB4180" w:rsidP="00E02ECD">
      <w:pPr>
        <w:rPr>
          <w:ins w:id="468" w:author="yunwei01" w:date="2017-08-03T17:35:00Z"/>
        </w:rPr>
      </w:pPr>
    </w:p>
    <w:p w14:paraId="34028CCD" w14:textId="77777777" w:rsidR="00DB4180" w:rsidRPr="00DB4180" w:rsidRDefault="00DB4180">
      <w:pPr>
        <w:rPr>
          <w:ins w:id="469" w:author="yunwei01" w:date="2017-08-03T17:35:00Z"/>
        </w:rPr>
      </w:pPr>
    </w:p>
    <w:p w14:paraId="1AF7FBA1" w14:textId="77777777" w:rsidR="00DB4180" w:rsidRPr="00DB4180" w:rsidRDefault="00DB4180">
      <w:pPr>
        <w:rPr>
          <w:ins w:id="470" w:author="yunwei01" w:date="2017-08-03T17:35:00Z"/>
        </w:rPr>
      </w:pPr>
    </w:p>
    <w:p w14:paraId="74EA6F45" w14:textId="77777777" w:rsidR="00DB4180" w:rsidRPr="00DB4180" w:rsidRDefault="00DB4180">
      <w:pPr>
        <w:rPr>
          <w:ins w:id="471" w:author="yunwei01" w:date="2017-08-03T17:35:00Z"/>
        </w:rPr>
      </w:pPr>
    </w:p>
    <w:p w14:paraId="19D092C8" w14:textId="77777777" w:rsidR="00DB4180" w:rsidRPr="00DB4180" w:rsidRDefault="00DB4180">
      <w:pPr>
        <w:rPr>
          <w:ins w:id="472" w:author="yunwei01" w:date="2017-08-03T17:35:00Z"/>
        </w:rPr>
      </w:pPr>
    </w:p>
    <w:p w14:paraId="7D1A2E5B" w14:textId="77777777" w:rsidR="00DB4180" w:rsidRPr="00DB4180" w:rsidRDefault="00DB4180">
      <w:pPr>
        <w:rPr>
          <w:ins w:id="473" w:author="yunwei01" w:date="2017-08-03T17:35:00Z"/>
        </w:rPr>
      </w:pPr>
    </w:p>
    <w:p w14:paraId="48EFE046" w14:textId="77777777" w:rsidR="00DB4180" w:rsidRPr="00DB4180" w:rsidRDefault="00DB4180">
      <w:pPr>
        <w:rPr>
          <w:ins w:id="474" w:author="yunwei01" w:date="2017-08-03T17:35:00Z"/>
        </w:rPr>
      </w:pPr>
    </w:p>
    <w:p w14:paraId="67635607" w14:textId="77777777" w:rsidR="00DB4180" w:rsidRPr="00DB4180" w:rsidRDefault="00DB4180">
      <w:pPr>
        <w:rPr>
          <w:ins w:id="475" w:author="yunwei01" w:date="2017-08-03T17:35:00Z"/>
        </w:rPr>
      </w:pPr>
    </w:p>
    <w:p w14:paraId="303DED71" w14:textId="77777777" w:rsidR="00DB4180" w:rsidRPr="00DB4180" w:rsidRDefault="00DB4180">
      <w:pPr>
        <w:rPr>
          <w:ins w:id="476" w:author="yunwei01" w:date="2017-08-03T17:35:00Z"/>
        </w:rPr>
      </w:pPr>
    </w:p>
    <w:p w14:paraId="4BB8FFF7" w14:textId="77777777" w:rsidR="00DB4180" w:rsidRPr="00DB4180" w:rsidRDefault="00DB4180">
      <w:pPr>
        <w:rPr>
          <w:ins w:id="477" w:author="yunwei01" w:date="2017-08-03T17:35:00Z"/>
        </w:rPr>
      </w:pPr>
    </w:p>
    <w:p w14:paraId="2EA21AEB" w14:textId="77777777" w:rsidR="00DB4180" w:rsidRPr="00DB4180" w:rsidRDefault="00DB4180">
      <w:pPr>
        <w:rPr>
          <w:ins w:id="478" w:author="yunwei01" w:date="2017-08-03T17:35:00Z"/>
        </w:rPr>
      </w:pPr>
    </w:p>
    <w:p w14:paraId="4A1173C3" w14:textId="77777777" w:rsidR="00DB4180" w:rsidRPr="00DB4180" w:rsidRDefault="00DB4180">
      <w:pPr>
        <w:rPr>
          <w:ins w:id="479" w:author="yunwei01" w:date="2017-08-03T17:35:00Z"/>
        </w:rPr>
      </w:pPr>
    </w:p>
    <w:p w14:paraId="0D3A4AF5" w14:textId="77777777" w:rsidR="00DB4180" w:rsidRPr="00DB4180" w:rsidRDefault="00DB4180">
      <w:pPr>
        <w:rPr>
          <w:ins w:id="480" w:author="yunwei01" w:date="2017-08-03T17:35:00Z"/>
        </w:rPr>
      </w:pPr>
    </w:p>
    <w:p w14:paraId="742C113B" w14:textId="77777777" w:rsidR="00DB4180" w:rsidRPr="00DB4180" w:rsidRDefault="00DB4180">
      <w:pPr>
        <w:rPr>
          <w:ins w:id="481" w:author="yunwei01" w:date="2017-08-03T17:35:00Z"/>
        </w:rPr>
      </w:pPr>
    </w:p>
    <w:p w14:paraId="1CB4C385" w14:textId="77777777" w:rsidR="00DB4180" w:rsidRPr="00DB4180" w:rsidRDefault="00DB4180">
      <w:pPr>
        <w:rPr>
          <w:ins w:id="482" w:author="yunwei01" w:date="2017-08-03T17:35:00Z"/>
        </w:rPr>
      </w:pPr>
    </w:p>
    <w:p w14:paraId="4859FAB8" w14:textId="77777777" w:rsidR="00DB4180" w:rsidRPr="00DB4180" w:rsidRDefault="00DB4180">
      <w:pPr>
        <w:rPr>
          <w:ins w:id="483" w:author="yunwei01" w:date="2017-08-03T17:35:00Z"/>
        </w:rPr>
      </w:pPr>
    </w:p>
    <w:p w14:paraId="3D575741" w14:textId="77777777" w:rsidR="00DB4180" w:rsidRPr="00DB4180" w:rsidRDefault="00DB4180">
      <w:pPr>
        <w:rPr>
          <w:ins w:id="484" w:author="yunwei01" w:date="2017-08-03T17:35:00Z"/>
        </w:rPr>
      </w:pPr>
    </w:p>
    <w:p w14:paraId="571325C6" w14:textId="77777777" w:rsidR="00DB4180" w:rsidRPr="00DB4180" w:rsidRDefault="00DB4180">
      <w:pPr>
        <w:rPr>
          <w:ins w:id="485" w:author="yunwei01" w:date="2017-08-03T17:35:00Z"/>
        </w:rPr>
      </w:pPr>
    </w:p>
    <w:p w14:paraId="13046AC0" w14:textId="149CFDBD" w:rsidR="00DB4180" w:rsidRDefault="00DB4180" w:rsidP="00DB4180">
      <w:pPr>
        <w:rPr>
          <w:ins w:id="486" w:author="yunwei01" w:date="2017-08-03T17:35:00Z"/>
        </w:rPr>
      </w:pPr>
    </w:p>
    <w:p w14:paraId="65BF0935" w14:textId="3275589E" w:rsidR="00DB4180" w:rsidRDefault="00DB4180" w:rsidP="00DB4180">
      <w:pPr>
        <w:rPr>
          <w:ins w:id="487" w:author="yunwei01" w:date="2017-08-03T17:35:00Z"/>
        </w:rPr>
      </w:pPr>
    </w:p>
    <w:p w14:paraId="04BE3911" w14:textId="77777777" w:rsidR="00DB4180" w:rsidRDefault="00DB4180" w:rsidP="00DB4180">
      <w:pPr>
        <w:rPr>
          <w:ins w:id="488" w:author="yunwei01" w:date="2017-08-03T17:35:00Z"/>
        </w:rPr>
      </w:pPr>
    </w:p>
    <w:p w14:paraId="11F3A119" w14:textId="77777777" w:rsidR="00DB4180" w:rsidRDefault="00DB4180" w:rsidP="00DB4180">
      <w:pPr>
        <w:rPr>
          <w:ins w:id="489" w:author="yunwei01" w:date="2017-08-03T17:35:00Z"/>
        </w:rPr>
      </w:pPr>
    </w:p>
    <w:p w14:paraId="4A77F6C0" w14:textId="77777777" w:rsidR="00DB4180" w:rsidRDefault="00DB4180" w:rsidP="00DB4180">
      <w:pPr>
        <w:rPr>
          <w:ins w:id="490" w:author="yunwei01" w:date="2017-08-03T17:35:00Z"/>
        </w:rPr>
      </w:pPr>
    </w:p>
    <w:p w14:paraId="77420634" w14:textId="77777777" w:rsidR="00DB4180" w:rsidRDefault="00DB4180" w:rsidP="00DB4180">
      <w:pPr>
        <w:rPr>
          <w:ins w:id="491" w:author="yunwei01" w:date="2017-08-03T17:35:00Z"/>
        </w:rPr>
      </w:pPr>
    </w:p>
    <w:p w14:paraId="3AF4ECA8" w14:textId="77777777" w:rsidR="00DB4180" w:rsidRDefault="00DB4180" w:rsidP="00DB4180">
      <w:pPr>
        <w:rPr>
          <w:ins w:id="492" w:author="yunwei01" w:date="2017-08-03T17:35:00Z"/>
        </w:rPr>
      </w:pPr>
    </w:p>
    <w:p w14:paraId="6127B4EF" w14:textId="77777777" w:rsidR="00DB4180" w:rsidRDefault="00DB4180" w:rsidP="00DB4180">
      <w:pPr>
        <w:rPr>
          <w:ins w:id="493" w:author="yunwei01" w:date="2017-08-03T17:35:00Z"/>
        </w:rPr>
      </w:pPr>
    </w:p>
    <w:p w14:paraId="4B550EBD" w14:textId="77777777" w:rsidR="00DB4180" w:rsidRDefault="00DB4180" w:rsidP="00DB4180">
      <w:pPr>
        <w:rPr>
          <w:ins w:id="494" w:author="yunwei01" w:date="2017-08-03T17:35:00Z"/>
        </w:rPr>
      </w:pPr>
    </w:p>
    <w:p w14:paraId="1923414E" w14:textId="77777777" w:rsidR="00DB4180" w:rsidRDefault="00DB4180" w:rsidP="00DB4180">
      <w:pPr>
        <w:rPr>
          <w:ins w:id="495" w:author="yunwei01" w:date="2017-08-03T17:35:00Z"/>
        </w:rPr>
      </w:pPr>
    </w:p>
    <w:p w14:paraId="788CFC3D" w14:textId="77777777" w:rsidR="00DB4180" w:rsidRDefault="00DB4180" w:rsidP="00DB4180">
      <w:pPr>
        <w:rPr>
          <w:ins w:id="496" w:author="yunwei01" w:date="2017-08-03T17:35:00Z"/>
        </w:rPr>
      </w:pPr>
    </w:p>
    <w:p w14:paraId="53B5A51F" w14:textId="77777777" w:rsidR="00DB4180" w:rsidRDefault="00DB4180" w:rsidP="00DB4180">
      <w:pPr>
        <w:rPr>
          <w:ins w:id="497" w:author="yunwei01" w:date="2017-08-03T17:35:00Z"/>
        </w:rPr>
      </w:pPr>
    </w:p>
    <w:p w14:paraId="7A8C84ED" w14:textId="77777777" w:rsidR="00DB4180" w:rsidRDefault="00DB4180" w:rsidP="00DB4180">
      <w:pPr>
        <w:rPr>
          <w:ins w:id="498" w:author="yunwei01" w:date="2017-08-03T18:01:00Z"/>
        </w:rPr>
      </w:pPr>
    </w:p>
    <w:p w14:paraId="06BE44DF" w14:textId="77777777" w:rsidR="00960E5D" w:rsidRDefault="00960E5D" w:rsidP="00DB4180">
      <w:pPr>
        <w:rPr>
          <w:ins w:id="499" w:author="yunwei01" w:date="2017-08-03T18:01:00Z"/>
        </w:rPr>
      </w:pPr>
    </w:p>
    <w:customXmlInsRangeStart w:id="500" w:author="yunwei01" w:date="2017-08-04T10:48:00Z"/>
    <w:sdt>
      <w:sdtPr>
        <w:rPr>
          <w:rFonts w:ascii="Times New Roman" w:eastAsia="宋体" w:hAnsi="Times New Roman" w:cs="Times New Roman"/>
          <w:color w:val="auto"/>
          <w:kern w:val="2"/>
          <w:sz w:val="21"/>
          <w:szCs w:val="24"/>
          <w:lang w:val="zh-CN"/>
        </w:rPr>
        <w:id w:val="623052146"/>
        <w:docPartObj>
          <w:docPartGallery w:val="Table of Contents"/>
          <w:docPartUnique/>
        </w:docPartObj>
      </w:sdtPr>
      <w:sdtEndPr>
        <w:rPr>
          <w:b/>
          <w:bCs/>
        </w:rPr>
      </w:sdtEndPr>
      <w:sdtContent>
        <w:customXmlInsRangeEnd w:id="500"/>
        <w:p w14:paraId="516444E3" w14:textId="7EE42CA6" w:rsidR="00960E5D" w:rsidRPr="00960E5D" w:rsidRDefault="00960E5D">
          <w:pPr>
            <w:pStyle w:val="TOC"/>
            <w:jc w:val="center"/>
            <w:rPr>
              <w:ins w:id="501" w:author="yunwei01" w:date="2017-08-04T10:48:00Z"/>
              <w:b/>
              <w:color w:val="auto"/>
              <w:rPrChange w:id="502" w:author="yunwei01" w:date="2017-08-04T10:50:00Z">
                <w:rPr>
                  <w:ins w:id="503" w:author="yunwei01" w:date="2017-08-04T10:48:00Z"/>
                </w:rPr>
              </w:rPrChange>
            </w:rPr>
            <w:pPrChange w:id="504" w:author="yunwei01" w:date="2017-08-04T10:50:00Z">
              <w:pPr>
                <w:pStyle w:val="TOC"/>
              </w:pPr>
            </w:pPrChange>
          </w:pPr>
          <w:ins w:id="505" w:author="yunwei01" w:date="2017-08-04T10:48:00Z">
            <w:r w:rsidRPr="00960E5D">
              <w:rPr>
                <w:rFonts w:hint="eastAsia"/>
                <w:b/>
                <w:color w:val="auto"/>
                <w:lang w:val="zh-CN"/>
                <w:rPrChange w:id="506" w:author="yunwei01" w:date="2017-08-04T10:50:00Z">
                  <w:rPr>
                    <w:rFonts w:hint="eastAsia"/>
                    <w:lang w:val="zh-CN"/>
                  </w:rPr>
                </w:rPrChange>
              </w:rPr>
              <w:t>目录</w:t>
            </w:r>
          </w:ins>
        </w:p>
        <w:p w14:paraId="15D1DAC9" w14:textId="77777777" w:rsidR="00960E5D" w:rsidRDefault="00960E5D">
          <w:pPr>
            <w:pStyle w:val="10"/>
            <w:tabs>
              <w:tab w:val="right" w:leader="dot" w:pos="8296"/>
            </w:tabs>
            <w:rPr>
              <w:rFonts w:asciiTheme="minorHAnsi" w:eastAsiaTheme="minorEastAsia" w:hAnsiTheme="minorHAnsi" w:cstheme="minorBidi"/>
              <w:noProof/>
              <w:szCs w:val="22"/>
            </w:rPr>
          </w:pPr>
          <w:ins w:id="507" w:author="yunwei01" w:date="2017-08-04T10:48:00Z">
            <w:r>
              <w:fldChar w:fldCharType="begin"/>
            </w:r>
            <w:r>
              <w:instrText xml:space="preserve"> TOC \o "1-3" \h \z \u </w:instrText>
            </w:r>
            <w:r>
              <w:fldChar w:fldCharType="separate"/>
            </w:r>
          </w:ins>
          <w:r w:rsidRPr="00AD76F8">
            <w:rPr>
              <w:rStyle w:val="affb"/>
              <w:noProof/>
            </w:rPr>
            <w:fldChar w:fldCharType="begin"/>
          </w:r>
          <w:r w:rsidRPr="00AD76F8">
            <w:rPr>
              <w:rStyle w:val="affb"/>
              <w:noProof/>
            </w:rPr>
            <w:instrText xml:space="preserve"> </w:instrText>
          </w:r>
          <w:r>
            <w:rPr>
              <w:noProof/>
            </w:rPr>
            <w:instrText>HYPERLINK \l "_Toc489607028"</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第一章</w:t>
          </w:r>
          <w:r w:rsidRPr="00AD76F8">
            <w:rPr>
              <w:rStyle w:val="affb"/>
              <w:rFonts w:hint="eastAsia"/>
              <w:noProof/>
            </w:rPr>
            <w:t xml:space="preserve"> </w:t>
          </w:r>
          <w:r w:rsidRPr="00AD76F8">
            <w:rPr>
              <w:rStyle w:val="affb"/>
              <w:rFonts w:hint="eastAsia"/>
              <w:noProof/>
            </w:rPr>
            <w:t>信息安全管理制度总则</w:t>
          </w:r>
          <w:r>
            <w:rPr>
              <w:noProof/>
              <w:webHidden/>
            </w:rPr>
            <w:tab/>
          </w:r>
          <w:r>
            <w:rPr>
              <w:noProof/>
              <w:webHidden/>
            </w:rPr>
            <w:fldChar w:fldCharType="begin"/>
          </w:r>
          <w:r>
            <w:rPr>
              <w:noProof/>
              <w:webHidden/>
            </w:rPr>
            <w:instrText xml:space="preserve"> PAGEREF _Toc489607028 \h </w:instrText>
          </w:r>
          <w:r>
            <w:rPr>
              <w:noProof/>
              <w:webHidden/>
            </w:rPr>
          </w:r>
          <w:r>
            <w:rPr>
              <w:noProof/>
              <w:webHidden/>
            </w:rPr>
            <w:fldChar w:fldCharType="separate"/>
          </w:r>
          <w:ins w:id="508" w:author="yunwei01" w:date="2017-08-04T10:49:00Z">
            <w:r>
              <w:rPr>
                <w:noProof/>
                <w:webHidden/>
              </w:rPr>
              <w:t>8</w:t>
            </w:r>
          </w:ins>
          <w:del w:id="509" w:author="yunwei01" w:date="2017-08-04T10:49:00Z">
            <w:r w:rsidDel="00960E5D">
              <w:rPr>
                <w:noProof/>
                <w:webHidden/>
              </w:rPr>
              <w:delText>4</w:delText>
            </w:r>
          </w:del>
          <w:r>
            <w:rPr>
              <w:noProof/>
              <w:webHidden/>
            </w:rPr>
            <w:fldChar w:fldCharType="end"/>
          </w:r>
          <w:r w:rsidRPr="00AD76F8">
            <w:rPr>
              <w:rStyle w:val="affb"/>
              <w:noProof/>
            </w:rPr>
            <w:fldChar w:fldCharType="end"/>
          </w:r>
        </w:p>
        <w:p w14:paraId="2EC2FC7B"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"_Toc489607029"</w:instrText>
          </w:r>
          <w:r w:rsidRPr="00AD76F8">
            <w:rPr>
              <w:rStyle w:val="affb"/>
              <w:noProof/>
            </w:rPr>
            <w:instrText xml:space="preserve"> </w:instrText>
          </w:r>
          <w:r w:rsidRPr="00AD76F8">
            <w:rPr>
              <w:rStyle w:val="affb"/>
              <w:noProof/>
            </w:rPr>
            <w:fldChar w:fldCharType="separate"/>
          </w:r>
          <w:r w:rsidRPr="00AD76F8">
            <w:rPr>
              <w:rStyle w:val="affb"/>
              <w:noProof/>
            </w:rPr>
            <w:t>1.1</w:t>
          </w:r>
          <w:r w:rsidRPr="00AD76F8">
            <w:rPr>
              <w:rStyle w:val="affb"/>
              <w:rFonts w:hint="eastAsia"/>
              <w:noProof/>
            </w:rPr>
            <w:t xml:space="preserve"> </w:t>
          </w:r>
          <w:r w:rsidRPr="00AD76F8">
            <w:rPr>
              <w:rStyle w:val="affb"/>
              <w:rFonts w:hint="eastAsia"/>
              <w:noProof/>
            </w:rPr>
            <w:t>概述</w:t>
          </w:r>
          <w:r>
            <w:rPr>
              <w:noProof/>
              <w:webHidden/>
            </w:rPr>
            <w:tab/>
          </w:r>
          <w:r>
            <w:rPr>
              <w:noProof/>
              <w:webHidden/>
            </w:rPr>
            <w:fldChar w:fldCharType="begin"/>
          </w:r>
          <w:r>
            <w:rPr>
              <w:noProof/>
              <w:webHidden/>
            </w:rPr>
            <w:instrText xml:space="preserve"> PAGEREF _Toc489607029 \h </w:instrText>
          </w:r>
          <w:r>
            <w:rPr>
              <w:noProof/>
              <w:webHidden/>
            </w:rPr>
          </w:r>
          <w:r>
            <w:rPr>
              <w:noProof/>
              <w:webHidden/>
            </w:rPr>
            <w:fldChar w:fldCharType="separate"/>
          </w:r>
          <w:ins w:id="510" w:author="yunwei01" w:date="2017-08-04T10:49:00Z">
            <w:r>
              <w:rPr>
                <w:noProof/>
                <w:webHidden/>
              </w:rPr>
              <w:t>8</w:t>
            </w:r>
          </w:ins>
          <w:del w:id="511" w:author="yunwei01" w:date="2017-08-04T10:49:00Z">
            <w:r w:rsidDel="00960E5D">
              <w:rPr>
                <w:noProof/>
                <w:webHidden/>
              </w:rPr>
              <w:delText>4</w:delText>
            </w:r>
          </w:del>
          <w:r>
            <w:rPr>
              <w:noProof/>
              <w:webHidden/>
            </w:rPr>
            <w:fldChar w:fldCharType="end"/>
          </w:r>
          <w:r w:rsidRPr="00AD76F8">
            <w:rPr>
              <w:rStyle w:val="affb"/>
              <w:noProof/>
            </w:rPr>
            <w:fldChar w:fldCharType="end"/>
          </w:r>
        </w:p>
        <w:p w14:paraId="095CBBA6"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"_Toc489607030"</w:instrText>
          </w:r>
          <w:r w:rsidRPr="00AD76F8">
            <w:rPr>
              <w:rStyle w:val="affb"/>
              <w:noProof/>
            </w:rPr>
            <w:instrText xml:space="preserve"> </w:instrText>
          </w:r>
          <w:r w:rsidRPr="00AD76F8">
            <w:rPr>
              <w:rStyle w:val="affb"/>
              <w:noProof/>
            </w:rPr>
            <w:fldChar w:fldCharType="separate"/>
          </w:r>
          <w:r w:rsidRPr="00AD76F8">
            <w:rPr>
              <w:rStyle w:val="affb"/>
              <w:noProof/>
            </w:rPr>
            <w:t>1.2</w:t>
          </w:r>
          <w:r w:rsidRPr="00AD76F8">
            <w:rPr>
              <w:rStyle w:val="affb"/>
              <w:rFonts w:hint="eastAsia"/>
              <w:noProof/>
            </w:rPr>
            <w:t xml:space="preserve"> </w:t>
          </w:r>
          <w:r w:rsidRPr="00AD76F8">
            <w:rPr>
              <w:rStyle w:val="affb"/>
              <w:rFonts w:hint="eastAsia"/>
              <w:noProof/>
            </w:rPr>
            <w:t>总体原则</w:t>
          </w:r>
          <w:r>
            <w:rPr>
              <w:noProof/>
              <w:webHidden/>
            </w:rPr>
            <w:tab/>
          </w:r>
          <w:r>
            <w:rPr>
              <w:noProof/>
              <w:webHidden/>
            </w:rPr>
            <w:fldChar w:fldCharType="begin"/>
          </w:r>
          <w:r>
            <w:rPr>
              <w:noProof/>
              <w:webHidden/>
            </w:rPr>
            <w:instrText xml:space="preserve"> PAGEREF _Toc489607030 \h </w:instrText>
          </w:r>
          <w:r>
            <w:rPr>
              <w:noProof/>
              <w:webHidden/>
            </w:rPr>
          </w:r>
          <w:r>
            <w:rPr>
              <w:noProof/>
              <w:webHidden/>
            </w:rPr>
            <w:fldChar w:fldCharType="separate"/>
          </w:r>
          <w:ins w:id="512" w:author="yunwei01" w:date="2017-08-04T10:49:00Z">
            <w:r>
              <w:rPr>
                <w:noProof/>
                <w:webHidden/>
              </w:rPr>
              <w:t>8</w:t>
            </w:r>
          </w:ins>
          <w:del w:id="513" w:author="yunwei01" w:date="2017-08-04T10:49:00Z">
            <w:r w:rsidDel="00960E5D">
              <w:rPr>
                <w:noProof/>
                <w:webHidden/>
              </w:rPr>
              <w:delText>4</w:delText>
            </w:r>
          </w:del>
          <w:r>
            <w:rPr>
              <w:noProof/>
              <w:webHidden/>
            </w:rPr>
            <w:fldChar w:fldCharType="end"/>
          </w:r>
          <w:r w:rsidRPr="00AD76F8">
            <w:rPr>
              <w:rStyle w:val="affb"/>
              <w:noProof/>
            </w:rPr>
            <w:fldChar w:fldCharType="end"/>
          </w:r>
        </w:p>
        <w:p w14:paraId="4597954A"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"_Toc489607031"</w:instrText>
          </w:r>
          <w:r w:rsidRPr="00AD76F8">
            <w:rPr>
              <w:rStyle w:val="affb"/>
              <w:noProof/>
            </w:rPr>
            <w:instrText xml:space="preserve"> </w:instrText>
          </w:r>
          <w:r w:rsidRPr="00AD76F8">
            <w:rPr>
              <w:rStyle w:val="affb"/>
              <w:noProof/>
            </w:rPr>
            <w:fldChar w:fldCharType="separate"/>
          </w:r>
          <w:r w:rsidRPr="00AD76F8">
            <w:rPr>
              <w:rStyle w:val="affb"/>
              <w:noProof/>
            </w:rPr>
            <w:t>1.3</w:t>
          </w:r>
          <w:r w:rsidRPr="00AD76F8">
            <w:rPr>
              <w:rStyle w:val="affb"/>
              <w:rFonts w:hint="eastAsia"/>
              <w:noProof/>
            </w:rPr>
            <w:t xml:space="preserve"> </w:t>
          </w:r>
          <w:r w:rsidRPr="00AD76F8">
            <w:rPr>
              <w:rStyle w:val="affb"/>
              <w:rFonts w:hint="eastAsia"/>
              <w:noProof/>
            </w:rPr>
            <w:t>总体目标</w:t>
          </w:r>
          <w:r>
            <w:rPr>
              <w:noProof/>
              <w:webHidden/>
            </w:rPr>
            <w:tab/>
          </w:r>
          <w:r>
            <w:rPr>
              <w:noProof/>
              <w:webHidden/>
            </w:rPr>
            <w:fldChar w:fldCharType="begin"/>
          </w:r>
          <w:r>
            <w:rPr>
              <w:noProof/>
              <w:webHidden/>
            </w:rPr>
            <w:instrText xml:space="preserve"> PAGEREF _Toc489607031 \h </w:instrText>
          </w:r>
          <w:r>
            <w:rPr>
              <w:noProof/>
              <w:webHidden/>
            </w:rPr>
          </w:r>
          <w:r>
            <w:rPr>
              <w:noProof/>
              <w:webHidden/>
            </w:rPr>
            <w:fldChar w:fldCharType="separate"/>
          </w:r>
          <w:ins w:id="514" w:author="yunwei01" w:date="2017-08-04T10:49:00Z">
            <w:r>
              <w:rPr>
                <w:noProof/>
                <w:webHidden/>
              </w:rPr>
              <w:t>9</w:t>
            </w:r>
          </w:ins>
          <w:del w:id="515" w:author="yunwei01" w:date="2017-08-04T10:49:00Z">
            <w:r w:rsidDel="00960E5D">
              <w:rPr>
                <w:noProof/>
                <w:webHidden/>
              </w:rPr>
              <w:delText>5</w:delText>
            </w:r>
          </w:del>
          <w:r>
            <w:rPr>
              <w:noProof/>
              <w:webHidden/>
            </w:rPr>
            <w:fldChar w:fldCharType="end"/>
          </w:r>
          <w:r w:rsidRPr="00AD76F8">
            <w:rPr>
              <w:rStyle w:val="affb"/>
              <w:noProof/>
            </w:rPr>
            <w:fldChar w:fldCharType="end"/>
          </w:r>
        </w:p>
        <w:p w14:paraId="63470462"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"_Toc489607032"</w:instrText>
          </w:r>
          <w:r w:rsidRPr="00AD76F8">
            <w:rPr>
              <w:rStyle w:val="affb"/>
              <w:noProof/>
            </w:rPr>
            <w:instrText xml:space="preserve"> </w:instrText>
          </w:r>
          <w:r w:rsidRPr="00AD76F8">
            <w:rPr>
              <w:rStyle w:val="affb"/>
              <w:noProof/>
            </w:rPr>
            <w:fldChar w:fldCharType="separate"/>
          </w:r>
          <w:r w:rsidRPr="00AD76F8">
            <w:rPr>
              <w:rStyle w:val="affb"/>
              <w:noProof/>
            </w:rPr>
            <w:t>1.4</w:t>
          </w:r>
          <w:r w:rsidRPr="00AD76F8">
            <w:rPr>
              <w:rStyle w:val="affb"/>
              <w:rFonts w:hint="eastAsia"/>
              <w:noProof/>
            </w:rPr>
            <w:t xml:space="preserve"> </w:t>
          </w:r>
          <w:r w:rsidRPr="00AD76F8">
            <w:rPr>
              <w:rStyle w:val="affb"/>
              <w:rFonts w:hint="eastAsia"/>
              <w:noProof/>
            </w:rPr>
            <w:t>总体框架</w:t>
          </w:r>
          <w:r>
            <w:rPr>
              <w:noProof/>
              <w:webHidden/>
            </w:rPr>
            <w:tab/>
          </w:r>
          <w:r>
            <w:rPr>
              <w:noProof/>
              <w:webHidden/>
            </w:rPr>
            <w:fldChar w:fldCharType="begin"/>
          </w:r>
          <w:r>
            <w:rPr>
              <w:noProof/>
              <w:webHidden/>
            </w:rPr>
            <w:instrText xml:space="preserve"> PAGEREF _Toc489607032 \h </w:instrText>
          </w:r>
          <w:r>
            <w:rPr>
              <w:noProof/>
              <w:webHidden/>
            </w:rPr>
          </w:r>
          <w:r>
            <w:rPr>
              <w:noProof/>
              <w:webHidden/>
            </w:rPr>
            <w:fldChar w:fldCharType="separate"/>
          </w:r>
          <w:ins w:id="516" w:author="yunwei01" w:date="2017-08-04T10:49:00Z">
            <w:r>
              <w:rPr>
                <w:noProof/>
                <w:webHidden/>
              </w:rPr>
              <w:t>9</w:t>
            </w:r>
          </w:ins>
          <w:del w:id="517" w:author="yunwei01" w:date="2017-08-04T10:49:00Z">
            <w:r w:rsidDel="00960E5D">
              <w:rPr>
                <w:noProof/>
                <w:webHidden/>
              </w:rPr>
              <w:delText>5</w:delText>
            </w:r>
          </w:del>
          <w:r>
            <w:rPr>
              <w:noProof/>
              <w:webHidden/>
            </w:rPr>
            <w:fldChar w:fldCharType="end"/>
          </w:r>
          <w:r w:rsidRPr="00AD76F8">
            <w:rPr>
              <w:rStyle w:val="affb"/>
              <w:noProof/>
            </w:rPr>
            <w:fldChar w:fldCharType="end"/>
          </w:r>
        </w:p>
        <w:p w14:paraId="36800EE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1.4.1</w:t>
          </w:r>
          <w:r w:rsidRPr="00AD76F8">
            <w:rPr>
              <w:rStyle w:val="affb"/>
              <w:rFonts w:hint="eastAsia"/>
              <w:noProof/>
            </w:rPr>
            <w:t xml:space="preserve"> </w:t>
          </w:r>
          <w:r w:rsidRPr="00AD76F8">
            <w:rPr>
              <w:rStyle w:val="affb"/>
              <w:rFonts w:hint="eastAsia"/>
              <w:noProof/>
            </w:rPr>
            <w:t>系统信息运维安全策略</w:t>
          </w:r>
          <w:r>
            <w:rPr>
              <w:noProof/>
              <w:webHidden/>
            </w:rPr>
            <w:tab/>
          </w:r>
          <w:r>
            <w:rPr>
              <w:noProof/>
              <w:webHidden/>
            </w:rPr>
            <w:fldChar w:fldCharType="begin"/>
          </w:r>
          <w:r>
            <w:rPr>
              <w:noProof/>
              <w:webHidden/>
            </w:rPr>
            <w:instrText xml:space="preserve"> PAGEREF _Toc489607033 \h </w:instrText>
          </w:r>
          <w:r>
            <w:rPr>
              <w:noProof/>
              <w:webHidden/>
            </w:rPr>
          </w:r>
          <w:r>
            <w:rPr>
              <w:noProof/>
              <w:webHidden/>
            </w:rPr>
            <w:fldChar w:fldCharType="separate"/>
          </w:r>
          <w:ins w:id="518" w:author="yunwei01" w:date="2017-08-04T10:49:00Z">
            <w:r>
              <w:rPr>
                <w:noProof/>
                <w:webHidden/>
              </w:rPr>
              <w:t>9</w:t>
            </w:r>
          </w:ins>
          <w:del w:id="519" w:author="yunwei01" w:date="2017-08-04T10:49:00Z">
            <w:r w:rsidDel="00960E5D">
              <w:rPr>
                <w:noProof/>
                <w:webHidden/>
              </w:rPr>
              <w:delText>5</w:delText>
            </w:r>
          </w:del>
          <w:r>
            <w:rPr>
              <w:noProof/>
              <w:webHidden/>
            </w:rPr>
            <w:fldChar w:fldCharType="end"/>
          </w:r>
          <w:r w:rsidRPr="00AD76F8">
            <w:rPr>
              <w:rStyle w:val="affb"/>
              <w:noProof/>
            </w:rPr>
            <w:fldChar w:fldCharType="end"/>
          </w:r>
        </w:p>
        <w:p w14:paraId="69C86B9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1.4.2</w:t>
          </w:r>
          <w:r w:rsidRPr="00AD76F8">
            <w:rPr>
              <w:rStyle w:val="affb"/>
              <w:rFonts w:hint="eastAsia"/>
              <w:noProof/>
            </w:rPr>
            <w:t xml:space="preserve"> </w:t>
          </w:r>
          <w:r w:rsidRPr="00AD76F8">
            <w:rPr>
              <w:rStyle w:val="affb"/>
              <w:rFonts w:hint="eastAsia"/>
              <w:noProof/>
            </w:rPr>
            <w:t>信息系统安全管理安全策略</w:t>
          </w:r>
          <w:r>
            <w:rPr>
              <w:noProof/>
              <w:webHidden/>
            </w:rPr>
            <w:tab/>
          </w:r>
          <w:r>
            <w:rPr>
              <w:noProof/>
              <w:webHidden/>
            </w:rPr>
            <w:fldChar w:fldCharType="begin"/>
          </w:r>
          <w:r>
            <w:rPr>
              <w:noProof/>
              <w:webHidden/>
            </w:rPr>
            <w:instrText xml:space="preserve"> PAGEREF _Toc489607034 \h </w:instrText>
          </w:r>
          <w:r>
            <w:rPr>
              <w:noProof/>
              <w:webHidden/>
            </w:rPr>
          </w:r>
          <w:r>
            <w:rPr>
              <w:noProof/>
              <w:webHidden/>
            </w:rPr>
            <w:fldChar w:fldCharType="separate"/>
          </w:r>
          <w:ins w:id="520" w:author="yunwei01" w:date="2017-08-04T10:49:00Z">
            <w:r>
              <w:rPr>
                <w:noProof/>
                <w:webHidden/>
              </w:rPr>
              <w:t>10</w:t>
            </w:r>
          </w:ins>
          <w:del w:id="521" w:author="yunwei01" w:date="2017-08-04T10:49:00Z">
            <w:r w:rsidDel="00960E5D">
              <w:rPr>
                <w:noProof/>
                <w:webHidden/>
              </w:rPr>
              <w:delText>6</w:delText>
            </w:r>
          </w:del>
          <w:r>
            <w:rPr>
              <w:noProof/>
              <w:webHidden/>
            </w:rPr>
            <w:fldChar w:fldCharType="end"/>
          </w:r>
          <w:r w:rsidRPr="00AD76F8">
            <w:rPr>
              <w:rStyle w:val="affb"/>
              <w:noProof/>
            </w:rPr>
            <w:fldChar w:fldCharType="end"/>
          </w:r>
        </w:p>
        <w:p w14:paraId="48D4581F"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"_Toc489607035"</w:instrText>
          </w:r>
          <w:r w:rsidRPr="00AD76F8">
            <w:rPr>
              <w:rStyle w:val="affb"/>
              <w:noProof/>
            </w:rPr>
            <w:instrText xml:space="preserve"> </w:instrText>
          </w:r>
          <w:r w:rsidRPr="00AD76F8">
            <w:rPr>
              <w:rStyle w:val="affb"/>
              <w:noProof/>
            </w:rPr>
            <w:fldChar w:fldCharType="separate"/>
          </w:r>
          <w:r w:rsidRPr="00AD76F8">
            <w:rPr>
              <w:rStyle w:val="affb"/>
              <w:noProof/>
            </w:rPr>
            <w:t>1.5</w:t>
          </w:r>
          <w:r w:rsidRPr="00AD76F8">
            <w:rPr>
              <w:rStyle w:val="affb"/>
              <w:rFonts w:hint="eastAsia"/>
              <w:noProof/>
            </w:rPr>
            <w:t xml:space="preserve"> </w:t>
          </w:r>
          <w:r w:rsidRPr="00AD76F8">
            <w:rPr>
              <w:rStyle w:val="affb"/>
              <w:rFonts w:hint="eastAsia"/>
              <w:noProof/>
            </w:rPr>
            <w:t>适用范围</w:t>
          </w:r>
          <w:r>
            <w:rPr>
              <w:noProof/>
              <w:webHidden/>
            </w:rPr>
            <w:tab/>
          </w:r>
          <w:r>
            <w:rPr>
              <w:noProof/>
              <w:webHidden/>
            </w:rPr>
            <w:fldChar w:fldCharType="begin"/>
          </w:r>
          <w:r>
            <w:rPr>
              <w:noProof/>
              <w:webHidden/>
            </w:rPr>
            <w:instrText xml:space="preserve"> PAGEREF _Toc489607035 \h </w:instrText>
          </w:r>
          <w:r>
            <w:rPr>
              <w:noProof/>
              <w:webHidden/>
            </w:rPr>
          </w:r>
          <w:r>
            <w:rPr>
              <w:noProof/>
              <w:webHidden/>
            </w:rPr>
            <w:fldChar w:fldCharType="separate"/>
          </w:r>
          <w:ins w:id="522" w:author="yunwei01" w:date="2017-08-04T10:49:00Z">
            <w:r>
              <w:rPr>
                <w:noProof/>
                <w:webHidden/>
              </w:rPr>
              <w:t>12</w:t>
            </w:r>
          </w:ins>
          <w:del w:id="523" w:author="yunwei01" w:date="2017-08-04T10:49:00Z">
            <w:r w:rsidDel="00960E5D">
              <w:rPr>
                <w:noProof/>
                <w:webHidden/>
              </w:rPr>
              <w:delText>8</w:delText>
            </w:r>
          </w:del>
          <w:r>
            <w:rPr>
              <w:noProof/>
              <w:webHidden/>
            </w:rPr>
            <w:fldChar w:fldCharType="end"/>
          </w:r>
          <w:r w:rsidRPr="00AD76F8">
            <w:rPr>
              <w:rStyle w:val="affb"/>
              <w:noProof/>
            </w:rPr>
            <w:fldChar w:fldCharType="end"/>
          </w:r>
        </w:p>
        <w:p w14:paraId="1545760E"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"_Toc489607036"</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第二章</w:t>
          </w:r>
          <w:r w:rsidRPr="00AD76F8">
            <w:rPr>
              <w:rStyle w:val="affb"/>
              <w:rFonts w:hint="eastAsia"/>
              <w:noProof/>
            </w:rPr>
            <w:t xml:space="preserve"> </w:t>
          </w:r>
          <w:r w:rsidRPr="00AD76F8">
            <w:rPr>
              <w:rStyle w:val="affb"/>
              <w:rFonts w:hint="eastAsia"/>
              <w:noProof/>
            </w:rPr>
            <w:t>安全管理体系文件</w:t>
          </w:r>
          <w:r>
            <w:rPr>
              <w:noProof/>
              <w:webHidden/>
            </w:rPr>
            <w:tab/>
          </w:r>
          <w:r>
            <w:rPr>
              <w:noProof/>
              <w:webHidden/>
            </w:rPr>
            <w:fldChar w:fldCharType="begin"/>
          </w:r>
          <w:r>
            <w:rPr>
              <w:noProof/>
              <w:webHidden/>
            </w:rPr>
            <w:instrText xml:space="preserve"> PAGEREF _Toc489607036 \h </w:instrText>
          </w:r>
          <w:r>
            <w:rPr>
              <w:noProof/>
              <w:webHidden/>
            </w:rPr>
          </w:r>
          <w:r>
            <w:rPr>
              <w:noProof/>
              <w:webHidden/>
            </w:rPr>
            <w:fldChar w:fldCharType="separate"/>
          </w:r>
          <w:ins w:id="524" w:author="yunwei01" w:date="2017-08-04T10:49:00Z">
            <w:r>
              <w:rPr>
                <w:noProof/>
                <w:webHidden/>
              </w:rPr>
              <w:t>13</w:t>
            </w:r>
          </w:ins>
          <w:del w:id="525" w:author="yunwei01" w:date="2017-08-04T10:49:00Z">
            <w:r w:rsidDel="00960E5D">
              <w:rPr>
                <w:noProof/>
                <w:webHidden/>
              </w:rPr>
              <w:delText>9</w:delText>
            </w:r>
          </w:del>
          <w:r>
            <w:rPr>
              <w:noProof/>
              <w:webHidden/>
            </w:rPr>
            <w:fldChar w:fldCharType="end"/>
          </w:r>
          <w:r w:rsidRPr="00AD76F8">
            <w:rPr>
              <w:rStyle w:val="affb"/>
              <w:noProof/>
            </w:rPr>
            <w:fldChar w:fldCharType="end"/>
          </w:r>
        </w:p>
        <w:p w14:paraId="24CEB3EE"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"_Toc489607037"</w:instrText>
          </w:r>
          <w:r w:rsidRPr="00AD76F8">
            <w:rPr>
              <w:rStyle w:val="affb"/>
              <w:noProof/>
            </w:rPr>
            <w:instrText xml:space="preserve"> </w:instrText>
          </w:r>
          <w:r w:rsidRPr="00AD76F8">
            <w:rPr>
              <w:rStyle w:val="affb"/>
              <w:noProof/>
            </w:rPr>
            <w:fldChar w:fldCharType="separate"/>
          </w:r>
          <w:r w:rsidRPr="00AD76F8">
            <w:rPr>
              <w:rStyle w:val="affb"/>
              <w:noProof/>
            </w:rPr>
            <w:t>2.1</w:t>
          </w:r>
          <w:r w:rsidRPr="00AD76F8">
            <w:rPr>
              <w:rStyle w:val="affb"/>
              <w:rFonts w:hint="eastAsia"/>
              <w:noProof/>
            </w:rPr>
            <w:t xml:space="preserve"> </w:t>
          </w:r>
          <w:r w:rsidRPr="00AD76F8">
            <w:rPr>
              <w:rStyle w:val="affb"/>
              <w:rFonts w:hint="eastAsia"/>
              <w:noProof/>
            </w:rPr>
            <w:t>目的</w:t>
          </w:r>
          <w:r>
            <w:rPr>
              <w:noProof/>
              <w:webHidden/>
            </w:rPr>
            <w:tab/>
          </w:r>
          <w:r>
            <w:rPr>
              <w:noProof/>
              <w:webHidden/>
            </w:rPr>
            <w:fldChar w:fldCharType="begin"/>
          </w:r>
          <w:r>
            <w:rPr>
              <w:noProof/>
              <w:webHidden/>
            </w:rPr>
            <w:instrText xml:space="preserve"> PAGEREF _Toc489607037 \h </w:instrText>
          </w:r>
          <w:r>
            <w:rPr>
              <w:noProof/>
              <w:webHidden/>
            </w:rPr>
          </w:r>
          <w:r>
            <w:rPr>
              <w:noProof/>
              <w:webHidden/>
            </w:rPr>
            <w:fldChar w:fldCharType="separate"/>
          </w:r>
          <w:ins w:id="526" w:author="yunwei01" w:date="2017-08-04T10:49:00Z">
            <w:r>
              <w:rPr>
                <w:noProof/>
                <w:webHidden/>
              </w:rPr>
              <w:t>13</w:t>
            </w:r>
          </w:ins>
          <w:del w:id="527" w:author="yunwei01" w:date="2017-08-04T10:49:00Z">
            <w:r w:rsidDel="00960E5D">
              <w:rPr>
                <w:noProof/>
                <w:webHidden/>
              </w:rPr>
              <w:delText>9</w:delText>
            </w:r>
          </w:del>
          <w:r>
            <w:rPr>
              <w:noProof/>
              <w:webHidden/>
            </w:rPr>
            <w:fldChar w:fldCharType="end"/>
          </w:r>
          <w:r w:rsidRPr="00AD76F8">
            <w:rPr>
              <w:rStyle w:val="affb"/>
              <w:noProof/>
            </w:rPr>
            <w:fldChar w:fldCharType="end"/>
          </w:r>
        </w:p>
        <w:p w14:paraId="28D977D2"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"_Toc489607038"</w:instrText>
          </w:r>
          <w:r w:rsidRPr="00AD76F8">
            <w:rPr>
              <w:rStyle w:val="affb"/>
              <w:noProof/>
            </w:rPr>
            <w:instrText xml:space="preserve"> </w:instrText>
          </w:r>
          <w:r w:rsidRPr="00AD76F8">
            <w:rPr>
              <w:rStyle w:val="affb"/>
              <w:noProof/>
            </w:rPr>
            <w:fldChar w:fldCharType="separate"/>
          </w:r>
          <w:r w:rsidRPr="00AD76F8">
            <w:rPr>
              <w:rStyle w:val="affb"/>
              <w:noProof/>
            </w:rPr>
            <w:t>2.2</w:t>
          </w:r>
          <w:r w:rsidRPr="00AD76F8">
            <w:rPr>
              <w:rStyle w:val="affb"/>
              <w:rFonts w:hint="eastAsia"/>
              <w:noProof/>
            </w:rPr>
            <w:t xml:space="preserve"> </w:t>
          </w:r>
          <w:r w:rsidRPr="00AD76F8">
            <w:rPr>
              <w:rStyle w:val="affb"/>
              <w:rFonts w:hint="eastAsia"/>
              <w:noProof/>
            </w:rPr>
            <w:t>范围</w:t>
          </w:r>
          <w:r>
            <w:rPr>
              <w:noProof/>
              <w:webHidden/>
            </w:rPr>
            <w:tab/>
          </w:r>
          <w:r>
            <w:rPr>
              <w:noProof/>
              <w:webHidden/>
            </w:rPr>
            <w:fldChar w:fldCharType="begin"/>
          </w:r>
          <w:r>
            <w:rPr>
              <w:noProof/>
              <w:webHidden/>
            </w:rPr>
            <w:instrText xml:space="preserve"> PAGEREF _Toc489607038 \h </w:instrText>
          </w:r>
          <w:r>
            <w:rPr>
              <w:noProof/>
              <w:webHidden/>
            </w:rPr>
          </w:r>
          <w:r>
            <w:rPr>
              <w:noProof/>
              <w:webHidden/>
            </w:rPr>
            <w:fldChar w:fldCharType="separate"/>
          </w:r>
          <w:ins w:id="528" w:author="yunwei01" w:date="2017-08-04T10:49:00Z">
            <w:r>
              <w:rPr>
                <w:noProof/>
                <w:webHidden/>
              </w:rPr>
              <w:t>13</w:t>
            </w:r>
          </w:ins>
          <w:del w:id="529" w:author="yunwei01" w:date="2017-08-04T10:49:00Z">
            <w:r w:rsidDel="00960E5D">
              <w:rPr>
                <w:noProof/>
                <w:webHidden/>
              </w:rPr>
              <w:delText>9</w:delText>
            </w:r>
          </w:del>
          <w:r>
            <w:rPr>
              <w:noProof/>
              <w:webHidden/>
            </w:rPr>
            <w:fldChar w:fldCharType="end"/>
          </w:r>
          <w:r w:rsidRPr="00AD76F8">
            <w:rPr>
              <w:rStyle w:val="affb"/>
              <w:noProof/>
            </w:rPr>
            <w:fldChar w:fldCharType="end"/>
          </w:r>
        </w:p>
        <w:p w14:paraId="39D67C45"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"_Toc489607039"</w:instrText>
          </w:r>
          <w:r w:rsidRPr="00AD76F8">
            <w:rPr>
              <w:rStyle w:val="affb"/>
              <w:noProof/>
            </w:rPr>
            <w:instrText xml:space="preserve"> </w:instrText>
          </w:r>
          <w:r w:rsidRPr="00AD76F8">
            <w:rPr>
              <w:rStyle w:val="affb"/>
              <w:noProof/>
            </w:rPr>
            <w:fldChar w:fldCharType="separate"/>
          </w:r>
          <w:r w:rsidRPr="00AD76F8">
            <w:rPr>
              <w:rStyle w:val="affb"/>
              <w:noProof/>
            </w:rPr>
            <w:t>2.3</w:t>
          </w:r>
          <w:r w:rsidRPr="00AD76F8">
            <w:rPr>
              <w:rStyle w:val="affb"/>
              <w:rFonts w:hint="eastAsia"/>
              <w:noProof/>
            </w:rPr>
            <w:t xml:space="preserve"> </w:t>
          </w:r>
          <w:r w:rsidRPr="00AD76F8">
            <w:rPr>
              <w:rStyle w:val="affb"/>
              <w:rFonts w:hint="eastAsia"/>
              <w:noProof/>
            </w:rPr>
            <w:t>职责</w:t>
          </w:r>
          <w:r>
            <w:rPr>
              <w:noProof/>
              <w:webHidden/>
            </w:rPr>
            <w:tab/>
          </w:r>
          <w:r>
            <w:rPr>
              <w:noProof/>
              <w:webHidden/>
            </w:rPr>
            <w:fldChar w:fldCharType="begin"/>
          </w:r>
          <w:r>
            <w:rPr>
              <w:noProof/>
              <w:webHidden/>
            </w:rPr>
            <w:instrText xml:space="preserve"> PAGEREF _Toc489607039 \h </w:instrText>
          </w:r>
          <w:r>
            <w:rPr>
              <w:noProof/>
              <w:webHidden/>
            </w:rPr>
          </w:r>
          <w:r>
            <w:rPr>
              <w:noProof/>
              <w:webHidden/>
            </w:rPr>
            <w:fldChar w:fldCharType="separate"/>
          </w:r>
          <w:ins w:id="530" w:author="yunwei01" w:date="2017-08-04T10:49:00Z">
            <w:r>
              <w:rPr>
                <w:noProof/>
                <w:webHidden/>
              </w:rPr>
              <w:t>13</w:t>
            </w:r>
          </w:ins>
          <w:del w:id="531" w:author="yunwei01" w:date="2017-08-04T10:49:00Z">
            <w:r w:rsidDel="00960E5D">
              <w:rPr>
                <w:noProof/>
                <w:webHidden/>
              </w:rPr>
              <w:delText>9</w:delText>
            </w:r>
          </w:del>
          <w:r>
            <w:rPr>
              <w:noProof/>
              <w:webHidden/>
            </w:rPr>
            <w:fldChar w:fldCharType="end"/>
          </w:r>
          <w:r w:rsidRPr="00AD76F8">
            <w:rPr>
              <w:rStyle w:val="affb"/>
              <w:noProof/>
            </w:rPr>
            <w:fldChar w:fldCharType="end"/>
          </w:r>
        </w:p>
        <w:p w14:paraId="746A39C1"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"_Toc489607040"</w:instrText>
          </w:r>
          <w:r w:rsidRPr="00AD76F8">
            <w:rPr>
              <w:rStyle w:val="affb"/>
              <w:noProof/>
            </w:rPr>
            <w:instrText xml:space="preserve"> </w:instrText>
          </w:r>
          <w:r w:rsidRPr="00AD76F8">
            <w:rPr>
              <w:rStyle w:val="affb"/>
              <w:noProof/>
            </w:rPr>
            <w:fldChar w:fldCharType="separate"/>
          </w:r>
          <w:r w:rsidRPr="00AD76F8">
            <w:rPr>
              <w:rStyle w:val="affb"/>
              <w:noProof/>
            </w:rPr>
            <w:t>2.4</w:t>
          </w:r>
          <w:r w:rsidRPr="00AD76F8">
            <w:rPr>
              <w:rStyle w:val="affb"/>
              <w:rFonts w:hint="eastAsia"/>
              <w:noProof/>
            </w:rPr>
            <w:t xml:space="preserve"> </w:t>
          </w:r>
          <w:r w:rsidRPr="00AD76F8">
            <w:rPr>
              <w:rStyle w:val="affb"/>
              <w:rFonts w:hint="eastAsia"/>
              <w:noProof/>
            </w:rPr>
            <w:t>管理细则</w:t>
          </w:r>
          <w:r>
            <w:rPr>
              <w:noProof/>
              <w:webHidden/>
            </w:rPr>
            <w:tab/>
          </w:r>
          <w:r>
            <w:rPr>
              <w:noProof/>
              <w:webHidden/>
            </w:rPr>
            <w:fldChar w:fldCharType="begin"/>
          </w:r>
          <w:r>
            <w:rPr>
              <w:noProof/>
              <w:webHidden/>
            </w:rPr>
            <w:instrText xml:space="preserve"> PAGEREF _Toc489607040 \h </w:instrText>
          </w:r>
          <w:r>
            <w:rPr>
              <w:noProof/>
              <w:webHidden/>
            </w:rPr>
          </w:r>
          <w:r>
            <w:rPr>
              <w:noProof/>
              <w:webHidden/>
            </w:rPr>
            <w:fldChar w:fldCharType="separate"/>
          </w:r>
          <w:ins w:id="532" w:author="yunwei01" w:date="2017-08-04T10:49:00Z">
            <w:r>
              <w:rPr>
                <w:noProof/>
                <w:webHidden/>
              </w:rPr>
              <w:t>14</w:t>
            </w:r>
          </w:ins>
          <w:del w:id="533" w:author="yunwei01" w:date="2017-08-04T10:49:00Z">
            <w:r w:rsidDel="00960E5D">
              <w:rPr>
                <w:noProof/>
                <w:webHidden/>
              </w:rPr>
              <w:delText>10</w:delText>
            </w:r>
          </w:del>
          <w:r>
            <w:rPr>
              <w:noProof/>
              <w:webHidden/>
            </w:rPr>
            <w:fldChar w:fldCharType="end"/>
          </w:r>
          <w:r w:rsidRPr="00AD76F8">
            <w:rPr>
              <w:rStyle w:val="affb"/>
              <w:noProof/>
            </w:rPr>
            <w:fldChar w:fldCharType="end"/>
          </w:r>
        </w:p>
        <w:p w14:paraId="2A36A763"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"_Toc489607041"</w:instrText>
          </w:r>
          <w:r w:rsidRPr="00AD76F8">
            <w:rPr>
              <w:rStyle w:val="affb"/>
              <w:noProof/>
            </w:rPr>
            <w:instrText xml:space="preserve"> </w:instrText>
          </w:r>
          <w:r w:rsidRPr="00AD76F8">
            <w:rPr>
              <w:rStyle w:val="affb"/>
              <w:noProof/>
            </w:rPr>
            <w:fldChar w:fldCharType="separate"/>
          </w:r>
          <w:r w:rsidRPr="00AD76F8">
            <w:rPr>
              <w:rStyle w:val="affb"/>
              <w:rFonts w:ascii="宋体" w:hAnsi="宋体" w:cs="宋体"/>
              <w:noProof/>
              <w14:scene3d>
                <w14:camera w14:prst="orthographicFront"/>
                <w14:lightRig w14:rig="threePt" w14:dir="t">
                  <w14:rot w14:lat="0" w14:lon="0" w14:rev="0"/>
                </w14:lightRig>
              </w14:scene3d>
            </w:rPr>
            <w:t>2.4.1</w:t>
          </w:r>
          <w:r w:rsidRPr="00AD76F8">
            <w:rPr>
              <w:rStyle w:val="affb"/>
              <w:rFonts w:ascii="宋体" w:hAnsi="宋体" w:cs="宋体" w:hint="eastAsia"/>
              <w:noProof/>
            </w:rPr>
            <w:t xml:space="preserve"> 体系文件生命周期流程</w:t>
          </w:r>
          <w:r>
            <w:rPr>
              <w:noProof/>
              <w:webHidden/>
            </w:rPr>
            <w:tab/>
          </w:r>
          <w:r>
            <w:rPr>
              <w:noProof/>
              <w:webHidden/>
            </w:rPr>
            <w:fldChar w:fldCharType="begin"/>
          </w:r>
          <w:r>
            <w:rPr>
              <w:noProof/>
              <w:webHidden/>
            </w:rPr>
            <w:instrText xml:space="preserve"> PAGEREF _Toc489607041 \h </w:instrText>
          </w:r>
          <w:r>
            <w:rPr>
              <w:noProof/>
              <w:webHidden/>
            </w:rPr>
          </w:r>
          <w:r>
            <w:rPr>
              <w:noProof/>
              <w:webHidden/>
            </w:rPr>
            <w:fldChar w:fldCharType="separate"/>
          </w:r>
          <w:ins w:id="534" w:author="yunwei01" w:date="2017-08-04T10:49:00Z">
            <w:r>
              <w:rPr>
                <w:noProof/>
                <w:webHidden/>
              </w:rPr>
              <w:t>14</w:t>
            </w:r>
          </w:ins>
          <w:del w:id="535" w:author="yunwei01" w:date="2017-08-04T10:49:00Z">
            <w:r w:rsidDel="00960E5D">
              <w:rPr>
                <w:noProof/>
                <w:webHidden/>
              </w:rPr>
              <w:delText>10</w:delText>
            </w:r>
          </w:del>
          <w:r>
            <w:rPr>
              <w:noProof/>
              <w:webHidden/>
            </w:rPr>
            <w:fldChar w:fldCharType="end"/>
          </w:r>
          <w:r w:rsidRPr="00AD76F8">
            <w:rPr>
              <w:rStyle w:val="affb"/>
              <w:noProof/>
            </w:rPr>
            <w:fldChar w:fldCharType="end"/>
          </w:r>
        </w:p>
        <w:p w14:paraId="0DC047A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"_Toc489607042"</w:instrText>
          </w:r>
          <w:r w:rsidRPr="00AD76F8">
            <w:rPr>
              <w:rStyle w:val="affb"/>
              <w:noProof/>
            </w:rPr>
            <w:instrText xml:space="preserve"> </w:instrText>
          </w:r>
          <w:r w:rsidRPr="00AD76F8">
            <w:rPr>
              <w:rStyle w:val="affb"/>
              <w:noProof/>
            </w:rPr>
            <w:fldChar w:fldCharType="separate"/>
          </w:r>
          <w:r w:rsidRPr="00AD76F8">
            <w:rPr>
              <w:rStyle w:val="affb"/>
              <w:rFonts w:ascii="宋体" w:hAnsi="宋体" w:cs="宋体"/>
              <w:noProof/>
              <w14:scene3d>
                <w14:camera w14:prst="orthographicFront"/>
                <w14:lightRig w14:rig="threePt" w14:dir="t">
                  <w14:rot w14:lat="0" w14:lon="0" w14:rev="0"/>
                </w14:lightRig>
              </w14:scene3d>
            </w:rPr>
            <w:t>2.4.2</w:t>
          </w:r>
          <w:r w:rsidRPr="00AD76F8">
            <w:rPr>
              <w:rStyle w:val="affb"/>
              <w:rFonts w:ascii="宋体" w:hAnsi="宋体" w:cs="宋体" w:hint="eastAsia"/>
              <w:noProof/>
            </w:rPr>
            <w:t xml:space="preserve"> 体系文件策划</w:t>
          </w:r>
          <w:r>
            <w:rPr>
              <w:noProof/>
              <w:webHidden/>
            </w:rPr>
            <w:tab/>
          </w:r>
          <w:r>
            <w:rPr>
              <w:noProof/>
              <w:webHidden/>
            </w:rPr>
            <w:fldChar w:fldCharType="begin"/>
          </w:r>
          <w:r>
            <w:rPr>
              <w:noProof/>
              <w:webHidden/>
            </w:rPr>
            <w:instrText xml:space="preserve"> PAGEREF _Toc489607042 \h </w:instrText>
          </w:r>
          <w:r>
            <w:rPr>
              <w:noProof/>
              <w:webHidden/>
            </w:rPr>
          </w:r>
          <w:r>
            <w:rPr>
              <w:noProof/>
              <w:webHidden/>
            </w:rPr>
            <w:fldChar w:fldCharType="separate"/>
          </w:r>
          <w:ins w:id="536" w:author="yunwei01" w:date="2017-08-04T10:49:00Z">
            <w:r>
              <w:rPr>
                <w:noProof/>
                <w:webHidden/>
              </w:rPr>
              <w:t>14</w:t>
            </w:r>
          </w:ins>
          <w:del w:id="537" w:author="yunwei01" w:date="2017-08-04T10:49:00Z">
            <w:r w:rsidDel="00960E5D">
              <w:rPr>
                <w:noProof/>
                <w:webHidden/>
              </w:rPr>
              <w:delText>10</w:delText>
            </w:r>
          </w:del>
          <w:r>
            <w:rPr>
              <w:noProof/>
              <w:webHidden/>
            </w:rPr>
            <w:fldChar w:fldCharType="end"/>
          </w:r>
          <w:r w:rsidRPr="00AD76F8">
            <w:rPr>
              <w:rStyle w:val="affb"/>
              <w:noProof/>
            </w:rPr>
            <w:fldChar w:fldCharType="end"/>
          </w:r>
        </w:p>
        <w:p w14:paraId="2488839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"_Toc489607043"</w:instrText>
          </w:r>
          <w:r w:rsidRPr="00AD76F8">
            <w:rPr>
              <w:rStyle w:val="affb"/>
              <w:noProof/>
            </w:rPr>
            <w:instrText xml:space="preserve"> </w:instrText>
          </w:r>
          <w:r w:rsidRPr="00AD76F8">
            <w:rPr>
              <w:rStyle w:val="affb"/>
              <w:noProof/>
            </w:rPr>
            <w:fldChar w:fldCharType="separate"/>
          </w:r>
          <w:r w:rsidRPr="00AD76F8">
            <w:rPr>
              <w:rStyle w:val="affb"/>
              <w:rFonts w:ascii="宋体" w:hAnsi="宋体" w:cs="宋体"/>
              <w:noProof/>
              <w14:scene3d>
                <w14:camera w14:prst="orthographicFront"/>
                <w14:lightRig w14:rig="threePt" w14:dir="t">
                  <w14:rot w14:lat="0" w14:lon="0" w14:rev="0"/>
                </w14:lightRig>
              </w14:scene3d>
            </w:rPr>
            <w:t>2.4.3</w:t>
          </w:r>
          <w:r w:rsidRPr="00AD76F8">
            <w:rPr>
              <w:rStyle w:val="affb"/>
              <w:rFonts w:ascii="宋体" w:hAnsi="宋体" w:cs="宋体" w:hint="eastAsia"/>
              <w:noProof/>
            </w:rPr>
            <w:t xml:space="preserve"> 体系文件的评审</w:t>
          </w:r>
          <w:r>
            <w:rPr>
              <w:noProof/>
              <w:webHidden/>
            </w:rPr>
            <w:tab/>
          </w:r>
          <w:r>
            <w:rPr>
              <w:noProof/>
              <w:webHidden/>
            </w:rPr>
            <w:fldChar w:fldCharType="begin"/>
          </w:r>
          <w:r>
            <w:rPr>
              <w:noProof/>
              <w:webHidden/>
            </w:rPr>
            <w:instrText xml:space="preserve"> PAGEREF _Toc489607043 \h </w:instrText>
          </w:r>
          <w:r>
            <w:rPr>
              <w:noProof/>
              <w:webHidden/>
            </w:rPr>
          </w:r>
          <w:r>
            <w:rPr>
              <w:noProof/>
              <w:webHidden/>
            </w:rPr>
            <w:fldChar w:fldCharType="separate"/>
          </w:r>
          <w:ins w:id="538" w:author="yunwei01" w:date="2017-08-04T10:49:00Z">
            <w:r>
              <w:rPr>
                <w:noProof/>
                <w:webHidden/>
              </w:rPr>
              <w:t>15</w:t>
            </w:r>
          </w:ins>
          <w:del w:id="539" w:author="yunwei01" w:date="2017-08-04T10:49:00Z">
            <w:r w:rsidDel="00960E5D">
              <w:rPr>
                <w:noProof/>
                <w:webHidden/>
              </w:rPr>
              <w:delText>11</w:delText>
            </w:r>
          </w:del>
          <w:r>
            <w:rPr>
              <w:noProof/>
              <w:webHidden/>
            </w:rPr>
            <w:fldChar w:fldCharType="end"/>
          </w:r>
          <w:r w:rsidRPr="00AD76F8">
            <w:rPr>
              <w:rStyle w:val="affb"/>
              <w:noProof/>
            </w:rPr>
            <w:fldChar w:fldCharType="end"/>
          </w:r>
        </w:p>
        <w:p w14:paraId="242E0A9C"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"_Toc489607044"</w:instrText>
          </w:r>
          <w:r w:rsidRPr="00AD76F8">
            <w:rPr>
              <w:rStyle w:val="affb"/>
              <w:noProof/>
            </w:rPr>
            <w:instrText xml:space="preserve"> </w:instrText>
          </w:r>
          <w:r w:rsidRPr="00AD76F8">
            <w:rPr>
              <w:rStyle w:val="affb"/>
              <w:noProof/>
            </w:rPr>
            <w:fldChar w:fldCharType="separate"/>
          </w:r>
          <w:r w:rsidRPr="00AD76F8">
            <w:rPr>
              <w:rStyle w:val="affb"/>
              <w:rFonts w:ascii="宋体" w:hAnsi="宋体" w:cs="宋体"/>
              <w:noProof/>
              <w14:scene3d>
                <w14:camera w14:prst="orthographicFront"/>
                <w14:lightRig w14:rig="threePt" w14:dir="t">
                  <w14:rot w14:lat="0" w14:lon="0" w14:rev="0"/>
                </w14:lightRig>
              </w14:scene3d>
            </w:rPr>
            <w:t>2.4.4</w:t>
          </w:r>
          <w:r w:rsidRPr="00AD76F8">
            <w:rPr>
              <w:rStyle w:val="affb"/>
              <w:rFonts w:ascii="宋体" w:hAnsi="宋体" w:cs="宋体" w:hint="eastAsia"/>
              <w:noProof/>
            </w:rPr>
            <w:t xml:space="preserve"> 体系文件的作废</w:t>
          </w:r>
          <w:r>
            <w:rPr>
              <w:noProof/>
              <w:webHidden/>
            </w:rPr>
            <w:tab/>
          </w:r>
          <w:r>
            <w:rPr>
              <w:noProof/>
              <w:webHidden/>
            </w:rPr>
            <w:fldChar w:fldCharType="begin"/>
          </w:r>
          <w:r>
            <w:rPr>
              <w:noProof/>
              <w:webHidden/>
            </w:rPr>
            <w:instrText xml:space="preserve"> PAGEREF _Toc489607044 \h </w:instrText>
          </w:r>
          <w:r>
            <w:rPr>
              <w:noProof/>
              <w:webHidden/>
            </w:rPr>
          </w:r>
          <w:r>
            <w:rPr>
              <w:noProof/>
              <w:webHidden/>
            </w:rPr>
            <w:fldChar w:fldCharType="separate"/>
          </w:r>
          <w:ins w:id="540" w:author="yunwei01" w:date="2017-08-04T10:49:00Z">
            <w:r>
              <w:rPr>
                <w:noProof/>
                <w:webHidden/>
              </w:rPr>
              <w:t>15</w:t>
            </w:r>
          </w:ins>
          <w:del w:id="541" w:author="yunwei01" w:date="2017-08-04T10:49:00Z">
            <w:r w:rsidDel="00960E5D">
              <w:rPr>
                <w:noProof/>
                <w:webHidden/>
              </w:rPr>
              <w:delText>11</w:delText>
            </w:r>
          </w:del>
          <w:r>
            <w:rPr>
              <w:noProof/>
              <w:webHidden/>
            </w:rPr>
            <w:fldChar w:fldCharType="end"/>
          </w:r>
          <w:r w:rsidRPr="00AD76F8">
            <w:rPr>
              <w:rStyle w:val="affb"/>
              <w:noProof/>
            </w:rPr>
            <w:fldChar w:fldCharType="end"/>
          </w:r>
        </w:p>
        <w:p w14:paraId="1559BDB8"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"_Toc489607045"</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第三章</w:t>
          </w:r>
          <w:r w:rsidRPr="00AD76F8">
            <w:rPr>
              <w:rStyle w:val="affb"/>
              <w:rFonts w:hint="eastAsia"/>
              <w:noProof/>
            </w:rPr>
            <w:t xml:space="preserve"> </w:t>
          </w:r>
          <w:r w:rsidRPr="00AD76F8">
            <w:rPr>
              <w:rStyle w:val="affb"/>
              <w:rFonts w:hint="eastAsia"/>
              <w:noProof/>
            </w:rPr>
            <w:t>信息安全管理体系</w:t>
          </w:r>
          <w:r>
            <w:rPr>
              <w:noProof/>
              <w:webHidden/>
            </w:rPr>
            <w:tab/>
          </w:r>
          <w:r>
            <w:rPr>
              <w:noProof/>
              <w:webHidden/>
            </w:rPr>
            <w:fldChar w:fldCharType="begin"/>
          </w:r>
          <w:r>
            <w:rPr>
              <w:noProof/>
              <w:webHidden/>
            </w:rPr>
            <w:instrText xml:space="preserve"> PAGEREF _Toc489607045 \h </w:instrText>
          </w:r>
          <w:r>
            <w:rPr>
              <w:noProof/>
              <w:webHidden/>
            </w:rPr>
          </w:r>
          <w:r>
            <w:rPr>
              <w:noProof/>
              <w:webHidden/>
            </w:rPr>
            <w:fldChar w:fldCharType="separate"/>
          </w:r>
          <w:ins w:id="542" w:author="yunwei01" w:date="2017-08-04T10:49:00Z">
            <w:r>
              <w:rPr>
                <w:noProof/>
                <w:webHidden/>
              </w:rPr>
              <w:t>16</w:t>
            </w:r>
          </w:ins>
          <w:del w:id="543" w:author="yunwei01" w:date="2017-08-04T10:49:00Z">
            <w:r w:rsidDel="00960E5D">
              <w:rPr>
                <w:noProof/>
                <w:webHidden/>
              </w:rPr>
              <w:delText>12</w:delText>
            </w:r>
          </w:del>
          <w:r>
            <w:rPr>
              <w:noProof/>
              <w:webHidden/>
            </w:rPr>
            <w:fldChar w:fldCharType="end"/>
          </w:r>
          <w:r w:rsidRPr="00AD76F8">
            <w:rPr>
              <w:rStyle w:val="affb"/>
              <w:noProof/>
            </w:rPr>
            <w:fldChar w:fldCharType="end"/>
          </w:r>
        </w:p>
        <w:p w14:paraId="2ECFF46A"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"_Toc489607046"</w:instrText>
          </w:r>
          <w:r w:rsidRPr="00AD76F8">
            <w:rPr>
              <w:rStyle w:val="affb"/>
              <w:noProof/>
            </w:rPr>
            <w:instrText xml:space="preserve"> </w:instrText>
          </w:r>
          <w:r w:rsidRPr="00AD76F8">
            <w:rPr>
              <w:rStyle w:val="affb"/>
              <w:noProof/>
            </w:rPr>
            <w:fldChar w:fldCharType="separate"/>
          </w:r>
          <w:r w:rsidRPr="00AD76F8">
            <w:rPr>
              <w:rStyle w:val="affb"/>
              <w:noProof/>
            </w:rPr>
            <w:t>3.1</w:t>
          </w:r>
          <w:r w:rsidRPr="00AD76F8">
            <w:rPr>
              <w:rStyle w:val="affb"/>
              <w:rFonts w:hint="eastAsia"/>
              <w:noProof/>
            </w:rPr>
            <w:t xml:space="preserve"> </w:t>
          </w:r>
          <w:r w:rsidRPr="00AD76F8">
            <w:rPr>
              <w:rStyle w:val="affb"/>
              <w:rFonts w:hint="eastAsia"/>
              <w:noProof/>
            </w:rPr>
            <w:t>信息安全管理体系</w:t>
          </w:r>
          <w:r>
            <w:rPr>
              <w:noProof/>
              <w:webHidden/>
            </w:rPr>
            <w:tab/>
          </w:r>
          <w:r>
            <w:rPr>
              <w:noProof/>
              <w:webHidden/>
            </w:rPr>
            <w:fldChar w:fldCharType="begin"/>
          </w:r>
          <w:r>
            <w:rPr>
              <w:noProof/>
              <w:webHidden/>
            </w:rPr>
            <w:instrText xml:space="preserve"> PAGEREF _Toc489607046 \h </w:instrText>
          </w:r>
          <w:r>
            <w:rPr>
              <w:noProof/>
              <w:webHidden/>
            </w:rPr>
          </w:r>
          <w:r>
            <w:rPr>
              <w:noProof/>
              <w:webHidden/>
            </w:rPr>
            <w:fldChar w:fldCharType="separate"/>
          </w:r>
          <w:ins w:id="544" w:author="yunwei01" w:date="2017-08-04T10:49:00Z">
            <w:r>
              <w:rPr>
                <w:noProof/>
                <w:webHidden/>
              </w:rPr>
              <w:t>16</w:t>
            </w:r>
          </w:ins>
          <w:del w:id="545" w:author="yunwei01" w:date="2017-08-04T10:49:00Z">
            <w:r w:rsidDel="00960E5D">
              <w:rPr>
                <w:noProof/>
                <w:webHidden/>
              </w:rPr>
              <w:delText>12</w:delText>
            </w:r>
          </w:del>
          <w:r>
            <w:rPr>
              <w:noProof/>
              <w:webHidden/>
            </w:rPr>
            <w:fldChar w:fldCharType="end"/>
          </w:r>
          <w:r w:rsidRPr="00AD76F8">
            <w:rPr>
              <w:rStyle w:val="affb"/>
              <w:noProof/>
            </w:rPr>
            <w:fldChar w:fldCharType="end"/>
          </w:r>
        </w:p>
        <w:p w14:paraId="7AE065AA"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3.1.1</w:t>
          </w:r>
          <w:r w:rsidRPr="00AD76F8">
            <w:rPr>
              <w:rStyle w:val="affb"/>
              <w:rFonts w:hint="eastAsia"/>
              <w:noProof/>
            </w:rPr>
            <w:t xml:space="preserve"> </w:t>
          </w:r>
          <w:r w:rsidRPr="00AD76F8">
            <w:rPr>
              <w:rStyle w:val="affb"/>
              <w:rFonts w:hint="eastAsia"/>
              <w:noProof/>
            </w:rPr>
            <w:t>信息安全管理体系建立</w:t>
          </w:r>
          <w:r>
            <w:rPr>
              <w:noProof/>
              <w:webHidden/>
            </w:rPr>
            <w:tab/>
          </w:r>
          <w:r>
            <w:rPr>
              <w:noProof/>
              <w:webHidden/>
            </w:rPr>
            <w:fldChar w:fldCharType="begin"/>
          </w:r>
          <w:r>
            <w:rPr>
              <w:noProof/>
              <w:webHidden/>
            </w:rPr>
            <w:instrText xml:space="preserve"> PAGEREF _Toc489607047 \h </w:instrText>
          </w:r>
          <w:r>
            <w:rPr>
              <w:noProof/>
              <w:webHidden/>
            </w:rPr>
          </w:r>
          <w:r>
            <w:rPr>
              <w:noProof/>
              <w:webHidden/>
            </w:rPr>
            <w:fldChar w:fldCharType="separate"/>
          </w:r>
          <w:ins w:id="546" w:author="yunwei01" w:date="2017-08-04T10:49:00Z">
            <w:r>
              <w:rPr>
                <w:noProof/>
                <w:webHidden/>
              </w:rPr>
              <w:t>16</w:t>
            </w:r>
          </w:ins>
          <w:del w:id="547" w:author="yunwei01" w:date="2017-08-04T10:49:00Z">
            <w:r w:rsidDel="00960E5D">
              <w:rPr>
                <w:noProof/>
                <w:webHidden/>
              </w:rPr>
              <w:delText>12</w:delText>
            </w:r>
          </w:del>
          <w:r>
            <w:rPr>
              <w:noProof/>
              <w:webHidden/>
            </w:rPr>
            <w:fldChar w:fldCharType="end"/>
          </w:r>
          <w:r w:rsidRPr="00AD76F8">
            <w:rPr>
              <w:rStyle w:val="affb"/>
              <w:noProof/>
            </w:rPr>
            <w:fldChar w:fldCharType="end"/>
          </w:r>
        </w:p>
        <w:p w14:paraId="0DA91ED3"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3.1.2</w:t>
          </w:r>
          <w:r w:rsidRPr="00AD76F8">
            <w:rPr>
              <w:rStyle w:val="affb"/>
              <w:rFonts w:hint="eastAsia"/>
              <w:noProof/>
            </w:rPr>
            <w:t xml:space="preserve"> </w:t>
          </w:r>
          <w:r w:rsidRPr="00AD76F8">
            <w:rPr>
              <w:rStyle w:val="affb"/>
              <w:rFonts w:hint="eastAsia"/>
              <w:noProof/>
            </w:rPr>
            <w:t>信息安全管理体系实施</w:t>
          </w:r>
          <w:r>
            <w:rPr>
              <w:noProof/>
              <w:webHidden/>
            </w:rPr>
            <w:tab/>
          </w:r>
          <w:r>
            <w:rPr>
              <w:noProof/>
              <w:webHidden/>
            </w:rPr>
            <w:fldChar w:fldCharType="begin"/>
          </w:r>
          <w:r>
            <w:rPr>
              <w:noProof/>
              <w:webHidden/>
            </w:rPr>
            <w:instrText xml:space="preserve"> PAGEREF _Toc489607048 \h </w:instrText>
          </w:r>
          <w:r>
            <w:rPr>
              <w:noProof/>
              <w:webHidden/>
            </w:rPr>
          </w:r>
          <w:r>
            <w:rPr>
              <w:noProof/>
              <w:webHidden/>
            </w:rPr>
            <w:fldChar w:fldCharType="separate"/>
          </w:r>
          <w:ins w:id="548" w:author="yunwei01" w:date="2017-08-04T10:49:00Z">
            <w:r>
              <w:rPr>
                <w:noProof/>
                <w:webHidden/>
              </w:rPr>
              <w:t>17</w:t>
            </w:r>
          </w:ins>
          <w:del w:id="549" w:author="yunwei01" w:date="2017-08-04T10:49:00Z">
            <w:r w:rsidDel="00960E5D">
              <w:rPr>
                <w:noProof/>
                <w:webHidden/>
              </w:rPr>
              <w:delText>13</w:delText>
            </w:r>
          </w:del>
          <w:r>
            <w:rPr>
              <w:noProof/>
              <w:webHidden/>
            </w:rPr>
            <w:fldChar w:fldCharType="end"/>
          </w:r>
          <w:r w:rsidRPr="00AD76F8">
            <w:rPr>
              <w:rStyle w:val="affb"/>
              <w:noProof/>
            </w:rPr>
            <w:fldChar w:fldCharType="end"/>
          </w:r>
        </w:p>
        <w:p w14:paraId="2C104611"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"_Toc489607049"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3.1.3</w:t>
          </w:r>
          <w:r w:rsidRPr="00AD76F8">
            <w:rPr>
              <w:rStyle w:val="affb"/>
              <w:rFonts w:hint="eastAsia"/>
              <w:noProof/>
            </w:rPr>
            <w:t xml:space="preserve"> </w:t>
          </w:r>
          <w:r w:rsidRPr="00AD76F8">
            <w:rPr>
              <w:rStyle w:val="affb"/>
              <w:rFonts w:hint="eastAsia"/>
              <w:noProof/>
            </w:rPr>
            <w:t>信息安全管理体系监察</w:t>
          </w:r>
          <w:r>
            <w:rPr>
              <w:noProof/>
              <w:webHidden/>
            </w:rPr>
            <w:tab/>
          </w:r>
          <w:r>
            <w:rPr>
              <w:noProof/>
              <w:webHidden/>
            </w:rPr>
            <w:fldChar w:fldCharType="begin"/>
          </w:r>
          <w:r>
            <w:rPr>
              <w:noProof/>
              <w:webHidden/>
            </w:rPr>
            <w:instrText xml:space="preserve"> PAGEREF _Toc489607049 \h </w:instrText>
          </w:r>
          <w:r>
            <w:rPr>
              <w:noProof/>
              <w:webHidden/>
            </w:rPr>
          </w:r>
          <w:r>
            <w:rPr>
              <w:noProof/>
              <w:webHidden/>
            </w:rPr>
            <w:fldChar w:fldCharType="separate"/>
          </w:r>
          <w:ins w:id="550" w:author="yunwei01" w:date="2017-08-04T10:49:00Z">
            <w:r>
              <w:rPr>
                <w:noProof/>
                <w:webHidden/>
              </w:rPr>
              <w:t>17</w:t>
            </w:r>
          </w:ins>
          <w:del w:id="551" w:author="yunwei01" w:date="2017-08-04T10:49:00Z">
            <w:r w:rsidDel="00960E5D">
              <w:rPr>
                <w:noProof/>
                <w:webHidden/>
              </w:rPr>
              <w:delText>13</w:delText>
            </w:r>
          </w:del>
          <w:r>
            <w:rPr>
              <w:noProof/>
              <w:webHidden/>
            </w:rPr>
            <w:fldChar w:fldCharType="end"/>
          </w:r>
          <w:r w:rsidRPr="00AD76F8">
            <w:rPr>
              <w:rStyle w:val="affb"/>
              <w:noProof/>
            </w:rPr>
            <w:fldChar w:fldCharType="end"/>
          </w:r>
        </w:p>
        <w:p w14:paraId="075CC39C"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"_Toc489607050"</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第四章</w:t>
          </w:r>
          <w:r w:rsidRPr="00AD76F8">
            <w:rPr>
              <w:rStyle w:val="affb"/>
              <w:rFonts w:hint="eastAsia"/>
              <w:noProof/>
            </w:rPr>
            <w:t xml:space="preserve"> </w:t>
          </w:r>
          <w:r w:rsidRPr="00AD76F8">
            <w:rPr>
              <w:rStyle w:val="affb"/>
              <w:rFonts w:hint="eastAsia"/>
              <w:noProof/>
            </w:rPr>
            <w:t>信息安全组织机构制度</w:t>
          </w:r>
          <w:r>
            <w:rPr>
              <w:noProof/>
              <w:webHidden/>
            </w:rPr>
            <w:tab/>
          </w:r>
          <w:r>
            <w:rPr>
              <w:noProof/>
              <w:webHidden/>
            </w:rPr>
            <w:fldChar w:fldCharType="begin"/>
          </w:r>
          <w:r>
            <w:rPr>
              <w:noProof/>
              <w:webHidden/>
            </w:rPr>
            <w:instrText xml:space="preserve"> PAGEREF _Toc489607050 \h </w:instrText>
          </w:r>
          <w:r>
            <w:rPr>
              <w:noProof/>
              <w:webHidden/>
            </w:rPr>
          </w:r>
          <w:r>
            <w:rPr>
              <w:noProof/>
              <w:webHidden/>
            </w:rPr>
            <w:fldChar w:fldCharType="separate"/>
          </w:r>
          <w:ins w:id="552" w:author="yunwei01" w:date="2017-08-04T10:49:00Z">
            <w:r>
              <w:rPr>
                <w:noProof/>
                <w:webHidden/>
              </w:rPr>
              <w:t>18</w:t>
            </w:r>
          </w:ins>
          <w:del w:id="553" w:author="yunwei01" w:date="2017-08-04T10:49:00Z">
            <w:r w:rsidDel="00960E5D">
              <w:rPr>
                <w:noProof/>
                <w:webHidden/>
              </w:rPr>
              <w:delText>14</w:delText>
            </w:r>
          </w:del>
          <w:r>
            <w:rPr>
              <w:noProof/>
              <w:webHidden/>
            </w:rPr>
            <w:fldChar w:fldCharType="end"/>
          </w:r>
          <w:r w:rsidRPr="00AD76F8">
            <w:rPr>
              <w:rStyle w:val="affb"/>
              <w:noProof/>
            </w:rPr>
            <w:fldChar w:fldCharType="end"/>
          </w:r>
        </w:p>
        <w:p w14:paraId="0CC8EB73"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"_Toc489607051"</w:instrText>
          </w:r>
          <w:r w:rsidRPr="00AD76F8">
            <w:rPr>
              <w:rStyle w:val="affb"/>
              <w:noProof/>
            </w:rPr>
            <w:instrText xml:space="preserve"> </w:instrText>
          </w:r>
          <w:r w:rsidRPr="00AD76F8">
            <w:rPr>
              <w:rStyle w:val="affb"/>
              <w:noProof/>
            </w:rPr>
            <w:fldChar w:fldCharType="separate"/>
          </w:r>
          <w:r w:rsidRPr="00AD76F8">
            <w:rPr>
              <w:rStyle w:val="affb"/>
              <w:noProof/>
            </w:rPr>
            <w:t>4.1</w:t>
          </w:r>
          <w:r w:rsidRPr="00AD76F8">
            <w:rPr>
              <w:rStyle w:val="affb"/>
              <w:rFonts w:hint="eastAsia"/>
              <w:noProof/>
            </w:rPr>
            <w:t xml:space="preserve"> </w:t>
          </w:r>
          <w:r w:rsidRPr="00AD76F8">
            <w:rPr>
              <w:rStyle w:val="affb"/>
              <w:rFonts w:hint="eastAsia"/>
              <w:noProof/>
            </w:rPr>
            <w:t>信息安全组织机构</w:t>
          </w:r>
          <w:r>
            <w:rPr>
              <w:noProof/>
              <w:webHidden/>
            </w:rPr>
            <w:tab/>
          </w:r>
          <w:r>
            <w:rPr>
              <w:noProof/>
              <w:webHidden/>
            </w:rPr>
            <w:fldChar w:fldCharType="begin"/>
          </w:r>
          <w:r>
            <w:rPr>
              <w:noProof/>
              <w:webHidden/>
            </w:rPr>
            <w:instrText xml:space="preserve"> PAGEREF _Toc489607051 \h </w:instrText>
          </w:r>
          <w:r>
            <w:rPr>
              <w:noProof/>
              <w:webHidden/>
            </w:rPr>
          </w:r>
          <w:r>
            <w:rPr>
              <w:noProof/>
              <w:webHidden/>
            </w:rPr>
            <w:fldChar w:fldCharType="separate"/>
          </w:r>
          <w:ins w:id="554" w:author="yunwei01" w:date="2017-08-04T10:49:00Z">
            <w:r>
              <w:rPr>
                <w:noProof/>
                <w:webHidden/>
              </w:rPr>
              <w:t>18</w:t>
            </w:r>
          </w:ins>
          <w:del w:id="555" w:author="yunwei01" w:date="2017-08-04T10:49:00Z">
            <w:r w:rsidDel="00960E5D">
              <w:rPr>
                <w:noProof/>
                <w:webHidden/>
              </w:rPr>
              <w:delText>14</w:delText>
            </w:r>
          </w:del>
          <w:r>
            <w:rPr>
              <w:noProof/>
              <w:webHidden/>
            </w:rPr>
            <w:fldChar w:fldCharType="end"/>
          </w:r>
          <w:r w:rsidRPr="00AD76F8">
            <w:rPr>
              <w:rStyle w:val="affb"/>
              <w:noProof/>
            </w:rPr>
            <w:fldChar w:fldCharType="end"/>
          </w:r>
        </w:p>
        <w:p w14:paraId="12FD61F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4.1.1</w:t>
          </w:r>
          <w:r w:rsidRPr="00AD76F8">
            <w:rPr>
              <w:rStyle w:val="affb"/>
              <w:rFonts w:hint="eastAsia"/>
              <w:noProof/>
            </w:rPr>
            <w:t xml:space="preserve"> </w:t>
          </w:r>
          <w:r w:rsidRPr="00AD76F8">
            <w:rPr>
              <w:rStyle w:val="affb"/>
              <w:rFonts w:hint="eastAsia"/>
              <w:noProof/>
            </w:rPr>
            <w:t>信息安全职能部门职责</w:t>
          </w:r>
          <w:r>
            <w:rPr>
              <w:noProof/>
              <w:webHidden/>
            </w:rPr>
            <w:tab/>
          </w:r>
          <w:r>
            <w:rPr>
              <w:noProof/>
              <w:webHidden/>
            </w:rPr>
            <w:fldChar w:fldCharType="begin"/>
          </w:r>
          <w:r>
            <w:rPr>
              <w:noProof/>
              <w:webHidden/>
            </w:rPr>
            <w:instrText xml:space="preserve"> PAGEREF _Toc489607052 \h </w:instrText>
          </w:r>
          <w:r>
            <w:rPr>
              <w:noProof/>
              <w:webHidden/>
            </w:rPr>
          </w:r>
          <w:r>
            <w:rPr>
              <w:noProof/>
              <w:webHidden/>
            </w:rPr>
            <w:fldChar w:fldCharType="separate"/>
          </w:r>
          <w:ins w:id="556" w:author="yunwei01" w:date="2017-08-04T10:49:00Z">
            <w:r>
              <w:rPr>
                <w:noProof/>
                <w:webHidden/>
              </w:rPr>
              <w:t>18</w:t>
            </w:r>
          </w:ins>
          <w:del w:id="557" w:author="yunwei01" w:date="2017-08-04T10:49:00Z">
            <w:r w:rsidDel="00960E5D">
              <w:rPr>
                <w:noProof/>
                <w:webHidden/>
              </w:rPr>
              <w:delText>14</w:delText>
            </w:r>
          </w:del>
          <w:r>
            <w:rPr>
              <w:noProof/>
              <w:webHidden/>
            </w:rPr>
            <w:fldChar w:fldCharType="end"/>
          </w:r>
          <w:r w:rsidRPr="00AD76F8">
            <w:rPr>
              <w:rStyle w:val="affb"/>
              <w:noProof/>
            </w:rPr>
            <w:fldChar w:fldCharType="end"/>
          </w:r>
        </w:p>
        <w:p w14:paraId="1DA3E34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4.1.2</w:t>
          </w:r>
          <w:r w:rsidRPr="00AD76F8">
            <w:rPr>
              <w:rStyle w:val="affb"/>
              <w:rFonts w:hint="eastAsia"/>
              <w:noProof/>
            </w:rPr>
            <w:t xml:space="preserve"> </w:t>
          </w:r>
          <w:r w:rsidRPr="00AD76F8">
            <w:rPr>
              <w:rStyle w:val="affb"/>
              <w:rFonts w:hint="eastAsia"/>
              <w:noProof/>
            </w:rPr>
            <w:t>信息安全领导小组职责</w:t>
          </w:r>
          <w:r>
            <w:rPr>
              <w:noProof/>
              <w:webHidden/>
            </w:rPr>
            <w:tab/>
          </w:r>
          <w:r>
            <w:rPr>
              <w:noProof/>
              <w:webHidden/>
            </w:rPr>
            <w:fldChar w:fldCharType="begin"/>
          </w:r>
          <w:r>
            <w:rPr>
              <w:noProof/>
              <w:webHidden/>
            </w:rPr>
            <w:instrText xml:space="preserve"> PAGEREF _Toc489607053 \h </w:instrText>
          </w:r>
          <w:r>
            <w:rPr>
              <w:noProof/>
              <w:webHidden/>
            </w:rPr>
          </w:r>
          <w:r>
            <w:rPr>
              <w:noProof/>
              <w:webHidden/>
            </w:rPr>
            <w:fldChar w:fldCharType="separate"/>
          </w:r>
          <w:ins w:id="558" w:author="yunwei01" w:date="2017-08-04T10:49:00Z">
            <w:r>
              <w:rPr>
                <w:noProof/>
                <w:webHidden/>
              </w:rPr>
              <w:t>19</w:t>
            </w:r>
          </w:ins>
          <w:del w:id="559" w:author="yunwei01" w:date="2017-08-04T10:49:00Z">
            <w:r w:rsidDel="00960E5D">
              <w:rPr>
                <w:noProof/>
                <w:webHidden/>
              </w:rPr>
              <w:delText>15</w:delText>
            </w:r>
          </w:del>
          <w:r>
            <w:rPr>
              <w:noProof/>
              <w:webHidden/>
            </w:rPr>
            <w:fldChar w:fldCharType="end"/>
          </w:r>
          <w:r w:rsidRPr="00AD76F8">
            <w:rPr>
              <w:rStyle w:val="affb"/>
              <w:noProof/>
            </w:rPr>
            <w:fldChar w:fldCharType="end"/>
          </w:r>
        </w:p>
        <w:p w14:paraId="3352C428"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4.1.3</w:t>
          </w:r>
          <w:r w:rsidRPr="00AD76F8">
            <w:rPr>
              <w:rStyle w:val="affb"/>
              <w:rFonts w:hint="eastAsia"/>
              <w:noProof/>
            </w:rPr>
            <w:t xml:space="preserve"> </w:t>
          </w:r>
          <w:r w:rsidRPr="00AD76F8">
            <w:rPr>
              <w:rStyle w:val="affb"/>
              <w:rFonts w:hint="eastAsia"/>
              <w:noProof/>
            </w:rPr>
            <w:t>信息系统安全小组职责及要求</w:t>
          </w:r>
          <w:r>
            <w:rPr>
              <w:noProof/>
              <w:webHidden/>
            </w:rPr>
            <w:tab/>
          </w:r>
          <w:r>
            <w:rPr>
              <w:noProof/>
              <w:webHidden/>
            </w:rPr>
            <w:fldChar w:fldCharType="begin"/>
          </w:r>
          <w:r>
            <w:rPr>
              <w:noProof/>
              <w:webHidden/>
            </w:rPr>
            <w:instrText xml:space="preserve"> PAGEREF _Toc489607054 \h </w:instrText>
          </w:r>
          <w:r>
            <w:rPr>
              <w:noProof/>
              <w:webHidden/>
            </w:rPr>
          </w:r>
          <w:r>
            <w:rPr>
              <w:noProof/>
              <w:webHidden/>
            </w:rPr>
            <w:fldChar w:fldCharType="separate"/>
          </w:r>
          <w:ins w:id="560" w:author="yunwei01" w:date="2017-08-04T10:49:00Z">
            <w:r>
              <w:rPr>
                <w:noProof/>
                <w:webHidden/>
              </w:rPr>
              <w:t>19</w:t>
            </w:r>
          </w:ins>
          <w:del w:id="561" w:author="yunwei01" w:date="2017-08-04T10:49:00Z">
            <w:r w:rsidDel="00960E5D">
              <w:rPr>
                <w:noProof/>
                <w:webHidden/>
              </w:rPr>
              <w:delText>15</w:delText>
            </w:r>
          </w:del>
          <w:r>
            <w:rPr>
              <w:noProof/>
              <w:webHidden/>
            </w:rPr>
            <w:fldChar w:fldCharType="end"/>
          </w:r>
          <w:r w:rsidRPr="00AD76F8">
            <w:rPr>
              <w:rStyle w:val="affb"/>
              <w:noProof/>
            </w:rPr>
            <w:fldChar w:fldCharType="end"/>
          </w:r>
        </w:p>
        <w:p w14:paraId="093BF033"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4.1.4</w:t>
          </w:r>
          <w:r w:rsidRPr="00AD76F8">
            <w:rPr>
              <w:rStyle w:val="affb"/>
              <w:rFonts w:hint="eastAsia"/>
              <w:noProof/>
            </w:rPr>
            <w:t xml:space="preserve"> </w:t>
          </w:r>
          <w:r w:rsidRPr="00AD76F8">
            <w:rPr>
              <w:rStyle w:val="affb"/>
              <w:rFonts w:hint="eastAsia"/>
              <w:noProof/>
            </w:rPr>
            <w:t>信息安全小组权限</w:t>
          </w:r>
          <w:r>
            <w:rPr>
              <w:noProof/>
              <w:webHidden/>
            </w:rPr>
            <w:tab/>
          </w:r>
          <w:r>
            <w:rPr>
              <w:noProof/>
              <w:webHidden/>
            </w:rPr>
            <w:fldChar w:fldCharType="begin"/>
          </w:r>
          <w:r>
            <w:rPr>
              <w:noProof/>
              <w:webHidden/>
            </w:rPr>
            <w:instrText xml:space="preserve"> PAGEREF _Toc489607055 \h </w:instrText>
          </w:r>
          <w:r>
            <w:rPr>
              <w:noProof/>
              <w:webHidden/>
            </w:rPr>
          </w:r>
          <w:r>
            <w:rPr>
              <w:noProof/>
              <w:webHidden/>
            </w:rPr>
            <w:fldChar w:fldCharType="separate"/>
          </w:r>
          <w:ins w:id="562" w:author="yunwei01" w:date="2017-08-04T10:49:00Z">
            <w:r>
              <w:rPr>
                <w:noProof/>
                <w:webHidden/>
              </w:rPr>
              <w:t>27</w:t>
            </w:r>
          </w:ins>
          <w:del w:id="563" w:author="yunwei01" w:date="2017-08-04T10:49:00Z">
            <w:r w:rsidDel="00960E5D">
              <w:rPr>
                <w:noProof/>
                <w:webHidden/>
              </w:rPr>
              <w:delText>23</w:delText>
            </w:r>
          </w:del>
          <w:r>
            <w:rPr>
              <w:noProof/>
              <w:webHidden/>
            </w:rPr>
            <w:fldChar w:fldCharType="end"/>
          </w:r>
          <w:r w:rsidRPr="00AD76F8">
            <w:rPr>
              <w:rStyle w:val="affb"/>
              <w:noProof/>
            </w:rPr>
            <w:fldChar w:fldCharType="end"/>
          </w:r>
        </w:p>
        <w:p w14:paraId="5B7A9ACF"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4.1.5</w:t>
          </w:r>
          <w:r w:rsidRPr="00AD76F8">
            <w:rPr>
              <w:rStyle w:val="affb"/>
              <w:rFonts w:hint="eastAsia"/>
              <w:noProof/>
            </w:rPr>
            <w:t xml:space="preserve"> </w:t>
          </w:r>
          <w:r w:rsidRPr="00AD76F8">
            <w:rPr>
              <w:rStyle w:val="affb"/>
              <w:rFonts w:hint="eastAsia"/>
              <w:noProof/>
            </w:rPr>
            <w:t>信息安全管理人员</w:t>
          </w:r>
          <w:r>
            <w:rPr>
              <w:noProof/>
              <w:webHidden/>
            </w:rPr>
            <w:tab/>
          </w:r>
          <w:r>
            <w:rPr>
              <w:noProof/>
              <w:webHidden/>
            </w:rPr>
            <w:fldChar w:fldCharType="begin"/>
          </w:r>
          <w:r>
            <w:rPr>
              <w:noProof/>
              <w:webHidden/>
            </w:rPr>
            <w:instrText xml:space="preserve"> PAGEREF _Toc489607056 \h </w:instrText>
          </w:r>
          <w:r>
            <w:rPr>
              <w:noProof/>
              <w:webHidden/>
            </w:rPr>
          </w:r>
          <w:r>
            <w:rPr>
              <w:noProof/>
              <w:webHidden/>
            </w:rPr>
            <w:fldChar w:fldCharType="separate"/>
          </w:r>
          <w:ins w:id="564" w:author="yunwei01" w:date="2017-08-04T10:49:00Z">
            <w:r>
              <w:rPr>
                <w:noProof/>
                <w:webHidden/>
              </w:rPr>
              <w:t>27</w:t>
            </w:r>
          </w:ins>
          <w:del w:id="565" w:author="yunwei01" w:date="2017-08-04T10:49:00Z">
            <w:r w:rsidDel="00960E5D">
              <w:rPr>
                <w:noProof/>
                <w:webHidden/>
              </w:rPr>
              <w:delText>23</w:delText>
            </w:r>
          </w:del>
          <w:r>
            <w:rPr>
              <w:noProof/>
              <w:webHidden/>
            </w:rPr>
            <w:fldChar w:fldCharType="end"/>
          </w:r>
          <w:r w:rsidRPr="00AD76F8">
            <w:rPr>
              <w:rStyle w:val="affb"/>
              <w:noProof/>
            </w:rPr>
            <w:fldChar w:fldCharType="end"/>
          </w:r>
        </w:p>
        <w:p w14:paraId="0991DF9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4.1.6</w:t>
          </w:r>
          <w:r w:rsidRPr="00AD76F8">
            <w:rPr>
              <w:rStyle w:val="affb"/>
              <w:rFonts w:hint="eastAsia"/>
              <w:noProof/>
            </w:rPr>
            <w:t xml:space="preserve"> </w:t>
          </w:r>
          <w:r w:rsidRPr="00AD76F8">
            <w:rPr>
              <w:rStyle w:val="affb"/>
              <w:rFonts w:hint="eastAsia"/>
              <w:noProof/>
            </w:rPr>
            <w:t>关键岗位协议</w:t>
          </w:r>
          <w:r>
            <w:rPr>
              <w:noProof/>
              <w:webHidden/>
            </w:rPr>
            <w:tab/>
          </w:r>
          <w:r>
            <w:rPr>
              <w:noProof/>
              <w:webHidden/>
            </w:rPr>
            <w:fldChar w:fldCharType="begin"/>
          </w:r>
          <w:r>
            <w:rPr>
              <w:noProof/>
              <w:webHidden/>
            </w:rPr>
            <w:instrText xml:space="preserve"> PAGEREF _Toc489607057 \h </w:instrText>
          </w:r>
          <w:r>
            <w:rPr>
              <w:noProof/>
              <w:webHidden/>
            </w:rPr>
          </w:r>
          <w:r>
            <w:rPr>
              <w:noProof/>
              <w:webHidden/>
            </w:rPr>
            <w:fldChar w:fldCharType="separate"/>
          </w:r>
          <w:ins w:id="566" w:author="yunwei01" w:date="2017-08-04T10:49:00Z">
            <w:r>
              <w:rPr>
                <w:noProof/>
                <w:webHidden/>
              </w:rPr>
              <w:t>29</w:t>
            </w:r>
          </w:ins>
          <w:del w:id="567" w:author="yunwei01" w:date="2017-08-04T10:49:00Z">
            <w:r w:rsidDel="00960E5D">
              <w:rPr>
                <w:noProof/>
                <w:webHidden/>
              </w:rPr>
              <w:delText>25</w:delText>
            </w:r>
          </w:del>
          <w:r>
            <w:rPr>
              <w:noProof/>
              <w:webHidden/>
            </w:rPr>
            <w:fldChar w:fldCharType="end"/>
          </w:r>
          <w:r w:rsidRPr="00AD76F8">
            <w:rPr>
              <w:rStyle w:val="affb"/>
              <w:noProof/>
            </w:rPr>
            <w:fldChar w:fldCharType="end"/>
          </w:r>
        </w:p>
        <w:p w14:paraId="3C3AE537"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"_Toc489607058"</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第五章</w:t>
          </w:r>
          <w:r w:rsidRPr="00AD76F8">
            <w:rPr>
              <w:rStyle w:val="affb"/>
              <w:rFonts w:hint="eastAsia"/>
              <w:noProof/>
            </w:rPr>
            <w:t xml:space="preserve"> </w:t>
          </w:r>
          <w:r w:rsidRPr="00AD76F8">
            <w:rPr>
              <w:rStyle w:val="affb"/>
              <w:rFonts w:hint="eastAsia"/>
              <w:noProof/>
            </w:rPr>
            <w:t>信息安全授权及审批管理制度</w:t>
          </w:r>
          <w:r>
            <w:rPr>
              <w:noProof/>
              <w:webHidden/>
            </w:rPr>
            <w:tab/>
          </w:r>
          <w:r>
            <w:rPr>
              <w:noProof/>
              <w:webHidden/>
            </w:rPr>
            <w:fldChar w:fldCharType="begin"/>
          </w:r>
          <w:r>
            <w:rPr>
              <w:noProof/>
              <w:webHidden/>
            </w:rPr>
            <w:instrText xml:space="preserve"> PAGEREF _Toc489607058 \h </w:instrText>
          </w:r>
          <w:r>
            <w:rPr>
              <w:noProof/>
              <w:webHidden/>
            </w:rPr>
          </w:r>
          <w:r>
            <w:rPr>
              <w:noProof/>
              <w:webHidden/>
            </w:rPr>
            <w:fldChar w:fldCharType="separate"/>
          </w:r>
          <w:ins w:id="568" w:author="yunwei01" w:date="2017-08-04T10:49:00Z">
            <w:r>
              <w:rPr>
                <w:noProof/>
                <w:webHidden/>
              </w:rPr>
              <w:t>34</w:t>
            </w:r>
          </w:ins>
          <w:del w:id="569" w:author="yunwei01" w:date="2017-08-04T10:49:00Z">
            <w:r w:rsidDel="00960E5D">
              <w:rPr>
                <w:noProof/>
                <w:webHidden/>
              </w:rPr>
              <w:delText>30</w:delText>
            </w:r>
          </w:del>
          <w:r>
            <w:rPr>
              <w:noProof/>
              <w:webHidden/>
            </w:rPr>
            <w:fldChar w:fldCharType="end"/>
          </w:r>
          <w:r w:rsidRPr="00AD76F8">
            <w:rPr>
              <w:rStyle w:val="affb"/>
              <w:noProof/>
            </w:rPr>
            <w:fldChar w:fldCharType="end"/>
          </w:r>
        </w:p>
        <w:p w14:paraId="3A784E84"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"_Toc489607059"</w:instrText>
          </w:r>
          <w:r w:rsidRPr="00AD76F8">
            <w:rPr>
              <w:rStyle w:val="affb"/>
              <w:noProof/>
            </w:rPr>
            <w:instrText xml:space="preserve"> </w:instrText>
          </w:r>
          <w:r w:rsidRPr="00AD76F8">
            <w:rPr>
              <w:rStyle w:val="affb"/>
              <w:noProof/>
            </w:rPr>
            <w:fldChar w:fldCharType="separate"/>
          </w:r>
          <w:r w:rsidRPr="00AD76F8">
            <w:rPr>
              <w:rStyle w:val="affb"/>
              <w:noProof/>
            </w:rPr>
            <w:t>5.1</w:t>
          </w:r>
          <w:r w:rsidRPr="00AD76F8">
            <w:rPr>
              <w:rStyle w:val="affb"/>
              <w:rFonts w:hint="eastAsia"/>
              <w:noProof/>
            </w:rPr>
            <w:t xml:space="preserve"> </w:t>
          </w:r>
          <w:r w:rsidRPr="00AD76F8">
            <w:rPr>
              <w:rStyle w:val="affb"/>
              <w:rFonts w:hint="eastAsia"/>
              <w:noProof/>
            </w:rPr>
            <w:t>信息安全授权及审批管理制度</w:t>
          </w:r>
          <w:r>
            <w:rPr>
              <w:noProof/>
              <w:webHidden/>
            </w:rPr>
            <w:tab/>
          </w:r>
          <w:r>
            <w:rPr>
              <w:noProof/>
              <w:webHidden/>
            </w:rPr>
            <w:fldChar w:fldCharType="begin"/>
          </w:r>
          <w:r>
            <w:rPr>
              <w:noProof/>
              <w:webHidden/>
            </w:rPr>
            <w:instrText xml:space="preserve"> PAGEREF _Toc489607059 \h </w:instrText>
          </w:r>
          <w:r>
            <w:rPr>
              <w:noProof/>
              <w:webHidden/>
            </w:rPr>
          </w:r>
          <w:r>
            <w:rPr>
              <w:noProof/>
              <w:webHidden/>
            </w:rPr>
            <w:fldChar w:fldCharType="separate"/>
          </w:r>
          <w:ins w:id="570" w:author="yunwei01" w:date="2017-08-04T10:49:00Z">
            <w:r>
              <w:rPr>
                <w:noProof/>
                <w:webHidden/>
              </w:rPr>
              <w:t>34</w:t>
            </w:r>
          </w:ins>
          <w:del w:id="571" w:author="yunwei01" w:date="2017-08-04T10:49:00Z">
            <w:r w:rsidDel="00960E5D">
              <w:rPr>
                <w:noProof/>
                <w:webHidden/>
              </w:rPr>
              <w:delText>30</w:delText>
            </w:r>
          </w:del>
          <w:r>
            <w:rPr>
              <w:noProof/>
              <w:webHidden/>
            </w:rPr>
            <w:fldChar w:fldCharType="end"/>
          </w:r>
          <w:r w:rsidRPr="00AD76F8">
            <w:rPr>
              <w:rStyle w:val="affb"/>
              <w:noProof/>
            </w:rPr>
            <w:fldChar w:fldCharType="end"/>
          </w:r>
        </w:p>
        <w:p w14:paraId="3468E822"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"_Toc489607060"</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第六章</w:t>
          </w:r>
          <w:r w:rsidRPr="00AD76F8">
            <w:rPr>
              <w:rStyle w:val="affb"/>
              <w:rFonts w:hint="eastAsia"/>
              <w:noProof/>
            </w:rPr>
            <w:t xml:space="preserve"> </w:t>
          </w:r>
          <w:r w:rsidRPr="00AD76F8">
            <w:rPr>
              <w:rStyle w:val="affb"/>
              <w:rFonts w:hint="eastAsia"/>
              <w:noProof/>
            </w:rPr>
            <w:t>审核与检查管理制度</w:t>
          </w:r>
          <w:r>
            <w:rPr>
              <w:noProof/>
              <w:webHidden/>
            </w:rPr>
            <w:tab/>
          </w:r>
          <w:r>
            <w:rPr>
              <w:noProof/>
              <w:webHidden/>
            </w:rPr>
            <w:fldChar w:fldCharType="begin"/>
          </w:r>
          <w:r>
            <w:rPr>
              <w:noProof/>
              <w:webHidden/>
            </w:rPr>
            <w:instrText xml:space="preserve"> PAGEREF _Toc489607060 \h </w:instrText>
          </w:r>
          <w:r>
            <w:rPr>
              <w:noProof/>
              <w:webHidden/>
            </w:rPr>
          </w:r>
          <w:r>
            <w:rPr>
              <w:noProof/>
              <w:webHidden/>
            </w:rPr>
            <w:fldChar w:fldCharType="separate"/>
          </w:r>
          <w:ins w:id="572" w:author="yunwei01" w:date="2017-08-04T10:49:00Z">
            <w:r>
              <w:rPr>
                <w:noProof/>
                <w:webHidden/>
              </w:rPr>
              <w:t>35</w:t>
            </w:r>
          </w:ins>
          <w:del w:id="573" w:author="yunwei01" w:date="2017-08-04T10:49:00Z">
            <w:r w:rsidDel="00960E5D">
              <w:rPr>
                <w:noProof/>
                <w:webHidden/>
              </w:rPr>
              <w:delText>31</w:delText>
            </w:r>
          </w:del>
          <w:r>
            <w:rPr>
              <w:noProof/>
              <w:webHidden/>
            </w:rPr>
            <w:fldChar w:fldCharType="end"/>
          </w:r>
          <w:r w:rsidRPr="00AD76F8">
            <w:rPr>
              <w:rStyle w:val="affb"/>
              <w:noProof/>
            </w:rPr>
            <w:fldChar w:fldCharType="end"/>
          </w:r>
        </w:p>
        <w:p w14:paraId="379E3373"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"_Toc489607061"</w:instrText>
          </w:r>
          <w:r w:rsidRPr="00AD76F8">
            <w:rPr>
              <w:rStyle w:val="affb"/>
              <w:noProof/>
            </w:rPr>
            <w:instrText xml:space="preserve"> </w:instrText>
          </w:r>
          <w:r w:rsidRPr="00AD76F8">
            <w:rPr>
              <w:rStyle w:val="affb"/>
              <w:noProof/>
            </w:rPr>
            <w:fldChar w:fldCharType="separate"/>
          </w:r>
          <w:r w:rsidRPr="00AD76F8">
            <w:rPr>
              <w:rStyle w:val="affb"/>
              <w:noProof/>
            </w:rPr>
            <w:t>6.1</w:t>
          </w:r>
          <w:r w:rsidRPr="00AD76F8">
            <w:rPr>
              <w:rStyle w:val="affb"/>
              <w:rFonts w:hint="eastAsia"/>
              <w:noProof/>
            </w:rPr>
            <w:t xml:space="preserve"> </w:t>
          </w:r>
          <w:r w:rsidRPr="00AD76F8">
            <w:rPr>
              <w:rStyle w:val="affb"/>
              <w:rFonts w:hint="eastAsia"/>
              <w:noProof/>
            </w:rPr>
            <w:t>审核与检查管理制度</w:t>
          </w:r>
          <w:r>
            <w:rPr>
              <w:noProof/>
              <w:webHidden/>
            </w:rPr>
            <w:tab/>
          </w:r>
          <w:r>
            <w:rPr>
              <w:noProof/>
              <w:webHidden/>
            </w:rPr>
            <w:fldChar w:fldCharType="begin"/>
          </w:r>
          <w:r>
            <w:rPr>
              <w:noProof/>
              <w:webHidden/>
            </w:rPr>
            <w:instrText xml:space="preserve"> PAGEREF _Toc489607061 \h </w:instrText>
          </w:r>
          <w:r>
            <w:rPr>
              <w:noProof/>
              <w:webHidden/>
            </w:rPr>
          </w:r>
          <w:r>
            <w:rPr>
              <w:noProof/>
              <w:webHidden/>
            </w:rPr>
            <w:fldChar w:fldCharType="separate"/>
          </w:r>
          <w:ins w:id="574" w:author="yunwei01" w:date="2017-08-04T10:49:00Z">
            <w:r>
              <w:rPr>
                <w:noProof/>
                <w:webHidden/>
              </w:rPr>
              <w:t>35</w:t>
            </w:r>
          </w:ins>
          <w:del w:id="575" w:author="yunwei01" w:date="2017-08-04T10:49:00Z">
            <w:r w:rsidDel="00960E5D">
              <w:rPr>
                <w:noProof/>
                <w:webHidden/>
              </w:rPr>
              <w:delText>31</w:delText>
            </w:r>
          </w:del>
          <w:r>
            <w:rPr>
              <w:noProof/>
              <w:webHidden/>
            </w:rPr>
            <w:fldChar w:fldCharType="end"/>
          </w:r>
          <w:r w:rsidRPr="00AD76F8">
            <w:rPr>
              <w:rStyle w:val="affb"/>
              <w:noProof/>
            </w:rPr>
            <w:fldChar w:fldCharType="end"/>
          </w:r>
        </w:p>
        <w:p w14:paraId="4B28871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6.1.1</w:t>
          </w:r>
          <w:r w:rsidRPr="00AD76F8">
            <w:rPr>
              <w:rStyle w:val="affb"/>
              <w:rFonts w:hint="eastAsia"/>
              <w:noProof/>
            </w:rPr>
            <w:t xml:space="preserve"> </w:t>
          </w:r>
          <w:r w:rsidRPr="00AD76F8">
            <w:rPr>
              <w:rStyle w:val="affb"/>
              <w:rFonts w:hint="eastAsia"/>
              <w:noProof/>
            </w:rPr>
            <w:t>定期安全检查</w:t>
          </w:r>
          <w:r>
            <w:rPr>
              <w:noProof/>
              <w:webHidden/>
            </w:rPr>
            <w:tab/>
          </w:r>
          <w:r>
            <w:rPr>
              <w:noProof/>
              <w:webHidden/>
            </w:rPr>
            <w:fldChar w:fldCharType="begin"/>
          </w:r>
          <w:r>
            <w:rPr>
              <w:noProof/>
              <w:webHidden/>
            </w:rPr>
            <w:instrText xml:space="preserve"> PAGEREF _Toc489607062 \h </w:instrText>
          </w:r>
          <w:r>
            <w:rPr>
              <w:noProof/>
              <w:webHidden/>
            </w:rPr>
          </w:r>
          <w:r>
            <w:rPr>
              <w:noProof/>
              <w:webHidden/>
            </w:rPr>
            <w:fldChar w:fldCharType="separate"/>
          </w:r>
          <w:ins w:id="576" w:author="yunwei01" w:date="2017-08-04T10:49:00Z">
            <w:r>
              <w:rPr>
                <w:noProof/>
                <w:webHidden/>
              </w:rPr>
              <w:t>35</w:t>
            </w:r>
          </w:ins>
          <w:del w:id="577" w:author="yunwei01" w:date="2017-08-04T10:49:00Z">
            <w:r w:rsidDel="00960E5D">
              <w:rPr>
                <w:noProof/>
                <w:webHidden/>
              </w:rPr>
              <w:delText>31</w:delText>
            </w:r>
          </w:del>
          <w:r>
            <w:rPr>
              <w:noProof/>
              <w:webHidden/>
            </w:rPr>
            <w:fldChar w:fldCharType="end"/>
          </w:r>
          <w:r w:rsidRPr="00AD76F8">
            <w:rPr>
              <w:rStyle w:val="affb"/>
              <w:noProof/>
            </w:rPr>
            <w:fldChar w:fldCharType="end"/>
          </w:r>
        </w:p>
        <w:p w14:paraId="6CD4302F"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6.1.2</w:t>
          </w:r>
          <w:r w:rsidRPr="00AD76F8">
            <w:rPr>
              <w:rStyle w:val="affb"/>
              <w:rFonts w:hint="eastAsia"/>
              <w:noProof/>
            </w:rPr>
            <w:t xml:space="preserve"> </w:t>
          </w:r>
          <w:r w:rsidRPr="00AD76F8">
            <w:rPr>
              <w:rStyle w:val="affb"/>
              <w:rFonts w:hint="eastAsia"/>
              <w:noProof/>
            </w:rPr>
            <w:t>文件审批与发布管理制度</w:t>
          </w:r>
          <w:r>
            <w:rPr>
              <w:noProof/>
              <w:webHidden/>
            </w:rPr>
            <w:tab/>
          </w:r>
          <w:r>
            <w:rPr>
              <w:noProof/>
              <w:webHidden/>
            </w:rPr>
            <w:fldChar w:fldCharType="begin"/>
          </w:r>
          <w:r>
            <w:rPr>
              <w:noProof/>
              <w:webHidden/>
            </w:rPr>
            <w:instrText xml:space="preserve"> PAGEREF _Toc489607063 \h </w:instrText>
          </w:r>
          <w:r>
            <w:rPr>
              <w:noProof/>
              <w:webHidden/>
            </w:rPr>
          </w:r>
          <w:r>
            <w:rPr>
              <w:noProof/>
              <w:webHidden/>
            </w:rPr>
            <w:fldChar w:fldCharType="separate"/>
          </w:r>
          <w:ins w:id="578" w:author="yunwei01" w:date="2017-08-04T10:49:00Z">
            <w:r>
              <w:rPr>
                <w:noProof/>
                <w:webHidden/>
              </w:rPr>
              <w:t>36</w:t>
            </w:r>
          </w:ins>
          <w:del w:id="579" w:author="yunwei01" w:date="2017-08-04T10:49:00Z">
            <w:r w:rsidDel="00960E5D">
              <w:rPr>
                <w:noProof/>
                <w:webHidden/>
              </w:rPr>
              <w:delText>32</w:delText>
            </w:r>
          </w:del>
          <w:r>
            <w:rPr>
              <w:noProof/>
              <w:webHidden/>
            </w:rPr>
            <w:fldChar w:fldCharType="end"/>
          </w:r>
          <w:r w:rsidRPr="00AD76F8">
            <w:rPr>
              <w:rStyle w:val="affb"/>
              <w:noProof/>
            </w:rPr>
            <w:fldChar w:fldCharType="end"/>
          </w:r>
        </w:p>
        <w:p w14:paraId="2349744F"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"_Toc489607064"</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第七章</w:t>
          </w:r>
          <w:r w:rsidRPr="00AD76F8">
            <w:rPr>
              <w:rStyle w:val="affb"/>
              <w:rFonts w:hint="eastAsia"/>
              <w:noProof/>
            </w:rPr>
            <w:t xml:space="preserve"> </w:t>
          </w:r>
          <w:r w:rsidRPr="00AD76F8">
            <w:rPr>
              <w:rStyle w:val="affb"/>
              <w:rFonts w:hint="eastAsia"/>
              <w:noProof/>
            </w:rPr>
            <w:t>办公环境管理制度</w:t>
          </w:r>
          <w:r>
            <w:rPr>
              <w:noProof/>
              <w:webHidden/>
            </w:rPr>
            <w:tab/>
          </w:r>
          <w:r>
            <w:rPr>
              <w:noProof/>
              <w:webHidden/>
            </w:rPr>
            <w:fldChar w:fldCharType="begin"/>
          </w:r>
          <w:r>
            <w:rPr>
              <w:noProof/>
              <w:webHidden/>
            </w:rPr>
            <w:instrText xml:space="preserve"> PAGEREF _Toc489607064 \h </w:instrText>
          </w:r>
          <w:r>
            <w:rPr>
              <w:noProof/>
              <w:webHidden/>
            </w:rPr>
          </w:r>
          <w:r>
            <w:rPr>
              <w:noProof/>
              <w:webHidden/>
            </w:rPr>
            <w:fldChar w:fldCharType="separate"/>
          </w:r>
          <w:ins w:id="580" w:author="yunwei01" w:date="2017-08-04T10:49:00Z">
            <w:r>
              <w:rPr>
                <w:noProof/>
                <w:webHidden/>
              </w:rPr>
              <w:t>38</w:t>
            </w:r>
          </w:ins>
          <w:del w:id="581" w:author="yunwei01" w:date="2017-08-04T10:49:00Z">
            <w:r w:rsidDel="00960E5D">
              <w:rPr>
                <w:noProof/>
                <w:webHidden/>
              </w:rPr>
              <w:delText>34</w:delText>
            </w:r>
          </w:del>
          <w:r>
            <w:rPr>
              <w:noProof/>
              <w:webHidden/>
            </w:rPr>
            <w:fldChar w:fldCharType="end"/>
          </w:r>
          <w:r w:rsidRPr="00AD76F8">
            <w:rPr>
              <w:rStyle w:val="affb"/>
              <w:noProof/>
            </w:rPr>
            <w:fldChar w:fldCharType="end"/>
          </w:r>
        </w:p>
        <w:p w14:paraId="53FFD0A4"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"_Toc489607065"</w:instrText>
          </w:r>
          <w:r w:rsidRPr="00AD76F8">
            <w:rPr>
              <w:rStyle w:val="affb"/>
              <w:noProof/>
            </w:rPr>
            <w:instrText xml:space="preserve"> </w:instrText>
          </w:r>
          <w:r w:rsidRPr="00AD76F8">
            <w:rPr>
              <w:rStyle w:val="affb"/>
              <w:noProof/>
            </w:rPr>
            <w:fldChar w:fldCharType="separate"/>
          </w:r>
          <w:r w:rsidRPr="00AD76F8">
            <w:rPr>
              <w:rStyle w:val="affb"/>
              <w:noProof/>
            </w:rPr>
            <w:t>7.1</w:t>
          </w:r>
          <w:r w:rsidRPr="00AD76F8">
            <w:rPr>
              <w:rStyle w:val="affb"/>
              <w:rFonts w:hint="eastAsia"/>
              <w:noProof/>
            </w:rPr>
            <w:t xml:space="preserve"> </w:t>
          </w:r>
          <w:r w:rsidRPr="00AD76F8">
            <w:rPr>
              <w:rStyle w:val="affb"/>
              <w:rFonts w:hint="eastAsia"/>
              <w:noProof/>
            </w:rPr>
            <w:t>办公环境管理制度</w:t>
          </w:r>
          <w:r>
            <w:rPr>
              <w:noProof/>
              <w:webHidden/>
            </w:rPr>
            <w:tab/>
          </w:r>
          <w:r>
            <w:rPr>
              <w:noProof/>
              <w:webHidden/>
            </w:rPr>
            <w:fldChar w:fldCharType="begin"/>
          </w:r>
          <w:r>
            <w:rPr>
              <w:noProof/>
              <w:webHidden/>
            </w:rPr>
            <w:instrText xml:space="preserve"> PAGEREF _Toc489607065 \h </w:instrText>
          </w:r>
          <w:r>
            <w:rPr>
              <w:noProof/>
              <w:webHidden/>
            </w:rPr>
          </w:r>
          <w:r>
            <w:rPr>
              <w:noProof/>
              <w:webHidden/>
            </w:rPr>
            <w:fldChar w:fldCharType="separate"/>
          </w:r>
          <w:ins w:id="582" w:author="yunwei01" w:date="2017-08-04T10:49:00Z">
            <w:r>
              <w:rPr>
                <w:noProof/>
                <w:webHidden/>
              </w:rPr>
              <w:t>38</w:t>
            </w:r>
          </w:ins>
          <w:del w:id="583" w:author="yunwei01" w:date="2017-08-04T10:49:00Z">
            <w:r w:rsidDel="00960E5D">
              <w:rPr>
                <w:noProof/>
                <w:webHidden/>
              </w:rPr>
              <w:delText>34</w:delText>
            </w:r>
          </w:del>
          <w:r>
            <w:rPr>
              <w:noProof/>
              <w:webHidden/>
            </w:rPr>
            <w:fldChar w:fldCharType="end"/>
          </w:r>
          <w:r w:rsidRPr="00AD76F8">
            <w:rPr>
              <w:rStyle w:val="affb"/>
              <w:noProof/>
            </w:rPr>
            <w:fldChar w:fldCharType="end"/>
          </w:r>
        </w:p>
        <w:p w14:paraId="17F40A88"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"_Toc489607067"</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第八章</w:t>
          </w:r>
          <w:r w:rsidRPr="00AD76F8">
            <w:rPr>
              <w:rStyle w:val="affb"/>
              <w:rFonts w:hint="eastAsia"/>
              <w:noProof/>
            </w:rPr>
            <w:t xml:space="preserve"> </w:t>
          </w:r>
          <w:r w:rsidRPr="00AD76F8">
            <w:rPr>
              <w:rStyle w:val="affb"/>
              <w:rFonts w:hint="eastAsia"/>
              <w:noProof/>
            </w:rPr>
            <w:t>沟通与合作管理制度</w:t>
          </w:r>
          <w:r>
            <w:rPr>
              <w:noProof/>
              <w:webHidden/>
            </w:rPr>
            <w:tab/>
          </w:r>
          <w:r>
            <w:rPr>
              <w:noProof/>
              <w:webHidden/>
            </w:rPr>
            <w:fldChar w:fldCharType="begin"/>
          </w:r>
          <w:r>
            <w:rPr>
              <w:noProof/>
              <w:webHidden/>
            </w:rPr>
            <w:instrText xml:space="preserve"> PAGEREF _Toc489607067 \h </w:instrText>
          </w:r>
          <w:r>
            <w:rPr>
              <w:noProof/>
              <w:webHidden/>
            </w:rPr>
          </w:r>
          <w:r>
            <w:rPr>
              <w:noProof/>
              <w:webHidden/>
            </w:rPr>
            <w:fldChar w:fldCharType="separate"/>
          </w:r>
          <w:ins w:id="584" w:author="yunwei01" w:date="2017-08-04T10:49:00Z">
            <w:r>
              <w:rPr>
                <w:noProof/>
                <w:webHidden/>
              </w:rPr>
              <w:t>40</w:t>
            </w:r>
          </w:ins>
          <w:del w:id="585" w:author="yunwei01" w:date="2017-08-04T10:49:00Z">
            <w:r w:rsidDel="00960E5D">
              <w:rPr>
                <w:noProof/>
                <w:webHidden/>
              </w:rPr>
              <w:delText>36</w:delText>
            </w:r>
          </w:del>
          <w:r>
            <w:rPr>
              <w:noProof/>
              <w:webHidden/>
            </w:rPr>
            <w:fldChar w:fldCharType="end"/>
          </w:r>
          <w:r w:rsidRPr="00AD76F8">
            <w:rPr>
              <w:rStyle w:val="affb"/>
              <w:noProof/>
            </w:rPr>
            <w:fldChar w:fldCharType="end"/>
          </w:r>
        </w:p>
        <w:p w14:paraId="0844CCEA"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"_Toc489607068"</w:instrText>
          </w:r>
          <w:r w:rsidRPr="00AD76F8">
            <w:rPr>
              <w:rStyle w:val="affb"/>
              <w:noProof/>
            </w:rPr>
            <w:instrText xml:space="preserve"> </w:instrText>
          </w:r>
          <w:r w:rsidRPr="00AD76F8">
            <w:rPr>
              <w:rStyle w:val="affb"/>
              <w:noProof/>
            </w:rPr>
            <w:fldChar w:fldCharType="separate"/>
          </w:r>
          <w:r w:rsidRPr="00AD76F8">
            <w:rPr>
              <w:rStyle w:val="affb"/>
              <w:noProof/>
            </w:rPr>
            <w:t>8.1</w:t>
          </w:r>
          <w:r w:rsidRPr="00AD76F8">
            <w:rPr>
              <w:rStyle w:val="affb"/>
              <w:rFonts w:hint="eastAsia"/>
              <w:noProof/>
            </w:rPr>
            <w:t xml:space="preserve"> </w:t>
          </w:r>
          <w:r w:rsidRPr="00AD76F8">
            <w:rPr>
              <w:rStyle w:val="affb"/>
              <w:rFonts w:hint="eastAsia"/>
              <w:noProof/>
            </w:rPr>
            <w:t>沟通与合作管理制度</w:t>
          </w:r>
          <w:r>
            <w:rPr>
              <w:noProof/>
              <w:webHidden/>
            </w:rPr>
            <w:tab/>
          </w:r>
          <w:r>
            <w:rPr>
              <w:noProof/>
              <w:webHidden/>
            </w:rPr>
            <w:fldChar w:fldCharType="begin"/>
          </w:r>
          <w:r>
            <w:rPr>
              <w:noProof/>
              <w:webHidden/>
            </w:rPr>
            <w:instrText xml:space="preserve"> PAGEREF _Toc489607068 \h </w:instrText>
          </w:r>
          <w:r>
            <w:rPr>
              <w:noProof/>
              <w:webHidden/>
            </w:rPr>
          </w:r>
          <w:r>
            <w:rPr>
              <w:noProof/>
              <w:webHidden/>
            </w:rPr>
            <w:fldChar w:fldCharType="separate"/>
          </w:r>
          <w:ins w:id="586" w:author="yunwei01" w:date="2017-08-04T10:49:00Z">
            <w:r>
              <w:rPr>
                <w:noProof/>
                <w:webHidden/>
              </w:rPr>
              <w:t>40</w:t>
            </w:r>
          </w:ins>
          <w:del w:id="587" w:author="yunwei01" w:date="2017-08-04T10:49:00Z">
            <w:r w:rsidDel="00960E5D">
              <w:rPr>
                <w:noProof/>
                <w:webHidden/>
              </w:rPr>
              <w:delText>36</w:delText>
            </w:r>
          </w:del>
          <w:r>
            <w:rPr>
              <w:noProof/>
              <w:webHidden/>
            </w:rPr>
            <w:fldChar w:fldCharType="end"/>
          </w:r>
          <w:r w:rsidRPr="00AD76F8">
            <w:rPr>
              <w:rStyle w:val="affb"/>
              <w:noProof/>
            </w:rPr>
            <w:fldChar w:fldCharType="end"/>
          </w:r>
        </w:p>
        <w:p w14:paraId="5275E7C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"_Toc489607069"</w:instrText>
          </w:r>
          <w:r w:rsidRPr="00AD76F8">
            <w:rPr>
              <w:rStyle w:val="affb"/>
              <w:noProof/>
            </w:rPr>
            <w:instrText xml:space="preserve"> </w:instrText>
          </w:r>
          <w:r w:rsidRPr="00AD76F8">
            <w:rPr>
              <w:rStyle w:val="affb"/>
              <w:noProof/>
            </w:rPr>
            <w:fldChar w:fldCharType="separate"/>
          </w:r>
          <w:r w:rsidRPr="00960E5D">
            <w:rPr>
              <w:rStyle w:val="affb"/>
              <w:noProof/>
              <w:rPrChange w:id="588" w:author="yunwei01" w:date="2017-08-04T10:50:00Z">
                <w:rPr>
                  <w:rStyle w:val="affb"/>
                  <w:rFonts w:ascii="宋体" w:eastAsia="黑体" w:hAnsi="宋体" w:cs="宋体"/>
                  <w:noProof/>
                  <w:kern w:val="44"/>
                  <w14:scene3d>
                    <w14:camera w14:prst="orthographicFront"/>
                    <w14:lightRig w14:rig="threePt" w14:dir="t">
                      <w14:rot w14:lat="0" w14:lon="0" w14:rev="0"/>
                    </w14:lightRig>
                  </w14:scene3d>
                </w:rPr>
              </w:rPrChange>
            </w:rPr>
            <w:t xml:space="preserve">8.1.1 </w:t>
          </w:r>
          <w:r w:rsidRPr="00960E5D">
            <w:rPr>
              <w:rStyle w:val="affb"/>
              <w:rFonts w:hint="eastAsia"/>
              <w:noProof/>
              <w:rPrChange w:id="589" w:author="yunwei01" w:date="2017-08-04T10:50:00Z">
                <w:rPr>
                  <w:rStyle w:val="affb"/>
                  <w:rFonts w:ascii="宋体" w:eastAsia="黑体" w:hAnsi="宋体" w:cs="宋体" w:hint="eastAsia"/>
                  <w:noProof/>
                </w:rPr>
              </w:rPrChange>
            </w:rPr>
            <w:t>信息安全例会管理</w:t>
          </w:r>
          <w:r>
            <w:rPr>
              <w:noProof/>
              <w:webHidden/>
            </w:rPr>
            <w:tab/>
          </w:r>
          <w:r>
            <w:rPr>
              <w:noProof/>
              <w:webHidden/>
            </w:rPr>
            <w:fldChar w:fldCharType="begin"/>
          </w:r>
          <w:r>
            <w:rPr>
              <w:noProof/>
              <w:webHidden/>
            </w:rPr>
            <w:instrText xml:space="preserve"> PAGEREF _Toc489607069 \h </w:instrText>
          </w:r>
          <w:r>
            <w:rPr>
              <w:noProof/>
              <w:webHidden/>
            </w:rPr>
          </w:r>
          <w:r>
            <w:rPr>
              <w:noProof/>
              <w:webHidden/>
            </w:rPr>
            <w:fldChar w:fldCharType="separate"/>
          </w:r>
          <w:ins w:id="590" w:author="yunwei01" w:date="2017-08-04T10:49:00Z">
            <w:r>
              <w:rPr>
                <w:noProof/>
                <w:webHidden/>
              </w:rPr>
              <w:t>40</w:t>
            </w:r>
          </w:ins>
          <w:del w:id="591" w:author="yunwei01" w:date="2017-08-04T10:49:00Z">
            <w:r w:rsidDel="00960E5D">
              <w:rPr>
                <w:noProof/>
                <w:webHidden/>
              </w:rPr>
              <w:delText>36</w:delText>
            </w:r>
          </w:del>
          <w:r>
            <w:rPr>
              <w:noProof/>
              <w:webHidden/>
            </w:rPr>
            <w:fldChar w:fldCharType="end"/>
          </w:r>
          <w:r w:rsidRPr="00AD76F8">
            <w:rPr>
              <w:rStyle w:val="affb"/>
              <w:noProof/>
            </w:rPr>
            <w:fldChar w:fldCharType="end"/>
          </w:r>
        </w:p>
        <w:p w14:paraId="10489A2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"_Toc489607070"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8.1.2</w:t>
          </w:r>
          <w:r w:rsidRPr="00AD76F8">
            <w:rPr>
              <w:rStyle w:val="affb"/>
              <w:rFonts w:hint="eastAsia"/>
              <w:noProof/>
            </w:rPr>
            <w:t xml:space="preserve"> </w:t>
          </w:r>
          <w:r w:rsidRPr="00AD76F8">
            <w:rPr>
              <w:rStyle w:val="affb"/>
              <w:rFonts w:hint="eastAsia"/>
              <w:noProof/>
            </w:rPr>
            <w:t>外部协作管理</w:t>
          </w:r>
          <w:r>
            <w:rPr>
              <w:noProof/>
              <w:webHidden/>
            </w:rPr>
            <w:tab/>
          </w:r>
          <w:r>
            <w:rPr>
              <w:noProof/>
              <w:webHidden/>
            </w:rPr>
            <w:fldChar w:fldCharType="begin"/>
          </w:r>
          <w:r>
            <w:rPr>
              <w:noProof/>
              <w:webHidden/>
            </w:rPr>
            <w:instrText xml:space="preserve"> PAGEREF _Toc489607070 \h </w:instrText>
          </w:r>
          <w:r>
            <w:rPr>
              <w:noProof/>
              <w:webHidden/>
            </w:rPr>
          </w:r>
          <w:r>
            <w:rPr>
              <w:noProof/>
              <w:webHidden/>
            </w:rPr>
            <w:fldChar w:fldCharType="separate"/>
          </w:r>
          <w:ins w:id="592" w:author="yunwei01" w:date="2017-08-04T10:49:00Z">
            <w:r>
              <w:rPr>
                <w:noProof/>
                <w:webHidden/>
              </w:rPr>
              <w:t>41</w:t>
            </w:r>
          </w:ins>
          <w:del w:id="593" w:author="yunwei01" w:date="2017-08-04T10:49:00Z">
            <w:r w:rsidDel="00960E5D">
              <w:rPr>
                <w:noProof/>
                <w:webHidden/>
              </w:rPr>
              <w:delText>37</w:delText>
            </w:r>
          </w:del>
          <w:r>
            <w:rPr>
              <w:noProof/>
              <w:webHidden/>
            </w:rPr>
            <w:fldChar w:fldCharType="end"/>
          </w:r>
          <w:r w:rsidRPr="00AD76F8">
            <w:rPr>
              <w:rStyle w:val="affb"/>
              <w:noProof/>
            </w:rPr>
            <w:fldChar w:fldCharType="end"/>
          </w:r>
        </w:p>
        <w:p w14:paraId="4C4F79A1"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lastRenderedPageBreak/>
            <w:fldChar w:fldCharType="begin"/>
          </w:r>
          <w:r w:rsidRPr="00AD76F8">
            <w:rPr>
              <w:rStyle w:val="affb"/>
              <w:noProof/>
            </w:rPr>
            <w:instrText xml:space="preserve"> </w:instrText>
          </w:r>
          <w:r>
            <w:rPr>
              <w:noProof/>
            </w:rPr>
            <w:instrText>HYPERLINK \l "_Toc489607072"</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第九章</w:t>
          </w:r>
          <w:r w:rsidRPr="00AD76F8">
            <w:rPr>
              <w:rStyle w:val="affb"/>
              <w:rFonts w:hint="eastAsia"/>
              <w:noProof/>
            </w:rPr>
            <w:t xml:space="preserve"> </w:t>
          </w:r>
          <w:r w:rsidRPr="00AD76F8">
            <w:rPr>
              <w:rStyle w:val="affb"/>
              <w:rFonts w:hint="eastAsia"/>
              <w:noProof/>
            </w:rPr>
            <w:t>人员入岗管理制度</w:t>
          </w:r>
          <w:r>
            <w:rPr>
              <w:noProof/>
              <w:webHidden/>
            </w:rPr>
            <w:tab/>
          </w:r>
          <w:r>
            <w:rPr>
              <w:noProof/>
              <w:webHidden/>
            </w:rPr>
            <w:fldChar w:fldCharType="begin"/>
          </w:r>
          <w:r>
            <w:rPr>
              <w:noProof/>
              <w:webHidden/>
            </w:rPr>
            <w:instrText xml:space="preserve"> PAGEREF _Toc489607072 \h </w:instrText>
          </w:r>
          <w:r>
            <w:rPr>
              <w:noProof/>
              <w:webHidden/>
            </w:rPr>
          </w:r>
          <w:r>
            <w:rPr>
              <w:noProof/>
              <w:webHidden/>
            </w:rPr>
            <w:fldChar w:fldCharType="separate"/>
          </w:r>
          <w:ins w:id="594" w:author="yunwei01" w:date="2017-08-04T10:49:00Z">
            <w:r>
              <w:rPr>
                <w:noProof/>
                <w:webHidden/>
              </w:rPr>
              <w:t>42</w:t>
            </w:r>
          </w:ins>
          <w:del w:id="595" w:author="yunwei01" w:date="2017-08-04T10:49:00Z">
            <w:r w:rsidDel="00960E5D">
              <w:rPr>
                <w:noProof/>
                <w:webHidden/>
              </w:rPr>
              <w:delText>38</w:delText>
            </w:r>
          </w:del>
          <w:r>
            <w:rPr>
              <w:noProof/>
              <w:webHidden/>
            </w:rPr>
            <w:fldChar w:fldCharType="end"/>
          </w:r>
          <w:r w:rsidRPr="00AD76F8">
            <w:rPr>
              <w:rStyle w:val="affb"/>
              <w:noProof/>
            </w:rPr>
            <w:fldChar w:fldCharType="end"/>
          </w:r>
        </w:p>
        <w:p w14:paraId="1FF9E1B1"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"_Toc489607073"</w:instrText>
          </w:r>
          <w:r w:rsidRPr="00AD76F8">
            <w:rPr>
              <w:rStyle w:val="affb"/>
              <w:noProof/>
            </w:rPr>
            <w:instrText xml:space="preserve"> </w:instrText>
          </w:r>
          <w:r w:rsidRPr="00AD76F8">
            <w:rPr>
              <w:rStyle w:val="affb"/>
              <w:noProof/>
            </w:rPr>
            <w:fldChar w:fldCharType="separate"/>
          </w:r>
          <w:r w:rsidRPr="00AD76F8">
            <w:rPr>
              <w:rStyle w:val="affb"/>
              <w:noProof/>
            </w:rPr>
            <w:t>9.1</w:t>
          </w:r>
          <w:r w:rsidRPr="00AD76F8">
            <w:rPr>
              <w:rStyle w:val="affb"/>
              <w:rFonts w:hint="eastAsia"/>
              <w:noProof/>
            </w:rPr>
            <w:t xml:space="preserve"> </w:t>
          </w:r>
          <w:r w:rsidRPr="00AD76F8">
            <w:rPr>
              <w:rStyle w:val="affb"/>
              <w:rFonts w:hint="eastAsia"/>
              <w:noProof/>
            </w:rPr>
            <w:t>信息安全条款</w:t>
          </w:r>
          <w:r>
            <w:rPr>
              <w:noProof/>
              <w:webHidden/>
            </w:rPr>
            <w:tab/>
          </w:r>
          <w:r>
            <w:rPr>
              <w:noProof/>
              <w:webHidden/>
            </w:rPr>
            <w:fldChar w:fldCharType="begin"/>
          </w:r>
          <w:r>
            <w:rPr>
              <w:noProof/>
              <w:webHidden/>
            </w:rPr>
            <w:instrText xml:space="preserve"> PAGEREF _Toc489607073 \h </w:instrText>
          </w:r>
          <w:r>
            <w:rPr>
              <w:noProof/>
              <w:webHidden/>
            </w:rPr>
          </w:r>
          <w:r>
            <w:rPr>
              <w:noProof/>
              <w:webHidden/>
            </w:rPr>
            <w:fldChar w:fldCharType="separate"/>
          </w:r>
          <w:ins w:id="596" w:author="yunwei01" w:date="2017-08-04T10:49:00Z">
            <w:r>
              <w:rPr>
                <w:noProof/>
                <w:webHidden/>
              </w:rPr>
              <w:t>42</w:t>
            </w:r>
          </w:ins>
          <w:del w:id="597" w:author="yunwei01" w:date="2017-08-04T10:49:00Z">
            <w:r w:rsidDel="00960E5D">
              <w:rPr>
                <w:noProof/>
                <w:webHidden/>
              </w:rPr>
              <w:delText>38</w:delText>
            </w:r>
          </w:del>
          <w:r>
            <w:rPr>
              <w:noProof/>
              <w:webHidden/>
            </w:rPr>
            <w:fldChar w:fldCharType="end"/>
          </w:r>
          <w:r w:rsidRPr="00AD76F8">
            <w:rPr>
              <w:rStyle w:val="affb"/>
              <w:noProof/>
            </w:rPr>
            <w:fldChar w:fldCharType="end"/>
          </w:r>
        </w:p>
        <w:p w14:paraId="505412B9"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"_Toc489607074"</w:instrText>
          </w:r>
          <w:r w:rsidRPr="00AD76F8">
            <w:rPr>
              <w:rStyle w:val="affb"/>
              <w:noProof/>
            </w:rPr>
            <w:instrText xml:space="preserve"> </w:instrText>
          </w:r>
          <w:r w:rsidRPr="00AD76F8">
            <w:rPr>
              <w:rStyle w:val="affb"/>
              <w:noProof/>
            </w:rPr>
            <w:fldChar w:fldCharType="separate"/>
          </w:r>
          <w:r w:rsidRPr="00AD76F8">
            <w:rPr>
              <w:rStyle w:val="affb"/>
              <w:noProof/>
            </w:rPr>
            <w:t>9.2</w:t>
          </w:r>
          <w:r w:rsidRPr="00AD76F8">
            <w:rPr>
              <w:rStyle w:val="affb"/>
              <w:rFonts w:hint="eastAsia"/>
              <w:noProof/>
            </w:rPr>
            <w:t xml:space="preserve"> </w:t>
          </w:r>
          <w:r w:rsidRPr="00AD76F8">
            <w:rPr>
              <w:rStyle w:val="affb"/>
              <w:rFonts w:hint="eastAsia"/>
              <w:noProof/>
            </w:rPr>
            <w:t>保密协议</w:t>
          </w:r>
          <w:r>
            <w:rPr>
              <w:noProof/>
              <w:webHidden/>
            </w:rPr>
            <w:tab/>
          </w:r>
          <w:r>
            <w:rPr>
              <w:noProof/>
              <w:webHidden/>
            </w:rPr>
            <w:fldChar w:fldCharType="begin"/>
          </w:r>
          <w:r>
            <w:rPr>
              <w:noProof/>
              <w:webHidden/>
            </w:rPr>
            <w:instrText xml:space="preserve"> PAGEREF _Toc489607074 \h </w:instrText>
          </w:r>
          <w:r>
            <w:rPr>
              <w:noProof/>
              <w:webHidden/>
            </w:rPr>
          </w:r>
          <w:r>
            <w:rPr>
              <w:noProof/>
              <w:webHidden/>
            </w:rPr>
            <w:fldChar w:fldCharType="separate"/>
          </w:r>
          <w:ins w:id="598" w:author="yunwei01" w:date="2017-08-04T10:49:00Z">
            <w:r>
              <w:rPr>
                <w:noProof/>
                <w:webHidden/>
              </w:rPr>
              <w:t>42</w:t>
            </w:r>
          </w:ins>
          <w:del w:id="599" w:author="yunwei01" w:date="2017-08-04T10:49:00Z">
            <w:r w:rsidDel="00960E5D">
              <w:rPr>
                <w:noProof/>
                <w:webHidden/>
              </w:rPr>
              <w:delText>38</w:delText>
            </w:r>
          </w:del>
          <w:r>
            <w:rPr>
              <w:noProof/>
              <w:webHidden/>
            </w:rPr>
            <w:fldChar w:fldCharType="end"/>
          </w:r>
          <w:r w:rsidRPr="00AD76F8">
            <w:rPr>
              <w:rStyle w:val="affb"/>
              <w:noProof/>
            </w:rPr>
            <w:fldChar w:fldCharType="end"/>
          </w:r>
        </w:p>
        <w:p w14:paraId="445F31BA"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"_Toc489607075"</w:instrText>
          </w:r>
          <w:r w:rsidRPr="00AD76F8">
            <w:rPr>
              <w:rStyle w:val="affb"/>
              <w:noProof/>
            </w:rPr>
            <w:instrText xml:space="preserve"> </w:instrText>
          </w:r>
          <w:r w:rsidRPr="00AD76F8">
            <w:rPr>
              <w:rStyle w:val="affb"/>
              <w:noProof/>
            </w:rPr>
            <w:fldChar w:fldCharType="separate"/>
          </w:r>
          <w:r w:rsidRPr="00AD76F8">
            <w:rPr>
              <w:rStyle w:val="affb"/>
              <w:noProof/>
            </w:rPr>
            <w:t>9.3</w:t>
          </w:r>
          <w:r w:rsidRPr="00AD76F8">
            <w:rPr>
              <w:rStyle w:val="affb"/>
              <w:rFonts w:hint="eastAsia"/>
              <w:noProof/>
            </w:rPr>
            <w:t xml:space="preserve"> </w:t>
          </w:r>
          <w:r w:rsidRPr="00AD76F8">
            <w:rPr>
              <w:rStyle w:val="affb"/>
              <w:rFonts w:hint="eastAsia"/>
              <w:noProof/>
            </w:rPr>
            <w:t>人员录用和上岗安全管理</w:t>
          </w:r>
          <w:r>
            <w:rPr>
              <w:noProof/>
              <w:webHidden/>
            </w:rPr>
            <w:tab/>
          </w:r>
          <w:r>
            <w:rPr>
              <w:noProof/>
              <w:webHidden/>
            </w:rPr>
            <w:fldChar w:fldCharType="begin"/>
          </w:r>
          <w:r>
            <w:rPr>
              <w:noProof/>
              <w:webHidden/>
            </w:rPr>
            <w:instrText xml:space="preserve"> PAGEREF _Toc489607075 \h </w:instrText>
          </w:r>
          <w:r>
            <w:rPr>
              <w:noProof/>
              <w:webHidden/>
            </w:rPr>
          </w:r>
          <w:r>
            <w:rPr>
              <w:noProof/>
              <w:webHidden/>
            </w:rPr>
            <w:fldChar w:fldCharType="separate"/>
          </w:r>
          <w:ins w:id="600" w:author="yunwei01" w:date="2017-08-04T10:49:00Z">
            <w:r>
              <w:rPr>
                <w:noProof/>
                <w:webHidden/>
              </w:rPr>
              <w:t>42</w:t>
            </w:r>
          </w:ins>
          <w:del w:id="601" w:author="yunwei01" w:date="2017-08-04T10:49:00Z">
            <w:r w:rsidDel="00960E5D">
              <w:rPr>
                <w:noProof/>
                <w:webHidden/>
              </w:rPr>
              <w:delText>38</w:delText>
            </w:r>
          </w:del>
          <w:r>
            <w:rPr>
              <w:noProof/>
              <w:webHidden/>
            </w:rPr>
            <w:fldChar w:fldCharType="end"/>
          </w:r>
          <w:r w:rsidRPr="00AD76F8">
            <w:rPr>
              <w:rStyle w:val="affb"/>
              <w:noProof/>
            </w:rPr>
            <w:fldChar w:fldCharType="end"/>
          </w:r>
        </w:p>
        <w:p w14:paraId="13038357"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"_Toc489607077"</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第十章</w:t>
          </w:r>
          <w:r w:rsidRPr="00AD76F8">
            <w:rPr>
              <w:rStyle w:val="affb"/>
              <w:rFonts w:hint="eastAsia"/>
              <w:noProof/>
            </w:rPr>
            <w:t xml:space="preserve"> </w:t>
          </w:r>
          <w:r w:rsidRPr="00AD76F8">
            <w:rPr>
              <w:rStyle w:val="affb"/>
              <w:rFonts w:hint="eastAsia"/>
              <w:noProof/>
            </w:rPr>
            <w:t>人员在岗管理制度</w:t>
          </w:r>
          <w:r>
            <w:rPr>
              <w:noProof/>
              <w:webHidden/>
            </w:rPr>
            <w:tab/>
          </w:r>
          <w:r>
            <w:rPr>
              <w:noProof/>
              <w:webHidden/>
            </w:rPr>
            <w:fldChar w:fldCharType="begin"/>
          </w:r>
          <w:r>
            <w:rPr>
              <w:noProof/>
              <w:webHidden/>
            </w:rPr>
            <w:instrText xml:space="preserve"> PAGEREF _Toc489607077 \h </w:instrText>
          </w:r>
          <w:r>
            <w:rPr>
              <w:noProof/>
              <w:webHidden/>
            </w:rPr>
          </w:r>
          <w:r>
            <w:rPr>
              <w:noProof/>
              <w:webHidden/>
            </w:rPr>
            <w:fldChar w:fldCharType="separate"/>
          </w:r>
          <w:ins w:id="602" w:author="yunwei01" w:date="2017-08-04T10:49:00Z">
            <w:r>
              <w:rPr>
                <w:noProof/>
                <w:webHidden/>
              </w:rPr>
              <w:t>44</w:t>
            </w:r>
          </w:ins>
          <w:del w:id="603" w:author="yunwei01" w:date="2017-08-04T10:49:00Z">
            <w:r w:rsidDel="00960E5D">
              <w:rPr>
                <w:noProof/>
                <w:webHidden/>
              </w:rPr>
              <w:delText>40</w:delText>
            </w:r>
          </w:del>
          <w:r>
            <w:rPr>
              <w:noProof/>
              <w:webHidden/>
            </w:rPr>
            <w:fldChar w:fldCharType="end"/>
          </w:r>
          <w:r w:rsidRPr="00AD76F8">
            <w:rPr>
              <w:rStyle w:val="affb"/>
              <w:noProof/>
            </w:rPr>
            <w:fldChar w:fldCharType="end"/>
          </w:r>
        </w:p>
        <w:p w14:paraId="08D2611F"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"_Toc489607078"</w:instrText>
          </w:r>
          <w:r w:rsidRPr="00AD76F8">
            <w:rPr>
              <w:rStyle w:val="affb"/>
              <w:noProof/>
            </w:rPr>
            <w:instrText xml:space="preserve"> </w:instrText>
          </w:r>
          <w:r w:rsidRPr="00AD76F8">
            <w:rPr>
              <w:rStyle w:val="affb"/>
              <w:noProof/>
            </w:rPr>
            <w:fldChar w:fldCharType="separate"/>
          </w:r>
          <w:r w:rsidRPr="00AD76F8">
            <w:rPr>
              <w:rStyle w:val="affb"/>
              <w:noProof/>
            </w:rPr>
            <w:t>10.1</w:t>
          </w:r>
          <w:r w:rsidRPr="00AD76F8">
            <w:rPr>
              <w:rStyle w:val="affb"/>
              <w:rFonts w:hint="eastAsia"/>
              <w:noProof/>
            </w:rPr>
            <w:t xml:space="preserve"> </w:t>
          </w:r>
          <w:r w:rsidRPr="00AD76F8">
            <w:rPr>
              <w:rStyle w:val="affb"/>
              <w:rFonts w:hint="eastAsia"/>
              <w:noProof/>
            </w:rPr>
            <w:t>人员在岗信息安全管理</w:t>
          </w:r>
          <w:r>
            <w:rPr>
              <w:noProof/>
              <w:webHidden/>
            </w:rPr>
            <w:tab/>
          </w:r>
          <w:r>
            <w:rPr>
              <w:noProof/>
              <w:webHidden/>
            </w:rPr>
            <w:fldChar w:fldCharType="begin"/>
          </w:r>
          <w:r>
            <w:rPr>
              <w:noProof/>
              <w:webHidden/>
            </w:rPr>
            <w:instrText xml:space="preserve"> PAGEREF _Toc489607078 \h </w:instrText>
          </w:r>
          <w:r>
            <w:rPr>
              <w:noProof/>
              <w:webHidden/>
            </w:rPr>
          </w:r>
          <w:r>
            <w:rPr>
              <w:noProof/>
              <w:webHidden/>
            </w:rPr>
            <w:fldChar w:fldCharType="separate"/>
          </w:r>
          <w:ins w:id="604" w:author="yunwei01" w:date="2017-08-04T10:49:00Z">
            <w:r>
              <w:rPr>
                <w:noProof/>
                <w:webHidden/>
              </w:rPr>
              <w:t>44</w:t>
            </w:r>
          </w:ins>
          <w:del w:id="605" w:author="yunwei01" w:date="2017-08-04T10:49:00Z">
            <w:r w:rsidDel="00960E5D">
              <w:rPr>
                <w:noProof/>
                <w:webHidden/>
              </w:rPr>
              <w:delText>40</w:delText>
            </w:r>
          </w:del>
          <w:r>
            <w:rPr>
              <w:noProof/>
              <w:webHidden/>
            </w:rPr>
            <w:fldChar w:fldCharType="end"/>
          </w:r>
          <w:r w:rsidRPr="00AD76F8">
            <w:rPr>
              <w:rStyle w:val="affb"/>
              <w:noProof/>
            </w:rPr>
            <w:fldChar w:fldCharType="end"/>
          </w:r>
        </w:p>
        <w:p w14:paraId="09E4A4C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"_Toc489607079"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10.1.1</w:t>
          </w:r>
          <w:r w:rsidRPr="00AD76F8">
            <w:rPr>
              <w:rStyle w:val="affb"/>
              <w:rFonts w:hint="eastAsia"/>
              <w:noProof/>
            </w:rPr>
            <w:t xml:space="preserve"> </w:t>
          </w:r>
          <w:r w:rsidRPr="00AD76F8">
            <w:rPr>
              <w:rStyle w:val="affb"/>
              <w:rFonts w:hint="eastAsia"/>
              <w:noProof/>
            </w:rPr>
            <w:t>岗位信息安全检查</w:t>
          </w:r>
          <w:r>
            <w:rPr>
              <w:noProof/>
              <w:webHidden/>
            </w:rPr>
            <w:tab/>
          </w:r>
          <w:r>
            <w:rPr>
              <w:noProof/>
              <w:webHidden/>
            </w:rPr>
            <w:fldChar w:fldCharType="begin"/>
          </w:r>
          <w:r>
            <w:rPr>
              <w:noProof/>
              <w:webHidden/>
            </w:rPr>
            <w:instrText xml:space="preserve"> PAGEREF _Toc489607079 \h </w:instrText>
          </w:r>
          <w:r>
            <w:rPr>
              <w:noProof/>
              <w:webHidden/>
            </w:rPr>
          </w:r>
          <w:r>
            <w:rPr>
              <w:noProof/>
              <w:webHidden/>
            </w:rPr>
            <w:fldChar w:fldCharType="separate"/>
          </w:r>
          <w:ins w:id="606" w:author="yunwei01" w:date="2017-08-04T10:49:00Z">
            <w:r>
              <w:rPr>
                <w:noProof/>
                <w:webHidden/>
              </w:rPr>
              <w:t>44</w:t>
            </w:r>
          </w:ins>
          <w:del w:id="607" w:author="yunwei01" w:date="2017-08-04T10:49:00Z">
            <w:r w:rsidDel="00960E5D">
              <w:rPr>
                <w:noProof/>
                <w:webHidden/>
              </w:rPr>
              <w:delText>40</w:delText>
            </w:r>
          </w:del>
          <w:r>
            <w:rPr>
              <w:noProof/>
              <w:webHidden/>
            </w:rPr>
            <w:fldChar w:fldCharType="end"/>
          </w:r>
          <w:r w:rsidRPr="00AD76F8">
            <w:rPr>
              <w:rStyle w:val="affb"/>
              <w:noProof/>
            </w:rPr>
            <w:fldChar w:fldCharType="end"/>
          </w:r>
        </w:p>
        <w:p w14:paraId="23930B57"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"_Toc489607080"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10.1.2</w:t>
          </w:r>
          <w:r w:rsidRPr="00AD76F8">
            <w:rPr>
              <w:rStyle w:val="affb"/>
              <w:rFonts w:hint="eastAsia"/>
              <w:noProof/>
            </w:rPr>
            <w:t xml:space="preserve"> </w:t>
          </w:r>
          <w:r w:rsidRPr="00AD76F8">
            <w:rPr>
              <w:rStyle w:val="affb"/>
              <w:rFonts w:hint="eastAsia"/>
              <w:noProof/>
            </w:rPr>
            <w:t>信息安全违规纪律处理</w:t>
          </w:r>
          <w:r>
            <w:rPr>
              <w:noProof/>
              <w:webHidden/>
            </w:rPr>
            <w:tab/>
          </w:r>
          <w:r>
            <w:rPr>
              <w:noProof/>
              <w:webHidden/>
            </w:rPr>
            <w:fldChar w:fldCharType="begin"/>
          </w:r>
          <w:r>
            <w:rPr>
              <w:noProof/>
              <w:webHidden/>
            </w:rPr>
            <w:instrText xml:space="preserve"> PAGEREF _Toc489607080 \h </w:instrText>
          </w:r>
          <w:r>
            <w:rPr>
              <w:noProof/>
              <w:webHidden/>
            </w:rPr>
          </w:r>
          <w:r>
            <w:rPr>
              <w:noProof/>
              <w:webHidden/>
            </w:rPr>
            <w:fldChar w:fldCharType="separate"/>
          </w:r>
          <w:ins w:id="608" w:author="yunwei01" w:date="2017-08-04T10:49:00Z">
            <w:r>
              <w:rPr>
                <w:noProof/>
                <w:webHidden/>
              </w:rPr>
              <w:t>44</w:t>
            </w:r>
          </w:ins>
          <w:del w:id="609" w:author="yunwei01" w:date="2017-08-04T10:49:00Z">
            <w:r w:rsidDel="00960E5D">
              <w:rPr>
                <w:noProof/>
                <w:webHidden/>
              </w:rPr>
              <w:delText>40</w:delText>
            </w:r>
          </w:del>
          <w:r>
            <w:rPr>
              <w:noProof/>
              <w:webHidden/>
            </w:rPr>
            <w:fldChar w:fldCharType="end"/>
          </w:r>
          <w:r w:rsidRPr="00AD76F8">
            <w:rPr>
              <w:rStyle w:val="affb"/>
              <w:noProof/>
            </w:rPr>
            <w:fldChar w:fldCharType="end"/>
          </w:r>
        </w:p>
        <w:p w14:paraId="5B26CB4A"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"_Toc489607081"</w:instrText>
          </w:r>
          <w:r w:rsidRPr="00AD76F8">
            <w:rPr>
              <w:rStyle w:val="affb"/>
              <w:noProof/>
            </w:rPr>
            <w:instrText xml:space="preserve"> </w:instrText>
          </w:r>
          <w:r w:rsidRPr="00AD76F8">
            <w:rPr>
              <w:rStyle w:val="affb"/>
              <w:noProof/>
            </w:rPr>
            <w:fldChar w:fldCharType="separate"/>
          </w:r>
          <w:r w:rsidRPr="00AD76F8">
            <w:rPr>
              <w:rStyle w:val="affb"/>
              <w:noProof/>
            </w:rPr>
            <w:t>10.2</w:t>
          </w:r>
          <w:r w:rsidRPr="00AD76F8">
            <w:rPr>
              <w:rStyle w:val="affb"/>
              <w:rFonts w:hint="eastAsia"/>
              <w:noProof/>
            </w:rPr>
            <w:t xml:space="preserve"> </w:t>
          </w:r>
          <w:r w:rsidRPr="00AD76F8">
            <w:rPr>
              <w:rStyle w:val="affb"/>
              <w:rFonts w:hint="eastAsia"/>
              <w:noProof/>
            </w:rPr>
            <w:t>人员考核</w:t>
          </w:r>
          <w:r>
            <w:rPr>
              <w:noProof/>
              <w:webHidden/>
            </w:rPr>
            <w:tab/>
          </w:r>
          <w:r>
            <w:rPr>
              <w:noProof/>
              <w:webHidden/>
            </w:rPr>
            <w:fldChar w:fldCharType="begin"/>
          </w:r>
          <w:r>
            <w:rPr>
              <w:noProof/>
              <w:webHidden/>
            </w:rPr>
            <w:instrText xml:space="preserve"> PAGEREF _Toc489607081 \h </w:instrText>
          </w:r>
          <w:r>
            <w:rPr>
              <w:noProof/>
              <w:webHidden/>
            </w:rPr>
          </w:r>
          <w:r>
            <w:rPr>
              <w:noProof/>
              <w:webHidden/>
            </w:rPr>
            <w:fldChar w:fldCharType="separate"/>
          </w:r>
          <w:ins w:id="610" w:author="yunwei01" w:date="2017-08-04T10:49:00Z">
            <w:r>
              <w:rPr>
                <w:noProof/>
                <w:webHidden/>
              </w:rPr>
              <w:t>44</w:t>
            </w:r>
          </w:ins>
          <w:del w:id="611" w:author="yunwei01" w:date="2017-08-04T10:49:00Z">
            <w:r w:rsidDel="00960E5D">
              <w:rPr>
                <w:noProof/>
                <w:webHidden/>
              </w:rPr>
              <w:delText>40</w:delText>
            </w:r>
          </w:del>
          <w:r>
            <w:rPr>
              <w:noProof/>
              <w:webHidden/>
            </w:rPr>
            <w:fldChar w:fldCharType="end"/>
          </w:r>
          <w:r w:rsidRPr="00AD76F8">
            <w:rPr>
              <w:rStyle w:val="affb"/>
              <w:noProof/>
            </w:rPr>
            <w:fldChar w:fldCharType="end"/>
          </w:r>
        </w:p>
        <w:p w14:paraId="7A51C90B"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"_Toc489607082"</w:instrText>
          </w:r>
          <w:r w:rsidRPr="00AD76F8">
            <w:rPr>
              <w:rStyle w:val="affb"/>
              <w:noProof/>
            </w:rPr>
            <w:instrText xml:space="preserve"> </w:instrText>
          </w:r>
          <w:r w:rsidRPr="00AD76F8">
            <w:rPr>
              <w:rStyle w:val="affb"/>
              <w:noProof/>
            </w:rPr>
            <w:fldChar w:fldCharType="separate"/>
          </w:r>
          <w:r w:rsidRPr="00AD76F8">
            <w:rPr>
              <w:rStyle w:val="affb"/>
              <w:noProof/>
            </w:rPr>
            <w:t>10.3</w:t>
          </w:r>
          <w:r w:rsidRPr="00AD76F8">
            <w:rPr>
              <w:rStyle w:val="affb"/>
              <w:rFonts w:hint="eastAsia"/>
              <w:noProof/>
            </w:rPr>
            <w:t xml:space="preserve"> </w:t>
          </w:r>
          <w:r w:rsidRPr="00AD76F8">
            <w:rPr>
              <w:rStyle w:val="affb"/>
              <w:rFonts w:hint="eastAsia"/>
              <w:noProof/>
            </w:rPr>
            <w:t>关键岗位考核制度</w:t>
          </w:r>
          <w:r>
            <w:rPr>
              <w:noProof/>
              <w:webHidden/>
            </w:rPr>
            <w:tab/>
          </w:r>
          <w:r>
            <w:rPr>
              <w:noProof/>
              <w:webHidden/>
            </w:rPr>
            <w:fldChar w:fldCharType="begin"/>
          </w:r>
          <w:r>
            <w:rPr>
              <w:noProof/>
              <w:webHidden/>
            </w:rPr>
            <w:instrText xml:space="preserve"> PAGEREF _Toc489607082 \h </w:instrText>
          </w:r>
          <w:r>
            <w:rPr>
              <w:noProof/>
              <w:webHidden/>
            </w:rPr>
          </w:r>
          <w:r>
            <w:rPr>
              <w:noProof/>
              <w:webHidden/>
            </w:rPr>
            <w:fldChar w:fldCharType="separate"/>
          </w:r>
          <w:ins w:id="612" w:author="yunwei01" w:date="2017-08-04T10:49:00Z">
            <w:r>
              <w:rPr>
                <w:noProof/>
                <w:webHidden/>
              </w:rPr>
              <w:t>44</w:t>
            </w:r>
          </w:ins>
          <w:del w:id="613" w:author="yunwei01" w:date="2017-08-04T10:49:00Z">
            <w:r w:rsidDel="00960E5D">
              <w:rPr>
                <w:noProof/>
                <w:webHidden/>
              </w:rPr>
              <w:delText>40</w:delText>
            </w:r>
          </w:del>
          <w:r>
            <w:rPr>
              <w:noProof/>
              <w:webHidden/>
            </w:rPr>
            <w:fldChar w:fldCharType="end"/>
          </w:r>
          <w:r w:rsidRPr="00AD76F8">
            <w:rPr>
              <w:rStyle w:val="affb"/>
              <w:noProof/>
            </w:rPr>
            <w:fldChar w:fldCharType="end"/>
          </w:r>
        </w:p>
        <w:p w14:paraId="2E9AB22B"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"_Toc489607084"</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第十一章</w:t>
          </w:r>
          <w:r w:rsidRPr="00AD76F8">
            <w:rPr>
              <w:rStyle w:val="affb"/>
              <w:rFonts w:hint="eastAsia"/>
              <w:noProof/>
            </w:rPr>
            <w:t xml:space="preserve"> </w:t>
          </w:r>
          <w:r w:rsidRPr="00AD76F8">
            <w:rPr>
              <w:rStyle w:val="affb"/>
              <w:rFonts w:hint="eastAsia"/>
              <w:noProof/>
            </w:rPr>
            <w:t>信息安全培训制度</w:t>
          </w:r>
          <w:r>
            <w:rPr>
              <w:noProof/>
              <w:webHidden/>
            </w:rPr>
            <w:tab/>
          </w:r>
          <w:r>
            <w:rPr>
              <w:noProof/>
              <w:webHidden/>
            </w:rPr>
            <w:fldChar w:fldCharType="begin"/>
          </w:r>
          <w:r>
            <w:rPr>
              <w:noProof/>
              <w:webHidden/>
            </w:rPr>
            <w:instrText xml:space="preserve"> PAGEREF _Toc489607084 \h </w:instrText>
          </w:r>
          <w:r>
            <w:rPr>
              <w:noProof/>
              <w:webHidden/>
            </w:rPr>
          </w:r>
          <w:r>
            <w:rPr>
              <w:noProof/>
              <w:webHidden/>
            </w:rPr>
            <w:fldChar w:fldCharType="separate"/>
          </w:r>
          <w:ins w:id="614" w:author="yunwei01" w:date="2017-08-04T10:49:00Z">
            <w:r>
              <w:rPr>
                <w:noProof/>
                <w:webHidden/>
              </w:rPr>
              <w:t>46</w:t>
            </w:r>
          </w:ins>
          <w:del w:id="615" w:author="yunwei01" w:date="2017-08-04T10:49:00Z">
            <w:r w:rsidDel="00960E5D">
              <w:rPr>
                <w:noProof/>
                <w:webHidden/>
              </w:rPr>
              <w:delText>42</w:delText>
            </w:r>
          </w:del>
          <w:r>
            <w:rPr>
              <w:noProof/>
              <w:webHidden/>
            </w:rPr>
            <w:fldChar w:fldCharType="end"/>
          </w:r>
          <w:r w:rsidRPr="00AD76F8">
            <w:rPr>
              <w:rStyle w:val="affb"/>
              <w:noProof/>
            </w:rPr>
            <w:fldChar w:fldCharType="end"/>
          </w:r>
        </w:p>
        <w:p w14:paraId="7FB1E92B"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"_Toc489607085"</w:instrText>
          </w:r>
          <w:r w:rsidRPr="00AD76F8">
            <w:rPr>
              <w:rStyle w:val="affb"/>
              <w:noProof/>
            </w:rPr>
            <w:instrText xml:space="preserve"> </w:instrText>
          </w:r>
          <w:r w:rsidRPr="00AD76F8">
            <w:rPr>
              <w:rStyle w:val="affb"/>
              <w:noProof/>
            </w:rPr>
            <w:fldChar w:fldCharType="separate"/>
          </w:r>
          <w:r w:rsidRPr="00AD76F8">
            <w:rPr>
              <w:rStyle w:val="affb"/>
              <w:noProof/>
            </w:rPr>
            <w:t>11.1</w:t>
          </w:r>
          <w:r w:rsidRPr="00AD76F8">
            <w:rPr>
              <w:rStyle w:val="affb"/>
              <w:rFonts w:hint="eastAsia"/>
              <w:noProof/>
            </w:rPr>
            <w:t xml:space="preserve"> </w:t>
          </w:r>
          <w:r w:rsidRPr="00AD76F8">
            <w:rPr>
              <w:rStyle w:val="affb"/>
              <w:rFonts w:hint="eastAsia"/>
              <w:noProof/>
            </w:rPr>
            <w:t>信息安全培训制度</w:t>
          </w:r>
          <w:r>
            <w:rPr>
              <w:noProof/>
              <w:webHidden/>
            </w:rPr>
            <w:tab/>
          </w:r>
          <w:r>
            <w:rPr>
              <w:noProof/>
              <w:webHidden/>
            </w:rPr>
            <w:fldChar w:fldCharType="begin"/>
          </w:r>
          <w:r>
            <w:rPr>
              <w:noProof/>
              <w:webHidden/>
            </w:rPr>
            <w:instrText xml:space="preserve"> PAGEREF _Toc489607085 \h </w:instrText>
          </w:r>
          <w:r>
            <w:rPr>
              <w:noProof/>
              <w:webHidden/>
            </w:rPr>
          </w:r>
          <w:r>
            <w:rPr>
              <w:noProof/>
              <w:webHidden/>
            </w:rPr>
            <w:fldChar w:fldCharType="separate"/>
          </w:r>
          <w:ins w:id="616" w:author="yunwei01" w:date="2017-08-04T10:49:00Z">
            <w:r>
              <w:rPr>
                <w:noProof/>
                <w:webHidden/>
              </w:rPr>
              <w:t>46</w:t>
            </w:r>
          </w:ins>
          <w:del w:id="617" w:author="yunwei01" w:date="2017-08-04T10:49:00Z">
            <w:r w:rsidDel="00960E5D">
              <w:rPr>
                <w:noProof/>
                <w:webHidden/>
              </w:rPr>
              <w:delText>42</w:delText>
            </w:r>
          </w:del>
          <w:r>
            <w:rPr>
              <w:noProof/>
              <w:webHidden/>
            </w:rPr>
            <w:fldChar w:fldCharType="end"/>
          </w:r>
          <w:r w:rsidRPr="00AD76F8">
            <w:rPr>
              <w:rStyle w:val="affb"/>
              <w:noProof/>
            </w:rPr>
            <w:fldChar w:fldCharType="end"/>
          </w:r>
        </w:p>
        <w:p w14:paraId="674B16BF"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"_Toc489607087"</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第十二章</w:t>
          </w:r>
          <w:r w:rsidRPr="00AD76F8">
            <w:rPr>
              <w:rStyle w:val="affb"/>
              <w:rFonts w:hint="eastAsia"/>
              <w:noProof/>
            </w:rPr>
            <w:t xml:space="preserve"> </w:t>
          </w:r>
          <w:r w:rsidRPr="00AD76F8">
            <w:rPr>
              <w:rStyle w:val="affb"/>
              <w:rFonts w:hint="eastAsia"/>
              <w:noProof/>
            </w:rPr>
            <w:t>人员离岗管理制度</w:t>
          </w:r>
          <w:r>
            <w:rPr>
              <w:noProof/>
              <w:webHidden/>
            </w:rPr>
            <w:tab/>
          </w:r>
          <w:r>
            <w:rPr>
              <w:noProof/>
              <w:webHidden/>
            </w:rPr>
            <w:fldChar w:fldCharType="begin"/>
          </w:r>
          <w:r>
            <w:rPr>
              <w:noProof/>
              <w:webHidden/>
            </w:rPr>
            <w:instrText xml:space="preserve"> PAGEREF _Toc489607087 \h </w:instrText>
          </w:r>
          <w:r>
            <w:rPr>
              <w:noProof/>
              <w:webHidden/>
            </w:rPr>
          </w:r>
          <w:r>
            <w:rPr>
              <w:noProof/>
              <w:webHidden/>
            </w:rPr>
            <w:fldChar w:fldCharType="separate"/>
          </w:r>
          <w:ins w:id="618" w:author="yunwei01" w:date="2017-08-04T10:49:00Z">
            <w:r>
              <w:rPr>
                <w:noProof/>
                <w:webHidden/>
              </w:rPr>
              <w:t>47</w:t>
            </w:r>
          </w:ins>
          <w:del w:id="619" w:author="yunwei01" w:date="2017-08-04T10:49:00Z">
            <w:r w:rsidDel="00960E5D">
              <w:rPr>
                <w:noProof/>
                <w:webHidden/>
              </w:rPr>
              <w:delText>43</w:delText>
            </w:r>
          </w:del>
          <w:r>
            <w:rPr>
              <w:noProof/>
              <w:webHidden/>
            </w:rPr>
            <w:fldChar w:fldCharType="end"/>
          </w:r>
          <w:r w:rsidRPr="00AD76F8">
            <w:rPr>
              <w:rStyle w:val="affb"/>
              <w:noProof/>
            </w:rPr>
            <w:fldChar w:fldCharType="end"/>
          </w:r>
        </w:p>
        <w:p w14:paraId="46B48E9A"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"_Toc489607088"</w:instrText>
          </w:r>
          <w:r w:rsidRPr="00AD76F8">
            <w:rPr>
              <w:rStyle w:val="affb"/>
              <w:noProof/>
            </w:rPr>
            <w:instrText xml:space="preserve"> </w:instrText>
          </w:r>
          <w:r w:rsidRPr="00AD76F8">
            <w:rPr>
              <w:rStyle w:val="affb"/>
              <w:noProof/>
            </w:rPr>
            <w:fldChar w:fldCharType="separate"/>
          </w:r>
          <w:r w:rsidRPr="00AD76F8">
            <w:rPr>
              <w:rStyle w:val="affb"/>
              <w:noProof/>
            </w:rPr>
            <w:t>12.1</w:t>
          </w:r>
          <w:r w:rsidRPr="00AD76F8">
            <w:rPr>
              <w:rStyle w:val="affb"/>
              <w:rFonts w:hint="eastAsia"/>
              <w:noProof/>
            </w:rPr>
            <w:t xml:space="preserve"> </w:t>
          </w:r>
          <w:r w:rsidRPr="00AD76F8">
            <w:rPr>
              <w:rStyle w:val="affb"/>
              <w:rFonts w:hint="eastAsia"/>
              <w:noProof/>
            </w:rPr>
            <w:t>人员离岗离职安全管理</w:t>
          </w:r>
          <w:r>
            <w:rPr>
              <w:noProof/>
              <w:webHidden/>
            </w:rPr>
            <w:tab/>
          </w:r>
          <w:r>
            <w:rPr>
              <w:noProof/>
              <w:webHidden/>
            </w:rPr>
            <w:fldChar w:fldCharType="begin"/>
          </w:r>
          <w:r>
            <w:rPr>
              <w:noProof/>
              <w:webHidden/>
            </w:rPr>
            <w:instrText xml:space="preserve"> PAGEREF _Toc489607088 \h </w:instrText>
          </w:r>
          <w:r>
            <w:rPr>
              <w:noProof/>
              <w:webHidden/>
            </w:rPr>
          </w:r>
          <w:r>
            <w:rPr>
              <w:noProof/>
              <w:webHidden/>
            </w:rPr>
            <w:fldChar w:fldCharType="separate"/>
          </w:r>
          <w:ins w:id="620" w:author="yunwei01" w:date="2017-08-04T10:49:00Z">
            <w:r>
              <w:rPr>
                <w:noProof/>
                <w:webHidden/>
              </w:rPr>
              <w:t>47</w:t>
            </w:r>
          </w:ins>
          <w:del w:id="621" w:author="yunwei01" w:date="2017-08-04T10:49:00Z">
            <w:r w:rsidDel="00960E5D">
              <w:rPr>
                <w:noProof/>
                <w:webHidden/>
              </w:rPr>
              <w:delText>43</w:delText>
            </w:r>
          </w:del>
          <w:r>
            <w:rPr>
              <w:noProof/>
              <w:webHidden/>
            </w:rPr>
            <w:fldChar w:fldCharType="end"/>
          </w:r>
          <w:r w:rsidRPr="00AD76F8">
            <w:rPr>
              <w:rStyle w:val="affb"/>
              <w:noProof/>
            </w:rPr>
            <w:fldChar w:fldCharType="end"/>
          </w:r>
        </w:p>
        <w:p w14:paraId="17CF9565"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"_Toc489607089"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12.1.1</w:t>
          </w:r>
          <w:r w:rsidRPr="00AD76F8">
            <w:rPr>
              <w:rStyle w:val="affb"/>
              <w:rFonts w:hint="eastAsia"/>
              <w:noProof/>
            </w:rPr>
            <w:t xml:space="preserve"> </w:t>
          </w:r>
          <w:r w:rsidRPr="00AD76F8">
            <w:rPr>
              <w:rStyle w:val="affb"/>
              <w:rFonts w:hint="eastAsia"/>
              <w:noProof/>
            </w:rPr>
            <w:t>资产归还</w:t>
          </w:r>
          <w:r>
            <w:rPr>
              <w:noProof/>
              <w:webHidden/>
            </w:rPr>
            <w:tab/>
          </w:r>
          <w:r>
            <w:rPr>
              <w:noProof/>
              <w:webHidden/>
            </w:rPr>
            <w:fldChar w:fldCharType="begin"/>
          </w:r>
          <w:r>
            <w:rPr>
              <w:noProof/>
              <w:webHidden/>
            </w:rPr>
            <w:instrText xml:space="preserve"> PAGEREF _Toc489607089 \h </w:instrText>
          </w:r>
          <w:r>
            <w:rPr>
              <w:noProof/>
              <w:webHidden/>
            </w:rPr>
          </w:r>
          <w:r>
            <w:rPr>
              <w:noProof/>
              <w:webHidden/>
            </w:rPr>
            <w:fldChar w:fldCharType="separate"/>
          </w:r>
          <w:ins w:id="622" w:author="yunwei01" w:date="2017-08-04T10:49:00Z">
            <w:r>
              <w:rPr>
                <w:noProof/>
                <w:webHidden/>
              </w:rPr>
              <w:t>47</w:t>
            </w:r>
          </w:ins>
          <w:del w:id="623" w:author="yunwei01" w:date="2017-08-04T10:49:00Z">
            <w:r w:rsidDel="00960E5D">
              <w:rPr>
                <w:noProof/>
                <w:webHidden/>
              </w:rPr>
              <w:delText>43</w:delText>
            </w:r>
          </w:del>
          <w:r>
            <w:rPr>
              <w:noProof/>
              <w:webHidden/>
            </w:rPr>
            <w:fldChar w:fldCharType="end"/>
          </w:r>
          <w:r w:rsidRPr="00AD76F8">
            <w:rPr>
              <w:rStyle w:val="affb"/>
              <w:noProof/>
            </w:rPr>
            <w:fldChar w:fldCharType="end"/>
          </w:r>
        </w:p>
        <w:p w14:paraId="11A3094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"_Toc489607090"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12.1.2</w:t>
          </w:r>
          <w:r w:rsidRPr="00AD76F8">
            <w:rPr>
              <w:rStyle w:val="affb"/>
              <w:rFonts w:hint="eastAsia"/>
              <w:noProof/>
            </w:rPr>
            <w:t xml:space="preserve"> </w:t>
          </w:r>
          <w:r w:rsidRPr="00AD76F8">
            <w:rPr>
              <w:rStyle w:val="affb"/>
              <w:rFonts w:hint="eastAsia"/>
              <w:noProof/>
            </w:rPr>
            <w:t>访问权限回收</w:t>
          </w:r>
          <w:r>
            <w:rPr>
              <w:noProof/>
              <w:webHidden/>
            </w:rPr>
            <w:tab/>
          </w:r>
          <w:r>
            <w:rPr>
              <w:noProof/>
              <w:webHidden/>
            </w:rPr>
            <w:fldChar w:fldCharType="begin"/>
          </w:r>
          <w:r>
            <w:rPr>
              <w:noProof/>
              <w:webHidden/>
            </w:rPr>
            <w:instrText xml:space="preserve"> PAGEREF _Toc489607090 \h </w:instrText>
          </w:r>
          <w:r>
            <w:rPr>
              <w:noProof/>
              <w:webHidden/>
            </w:rPr>
          </w:r>
          <w:r>
            <w:rPr>
              <w:noProof/>
              <w:webHidden/>
            </w:rPr>
            <w:fldChar w:fldCharType="separate"/>
          </w:r>
          <w:ins w:id="624" w:author="yunwei01" w:date="2017-08-04T10:49:00Z">
            <w:r>
              <w:rPr>
                <w:noProof/>
                <w:webHidden/>
              </w:rPr>
              <w:t>47</w:t>
            </w:r>
          </w:ins>
          <w:del w:id="625" w:author="yunwei01" w:date="2017-08-04T10:49:00Z">
            <w:r w:rsidDel="00960E5D">
              <w:rPr>
                <w:noProof/>
                <w:webHidden/>
              </w:rPr>
              <w:delText>43</w:delText>
            </w:r>
          </w:del>
          <w:r>
            <w:rPr>
              <w:noProof/>
              <w:webHidden/>
            </w:rPr>
            <w:fldChar w:fldCharType="end"/>
          </w:r>
          <w:r w:rsidRPr="00AD76F8">
            <w:rPr>
              <w:rStyle w:val="affb"/>
              <w:noProof/>
            </w:rPr>
            <w:fldChar w:fldCharType="end"/>
          </w:r>
        </w:p>
        <w:p w14:paraId="36A89EFF"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"_Toc489607091"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12.1.3</w:t>
          </w:r>
          <w:r w:rsidRPr="00AD76F8">
            <w:rPr>
              <w:rStyle w:val="affb"/>
              <w:rFonts w:hint="eastAsia"/>
              <w:noProof/>
            </w:rPr>
            <w:t xml:space="preserve"> </w:t>
          </w:r>
          <w:r w:rsidRPr="00AD76F8">
            <w:rPr>
              <w:rStyle w:val="affb"/>
              <w:rFonts w:hint="eastAsia"/>
              <w:noProof/>
            </w:rPr>
            <w:t>离职后信息安全职责的追踪和管理</w:t>
          </w:r>
          <w:r>
            <w:rPr>
              <w:noProof/>
              <w:webHidden/>
            </w:rPr>
            <w:tab/>
          </w:r>
          <w:r>
            <w:rPr>
              <w:noProof/>
              <w:webHidden/>
            </w:rPr>
            <w:fldChar w:fldCharType="begin"/>
          </w:r>
          <w:r>
            <w:rPr>
              <w:noProof/>
              <w:webHidden/>
            </w:rPr>
            <w:instrText xml:space="preserve"> PAGEREF _Toc489607091 \h </w:instrText>
          </w:r>
          <w:r>
            <w:rPr>
              <w:noProof/>
              <w:webHidden/>
            </w:rPr>
          </w:r>
          <w:r>
            <w:rPr>
              <w:noProof/>
              <w:webHidden/>
            </w:rPr>
            <w:fldChar w:fldCharType="separate"/>
          </w:r>
          <w:ins w:id="626" w:author="yunwei01" w:date="2017-08-04T10:49:00Z">
            <w:r>
              <w:rPr>
                <w:noProof/>
                <w:webHidden/>
              </w:rPr>
              <w:t>47</w:t>
            </w:r>
          </w:ins>
          <w:del w:id="627" w:author="yunwei01" w:date="2017-08-04T10:49:00Z">
            <w:r w:rsidDel="00960E5D">
              <w:rPr>
                <w:noProof/>
                <w:webHidden/>
              </w:rPr>
              <w:delText>43</w:delText>
            </w:r>
          </w:del>
          <w:r>
            <w:rPr>
              <w:noProof/>
              <w:webHidden/>
            </w:rPr>
            <w:fldChar w:fldCharType="end"/>
          </w:r>
          <w:r w:rsidRPr="00AD76F8">
            <w:rPr>
              <w:rStyle w:val="affb"/>
              <w:noProof/>
            </w:rPr>
            <w:fldChar w:fldCharType="end"/>
          </w:r>
        </w:p>
        <w:p w14:paraId="7DE8762C"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"_Toc489607093"</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第十三章</w:t>
          </w:r>
          <w:r w:rsidRPr="00AD76F8">
            <w:rPr>
              <w:rStyle w:val="affb"/>
              <w:rFonts w:hint="eastAsia"/>
              <w:noProof/>
            </w:rPr>
            <w:t xml:space="preserve"> </w:t>
          </w:r>
          <w:r w:rsidRPr="00AD76F8">
            <w:rPr>
              <w:rStyle w:val="affb"/>
              <w:rFonts w:hint="eastAsia"/>
              <w:noProof/>
            </w:rPr>
            <w:t>外来人员管理制度</w:t>
          </w:r>
          <w:r>
            <w:rPr>
              <w:noProof/>
              <w:webHidden/>
            </w:rPr>
            <w:tab/>
          </w:r>
          <w:r>
            <w:rPr>
              <w:noProof/>
              <w:webHidden/>
            </w:rPr>
            <w:fldChar w:fldCharType="begin"/>
          </w:r>
          <w:r>
            <w:rPr>
              <w:noProof/>
              <w:webHidden/>
            </w:rPr>
            <w:instrText xml:space="preserve"> PAGEREF _Toc489607093 \h </w:instrText>
          </w:r>
          <w:r>
            <w:rPr>
              <w:noProof/>
              <w:webHidden/>
            </w:rPr>
          </w:r>
          <w:r>
            <w:rPr>
              <w:noProof/>
              <w:webHidden/>
            </w:rPr>
            <w:fldChar w:fldCharType="separate"/>
          </w:r>
          <w:ins w:id="628" w:author="yunwei01" w:date="2017-08-04T10:49:00Z">
            <w:r>
              <w:rPr>
                <w:noProof/>
                <w:webHidden/>
              </w:rPr>
              <w:t>49</w:t>
            </w:r>
          </w:ins>
          <w:del w:id="629" w:author="yunwei01" w:date="2017-08-04T10:49:00Z">
            <w:r w:rsidDel="00960E5D">
              <w:rPr>
                <w:noProof/>
                <w:webHidden/>
              </w:rPr>
              <w:delText>45</w:delText>
            </w:r>
          </w:del>
          <w:r>
            <w:rPr>
              <w:noProof/>
              <w:webHidden/>
            </w:rPr>
            <w:fldChar w:fldCharType="end"/>
          </w:r>
          <w:r w:rsidRPr="00AD76F8">
            <w:rPr>
              <w:rStyle w:val="affb"/>
              <w:noProof/>
            </w:rPr>
            <w:fldChar w:fldCharType="end"/>
          </w:r>
        </w:p>
        <w:p w14:paraId="5A0A7882"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"_Toc489607094"</w:instrText>
          </w:r>
          <w:r w:rsidRPr="00AD76F8">
            <w:rPr>
              <w:rStyle w:val="affb"/>
              <w:noProof/>
            </w:rPr>
            <w:instrText xml:space="preserve"> </w:instrText>
          </w:r>
          <w:r w:rsidRPr="00AD76F8">
            <w:rPr>
              <w:rStyle w:val="affb"/>
              <w:noProof/>
            </w:rPr>
            <w:fldChar w:fldCharType="separate"/>
          </w:r>
          <w:r w:rsidRPr="00AD76F8">
            <w:rPr>
              <w:rStyle w:val="affb"/>
              <w:noProof/>
            </w:rPr>
            <w:t>13.1</w:t>
          </w:r>
          <w:r w:rsidRPr="00AD76F8">
            <w:rPr>
              <w:rStyle w:val="affb"/>
              <w:rFonts w:hint="eastAsia"/>
              <w:noProof/>
            </w:rPr>
            <w:t xml:space="preserve"> </w:t>
          </w:r>
          <w:r w:rsidRPr="00AD76F8">
            <w:rPr>
              <w:rStyle w:val="affb"/>
              <w:rFonts w:hint="eastAsia"/>
              <w:noProof/>
            </w:rPr>
            <w:t>第三方人员安全管理</w:t>
          </w:r>
          <w:r>
            <w:rPr>
              <w:noProof/>
              <w:webHidden/>
            </w:rPr>
            <w:tab/>
          </w:r>
          <w:r>
            <w:rPr>
              <w:noProof/>
              <w:webHidden/>
            </w:rPr>
            <w:fldChar w:fldCharType="begin"/>
          </w:r>
          <w:r>
            <w:rPr>
              <w:noProof/>
              <w:webHidden/>
            </w:rPr>
            <w:instrText xml:space="preserve"> PAGEREF _Toc489607094 \h </w:instrText>
          </w:r>
          <w:r>
            <w:rPr>
              <w:noProof/>
              <w:webHidden/>
            </w:rPr>
          </w:r>
          <w:r>
            <w:rPr>
              <w:noProof/>
              <w:webHidden/>
            </w:rPr>
            <w:fldChar w:fldCharType="separate"/>
          </w:r>
          <w:ins w:id="630" w:author="yunwei01" w:date="2017-08-04T10:49:00Z">
            <w:r>
              <w:rPr>
                <w:noProof/>
                <w:webHidden/>
              </w:rPr>
              <w:t>49</w:t>
            </w:r>
          </w:ins>
          <w:del w:id="631" w:author="yunwei01" w:date="2017-08-04T10:49:00Z">
            <w:r w:rsidDel="00960E5D">
              <w:rPr>
                <w:noProof/>
                <w:webHidden/>
              </w:rPr>
              <w:delText>45</w:delText>
            </w:r>
          </w:del>
          <w:r>
            <w:rPr>
              <w:noProof/>
              <w:webHidden/>
            </w:rPr>
            <w:fldChar w:fldCharType="end"/>
          </w:r>
          <w:r w:rsidRPr="00AD76F8">
            <w:rPr>
              <w:rStyle w:val="affb"/>
              <w:noProof/>
            </w:rPr>
            <w:fldChar w:fldCharType="end"/>
          </w:r>
        </w:p>
        <w:p w14:paraId="5EBDFD40"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"_Toc489607095"</w:instrText>
          </w:r>
          <w:r w:rsidRPr="00AD76F8">
            <w:rPr>
              <w:rStyle w:val="affb"/>
              <w:noProof/>
            </w:rPr>
            <w:instrText xml:space="preserve"> </w:instrText>
          </w:r>
          <w:r w:rsidRPr="00AD76F8">
            <w:rPr>
              <w:rStyle w:val="affb"/>
              <w:noProof/>
            </w:rPr>
            <w:fldChar w:fldCharType="separate"/>
          </w:r>
          <w:r w:rsidRPr="00AD76F8">
            <w:rPr>
              <w:rStyle w:val="affb"/>
              <w:noProof/>
            </w:rPr>
            <w:t>13.2</w:t>
          </w:r>
          <w:r w:rsidRPr="00AD76F8">
            <w:rPr>
              <w:rStyle w:val="affb"/>
              <w:rFonts w:hint="eastAsia"/>
              <w:noProof/>
            </w:rPr>
            <w:t xml:space="preserve"> </w:t>
          </w:r>
          <w:r w:rsidRPr="00AD76F8">
            <w:rPr>
              <w:rStyle w:val="affb"/>
              <w:rFonts w:hint="eastAsia"/>
              <w:noProof/>
            </w:rPr>
            <w:t>外来人员信息安全管理</w:t>
          </w:r>
          <w:r>
            <w:rPr>
              <w:noProof/>
              <w:webHidden/>
            </w:rPr>
            <w:tab/>
          </w:r>
          <w:r>
            <w:rPr>
              <w:noProof/>
              <w:webHidden/>
            </w:rPr>
            <w:fldChar w:fldCharType="begin"/>
          </w:r>
          <w:r>
            <w:rPr>
              <w:noProof/>
              <w:webHidden/>
            </w:rPr>
            <w:instrText xml:space="preserve"> PAGEREF _Toc489607095 \h </w:instrText>
          </w:r>
          <w:r>
            <w:rPr>
              <w:noProof/>
              <w:webHidden/>
            </w:rPr>
          </w:r>
          <w:r>
            <w:rPr>
              <w:noProof/>
              <w:webHidden/>
            </w:rPr>
            <w:fldChar w:fldCharType="separate"/>
          </w:r>
          <w:ins w:id="632" w:author="yunwei01" w:date="2017-08-04T10:49:00Z">
            <w:r>
              <w:rPr>
                <w:noProof/>
                <w:webHidden/>
              </w:rPr>
              <w:t>49</w:t>
            </w:r>
          </w:ins>
          <w:del w:id="633" w:author="yunwei01" w:date="2017-08-04T10:49:00Z">
            <w:r w:rsidDel="00960E5D">
              <w:rPr>
                <w:noProof/>
                <w:webHidden/>
              </w:rPr>
              <w:delText>45</w:delText>
            </w:r>
          </w:del>
          <w:r>
            <w:rPr>
              <w:noProof/>
              <w:webHidden/>
            </w:rPr>
            <w:fldChar w:fldCharType="end"/>
          </w:r>
          <w:r w:rsidRPr="00AD76F8">
            <w:rPr>
              <w:rStyle w:val="affb"/>
              <w:noProof/>
            </w:rPr>
            <w:fldChar w:fldCharType="end"/>
          </w:r>
        </w:p>
        <w:p w14:paraId="39A95AEA"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"_Toc489607098"</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第十四章</w:t>
          </w:r>
          <w:r w:rsidRPr="00AD76F8">
            <w:rPr>
              <w:rStyle w:val="affb"/>
              <w:rFonts w:hint="eastAsia"/>
              <w:noProof/>
            </w:rPr>
            <w:t xml:space="preserve"> </w:t>
          </w:r>
          <w:r w:rsidRPr="00AD76F8">
            <w:rPr>
              <w:rStyle w:val="affb"/>
              <w:rFonts w:hint="eastAsia"/>
              <w:noProof/>
            </w:rPr>
            <w:t>工作人员安全守则</w:t>
          </w:r>
          <w:r>
            <w:rPr>
              <w:noProof/>
              <w:webHidden/>
            </w:rPr>
            <w:tab/>
          </w:r>
          <w:r>
            <w:rPr>
              <w:noProof/>
              <w:webHidden/>
            </w:rPr>
            <w:fldChar w:fldCharType="begin"/>
          </w:r>
          <w:r>
            <w:rPr>
              <w:noProof/>
              <w:webHidden/>
            </w:rPr>
            <w:instrText xml:space="preserve"> PAGEREF _Toc489607098 \h </w:instrText>
          </w:r>
          <w:r>
            <w:rPr>
              <w:noProof/>
              <w:webHidden/>
            </w:rPr>
          </w:r>
          <w:r>
            <w:rPr>
              <w:noProof/>
              <w:webHidden/>
            </w:rPr>
            <w:fldChar w:fldCharType="separate"/>
          </w:r>
          <w:ins w:id="634" w:author="yunwei01" w:date="2017-08-04T10:49:00Z">
            <w:r>
              <w:rPr>
                <w:noProof/>
                <w:webHidden/>
              </w:rPr>
              <w:t>51</w:t>
            </w:r>
          </w:ins>
          <w:del w:id="635" w:author="yunwei01" w:date="2017-08-04T10:49:00Z">
            <w:r w:rsidDel="00960E5D">
              <w:rPr>
                <w:noProof/>
                <w:webHidden/>
              </w:rPr>
              <w:delText>47</w:delText>
            </w:r>
          </w:del>
          <w:r>
            <w:rPr>
              <w:noProof/>
              <w:webHidden/>
            </w:rPr>
            <w:fldChar w:fldCharType="end"/>
          </w:r>
          <w:r w:rsidRPr="00AD76F8">
            <w:rPr>
              <w:rStyle w:val="affb"/>
              <w:noProof/>
            </w:rPr>
            <w:fldChar w:fldCharType="end"/>
          </w:r>
        </w:p>
        <w:p w14:paraId="3111949B"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"_Toc489607099"</w:instrText>
          </w:r>
          <w:r w:rsidRPr="00AD76F8">
            <w:rPr>
              <w:rStyle w:val="affb"/>
              <w:noProof/>
            </w:rPr>
            <w:instrText xml:space="preserve"> </w:instrText>
          </w:r>
          <w:r w:rsidRPr="00AD76F8">
            <w:rPr>
              <w:rStyle w:val="affb"/>
              <w:noProof/>
            </w:rPr>
            <w:fldChar w:fldCharType="separate"/>
          </w:r>
          <w:r w:rsidRPr="00AD76F8">
            <w:rPr>
              <w:rStyle w:val="affb"/>
              <w:noProof/>
            </w:rPr>
            <w:t>14.1</w:t>
          </w:r>
          <w:r w:rsidRPr="00AD76F8">
            <w:rPr>
              <w:rStyle w:val="affb"/>
              <w:rFonts w:hint="eastAsia"/>
              <w:noProof/>
            </w:rPr>
            <w:t xml:space="preserve"> </w:t>
          </w:r>
          <w:r w:rsidRPr="00AD76F8">
            <w:rPr>
              <w:rStyle w:val="affb"/>
              <w:rFonts w:hint="eastAsia"/>
              <w:noProof/>
            </w:rPr>
            <w:t>工作人员安全守则</w:t>
          </w:r>
          <w:r>
            <w:rPr>
              <w:noProof/>
              <w:webHidden/>
            </w:rPr>
            <w:tab/>
          </w:r>
          <w:r>
            <w:rPr>
              <w:noProof/>
              <w:webHidden/>
            </w:rPr>
            <w:fldChar w:fldCharType="begin"/>
          </w:r>
          <w:r>
            <w:rPr>
              <w:noProof/>
              <w:webHidden/>
            </w:rPr>
            <w:instrText xml:space="preserve"> PAGEREF _Toc489607099 \h </w:instrText>
          </w:r>
          <w:r>
            <w:rPr>
              <w:noProof/>
              <w:webHidden/>
            </w:rPr>
          </w:r>
          <w:r>
            <w:rPr>
              <w:noProof/>
              <w:webHidden/>
            </w:rPr>
            <w:fldChar w:fldCharType="separate"/>
          </w:r>
          <w:ins w:id="636" w:author="yunwei01" w:date="2017-08-04T10:49:00Z">
            <w:r>
              <w:rPr>
                <w:noProof/>
                <w:webHidden/>
              </w:rPr>
              <w:t>51</w:t>
            </w:r>
          </w:ins>
          <w:del w:id="637" w:author="yunwei01" w:date="2017-08-04T10:49:00Z">
            <w:r w:rsidDel="00960E5D">
              <w:rPr>
                <w:noProof/>
                <w:webHidden/>
              </w:rPr>
              <w:delText>47</w:delText>
            </w:r>
          </w:del>
          <w:r>
            <w:rPr>
              <w:noProof/>
              <w:webHidden/>
            </w:rPr>
            <w:fldChar w:fldCharType="end"/>
          </w:r>
          <w:r w:rsidRPr="00AD76F8">
            <w:rPr>
              <w:rStyle w:val="affb"/>
              <w:noProof/>
            </w:rPr>
            <w:fldChar w:fldCharType="end"/>
          </w:r>
        </w:p>
        <w:p w14:paraId="0A7ED0BC"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"_Toc489607102"</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第十五章</w:t>
          </w:r>
          <w:r w:rsidRPr="00AD76F8">
            <w:rPr>
              <w:rStyle w:val="affb"/>
              <w:rFonts w:hint="eastAsia"/>
              <w:noProof/>
            </w:rPr>
            <w:t xml:space="preserve"> </w:t>
          </w:r>
          <w:r w:rsidRPr="00AD76F8">
            <w:rPr>
              <w:rStyle w:val="affb"/>
              <w:rFonts w:hint="eastAsia"/>
              <w:noProof/>
            </w:rPr>
            <w:t>信息系统建设安全管理制度</w:t>
          </w:r>
          <w:r>
            <w:rPr>
              <w:noProof/>
              <w:webHidden/>
            </w:rPr>
            <w:tab/>
          </w:r>
          <w:r>
            <w:rPr>
              <w:noProof/>
              <w:webHidden/>
            </w:rPr>
            <w:fldChar w:fldCharType="begin"/>
          </w:r>
          <w:r>
            <w:rPr>
              <w:noProof/>
              <w:webHidden/>
            </w:rPr>
            <w:instrText xml:space="preserve"> PAGEREF _Toc489607102 \h </w:instrText>
          </w:r>
          <w:r>
            <w:rPr>
              <w:noProof/>
              <w:webHidden/>
            </w:rPr>
          </w:r>
          <w:r>
            <w:rPr>
              <w:noProof/>
              <w:webHidden/>
            </w:rPr>
            <w:fldChar w:fldCharType="separate"/>
          </w:r>
          <w:ins w:id="638" w:author="yunwei01" w:date="2017-08-04T10:49:00Z">
            <w:r>
              <w:rPr>
                <w:noProof/>
                <w:webHidden/>
              </w:rPr>
              <w:t>54</w:t>
            </w:r>
          </w:ins>
          <w:del w:id="639" w:author="yunwei01" w:date="2017-08-04T10:49:00Z">
            <w:r w:rsidDel="00960E5D">
              <w:rPr>
                <w:noProof/>
                <w:webHidden/>
              </w:rPr>
              <w:delText>50</w:delText>
            </w:r>
          </w:del>
          <w:r>
            <w:rPr>
              <w:noProof/>
              <w:webHidden/>
            </w:rPr>
            <w:fldChar w:fldCharType="end"/>
          </w:r>
          <w:r w:rsidRPr="00AD76F8">
            <w:rPr>
              <w:rStyle w:val="affb"/>
              <w:noProof/>
            </w:rPr>
            <w:fldChar w:fldCharType="end"/>
          </w:r>
        </w:p>
        <w:p w14:paraId="3E1A6848"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"_Toc489607103"</w:instrText>
          </w:r>
          <w:r w:rsidRPr="00AD76F8">
            <w:rPr>
              <w:rStyle w:val="affb"/>
              <w:noProof/>
            </w:rPr>
            <w:instrText xml:space="preserve"> </w:instrText>
          </w:r>
          <w:r w:rsidRPr="00AD76F8">
            <w:rPr>
              <w:rStyle w:val="affb"/>
              <w:noProof/>
            </w:rPr>
            <w:fldChar w:fldCharType="separate"/>
          </w:r>
          <w:r w:rsidRPr="00AD76F8">
            <w:rPr>
              <w:rStyle w:val="affb"/>
              <w:noProof/>
            </w:rPr>
            <w:t>15.1</w:t>
          </w:r>
          <w:r w:rsidRPr="00AD76F8">
            <w:rPr>
              <w:rStyle w:val="affb"/>
              <w:rFonts w:hint="eastAsia"/>
              <w:noProof/>
            </w:rPr>
            <w:t xml:space="preserve"> </w:t>
          </w:r>
          <w:r w:rsidRPr="00AD76F8">
            <w:rPr>
              <w:rStyle w:val="affb"/>
              <w:rFonts w:hint="eastAsia"/>
              <w:noProof/>
            </w:rPr>
            <w:t>安全设计需求分析及评估</w:t>
          </w:r>
          <w:r>
            <w:rPr>
              <w:noProof/>
              <w:webHidden/>
            </w:rPr>
            <w:tab/>
          </w:r>
          <w:r>
            <w:rPr>
              <w:noProof/>
              <w:webHidden/>
            </w:rPr>
            <w:fldChar w:fldCharType="begin"/>
          </w:r>
          <w:r>
            <w:rPr>
              <w:noProof/>
              <w:webHidden/>
            </w:rPr>
            <w:instrText xml:space="preserve"> PAGEREF _Toc489607103 \h </w:instrText>
          </w:r>
          <w:r>
            <w:rPr>
              <w:noProof/>
              <w:webHidden/>
            </w:rPr>
          </w:r>
          <w:r>
            <w:rPr>
              <w:noProof/>
              <w:webHidden/>
            </w:rPr>
            <w:fldChar w:fldCharType="separate"/>
          </w:r>
          <w:ins w:id="640" w:author="yunwei01" w:date="2017-08-04T10:49:00Z">
            <w:r>
              <w:rPr>
                <w:noProof/>
                <w:webHidden/>
              </w:rPr>
              <w:t>54</w:t>
            </w:r>
          </w:ins>
          <w:del w:id="641" w:author="yunwei01" w:date="2017-08-04T10:49:00Z">
            <w:r w:rsidDel="00960E5D">
              <w:rPr>
                <w:noProof/>
                <w:webHidden/>
              </w:rPr>
              <w:delText>50</w:delText>
            </w:r>
          </w:del>
          <w:r>
            <w:rPr>
              <w:noProof/>
              <w:webHidden/>
            </w:rPr>
            <w:fldChar w:fldCharType="end"/>
          </w:r>
          <w:r w:rsidRPr="00AD76F8">
            <w:rPr>
              <w:rStyle w:val="affb"/>
              <w:noProof/>
            </w:rPr>
            <w:fldChar w:fldCharType="end"/>
          </w:r>
        </w:p>
        <w:p w14:paraId="161F5D89"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"_Toc489607126"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15.1.1</w:t>
          </w:r>
          <w:r w:rsidRPr="00AD76F8">
            <w:rPr>
              <w:rStyle w:val="affb"/>
              <w:rFonts w:hint="eastAsia"/>
              <w:noProof/>
            </w:rPr>
            <w:t xml:space="preserve"> </w:t>
          </w:r>
          <w:r w:rsidRPr="00AD76F8">
            <w:rPr>
              <w:rStyle w:val="affb"/>
              <w:rFonts w:hint="eastAsia"/>
              <w:noProof/>
            </w:rPr>
            <w:t>应用系统基本安全需求</w:t>
          </w:r>
          <w:r>
            <w:rPr>
              <w:noProof/>
              <w:webHidden/>
            </w:rPr>
            <w:tab/>
          </w:r>
          <w:r>
            <w:rPr>
              <w:noProof/>
              <w:webHidden/>
            </w:rPr>
            <w:fldChar w:fldCharType="begin"/>
          </w:r>
          <w:r>
            <w:rPr>
              <w:noProof/>
              <w:webHidden/>
            </w:rPr>
            <w:instrText xml:space="preserve"> PAGEREF _Toc489607126 \h </w:instrText>
          </w:r>
          <w:r>
            <w:rPr>
              <w:noProof/>
              <w:webHidden/>
            </w:rPr>
          </w:r>
          <w:r>
            <w:rPr>
              <w:noProof/>
              <w:webHidden/>
            </w:rPr>
            <w:fldChar w:fldCharType="separate"/>
          </w:r>
          <w:ins w:id="642" w:author="yunwei01" w:date="2017-08-04T10:49:00Z">
            <w:r>
              <w:rPr>
                <w:noProof/>
                <w:webHidden/>
              </w:rPr>
              <w:t>54</w:t>
            </w:r>
          </w:ins>
          <w:del w:id="643" w:author="yunwei01" w:date="2017-08-04T10:49:00Z">
            <w:r w:rsidDel="00960E5D">
              <w:rPr>
                <w:noProof/>
                <w:webHidden/>
              </w:rPr>
              <w:delText>50</w:delText>
            </w:r>
          </w:del>
          <w:r>
            <w:rPr>
              <w:noProof/>
              <w:webHidden/>
            </w:rPr>
            <w:fldChar w:fldCharType="end"/>
          </w:r>
          <w:r w:rsidRPr="00AD76F8">
            <w:rPr>
              <w:rStyle w:val="affb"/>
              <w:noProof/>
            </w:rPr>
            <w:fldChar w:fldCharType="end"/>
          </w:r>
        </w:p>
        <w:p w14:paraId="4C542045"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"_Toc489607127"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15.1.2</w:t>
          </w:r>
          <w:r w:rsidRPr="00AD76F8">
            <w:rPr>
              <w:rStyle w:val="affb"/>
              <w:rFonts w:hint="eastAsia"/>
              <w:noProof/>
            </w:rPr>
            <w:t xml:space="preserve"> </w:t>
          </w:r>
          <w:r w:rsidRPr="00AD76F8">
            <w:rPr>
              <w:rStyle w:val="affb"/>
              <w:rFonts w:hint="eastAsia"/>
              <w:noProof/>
            </w:rPr>
            <w:t>硬件系统基本安全需求</w:t>
          </w:r>
          <w:r>
            <w:rPr>
              <w:noProof/>
              <w:webHidden/>
            </w:rPr>
            <w:tab/>
          </w:r>
          <w:r>
            <w:rPr>
              <w:noProof/>
              <w:webHidden/>
            </w:rPr>
            <w:fldChar w:fldCharType="begin"/>
          </w:r>
          <w:r>
            <w:rPr>
              <w:noProof/>
              <w:webHidden/>
            </w:rPr>
            <w:instrText xml:space="preserve"> PAGEREF _Toc489607127 \h </w:instrText>
          </w:r>
          <w:r>
            <w:rPr>
              <w:noProof/>
              <w:webHidden/>
            </w:rPr>
          </w:r>
          <w:r>
            <w:rPr>
              <w:noProof/>
              <w:webHidden/>
            </w:rPr>
            <w:fldChar w:fldCharType="separate"/>
          </w:r>
          <w:ins w:id="644" w:author="yunwei01" w:date="2017-08-04T10:49:00Z">
            <w:r>
              <w:rPr>
                <w:noProof/>
                <w:webHidden/>
              </w:rPr>
              <w:t>55</w:t>
            </w:r>
          </w:ins>
          <w:del w:id="645" w:author="yunwei01" w:date="2017-08-04T10:49:00Z">
            <w:r w:rsidDel="00960E5D">
              <w:rPr>
                <w:noProof/>
                <w:webHidden/>
              </w:rPr>
              <w:delText>51</w:delText>
            </w:r>
          </w:del>
          <w:r>
            <w:rPr>
              <w:noProof/>
              <w:webHidden/>
            </w:rPr>
            <w:fldChar w:fldCharType="end"/>
          </w:r>
          <w:r w:rsidRPr="00AD76F8">
            <w:rPr>
              <w:rStyle w:val="affb"/>
              <w:noProof/>
            </w:rPr>
            <w:fldChar w:fldCharType="end"/>
          </w:r>
        </w:p>
        <w:p w14:paraId="5266C631"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"_Toc489607128"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15.1.3</w:t>
          </w:r>
          <w:r w:rsidRPr="00AD76F8">
            <w:rPr>
              <w:rStyle w:val="affb"/>
              <w:rFonts w:hint="eastAsia"/>
              <w:noProof/>
            </w:rPr>
            <w:t xml:space="preserve"> </w:t>
          </w:r>
          <w:r w:rsidRPr="00AD76F8">
            <w:rPr>
              <w:rStyle w:val="affb"/>
              <w:rFonts w:hint="eastAsia"/>
              <w:noProof/>
            </w:rPr>
            <w:t>总体安全设计</w:t>
          </w:r>
          <w:r>
            <w:rPr>
              <w:noProof/>
              <w:webHidden/>
            </w:rPr>
            <w:tab/>
          </w:r>
          <w:r>
            <w:rPr>
              <w:noProof/>
              <w:webHidden/>
            </w:rPr>
            <w:fldChar w:fldCharType="begin"/>
          </w:r>
          <w:r>
            <w:rPr>
              <w:noProof/>
              <w:webHidden/>
            </w:rPr>
            <w:instrText xml:space="preserve"> PAGEREF _Toc489607128 \h </w:instrText>
          </w:r>
          <w:r>
            <w:rPr>
              <w:noProof/>
              <w:webHidden/>
            </w:rPr>
          </w:r>
          <w:r>
            <w:rPr>
              <w:noProof/>
              <w:webHidden/>
            </w:rPr>
            <w:fldChar w:fldCharType="separate"/>
          </w:r>
          <w:ins w:id="646" w:author="yunwei01" w:date="2017-08-04T10:49:00Z">
            <w:r>
              <w:rPr>
                <w:noProof/>
                <w:webHidden/>
              </w:rPr>
              <w:t>63</w:t>
            </w:r>
          </w:ins>
          <w:del w:id="647" w:author="yunwei01" w:date="2017-08-04T10:49:00Z">
            <w:r w:rsidDel="00960E5D">
              <w:rPr>
                <w:noProof/>
                <w:webHidden/>
              </w:rPr>
              <w:delText>59</w:delText>
            </w:r>
          </w:del>
          <w:r>
            <w:rPr>
              <w:noProof/>
              <w:webHidden/>
            </w:rPr>
            <w:fldChar w:fldCharType="end"/>
          </w:r>
          <w:r w:rsidRPr="00AD76F8">
            <w:rPr>
              <w:rStyle w:val="affb"/>
              <w:noProof/>
            </w:rPr>
            <w:fldChar w:fldCharType="end"/>
          </w:r>
        </w:p>
        <w:p w14:paraId="4BCE187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"_Toc489607129"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15.1.4</w:t>
          </w:r>
          <w:r w:rsidRPr="00AD76F8">
            <w:rPr>
              <w:rStyle w:val="affb"/>
              <w:rFonts w:hint="eastAsia"/>
              <w:noProof/>
            </w:rPr>
            <w:t xml:space="preserve"> </w:t>
          </w:r>
          <w:r w:rsidRPr="00AD76F8">
            <w:rPr>
              <w:rStyle w:val="affb"/>
              <w:rFonts w:hint="eastAsia"/>
              <w:noProof/>
            </w:rPr>
            <w:t>安全建设规划</w:t>
          </w:r>
          <w:r>
            <w:rPr>
              <w:noProof/>
              <w:webHidden/>
            </w:rPr>
            <w:tab/>
          </w:r>
          <w:r>
            <w:rPr>
              <w:noProof/>
              <w:webHidden/>
            </w:rPr>
            <w:fldChar w:fldCharType="begin"/>
          </w:r>
          <w:r>
            <w:rPr>
              <w:noProof/>
              <w:webHidden/>
            </w:rPr>
            <w:instrText xml:space="preserve"> PAGEREF _Toc489607129 \h </w:instrText>
          </w:r>
          <w:r>
            <w:rPr>
              <w:noProof/>
              <w:webHidden/>
            </w:rPr>
          </w:r>
          <w:r>
            <w:rPr>
              <w:noProof/>
              <w:webHidden/>
            </w:rPr>
            <w:fldChar w:fldCharType="separate"/>
          </w:r>
          <w:ins w:id="648" w:author="yunwei01" w:date="2017-08-04T10:49:00Z">
            <w:r>
              <w:rPr>
                <w:noProof/>
                <w:webHidden/>
              </w:rPr>
              <w:t>69</w:t>
            </w:r>
          </w:ins>
          <w:del w:id="649" w:author="yunwei01" w:date="2017-08-04T10:49:00Z">
            <w:r w:rsidDel="00960E5D">
              <w:rPr>
                <w:noProof/>
                <w:webHidden/>
              </w:rPr>
              <w:delText>65</w:delText>
            </w:r>
          </w:del>
          <w:r>
            <w:rPr>
              <w:noProof/>
              <w:webHidden/>
            </w:rPr>
            <w:fldChar w:fldCharType="end"/>
          </w:r>
          <w:r w:rsidRPr="00AD76F8">
            <w:rPr>
              <w:rStyle w:val="affb"/>
              <w:noProof/>
            </w:rPr>
            <w:fldChar w:fldCharType="end"/>
          </w:r>
        </w:p>
        <w:p w14:paraId="3C8CB4AA"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"_Toc489607130"</w:instrText>
          </w:r>
          <w:r w:rsidRPr="00AD76F8">
            <w:rPr>
              <w:rStyle w:val="affb"/>
              <w:noProof/>
            </w:rPr>
            <w:instrText xml:space="preserve"> </w:instrText>
          </w:r>
          <w:r w:rsidRPr="00AD76F8">
            <w:rPr>
              <w:rStyle w:val="affb"/>
              <w:noProof/>
            </w:rPr>
            <w:fldChar w:fldCharType="separate"/>
          </w:r>
          <w:r w:rsidRPr="00AD76F8">
            <w:rPr>
              <w:rStyle w:val="affb"/>
              <w:noProof/>
            </w:rPr>
            <w:t>15.2</w:t>
          </w:r>
          <w:r w:rsidRPr="00AD76F8">
            <w:rPr>
              <w:rStyle w:val="affb"/>
              <w:rFonts w:hint="eastAsia"/>
              <w:noProof/>
            </w:rPr>
            <w:t xml:space="preserve"> </w:t>
          </w:r>
          <w:r w:rsidRPr="00AD76F8">
            <w:rPr>
              <w:rStyle w:val="affb"/>
              <w:rFonts w:hint="eastAsia"/>
              <w:noProof/>
            </w:rPr>
            <w:t>系统工程实施</w:t>
          </w:r>
          <w:r>
            <w:rPr>
              <w:noProof/>
              <w:webHidden/>
            </w:rPr>
            <w:tab/>
          </w:r>
          <w:r>
            <w:rPr>
              <w:noProof/>
              <w:webHidden/>
            </w:rPr>
            <w:fldChar w:fldCharType="begin"/>
          </w:r>
          <w:r>
            <w:rPr>
              <w:noProof/>
              <w:webHidden/>
            </w:rPr>
            <w:instrText xml:space="preserve"> PAGEREF _Toc489607130 \h </w:instrText>
          </w:r>
          <w:r>
            <w:rPr>
              <w:noProof/>
              <w:webHidden/>
            </w:rPr>
          </w:r>
          <w:r>
            <w:rPr>
              <w:noProof/>
              <w:webHidden/>
            </w:rPr>
            <w:fldChar w:fldCharType="separate"/>
          </w:r>
          <w:ins w:id="650" w:author="yunwei01" w:date="2017-08-04T10:49:00Z">
            <w:r>
              <w:rPr>
                <w:noProof/>
                <w:webHidden/>
              </w:rPr>
              <w:t>71</w:t>
            </w:r>
          </w:ins>
          <w:del w:id="651" w:author="yunwei01" w:date="2017-08-04T10:49:00Z">
            <w:r w:rsidDel="00960E5D">
              <w:rPr>
                <w:noProof/>
                <w:webHidden/>
              </w:rPr>
              <w:delText>67</w:delText>
            </w:r>
          </w:del>
          <w:r>
            <w:rPr>
              <w:noProof/>
              <w:webHidden/>
            </w:rPr>
            <w:fldChar w:fldCharType="end"/>
          </w:r>
          <w:r w:rsidRPr="00AD76F8">
            <w:rPr>
              <w:rStyle w:val="affb"/>
              <w:noProof/>
            </w:rPr>
            <w:fldChar w:fldCharType="end"/>
          </w:r>
        </w:p>
        <w:p w14:paraId="7CFBC32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15.2.1</w:t>
          </w:r>
          <w:r w:rsidRPr="00AD76F8">
            <w:rPr>
              <w:rStyle w:val="affb"/>
              <w:rFonts w:hint="eastAsia"/>
              <w:noProof/>
            </w:rPr>
            <w:t xml:space="preserve"> </w:t>
          </w:r>
          <w:r w:rsidRPr="00AD76F8">
            <w:rPr>
              <w:rStyle w:val="affb"/>
              <w:rFonts w:hint="eastAsia"/>
              <w:noProof/>
            </w:rPr>
            <w:t>产品采购管理制度</w:t>
          </w:r>
          <w:r>
            <w:rPr>
              <w:noProof/>
              <w:webHidden/>
            </w:rPr>
            <w:tab/>
          </w:r>
          <w:r>
            <w:rPr>
              <w:noProof/>
              <w:webHidden/>
            </w:rPr>
            <w:fldChar w:fldCharType="begin"/>
          </w:r>
          <w:r>
            <w:rPr>
              <w:noProof/>
              <w:webHidden/>
            </w:rPr>
            <w:instrText xml:space="preserve"> PAGEREF _Toc489607131 \h </w:instrText>
          </w:r>
          <w:r>
            <w:rPr>
              <w:noProof/>
              <w:webHidden/>
            </w:rPr>
          </w:r>
          <w:r>
            <w:rPr>
              <w:noProof/>
              <w:webHidden/>
            </w:rPr>
            <w:fldChar w:fldCharType="separate"/>
          </w:r>
          <w:ins w:id="652" w:author="yunwei01" w:date="2017-08-04T10:49:00Z">
            <w:r>
              <w:rPr>
                <w:noProof/>
                <w:webHidden/>
              </w:rPr>
              <w:t>71</w:t>
            </w:r>
          </w:ins>
          <w:del w:id="653" w:author="yunwei01" w:date="2017-08-04T10:49:00Z">
            <w:r w:rsidDel="00960E5D">
              <w:rPr>
                <w:noProof/>
                <w:webHidden/>
              </w:rPr>
              <w:delText>67</w:delText>
            </w:r>
          </w:del>
          <w:r>
            <w:rPr>
              <w:noProof/>
              <w:webHidden/>
            </w:rPr>
            <w:fldChar w:fldCharType="end"/>
          </w:r>
          <w:r w:rsidRPr="00AD76F8">
            <w:rPr>
              <w:rStyle w:val="affb"/>
              <w:noProof/>
            </w:rPr>
            <w:fldChar w:fldCharType="end"/>
          </w:r>
        </w:p>
        <w:p w14:paraId="6179E65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15.2.2</w:t>
          </w:r>
          <w:r w:rsidRPr="00AD76F8">
            <w:rPr>
              <w:rStyle w:val="affb"/>
              <w:rFonts w:hint="eastAsia"/>
              <w:noProof/>
            </w:rPr>
            <w:t xml:space="preserve"> </w:t>
          </w:r>
          <w:r w:rsidRPr="00AD76F8">
            <w:rPr>
              <w:rStyle w:val="affb"/>
              <w:rFonts w:hint="eastAsia"/>
              <w:noProof/>
            </w:rPr>
            <w:t>安全服务商选择</w:t>
          </w:r>
          <w:r>
            <w:rPr>
              <w:noProof/>
              <w:webHidden/>
            </w:rPr>
            <w:tab/>
          </w:r>
          <w:r>
            <w:rPr>
              <w:noProof/>
              <w:webHidden/>
            </w:rPr>
            <w:fldChar w:fldCharType="begin"/>
          </w:r>
          <w:r>
            <w:rPr>
              <w:noProof/>
              <w:webHidden/>
            </w:rPr>
            <w:instrText xml:space="preserve"> PAGEREF _Toc489607132 \h </w:instrText>
          </w:r>
          <w:r>
            <w:rPr>
              <w:noProof/>
              <w:webHidden/>
            </w:rPr>
          </w:r>
          <w:r>
            <w:rPr>
              <w:noProof/>
              <w:webHidden/>
            </w:rPr>
            <w:fldChar w:fldCharType="separate"/>
          </w:r>
          <w:ins w:id="654" w:author="yunwei01" w:date="2017-08-04T10:49:00Z">
            <w:r>
              <w:rPr>
                <w:noProof/>
                <w:webHidden/>
              </w:rPr>
              <w:t>72</w:t>
            </w:r>
          </w:ins>
          <w:del w:id="655" w:author="yunwei01" w:date="2017-08-04T10:49:00Z">
            <w:r w:rsidDel="00960E5D">
              <w:rPr>
                <w:noProof/>
                <w:webHidden/>
              </w:rPr>
              <w:delText>68</w:delText>
            </w:r>
          </w:del>
          <w:r>
            <w:rPr>
              <w:noProof/>
              <w:webHidden/>
            </w:rPr>
            <w:fldChar w:fldCharType="end"/>
          </w:r>
          <w:r w:rsidRPr="00AD76F8">
            <w:rPr>
              <w:rStyle w:val="affb"/>
              <w:noProof/>
            </w:rPr>
            <w:fldChar w:fldCharType="end"/>
          </w:r>
        </w:p>
        <w:p w14:paraId="1C865C2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15.2.3</w:t>
          </w:r>
          <w:r w:rsidRPr="00AD76F8">
            <w:rPr>
              <w:rStyle w:val="affb"/>
              <w:rFonts w:hint="eastAsia"/>
              <w:noProof/>
            </w:rPr>
            <w:t xml:space="preserve"> </w:t>
          </w:r>
          <w:r w:rsidRPr="00AD76F8">
            <w:rPr>
              <w:rStyle w:val="affb"/>
              <w:rFonts w:hint="eastAsia"/>
              <w:noProof/>
            </w:rPr>
            <w:t>硬件采购和安装</w:t>
          </w:r>
          <w:r>
            <w:rPr>
              <w:noProof/>
              <w:webHidden/>
            </w:rPr>
            <w:tab/>
          </w:r>
          <w:r>
            <w:rPr>
              <w:noProof/>
              <w:webHidden/>
            </w:rPr>
            <w:fldChar w:fldCharType="begin"/>
          </w:r>
          <w:r>
            <w:rPr>
              <w:noProof/>
              <w:webHidden/>
            </w:rPr>
            <w:instrText xml:space="preserve"> PAGEREF _Toc489607133 \h </w:instrText>
          </w:r>
          <w:r>
            <w:rPr>
              <w:noProof/>
              <w:webHidden/>
            </w:rPr>
          </w:r>
          <w:r>
            <w:rPr>
              <w:noProof/>
              <w:webHidden/>
            </w:rPr>
            <w:fldChar w:fldCharType="separate"/>
          </w:r>
          <w:ins w:id="656" w:author="yunwei01" w:date="2017-08-04T10:49:00Z">
            <w:r>
              <w:rPr>
                <w:noProof/>
                <w:webHidden/>
              </w:rPr>
              <w:t>73</w:t>
            </w:r>
          </w:ins>
          <w:del w:id="657" w:author="yunwei01" w:date="2017-08-04T10:49:00Z">
            <w:r w:rsidDel="00960E5D">
              <w:rPr>
                <w:noProof/>
                <w:webHidden/>
              </w:rPr>
              <w:delText>69</w:delText>
            </w:r>
          </w:del>
          <w:r>
            <w:rPr>
              <w:noProof/>
              <w:webHidden/>
            </w:rPr>
            <w:fldChar w:fldCharType="end"/>
          </w:r>
          <w:r w:rsidRPr="00AD76F8">
            <w:rPr>
              <w:rStyle w:val="affb"/>
              <w:noProof/>
            </w:rPr>
            <w:fldChar w:fldCharType="end"/>
          </w:r>
        </w:p>
        <w:p w14:paraId="698A98D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15.2.4</w:t>
          </w:r>
          <w:r w:rsidRPr="00AD76F8">
            <w:rPr>
              <w:rStyle w:val="affb"/>
              <w:rFonts w:hint="eastAsia"/>
              <w:noProof/>
            </w:rPr>
            <w:t xml:space="preserve"> </w:t>
          </w:r>
          <w:r w:rsidRPr="00AD76F8">
            <w:rPr>
              <w:rStyle w:val="affb"/>
              <w:rFonts w:hint="eastAsia"/>
              <w:noProof/>
            </w:rPr>
            <w:t>软件采购和安装</w:t>
          </w:r>
          <w:r>
            <w:rPr>
              <w:noProof/>
              <w:webHidden/>
            </w:rPr>
            <w:tab/>
          </w:r>
          <w:r>
            <w:rPr>
              <w:noProof/>
              <w:webHidden/>
            </w:rPr>
            <w:fldChar w:fldCharType="begin"/>
          </w:r>
          <w:r>
            <w:rPr>
              <w:noProof/>
              <w:webHidden/>
            </w:rPr>
            <w:instrText xml:space="preserve"> PAGEREF _Toc489607134 \h </w:instrText>
          </w:r>
          <w:r>
            <w:rPr>
              <w:noProof/>
              <w:webHidden/>
            </w:rPr>
          </w:r>
          <w:r>
            <w:rPr>
              <w:noProof/>
              <w:webHidden/>
            </w:rPr>
            <w:fldChar w:fldCharType="separate"/>
          </w:r>
          <w:ins w:id="658" w:author="yunwei01" w:date="2017-08-04T10:49:00Z">
            <w:r>
              <w:rPr>
                <w:noProof/>
                <w:webHidden/>
              </w:rPr>
              <w:t>73</w:t>
            </w:r>
          </w:ins>
          <w:del w:id="659" w:author="yunwei01" w:date="2017-08-04T10:49:00Z">
            <w:r w:rsidDel="00960E5D">
              <w:rPr>
                <w:noProof/>
                <w:webHidden/>
              </w:rPr>
              <w:delText>69</w:delText>
            </w:r>
          </w:del>
          <w:r>
            <w:rPr>
              <w:noProof/>
              <w:webHidden/>
            </w:rPr>
            <w:fldChar w:fldCharType="end"/>
          </w:r>
          <w:r w:rsidRPr="00AD76F8">
            <w:rPr>
              <w:rStyle w:val="affb"/>
              <w:noProof/>
            </w:rPr>
            <w:fldChar w:fldCharType="end"/>
          </w:r>
        </w:p>
        <w:p w14:paraId="0515507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15.2.5</w:t>
          </w:r>
          <w:r w:rsidRPr="00AD76F8">
            <w:rPr>
              <w:rStyle w:val="affb"/>
              <w:rFonts w:hint="eastAsia"/>
              <w:noProof/>
            </w:rPr>
            <w:t xml:space="preserve"> </w:t>
          </w:r>
          <w:r w:rsidRPr="00AD76F8">
            <w:rPr>
              <w:rStyle w:val="affb"/>
              <w:rFonts w:hint="eastAsia"/>
              <w:noProof/>
            </w:rPr>
            <w:t>系统软件开发管理</w:t>
          </w:r>
          <w:r>
            <w:rPr>
              <w:noProof/>
              <w:webHidden/>
            </w:rPr>
            <w:tab/>
          </w:r>
          <w:r>
            <w:rPr>
              <w:noProof/>
              <w:webHidden/>
            </w:rPr>
            <w:fldChar w:fldCharType="begin"/>
          </w:r>
          <w:r>
            <w:rPr>
              <w:noProof/>
              <w:webHidden/>
            </w:rPr>
            <w:instrText xml:space="preserve"> PAGEREF _Toc489607135 \h </w:instrText>
          </w:r>
          <w:r>
            <w:rPr>
              <w:noProof/>
              <w:webHidden/>
            </w:rPr>
          </w:r>
          <w:r>
            <w:rPr>
              <w:noProof/>
              <w:webHidden/>
            </w:rPr>
            <w:fldChar w:fldCharType="separate"/>
          </w:r>
          <w:ins w:id="660" w:author="yunwei01" w:date="2017-08-04T10:49:00Z">
            <w:r>
              <w:rPr>
                <w:noProof/>
                <w:webHidden/>
              </w:rPr>
              <w:t>74</w:t>
            </w:r>
          </w:ins>
          <w:del w:id="661" w:author="yunwei01" w:date="2017-08-04T10:49:00Z">
            <w:r w:rsidDel="00960E5D">
              <w:rPr>
                <w:noProof/>
                <w:webHidden/>
              </w:rPr>
              <w:delText>70</w:delText>
            </w:r>
          </w:del>
          <w:r>
            <w:rPr>
              <w:noProof/>
              <w:webHidden/>
            </w:rPr>
            <w:fldChar w:fldCharType="end"/>
          </w:r>
          <w:r w:rsidRPr="00AD76F8">
            <w:rPr>
              <w:rStyle w:val="affb"/>
              <w:noProof/>
            </w:rPr>
            <w:fldChar w:fldCharType="end"/>
          </w:r>
        </w:p>
        <w:p w14:paraId="1DBB893E"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"_Toc489607136"</w:instrText>
          </w:r>
          <w:r w:rsidRPr="00AD76F8">
            <w:rPr>
              <w:rStyle w:val="affb"/>
              <w:noProof/>
            </w:rPr>
            <w:instrText xml:space="preserve"> </w:instrText>
          </w:r>
          <w:r w:rsidRPr="00AD76F8">
            <w:rPr>
              <w:rStyle w:val="affb"/>
              <w:noProof/>
            </w:rPr>
            <w:fldChar w:fldCharType="separate"/>
          </w:r>
          <w:r w:rsidRPr="00AD76F8">
            <w:rPr>
              <w:rStyle w:val="affb"/>
              <w:noProof/>
            </w:rPr>
            <w:t>15.3</w:t>
          </w:r>
          <w:r w:rsidRPr="00AD76F8">
            <w:rPr>
              <w:rStyle w:val="affb"/>
              <w:rFonts w:hint="eastAsia"/>
              <w:noProof/>
            </w:rPr>
            <w:t xml:space="preserve"> </w:t>
          </w:r>
          <w:r w:rsidRPr="00AD76F8">
            <w:rPr>
              <w:rStyle w:val="affb"/>
              <w:rFonts w:hint="eastAsia"/>
              <w:noProof/>
            </w:rPr>
            <w:t>系统测试验收</w:t>
          </w:r>
          <w:r>
            <w:rPr>
              <w:noProof/>
              <w:webHidden/>
            </w:rPr>
            <w:tab/>
          </w:r>
          <w:r>
            <w:rPr>
              <w:noProof/>
              <w:webHidden/>
            </w:rPr>
            <w:fldChar w:fldCharType="begin"/>
          </w:r>
          <w:r>
            <w:rPr>
              <w:noProof/>
              <w:webHidden/>
            </w:rPr>
            <w:instrText xml:space="preserve"> PAGEREF _Toc489607136 \h </w:instrText>
          </w:r>
          <w:r>
            <w:rPr>
              <w:noProof/>
              <w:webHidden/>
            </w:rPr>
          </w:r>
          <w:r>
            <w:rPr>
              <w:noProof/>
              <w:webHidden/>
            </w:rPr>
            <w:fldChar w:fldCharType="separate"/>
          </w:r>
          <w:ins w:id="662" w:author="yunwei01" w:date="2017-08-04T10:49:00Z">
            <w:r>
              <w:rPr>
                <w:noProof/>
                <w:webHidden/>
              </w:rPr>
              <w:t>75</w:t>
            </w:r>
          </w:ins>
          <w:del w:id="663" w:author="yunwei01" w:date="2017-08-04T10:49:00Z">
            <w:r w:rsidDel="00960E5D">
              <w:rPr>
                <w:noProof/>
                <w:webHidden/>
              </w:rPr>
              <w:delText>71</w:delText>
            </w:r>
          </w:del>
          <w:r>
            <w:rPr>
              <w:noProof/>
              <w:webHidden/>
            </w:rPr>
            <w:fldChar w:fldCharType="end"/>
          </w:r>
          <w:r w:rsidRPr="00AD76F8">
            <w:rPr>
              <w:rStyle w:val="affb"/>
              <w:noProof/>
            </w:rPr>
            <w:fldChar w:fldCharType="end"/>
          </w:r>
        </w:p>
        <w:p w14:paraId="3E8CDDF9"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"_Toc489607137"</w:instrText>
          </w:r>
          <w:r w:rsidRPr="00AD76F8">
            <w:rPr>
              <w:rStyle w:val="affb"/>
              <w:noProof/>
            </w:rPr>
            <w:instrText xml:space="preserve"> </w:instrText>
          </w:r>
          <w:r w:rsidRPr="00AD76F8">
            <w:rPr>
              <w:rStyle w:val="affb"/>
              <w:noProof/>
            </w:rPr>
            <w:fldChar w:fldCharType="separate"/>
          </w:r>
          <w:r w:rsidRPr="00AD76F8">
            <w:rPr>
              <w:rStyle w:val="affb"/>
              <w:noProof/>
            </w:rPr>
            <w:t>15.4</w:t>
          </w:r>
          <w:r w:rsidRPr="00AD76F8">
            <w:rPr>
              <w:rStyle w:val="affb"/>
              <w:rFonts w:hint="eastAsia"/>
              <w:noProof/>
            </w:rPr>
            <w:t xml:space="preserve"> </w:t>
          </w:r>
          <w:r w:rsidRPr="00AD76F8">
            <w:rPr>
              <w:rStyle w:val="affb"/>
              <w:rFonts w:hint="eastAsia"/>
              <w:noProof/>
            </w:rPr>
            <w:t>系统交付</w:t>
          </w:r>
          <w:r>
            <w:rPr>
              <w:noProof/>
              <w:webHidden/>
            </w:rPr>
            <w:tab/>
          </w:r>
          <w:r>
            <w:rPr>
              <w:noProof/>
              <w:webHidden/>
            </w:rPr>
            <w:fldChar w:fldCharType="begin"/>
          </w:r>
          <w:r>
            <w:rPr>
              <w:noProof/>
              <w:webHidden/>
            </w:rPr>
            <w:instrText xml:space="preserve"> PAGEREF _Toc489607137 \h </w:instrText>
          </w:r>
          <w:r>
            <w:rPr>
              <w:noProof/>
              <w:webHidden/>
            </w:rPr>
          </w:r>
          <w:r>
            <w:rPr>
              <w:noProof/>
              <w:webHidden/>
            </w:rPr>
            <w:fldChar w:fldCharType="separate"/>
          </w:r>
          <w:ins w:id="664" w:author="yunwei01" w:date="2017-08-04T10:49:00Z">
            <w:r>
              <w:rPr>
                <w:noProof/>
                <w:webHidden/>
              </w:rPr>
              <w:t>76</w:t>
            </w:r>
          </w:ins>
          <w:del w:id="665" w:author="yunwei01" w:date="2017-08-04T10:49:00Z">
            <w:r w:rsidDel="00960E5D">
              <w:rPr>
                <w:noProof/>
                <w:webHidden/>
              </w:rPr>
              <w:delText>72</w:delText>
            </w:r>
          </w:del>
          <w:r>
            <w:rPr>
              <w:noProof/>
              <w:webHidden/>
            </w:rPr>
            <w:fldChar w:fldCharType="end"/>
          </w:r>
          <w:r w:rsidRPr="00AD76F8">
            <w:rPr>
              <w:rStyle w:val="affb"/>
              <w:noProof/>
            </w:rPr>
            <w:fldChar w:fldCharType="end"/>
          </w:r>
        </w:p>
        <w:p w14:paraId="3D2C7A1D"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"_Toc489607138"</w:instrText>
          </w:r>
          <w:r w:rsidRPr="00AD76F8">
            <w:rPr>
              <w:rStyle w:val="affb"/>
              <w:noProof/>
            </w:rPr>
            <w:instrText xml:space="preserve"> </w:instrText>
          </w:r>
          <w:r w:rsidRPr="00AD76F8">
            <w:rPr>
              <w:rStyle w:val="affb"/>
              <w:noProof/>
            </w:rPr>
            <w:fldChar w:fldCharType="separate"/>
          </w:r>
          <w:r w:rsidRPr="00AD76F8">
            <w:rPr>
              <w:rStyle w:val="affb"/>
              <w:noProof/>
            </w:rPr>
            <w:t>15.5</w:t>
          </w:r>
          <w:r w:rsidRPr="00AD76F8">
            <w:rPr>
              <w:rStyle w:val="affb"/>
              <w:rFonts w:hint="eastAsia"/>
              <w:noProof/>
            </w:rPr>
            <w:t xml:space="preserve"> </w:t>
          </w:r>
          <w:r w:rsidRPr="00AD76F8">
            <w:rPr>
              <w:rStyle w:val="affb"/>
              <w:rFonts w:hint="eastAsia"/>
              <w:noProof/>
            </w:rPr>
            <w:t>系统备案</w:t>
          </w:r>
          <w:r>
            <w:rPr>
              <w:noProof/>
              <w:webHidden/>
            </w:rPr>
            <w:tab/>
          </w:r>
          <w:r>
            <w:rPr>
              <w:noProof/>
              <w:webHidden/>
            </w:rPr>
            <w:fldChar w:fldCharType="begin"/>
          </w:r>
          <w:r>
            <w:rPr>
              <w:noProof/>
              <w:webHidden/>
            </w:rPr>
            <w:instrText xml:space="preserve"> PAGEREF _Toc489607138 \h </w:instrText>
          </w:r>
          <w:r>
            <w:rPr>
              <w:noProof/>
              <w:webHidden/>
            </w:rPr>
          </w:r>
          <w:r>
            <w:rPr>
              <w:noProof/>
              <w:webHidden/>
            </w:rPr>
            <w:fldChar w:fldCharType="separate"/>
          </w:r>
          <w:ins w:id="666" w:author="yunwei01" w:date="2017-08-04T10:49:00Z">
            <w:r>
              <w:rPr>
                <w:noProof/>
                <w:webHidden/>
              </w:rPr>
              <w:t>76</w:t>
            </w:r>
          </w:ins>
          <w:del w:id="667" w:author="yunwei01" w:date="2017-08-04T10:49:00Z">
            <w:r w:rsidDel="00960E5D">
              <w:rPr>
                <w:noProof/>
                <w:webHidden/>
              </w:rPr>
              <w:delText>72</w:delText>
            </w:r>
          </w:del>
          <w:r>
            <w:rPr>
              <w:noProof/>
              <w:webHidden/>
            </w:rPr>
            <w:fldChar w:fldCharType="end"/>
          </w:r>
          <w:r w:rsidRPr="00AD76F8">
            <w:rPr>
              <w:rStyle w:val="affb"/>
              <w:noProof/>
            </w:rPr>
            <w:fldChar w:fldCharType="end"/>
          </w:r>
        </w:p>
        <w:p w14:paraId="6E559083"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"_Toc489607140"</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第十六章</w:t>
          </w:r>
          <w:r w:rsidRPr="00AD76F8">
            <w:rPr>
              <w:rStyle w:val="affb"/>
              <w:rFonts w:hint="eastAsia"/>
              <w:noProof/>
            </w:rPr>
            <w:t xml:space="preserve"> </w:t>
          </w:r>
          <w:r w:rsidRPr="00AD76F8">
            <w:rPr>
              <w:rStyle w:val="affb"/>
              <w:rFonts w:hint="eastAsia"/>
              <w:noProof/>
            </w:rPr>
            <w:t>硬件设备运维管理制度</w:t>
          </w:r>
          <w:r>
            <w:rPr>
              <w:noProof/>
              <w:webHidden/>
            </w:rPr>
            <w:tab/>
          </w:r>
          <w:r>
            <w:rPr>
              <w:noProof/>
              <w:webHidden/>
            </w:rPr>
            <w:fldChar w:fldCharType="begin"/>
          </w:r>
          <w:r>
            <w:rPr>
              <w:noProof/>
              <w:webHidden/>
            </w:rPr>
            <w:instrText xml:space="preserve"> PAGEREF _Toc489607140 \h </w:instrText>
          </w:r>
          <w:r>
            <w:rPr>
              <w:noProof/>
              <w:webHidden/>
            </w:rPr>
          </w:r>
          <w:r>
            <w:rPr>
              <w:noProof/>
              <w:webHidden/>
            </w:rPr>
            <w:fldChar w:fldCharType="separate"/>
          </w:r>
          <w:ins w:id="668" w:author="yunwei01" w:date="2017-08-04T10:49:00Z">
            <w:r>
              <w:rPr>
                <w:noProof/>
                <w:webHidden/>
              </w:rPr>
              <w:t>77</w:t>
            </w:r>
          </w:ins>
          <w:del w:id="669" w:author="yunwei01" w:date="2017-08-04T10:49:00Z">
            <w:r w:rsidDel="00960E5D">
              <w:rPr>
                <w:noProof/>
                <w:webHidden/>
              </w:rPr>
              <w:delText>73</w:delText>
            </w:r>
          </w:del>
          <w:r>
            <w:rPr>
              <w:noProof/>
              <w:webHidden/>
            </w:rPr>
            <w:fldChar w:fldCharType="end"/>
          </w:r>
          <w:r w:rsidRPr="00AD76F8">
            <w:rPr>
              <w:rStyle w:val="affb"/>
              <w:noProof/>
            </w:rPr>
            <w:fldChar w:fldCharType="end"/>
          </w:r>
        </w:p>
        <w:p w14:paraId="6395D398"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"_Toc489607141"</w:instrText>
          </w:r>
          <w:r w:rsidRPr="00AD76F8">
            <w:rPr>
              <w:rStyle w:val="affb"/>
              <w:noProof/>
            </w:rPr>
            <w:instrText xml:space="preserve"> </w:instrText>
          </w:r>
          <w:r w:rsidRPr="00AD76F8">
            <w:rPr>
              <w:rStyle w:val="affb"/>
              <w:noProof/>
            </w:rPr>
            <w:fldChar w:fldCharType="separate"/>
          </w:r>
          <w:r w:rsidRPr="00AD76F8">
            <w:rPr>
              <w:rStyle w:val="affb"/>
              <w:noProof/>
            </w:rPr>
            <w:t>16.1</w:t>
          </w:r>
          <w:r w:rsidRPr="00AD76F8">
            <w:rPr>
              <w:rStyle w:val="affb"/>
              <w:rFonts w:hint="eastAsia"/>
              <w:noProof/>
            </w:rPr>
            <w:t xml:space="preserve"> </w:t>
          </w:r>
          <w:r w:rsidRPr="00AD76F8">
            <w:rPr>
              <w:rStyle w:val="affb"/>
              <w:rFonts w:hint="eastAsia"/>
              <w:noProof/>
            </w:rPr>
            <w:t>硬件设备运维管理制度</w:t>
          </w:r>
          <w:r>
            <w:rPr>
              <w:noProof/>
              <w:webHidden/>
            </w:rPr>
            <w:tab/>
          </w:r>
          <w:r>
            <w:rPr>
              <w:noProof/>
              <w:webHidden/>
            </w:rPr>
            <w:fldChar w:fldCharType="begin"/>
          </w:r>
          <w:r>
            <w:rPr>
              <w:noProof/>
              <w:webHidden/>
            </w:rPr>
            <w:instrText xml:space="preserve"> PAGEREF _Toc489607141 \h </w:instrText>
          </w:r>
          <w:r>
            <w:rPr>
              <w:noProof/>
              <w:webHidden/>
            </w:rPr>
          </w:r>
          <w:r>
            <w:rPr>
              <w:noProof/>
              <w:webHidden/>
            </w:rPr>
            <w:fldChar w:fldCharType="separate"/>
          </w:r>
          <w:ins w:id="670" w:author="yunwei01" w:date="2017-08-04T10:49:00Z">
            <w:r>
              <w:rPr>
                <w:noProof/>
                <w:webHidden/>
              </w:rPr>
              <w:t>77</w:t>
            </w:r>
          </w:ins>
          <w:del w:id="671" w:author="yunwei01" w:date="2017-08-04T10:49:00Z">
            <w:r w:rsidDel="00960E5D">
              <w:rPr>
                <w:noProof/>
                <w:webHidden/>
              </w:rPr>
              <w:delText>73</w:delText>
            </w:r>
          </w:del>
          <w:r>
            <w:rPr>
              <w:noProof/>
              <w:webHidden/>
            </w:rPr>
            <w:fldChar w:fldCharType="end"/>
          </w:r>
          <w:r w:rsidRPr="00AD76F8">
            <w:rPr>
              <w:rStyle w:val="affb"/>
              <w:noProof/>
            </w:rPr>
            <w:fldChar w:fldCharType="end"/>
          </w:r>
        </w:p>
        <w:p w14:paraId="05E35E8A"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16.1.1</w:t>
          </w:r>
          <w:r w:rsidRPr="00AD76F8">
            <w:rPr>
              <w:rStyle w:val="affb"/>
              <w:rFonts w:hint="eastAsia"/>
              <w:noProof/>
            </w:rPr>
            <w:t xml:space="preserve"> </w:t>
          </w:r>
          <w:r w:rsidRPr="00AD76F8">
            <w:rPr>
              <w:rStyle w:val="affb"/>
              <w:rFonts w:hint="eastAsia"/>
              <w:noProof/>
            </w:rPr>
            <w:t>机房安全管理制度</w:t>
          </w:r>
          <w:r>
            <w:rPr>
              <w:noProof/>
              <w:webHidden/>
            </w:rPr>
            <w:tab/>
          </w:r>
          <w:r>
            <w:rPr>
              <w:noProof/>
              <w:webHidden/>
            </w:rPr>
            <w:fldChar w:fldCharType="begin"/>
          </w:r>
          <w:r>
            <w:rPr>
              <w:noProof/>
              <w:webHidden/>
            </w:rPr>
            <w:instrText xml:space="preserve"> PAGEREF _Toc489607142 \h </w:instrText>
          </w:r>
          <w:r>
            <w:rPr>
              <w:noProof/>
              <w:webHidden/>
            </w:rPr>
          </w:r>
          <w:r>
            <w:rPr>
              <w:noProof/>
              <w:webHidden/>
            </w:rPr>
            <w:fldChar w:fldCharType="separate"/>
          </w:r>
          <w:ins w:id="672" w:author="yunwei01" w:date="2017-08-04T10:49:00Z">
            <w:r>
              <w:rPr>
                <w:noProof/>
                <w:webHidden/>
              </w:rPr>
              <w:t>77</w:t>
            </w:r>
          </w:ins>
          <w:del w:id="673" w:author="yunwei01" w:date="2017-08-04T10:49:00Z">
            <w:r w:rsidDel="00960E5D">
              <w:rPr>
                <w:noProof/>
                <w:webHidden/>
              </w:rPr>
              <w:delText>73</w:delText>
            </w:r>
          </w:del>
          <w:r>
            <w:rPr>
              <w:noProof/>
              <w:webHidden/>
            </w:rPr>
            <w:fldChar w:fldCharType="end"/>
          </w:r>
          <w:r w:rsidRPr="00AD76F8">
            <w:rPr>
              <w:rStyle w:val="affb"/>
              <w:noProof/>
            </w:rPr>
            <w:fldChar w:fldCharType="end"/>
          </w:r>
        </w:p>
        <w:p w14:paraId="7EAE925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16.1.2</w:t>
          </w:r>
          <w:r w:rsidRPr="00AD76F8">
            <w:rPr>
              <w:rStyle w:val="affb"/>
              <w:rFonts w:hint="eastAsia"/>
              <w:noProof/>
            </w:rPr>
            <w:t xml:space="preserve"> </w:t>
          </w:r>
          <w:r w:rsidRPr="00AD76F8">
            <w:rPr>
              <w:rStyle w:val="affb"/>
              <w:rFonts w:hint="eastAsia"/>
              <w:noProof/>
            </w:rPr>
            <w:t>办公环境安全管理制度</w:t>
          </w:r>
          <w:r>
            <w:rPr>
              <w:noProof/>
              <w:webHidden/>
            </w:rPr>
            <w:tab/>
          </w:r>
          <w:r>
            <w:rPr>
              <w:noProof/>
              <w:webHidden/>
            </w:rPr>
            <w:fldChar w:fldCharType="begin"/>
          </w:r>
          <w:r>
            <w:rPr>
              <w:noProof/>
              <w:webHidden/>
            </w:rPr>
            <w:instrText xml:space="preserve"> PAGEREF _Toc489607143 \h </w:instrText>
          </w:r>
          <w:r>
            <w:rPr>
              <w:noProof/>
              <w:webHidden/>
            </w:rPr>
          </w:r>
          <w:r>
            <w:rPr>
              <w:noProof/>
              <w:webHidden/>
            </w:rPr>
            <w:fldChar w:fldCharType="separate"/>
          </w:r>
          <w:ins w:id="674" w:author="yunwei01" w:date="2017-08-04T10:49:00Z">
            <w:r>
              <w:rPr>
                <w:noProof/>
                <w:webHidden/>
              </w:rPr>
              <w:t>79</w:t>
            </w:r>
          </w:ins>
          <w:del w:id="675" w:author="yunwei01" w:date="2017-08-04T10:49:00Z">
            <w:r w:rsidDel="00960E5D">
              <w:rPr>
                <w:noProof/>
                <w:webHidden/>
              </w:rPr>
              <w:delText>75</w:delText>
            </w:r>
          </w:del>
          <w:r>
            <w:rPr>
              <w:noProof/>
              <w:webHidden/>
            </w:rPr>
            <w:fldChar w:fldCharType="end"/>
          </w:r>
          <w:r w:rsidRPr="00AD76F8">
            <w:rPr>
              <w:rStyle w:val="affb"/>
              <w:noProof/>
            </w:rPr>
            <w:fldChar w:fldCharType="end"/>
          </w:r>
        </w:p>
        <w:p w14:paraId="0A304AD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16.1.3</w:t>
          </w:r>
          <w:r w:rsidRPr="00AD76F8">
            <w:rPr>
              <w:rStyle w:val="affb"/>
              <w:rFonts w:hint="eastAsia"/>
              <w:noProof/>
            </w:rPr>
            <w:t xml:space="preserve"> </w:t>
          </w:r>
          <w:r w:rsidRPr="00AD76F8">
            <w:rPr>
              <w:rStyle w:val="affb"/>
              <w:rFonts w:hint="eastAsia"/>
              <w:noProof/>
            </w:rPr>
            <w:t>资产安全管理制度</w:t>
          </w:r>
          <w:r>
            <w:rPr>
              <w:noProof/>
              <w:webHidden/>
            </w:rPr>
            <w:tab/>
          </w:r>
          <w:r>
            <w:rPr>
              <w:noProof/>
              <w:webHidden/>
            </w:rPr>
            <w:fldChar w:fldCharType="begin"/>
          </w:r>
          <w:r>
            <w:rPr>
              <w:noProof/>
              <w:webHidden/>
            </w:rPr>
            <w:instrText xml:space="preserve"> PAGEREF _Toc489607144 \h </w:instrText>
          </w:r>
          <w:r>
            <w:rPr>
              <w:noProof/>
              <w:webHidden/>
            </w:rPr>
          </w:r>
          <w:r>
            <w:rPr>
              <w:noProof/>
              <w:webHidden/>
            </w:rPr>
            <w:fldChar w:fldCharType="separate"/>
          </w:r>
          <w:ins w:id="676" w:author="yunwei01" w:date="2017-08-04T10:49:00Z">
            <w:r>
              <w:rPr>
                <w:noProof/>
                <w:webHidden/>
              </w:rPr>
              <w:t>80</w:t>
            </w:r>
          </w:ins>
          <w:del w:id="677" w:author="yunwei01" w:date="2017-08-04T10:49:00Z">
            <w:r w:rsidDel="00960E5D">
              <w:rPr>
                <w:noProof/>
                <w:webHidden/>
              </w:rPr>
              <w:delText>76</w:delText>
            </w:r>
          </w:del>
          <w:r>
            <w:rPr>
              <w:noProof/>
              <w:webHidden/>
            </w:rPr>
            <w:fldChar w:fldCharType="end"/>
          </w:r>
          <w:r w:rsidRPr="00AD76F8">
            <w:rPr>
              <w:rStyle w:val="affb"/>
              <w:noProof/>
            </w:rPr>
            <w:fldChar w:fldCharType="end"/>
          </w:r>
        </w:p>
        <w:p w14:paraId="79B458C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16.1.4</w:t>
          </w:r>
          <w:r w:rsidRPr="00AD76F8">
            <w:rPr>
              <w:rStyle w:val="affb"/>
              <w:rFonts w:hint="eastAsia"/>
              <w:noProof/>
            </w:rPr>
            <w:t xml:space="preserve"> </w:t>
          </w:r>
          <w:r w:rsidRPr="00AD76F8">
            <w:rPr>
              <w:rStyle w:val="affb"/>
              <w:rFonts w:hint="eastAsia"/>
              <w:noProof/>
            </w:rPr>
            <w:t>介质安全管理制度</w:t>
          </w:r>
          <w:r>
            <w:rPr>
              <w:noProof/>
              <w:webHidden/>
            </w:rPr>
            <w:tab/>
          </w:r>
          <w:r>
            <w:rPr>
              <w:noProof/>
              <w:webHidden/>
            </w:rPr>
            <w:fldChar w:fldCharType="begin"/>
          </w:r>
          <w:r>
            <w:rPr>
              <w:noProof/>
              <w:webHidden/>
            </w:rPr>
            <w:instrText xml:space="preserve"> PAGEREF _Toc489607145 \h </w:instrText>
          </w:r>
          <w:r>
            <w:rPr>
              <w:noProof/>
              <w:webHidden/>
            </w:rPr>
          </w:r>
          <w:r>
            <w:rPr>
              <w:noProof/>
              <w:webHidden/>
            </w:rPr>
            <w:fldChar w:fldCharType="separate"/>
          </w:r>
          <w:ins w:id="678" w:author="yunwei01" w:date="2017-08-04T10:49:00Z">
            <w:r>
              <w:rPr>
                <w:noProof/>
                <w:webHidden/>
              </w:rPr>
              <w:t>85</w:t>
            </w:r>
          </w:ins>
          <w:del w:id="679" w:author="yunwei01" w:date="2017-08-04T10:49:00Z">
            <w:r w:rsidDel="00960E5D">
              <w:rPr>
                <w:noProof/>
                <w:webHidden/>
              </w:rPr>
              <w:delText>81</w:delText>
            </w:r>
          </w:del>
          <w:r>
            <w:rPr>
              <w:noProof/>
              <w:webHidden/>
            </w:rPr>
            <w:fldChar w:fldCharType="end"/>
          </w:r>
          <w:r w:rsidRPr="00AD76F8">
            <w:rPr>
              <w:rStyle w:val="affb"/>
              <w:noProof/>
            </w:rPr>
            <w:fldChar w:fldCharType="end"/>
          </w:r>
        </w:p>
        <w:p w14:paraId="16BF6E8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16.1.5</w:t>
          </w:r>
          <w:r w:rsidRPr="00AD76F8">
            <w:rPr>
              <w:rStyle w:val="affb"/>
              <w:rFonts w:hint="eastAsia"/>
              <w:noProof/>
            </w:rPr>
            <w:t xml:space="preserve"> </w:t>
          </w:r>
          <w:r w:rsidRPr="00AD76F8">
            <w:rPr>
              <w:rStyle w:val="affb"/>
              <w:rFonts w:hint="eastAsia"/>
              <w:noProof/>
            </w:rPr>
            <w:t>设备管理制度</w:t>
          </w:r>
          <w:r>
            <w:rPr>
              <w:noProof/>
              <w:webHidden/>
            </w:rPr>
            <w:tab/>
          </w:r>
          <w:r>
            <w:rPr>
              <w:noProof/>
              <w:webHidden/>
            </w:rPr>
            <w:fldChar w:fldCharType="begin"/>
          </w:r>
          <w:r>
            <w:rPr>
              <w:noProof/>
              <w:webHidden/>
            </w:rPr>
            <w:instrText xml:space="preserve"> PAGEREF _Toc489607146 \h </w:instrText>
          </w:r>
          <w:r>
            <w:rPr>
              <w:noProof/>
              <w:webHidden/>
            </w:rPr>
          </w:r>
          <w:r>
            <w:rPr>
              <w:noProof/>
              <w:webHidden/>
            </w:rPr>
            <w:fldChar w:fldCharType="separate"/>
          </w:r>
          <w:ins w:id="680" w:author="yunwei01" w:date="2017-08-04T10:49:00Z">
            <w:r>
              <w:rPr>
                <w:noProof/>
                <w:webHidden/>
              </w:rPr>
              <w:t>90</w:t>
            </w:r>
          </w:ins>
          <w:del w:id="681" w:author="yunwei01" w:date="2017-08-04T10:49:00Z">
            <w:r w:rsidDel="00960E5D">
              <w:rPr>
                <w:noProof/>
                <w:webHidden/>
              </w:rPr>
              <w:delText>86</w:delText>
            </w:r>
          </w:del>
          <w:r>
            <w:rPr>
              <w:noProof/>
              <w:webHidden/>
            </w:rPr>
            <w:fldChar w:fldCharType="end"/>
          </w:r>
          <w:r w:rsidRPr="00AD76F8">
            <w:rPr>
              <w:rStyle w:val="affb"/>
              <w:noProof/>
            </w:rPr>
            <w:fldChar w:fldCharType="end"/>
          </w:r>
        </w:p>
        <w:p w14:paraId="48FF80B7"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lastRenderedPageBreak/>
            <w:fldChar w:fldCharType="begin"/>
          </w:r>
          <w:r w:rsidRPr="00AD76F8">
            <w:rPr>
              <w:rStyle w:val="affb"/>
              <w:noProof/>
            </w:rPr>
            <w:instrText xml:space="preserve"> </w:instrText>
          </w:r>
          <w:r>
            <w:rPr>
              <w:noProof/>
            </w:rPr>
            <w:instrText>HYPERLINK \l "_Toc489607147"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16.1.6</w:t>
          </w:r>
          <w:r w:rsidRPr="00AD76F8">
            <w:rPr>
              <w:rStyle w:val="affb"/>
              <w:rFonts w:hint="eastAsia"/>
              <w:noProof/>
            </w:rPr>
            <w:t xml:space="preserve"> </w:t>
          </w:r>
          <w:r w:rsidRPr="00AD76F8">
            <w:rPr>
              <w:rStyle w:val="affb"/>
              <w:rFonts w:hint="eastAsia"/>
              <w:noProof/>
            </w:rPr>
            <w:t>网络安全管理制度</w:t>
          </w:r>
          <w:r>
            <w:rPr>
              <w:noProof/>
              <w:webHidden/>
            </w:rPr>
            <w:tab/>
          </w:r>
          <w:r>
            <w:rPr>
              <w:noProof/>
              <w:webHidden/>
            </w:rPr>
            <w:fldChar w:fldCharType="begin"/>
          </w:r>
          <w:r>
            <w:rPr>
              <w:noProof/>
              <w:webHidden/>
            </w:rPr>
            <w:instrText xml:space="preserve"> PAGEREF _Toc489607147 \h </w:instrText>
          </w:r>
          <w:r>
            <w:rPr>
              <w:noProof/>
              <w:webHidden/>
            </w:rPr>
          </w:r>
          <w:r>
            <w:rPr>
              <w:noProof/>
              <w:webHidden/>
            </w:rPr>
            <w:fldChar w:fldCharType="separate"/>
          </w:r>
          <w:ins w:id="682" w:author="yunwei01" w:date="2017-08-04T10:49:00Z">
            <w:r>
              <w:rPr>
                <w:noProof/>
                <w:webHidden/>
              </w:rPr>
              <w:t>92</w:t>
            </w:r>
          </w:ins>
          <w:del w:id="683" w:author="yunwei01" w:date="2017-08-04T10:49:00Z">
            <w:r w:rsidDel="00960E5D">
              <w:rPr>
                <w:noProof/>
                <w:webHidden/>
              </w:rPr>
              <w:delText>88</w:delText>
            </w:r>
          </w:del>
          <w:r>
            <w:rPr>
              <w:noProof/>
              <w:webHidden/>
            </w:rPr>
            <w:fldChar w:fldCharType="end"/>
          </w:r>
          <w:r w:rsidRPr="00AD76F8">
            <w:rPr>
              <w:rStyle w:val="affb"/>
              <w:noProof/>
            </w:rPr>
            <w:fldChar w:fldCharType="end"/>
          </w:r>
        </w:p>
        <w:p w14:paraId="0CF9C041"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"_Toc489607148"</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第十七章</w:t>
          </w:r>
          <w:r w:rsidRPr="00AD76F8">
            <w:rPr>
              <w:rStyle w:val="affb"/>
              <w:rFonts w:hint="eastAsia"/>
              <w:noProof/>
            </w:rPr>
            <w:t xml:space="preserve"> </w:t>
          </w:r>
          <w:r w:rsidRPr="00AD76F8">
            <w:rPr>
              <w:rStyle w:val="affb"/>
              <w:rFonts w:hint="eastAsia"/>
              <w:noProof/>
            </w:rPr>
            <w:t>系统软件运维管理制度</w:t>
          </w:r>
          <w:r>
            <w:rPr>
              <w:noProof/>
              <w:webHidden/>
            </w:rPr>
            <w:tab/>
          </w:r>
          <w:r>
            <w:rPr>
              <w:noProof/>
              <w:webHidden/>
            </w:rPr>
            <w:fldChar w:fldCharType="begin"/>
          </w:r>
          <w:r>
            <w:rPr>
              <w:noProof/>
              <w:webHidden/>
            </w:rPr>
            <w:instrText xml:space="preserve"> PAGEREF _Toc489607148 \h </w:instrText>
          </w:r>
          <w:r>
            <w:rPr>
              <w:noProof/>
              <w:webHidden/>
            </w:rPr>
          </w:r>
          <w:r>
            <w:rPr>
              <w:noProof/>
              <w:webHidden/>
            </w:rPr>
            <w:fldChar w:fldCharType="separate"/>
          </w:r>
          <w:ins w:id="684" w:author="yunwei01" w:date="2017-08-04T10:49:00Z">
            <w:r>
              <w:rPr>
                <w:noProof/>
                <w:webHidden/>
              </w:rPr>
              <w:t>96</w:t>
            </w:r>
          </w:ins>
          <w:del w:id="685" w:author="yunwei01" w:date="2017-08-04T10:49:00Z">
            <w:r w:rsidDel="00960E5D">
              <w:rPr>
                <w:noProof/>
                <w:webHidden/>
              </w:rPr>
              <w:delText>92</w:delText>
            </w:r>
          </w:del>
          <w:r>
            <w:rPr>
              <w:noProof/>
              <w:webHidden/>
            </w:rPr>
            <w:fldChar w:fldCharType="end"/>
          </w:r>
          <w:r w:rsidRPr="00AD76F8">
            <w:rPr>
              <w:rStyle w:val="affb"/>
              <w:noProof/>
            </w:rPr>
            <w:fldChar w:fldCharType="end"/>
          </w:r>
        </w:p>
        <w:p w14:paraId="645133EF"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"_Toc489607149"</w:instrText>
          </w:r>
          <w:r w:rsidRPr="00AD76F8">
            <w:rPr>
              <w:rStyle w:val="affb"/>
              <w:noProof/>
            </w:rPr>
            <w:instrText xml:space="preserve"> </w:instrText>
          </w:r>
          <w:r w:rsidRPr="00AD76F8">
            <w:rPr>
              <w:rStyle w:val="affb"/>
              <w:noProof/>
            </w:rPr>
            <w:fldChar w:fldCharType="separate"/>
          </w:r>
          <w:r w:rsidRPr="00AD76F8">
            <w:rPr>
              <w:rStyle w:val="affb"/>
              <w:noProof/>
            </w:rPr>
            <w:t>17.1</w:t>
          </w:r>
          <w:r w:rsidRPr="00AD76F8">
            <w:rPr>
              <w:rStyle w:val="affb"/>
              <w:rFonts w:hint="eastAsia"/>
              <w:noProof/>
            </w:rPr>
            <w:t xml:space="preserve"> </w:t>
          </w:r>
          <w:r w:rsidRPr="00AD76F8">
            <w:rPr>
              <w:rStyle w:val="affb"/>
              <w:rFonts w:hint="eastAsia"/>
              <w:noProof/>
            </w:rPr>
            <w:t>系统软件运维管理制度</w:t>
          </w:r>
          <w:r>
            <w:rPr>
              <w:noProof/>
              <w:webHidden/>
            </w:rPr>
            <w:tab/>
          </w:r>
          <w:r>
            <w:rPr>
              <w:noProof/>
              <w:webHidden/>
            </w:rPr>
            <w:fldChar w:fldCharType="begin"/>
          </w:r>
          <w:r>
            <w:rPr>
              <w:noProof/>
              <w:webHidden/>
            </w:rPr>
            <w:instrText xml:space="preserve"> PAGEREF _Toc489607149 \h </w:instrText>
          </w:r>
          <w:r>
            <w:rPr>
              <w:noProof/>
              <w:webHidden/>
            </w:rPr>
          </w:r>
          <w:r>
            <w:rPr>
              <w:noProof/>
              <w:webHidden/>
            </w:rPr>
            <w:fldChar w:fldCharType="separate"/>
          </w:r>
          <w:ins w:id="686" w:author="yunwei01" w:date="2017-08-04T10:49:00Z">
            <w:r>
              <w:rPr>
                <w:noProof/>
                <w:webHidden/>
              </w:rPr>
              <w:t>96</w:t>
            </w:r>
          </w:ins>
          <w:del w:id="687" w:author="yunwei01" w:date="2017-08-04T10:49:00Z">
            <w:r w:rsidDel="00960E5D">
              <w:rPr>
                <w:noProof/>
                <w:webHidden/>
              </w:rPr>
              <w:delText>92</w:delText>
            </w:r>
          </w:del>
          <w:r>
            <w:rPr>
              <w:noProof/>
              <w:webHidden/>
            </w:rPr>
            <w:fldChar w:fldCharType="end"/>
          </w:r>
          <w:r w:rsidRPr="00AD76F8">
            <w:rPr>
              <w:rStyle w:val="affb"/>
              <w:noProof/>
            </w:rPr>
            <w:fldChar w:fldCharType="end"/>
          </w:r>
        </w:p>
        <w:p w14:paraId="1A424C1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"_Toc489607150"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17.1.1</w:t>
          </w:r>
          <w:r w:rsidRPr="00AD76F8">
            <w:rPr>
              <w:rStyle w:val="affb"/>
              <w:rFonts w:hint="eastAsia"/>
              <w:noProof/>
            </w:rPr>
            <w:t xml:space="preserve"> </w:t>
          </w:r>
          <w:r w:rsidRPr="00AD76F8">
            <w:rPr>
              <w:rStyle w:val="affb"/>
              <w:rFonts w:hint="eastAsia"/>
              <w:noProof/>
            </w:rPr>
            <w:t>系统安全管理制度</w:t>
          </w:r>
          <w:r>
            <w:rPr>
              <w:noProof/>
              <w:webHidden/>
            </w:rPr>
            <w:tab/>
          </w:r>
          <w:r>
            <w:rPr>
              <w:noProof/>
              <w:webHidden/>
            </w:rPr>
            <w:fldChar w:fldCharType="begin"/>
          </w:r>
          <w:r>
            <w:rPr>
              <w:noProof/>
              <w:webHidden/>
            </w:rPr>
            <w:instrText xml:space="preserve"> PAGEREF _Toc489607150 \h </w:instrText>
          </w:r>
          <w:r>
            <w:rPr>
              <w:noProof/>
              <w:webHidden/>
            </w:rPr>
          </w:r>
          <w:r>
            <w:rPr>
              <w:noProof/>
              <w:webHidden/>
            </w:rPr>
            <w:fldChar w:fldCharType="separate"/>
          </w:r>
          <w:ins w:id="688" w:author="yunwei01" w:date="2017-08-04T10:49:00Z">
            <w:r>
              <w:rPr>
                <w:noProof/>
                <w:webHidden/>
              </w:rPr>
              <w:t>96</w:t>
            </w:r>
          </w:ins>
          <w:del w:id="689" w:author="yunwei01" w:date="2017-08-04T10:49:00Z">
            <w:r w:rsidDel="00960E5D">
              <w:rPr>
                <w:noProof/>
                <w:webHidden/>
              </w:rPr>
              <w:delText>92</w:delText>
            </w:r>
          </w:del>
          <w:r>
            <w:rPr>
              <w:noProof/>
              <w:webHidden/>
            </w:rPr>
            <w:fldChar w:fldCharType="end"/>
          </w:r>
          <w:r w:rsidRPr="00AD76F8">
            <w:rPr>
              <w:rStyle w:val="affb"/>
              <w:noProof/>
            </w:rPr>
            <w:fldChar w:fldCharType="end"/>
          </w:r>
        </w:p>
        <w:p w14:paraId="7C6ECAC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"_Toc489607151"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17.1.2</w:t>
          </w:r>
          <w:r w:rsidRPr="00AD76F8">
            <w:rPr>
              <w:rStyle w:val="affb"/>
              <w:rFonts w:hint="eastAsia"/>
              <w:noProof/>
            </w:rPr>
            <w:t xml:space="preserve"> </w:t>
          </w:r>
          <w:r w:rsidRPr="00AD76F8">
            <w:rPr>
              <w:rStyle w:val="affb"/>
              <w:rFonts w:hint="eastAsia"/>
              <w:noProof/>
            </w:rPr>
            <w:t>恶意代码防范管理制度</w:t>
          </w:r>
          <w:r>
            <w:rPr>
              <w:noProof/>
              <w:webHidden/>
            </w:rPr>
            <w:tab/>
          </w:r>
          <w:r>
            <w:rPr>
              <w:noProof/>
              <w:webHidden/>
            </w:rPr>
            <w:fldChar w:fldCharType="begin"/>
          </w:r>
          <w:r>
            <w:rPr>
              <w:noProof/>
              <w:webHidden/>
            </w:rPr>
            <w:instrText xml:space="preserve"> PAGEREF _Toc489607151 \h </w:instrText>
          </w:r>
          <w:r>
            <w:rPr>
              <w:noProof/>
              <w:webHidden/>
            </w:rPr>
          </w:r>
          <w:r>
            <w:rPr>
              <w:noProof/>
              <w:webHidden/>
            </w:rPr>
            <w:fldChar w:fldCharType="separate"/>
          </w:r>
          <w:ins w:id="690" w:author="yunwei01" w:date="2017-08-04T10:49:00Z">
            <w:r>
              <w:rPr>
                <w:noProof/>
                <w:webHidden/>
              </w:rPr>
              <w:t>103</w:t>
            </w:r>
          </w:ins>
          <w:del w:id="691" w:author="yunwei01" w:date="2017-08-04T10:49:00Z">
            <w:r w:rsidDel="00960E5D">
              <w:rPr>
                <w:noProof/>
                <w:webHidden/>
              </w:rPr>
              <w:delText>99</w:delText>
            </w:r>
          </w:del>
          <w:r>
            <w:rPr>
              <w:noProof/>
              <w:webHidden/>
            </w:rPr>
            <w:fldChar w:fldCharType="end"/>
          </w:r>
          <w:r w:rsidRPr="00AD76F8">
            <w:rPr>
              <w:rStyle w:val="affb"/>
              <w:noProof/>
            </w:rPr>
            <w:fldChar w:fldCharType="end"/>
          </w:r>
        </w:p>
        <w:p w14:paraId="416610C1"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"_Toc489607152"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17.1.3</w:t>
          </w:r>
          <w:r w:rsidRPr="00AD76F8">
            <w:rPr>
              <w:rStyle w:val="affb"/>
              <w:rFonts w:hint="eastAsia"/>
              <w:noProof/>
            </w:rPr>
            <w:t xml:space="preserve"> </w:t>
          </w:r>
          <w:r w:rsidRPr="00AD76F8">
            <w:rPr>
              <w:rStyle w:val="affb"/>
              <w:rFonts w:hint="eastAsia"/>
              <w:noProof/>
            </w:rPr>
            <w:t>密码使用管理制度</w:t>
          </w:r>
          <w:r>
            <w:rPr>
              <w:noProof/>
              <w:webHidden/>
            </w:rPr>
            <w:tab/>
          </w:r>
          <w:r>
            <w:rPr>
              <w:noProof/>
              <w:webHidden/>
            </w:rPr>
            <w:fldChar w:fldCharType="begin"/>
          </w:r>
          <w:r>
            <w:rPr>
              <w:noProof/>
              <w:webHidden/>
            </w:rPr>
            <w:instrText xml:space="preserve"> PAGEREF _Toc489607152 \h </w:instrText>
          </w:r>
          <w:r>
            <w:rPr>
              <w:noProof/>
              <w:webHidden/>
            </w:rPr>
          </w:r>
          <w:r>
            <w:rPr>
              <w:noProof/>
              <w:webHidden/>
            </w:rPr>
            <w:fldChar w:fldCharType="separate"/>
          </w:r>
          <w:ins w:id="692" w:author="yunwei01" w:date="2017-08-04T10:49:00Z">
            <w:r>
              <w:rPr>
                <w:noProof/>
                <w:webHidden/>
              </w:rPr>
              <w:t>104</w:t>
            </w:r>
          </w:ins>
          <w:del w:id="693" w:author="yunwei01" w:date="2017-08-04T10:49:00Z">
            <w:r w:rsidDel="00960E5D">
              <w:rPr>
                <w:noProof/>
                <w:webHidden/>
              </w:rPr>
              <w:delText>100</w:delText>
            </w:r>
          </w:del>
          <w:r>
            <w:rPr>
              <w:noProof/>
              <w:webHidden/>
            </w:rPr>
            <w:fldChar w:fldCharType="end"/>
          </w:r>
          <w:r w:rsidRPr="00AD76F8">
            <w:rPr>
              <w:rStyle w:val="affb"/>
              <w:noProof/>
            </w:rPr>
            <w:fldChar w:fldCharType="end"/>
          </w:r>
        </w:p>
        <w:p w14:paraId="039D9BA7"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"_Toc489607153"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17.1.4</w:t>
          </w:r>
          <w:r w:rsidRPr="00AD76F8">
            <w:rPr>
              <w:rStyle w:val="affb"/>
              <w:rFonts w:hint="eastAsia"/>
              <w:noProof/>
            </w:rPr>
            <w:t xml:space="preserve"> </w:t>
          </w:r>
          <w:r w:rsidRPr="00AD76F8">
            <w:rPr>
              <w:rStyle w:val="affb"/>
              <w:rFonts w:hint="eastAsia"/>
              <w:noProof/>
            </w:rPr>
            <w:t>信息系统变更管理制度</w:t>
          </w:r>
          <w:r>
            <w:rPr>
              <w:noProof/>
              <w:webHidden/>
            </w:rPr>
            <w:tab/>
          </w:r>
          <w:r>
            <w:rPr>
              <w:noProof/>
              <w:webHidden/>
            </w:rPr>
            <w:fldChar w:fldCharType="begin"/>
          </w:r>
          <w:r>
            <w:rPr>
              <w:noProof/>
              <w:webHidden/>
            </w:rPr>
            <w:instrText xml:space="preserve"> PAGEREF _Toc489607153 \h </w:instrText>
          </w:r>
          <w:r>
            <w:rPr>
              <w:noProof/>
              <w:webHidden/>
            </w:rPr>
          </w:r>
          <w:r>
            <w:rPr>
              <w:noProof/>
              <w:webHidden/>
            </w:rPr>
            <w:fldChar w:fldCharType="separate"/>
          </w:r>
          <w:ins w:id="694" w:author="yunwei01" w:date="2017-08-04T10:49:00Z">
            <w:r>
              <w:rPr>
                <w:noProof/>
                <w:webHidden/>
              </w:rPr>
              <w:t>105</w:t>
            </w:r>
          </w:ins>
          <w:del w:id="695" w:author="yunwei01" w:date="2017-08-04T10:49:00Z">
            <w:r w:rsidDel="00960E5D">
              <w:rPr>
                <w:noProof/>
                <w:webHidden/>
              </w:rPr>
              <w:delText>101</w:delText>
            </w:r>
          </w:del>
          <w:r>
            <w:rPr>
              <w:noProof/>
              <w:webHidden/>
            </w:rPr>
            <w:fldChar w:fldCharType="end"/>
          </w:r>
          <w:r w:rsidRPr="00AD76F8">
            <w:rPr>
              <w:rStyle w:val="affb"/>
              <w:noProof/>
            </w:rPr>
            <w:fldChar w:fldCharType="end"/>
          </w:r>
        </w:p>
        <w:p w14:paraId="5068F97C"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"_Toc489607155"</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第十八章</w:t>
          </w:r>
          <w:r w:rsidRPr="00AD76F8">
            <w:rPr>
              <w:rStyle w:val="affb"/>
              <w:rFonts w:hint="eastAsia"/>
              <w:noProof/>
            </w:rPr>
            <w:t xml:space="preserve"> </w:t>
          </w:r>
          <w:r w:rsidRPr="00AD76F8">
            <w:rPr>
              <w:rStyle w:val="affb"/>
              <w:rFonts w:hint="eastAsia"/>
              <w:noProof/>
            </w:rPr>
            <w:t>备份与恢复管理制度</w:t>
          </w:r>
          <w:r>
            <w:rPr>
              <w:noProof/>
              <w:webHidden/>
            </w:rPr>
            <w:tab/>
          </w:r>
          <w:r>
            <w:rPr>
              <w:noProof/>
              <w:webHidden/>
            </w:rPr>
            <w:fldChar w:fldCharType="begin"/>
          </w:r>
          <w:r>
            <w:rPr>
              <w:noProof/>
              <w:webHidden/>
            </w:rPr>
            <w:instrText xml:space="preserve"> PAGEREF _Toc489607155 \h </w:instrText>
          </w:r>
          <w:r>
            <w:rPr>
              <w:noProof/>
              <w:webHidden/>
            </w:rPr>
          </w:r>
          <w:r>
            <w:rPr>
              <w:noProof/>
              <w:webHidden/>
            </w:rPr>
            <w:fldChar w:fldCharType="separate"/>
          </w:r>
          <w:ins w:id="696" w:author="yunwei01" w:date="2017-08-04T10:49:00Z">
            <w:r>
              <w:rPr>
                <w:noProof/>
                <w:webHidden/>
              </w:rPr>
              <w:t>109</w:t>
            </w:r>
          </w:ins>
          <w:del w:id="697" w:author="yunwei01" w:date="2017-08-04T10:49:00Z">
            <w:r w:rsidDel="00960E5D">
              <w:rPr>
                <w:noProof/>
                <w:webHidden/>
              </w:rPr>
              <w:delText>105</w:delText>
            </w:r>
          </w:del>
          <w:r>
            <w:rPr>
              <w:noProof/>
              <w:webHidden/>
            </w:rPr>
            <w:fldChar w:fldCharType="end"/>
          </w:r>
          <w:r w:rsidRPr="00AD76F8">
            <w:rPr>
              <w:rStyle w:val="affb"/>
              <w:noProof/>
            </w:rPr>
            <w:fldChar w:fldCharType="end"/>
          </w:r>
        </w:p>
        <w:p w14:paraId="6637DD24"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"_Toc489607156"</w:instrText>
          </w:r>
          <w:r w:rsidRPr="00AD76F8">
            <w:rPr>
              <w:rStyle w:val="affb"/>
              <w:noProof/>
            </w:rPr>
            <w:instrText xml:space="preserve"> </w:instrText>
          </w:r>
          <w:r w:rsidRPr="00AD76F8">
            <w:rPr>
              <w:rStyle w:val="affb"/>
              <w:noProof/>
            </w:rPr>
            <w:fldChar w:fldCharType="separate"/>
          </w:r>
          <w:r w:rsidRPr="00AD76F8">
            <w:rPr>
              <w:rStyle w:val="affb"/>
              <w:noProof/>
            </w:rPr>
            <w:t>18.1</w:t>
          </w:r>
          <w:r w:rsidRPr="00AD76F8">
            <w:rPr>
              <w:rStyle w:val="affb"/>
              <w:rFonts w:hint="eastAsia"/>
              <w:noProof/>
            </w:rPr>
            <w:t xml:space="preserve"> </w:t>
          </w:r>
          <w:r w:rsidRPr="00AD76F8">
            <w:rPr>
              <w:rStyle w:val="affb"/>
              <w:rFonts w:hint="eastAsia"/>
              <w:noProof/>
            </w:rPr>
            <w:t>备份与恢复管理制度</w:t>
          </w:r>
          <w:r>
            <w:rPr>
              <w:noProof/>
              <w:webHidden/>
            </w:rPr>
            <w:tab/>
          </w:r>
          <w:r>
            <w:rPr>
              <w:noProof/>
              <w:webHidden/>
            </w:rPr>
            <w:fldChar w:fldCharType="begin"/>
          </w:r>
          <w:r>
            <w:rPr>
              <w:noProof/>
              <w:webHidden/>
            </w:rPr>
            <w:instrText xml:space="preserve"> PAGEREF _Toc489607156 \h </w:instrText>
          </w:r>
          <w:r>
            <w:rPr>
              <w:noProof/>
              <w:webHidden/>
            </w:rPr>
          </w:r>
          <w:r>
            <w:rPr>
              <w:noProof/>
              <w:webHidden/>
            </w:rPr>
            <w:fldChar w:fldCharType="separate"/>
          </w:r>
          <w:ins w:id="698" w:author="yunwei01" w:date="2017-08-04T10:49:00Z">
            <w:r>
              <w:rPr>
                <w:noProof/>
                <w:webHidden/>
              </w:rPr>
              <w:t>109</w:t>
            </w:r>
          </w:ins>
          <w:del w:id="699" w:author="yunwei01" w:date="2017-08-04T10:49:00Z">
            <w:r w:rsidDel="00960E5D">
              <w:rPr>
                <w:noProof/>
                <w:webHidden/>
              </w:rPr>
              <w:delText>105</w:delText>
            </w:r>
          </w:del>
          <w:r>
            <w:rPr>
              <w:noProof/>
              <w:webHidden/>
            </w:rPr>
            <w:fldChar w:fldCharType="end"/>
          </w:r>
          <w:r w:rsidRPr="00AD76F8">
            <w:rPr>
              <w:rStyle w:val="affb"/>
              <w:noProof/>
            </w:rPr>
            <w:fldChar w:fldCharType="end"/>
          </w:r>
        </w:p>
        <w:p w14:paraId="082B98C8"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"_Toc489607158"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18.1.1</w:t>
          </w:r>
          <w:r w:rsidRPr="00AD76F8">
            <w:rPr>
              <w:rStyle w:val="affb"/>
              <w:rFonts w:hint="eastAsia"/>
              <w:noProof/>
            </w:rPr>
            <w:t xml:space="preserve"> </w:t>
          </w:r>
          <w:r w:rsidRPr="00AD76F8">
            <w:rPr>
              <w:rStyle w:val="affb"/>
              <w:rFonts w:hint="eastAsia"/>
              <w:noProof/>
            </w:rPr>
            <w:t>备份制度流程图</w:t>
          </w:r>
          <w:r>
            <w:rPr>
              <w:noProof/>
              <w:webHidden/>
            </w:rPr>
            <w:tab/>
          </w:r>
          <w:r>
            <w:rPr>
              <w:noProof/>
              <w:webHidden/>
            </w:rPr>
            <w:fldChar w:fldCharType="begin"/>
          </w:r>
          <w:r>
            <w:rPr>
              <w:noProof/>
              <w:webHidden/>
            </w:rPr>
            <w:instrText xml:space="preserve"> PAGEREF _Toc489607158 \h </w:instrText>
          </w:r>
          <w:r>
            <w:rPr>
              <w:noProof/>
              <w:webHidden/>
            </w:rPr>
          </w:r>
          <w:r>
            <w:rPr>
              <w:noProof/>
              <w:webHidden/>
            </w:rPr>
            <w:fldChar w:fldCharType="separate"/>
          </w:r>
          <w:ins w:id="700" w:author="yunwei01" w:date="2017-08-04T10:49:00Z">
            <w:r>
              <w:rPr>
                <w:noProof/>
                <w:webHidden/>
              </w:rPr>
              <w:t>110</w:t>
            </w:r>
          </w:ins>
          <w:del w:id="701" w:author="yunwei01" w:date="2017-08-04T10:49:00Z">
            <w:r w:rsidDel="00960E5D">
              <w:rPr>
                <w:noProof/>
                <w:webHidden/>
              </w:rPr>
              <w:delText>106</w:delText>
            </w:r>
          </w:del>
          <w:r>
            <w:rPr>
              <w:noProof/>
              <w:webHidden/>
            </w:rPr>
            <w:fldChar w:fldCharType="end"/>
          </w:r>
          <w:r w:rsidRPr="00AD76F8">
            <w:rPr>
              <w:rStyle w:val="affb"/>
              <w:noProof/>
            </w:rPr>
            <w:fldChar w:fldCharType="end"/>
          </w:r>
        </w:p>
        <w:p w14:paraId="0B90D6F3"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"_Toc489607159"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18.1.2</w:t>
          </w:r>
          <w:r w:rsidRPr="00AD76F8">
            <w:rPr>
              <w:rStyle w:val="affb"/>
              <w:rFonts w:hint="eastAsia"/>
              <w:noProof/>
            </w:rPr>
            <w:t xml:space="preserve"> </w:t>
          </w:r>
          <w:r w:rsidRPr="00AD76F8">
            <w:rPr>
              <w:rStyle w:val="affb"/>
              <w:rFonts w:hint="eastAsia"/>
              <w:noProof/>
            </w:rPr>
            <w:t>资产识别</w:t>
          </w:r>
          <w:r>
            <w:rPr>
              <w:noProof/>
              <w:webHidden/>
            </w:rPr>
            <w:tab/>
          </w:r>
          <w:r>
            <w:rPr>
              <w:noProof/>
              <w:webHidden/>
            </w:rPr>
            <w:fldChar w:fldCharType="begin"/>
          </w:r>
          <w:r>
            <w:rPr>
              <w:noProof/>
              <w:webHidden/>
            </w:rPr>
            <w:instrText xml:space="preserve"> PAGEREF _Toc489607159 \h </w:instrText>
          </w:r>
          <w:r>
            <w:rPr>
              <w:noProof/>
              <w:webHidden/>
            </w:rPr>
          </w:r>
          <w:r>
            <w:rPr>
              <w:noProof/>
              <w:webHidden/>
            </w:rPr>
            <w:fldChar w:fldCharType="separate"/>
          </w:r>
          <w:ins w:id="702" w:author="yunwei01" w:date="2017-08-04T10:49:00Z">
            <w:r>
              <w:rPr>
                <w:noProof/>
                <w:webHidden/>
              </w:rPr>
              <w:t>110</w:t>
            </w:r>
          </w:ins>
          <w:del w:id="703" w:author="yunwei01" w:date="2017-08-04T10:49:00Z">
            <w:r w:rsidDel="00960E5D">
              <w:rPr>
                <w:noProof/>
                <w:webHidden/>
              </w:rPr>
              <w:delText>106</w:delText>
            </w:r>
          </w:del>
          <w:r>
            <w:rPr>
              <w:noProof/>
              <w:webHidden/>
            </w:rPr>
            <w:fldChar w:fldCharType="end"/>
          </w:r>
          <w:r w:rsidRPr="00AD76F8">
            <w:rPr>
              <w:rStyle w:val="affb"/>
              <w:noProof/>
            </w:rPr>
            <w:fldChar w:fldCharType="end"/>
          </w:r>
        </w:p>
        <w:p w14:paraId="4E92D4C9"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18.1.3</w:t>
          </w:r>
          <w:r w:rsidRPr="00AD76F8">
            <w:rPr>
              <w:rStyle w:val="affb"/>
              <w:rFonts w:hint="eastAsia"/>
              <w:noProof/>
            </w:rPr>
            <w:t xml:space="preserve"> </w:t>
          </w:r>
          <w:r w:rsidRPr="00AD76F8">
            <w:rPr>
              <w:rStyle w:val="affb"/>
              <w:rFonts w:hint="eastAsia"/>
              <w:noProof/>
            </w:rPr>
            <w:t>备份方案</w:t>
          </w:r>
          <w:r>
            <w:rPr>
              <w:noProof/>
              <w:webHidden/>
            </w:rPr>
            <w:tab/>
          </w:r>
          <w:r>
            <w:rPr>
              <w:noProof/>
              <w:webHidden/>
            </w:rPr>
            <w:fldChar w:fldCharType="begin"/>
          </w:r>
          <w:r>
            <w:rPr>
              <w:noProof/>
              <w:webHidden/>
            </w:rPr>
            <w:instrText xml:space="preserve"> PAGEREF _Toc489607160 \h </w:instrText>
          </w:r>
          <w:r>
            <w:rPr>
              <w:noProof/>
              <w:webHidden/>
            </w:rPr>
          </w:r>
          <w:r>
            <w:rPr>
              <w:noProof/>
              <w:webHidden/>
            </w:rPr>
            <w:fldChar w:fldCharType="separate"/>
          </w:r>
          <w:ins w:id="704" w:author="yunwei01" w:date="2017-08-04T10:49:00Z">
            <w:r>
              <w:rPr>
                <w:noProof/>
                <w:webHidden/>
              </w:rPr>
              <w:t>111</w:t>
            </w:r>
          </w:ins>
          <w:del w:id="705" w:author="yunwei01" w:date="2017-08-04T10:49:00Z">
            <w:r w:rsidDel="00960E5D">
              <w:rPr>
                <w:noProof/>
                <w:webHidden/>
              </w:rPr>
              <w:delText>107</w:delText>
            </w:r>
          </w:del>
          <w:r>
            <w:rPr>
              <w:noProof/>
              <w:webHidden/>
            </w:rPr>
            <w:fldChar w:fldCharType="end"/>
          </w:r>
          <w:r w:rsidRPr="00AD76F8">
            <w:rPr>
              <w:rStyle w:val="affb"/>
              <w:noProof/>
            </w:rPr>
            <w:fldChar w:fldCharType="end"/>
          </w:r>
        </w:p>
        <w:p w14:paraId="71F9F8CF"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18.1.4</w:t>
          </w:r>
          <w:r w:rsidRPr="00AD76F8">
            <w:rPr>
              <w:rStyle w:val="affb"/>
              <w:rFonts w:hint="eastAsia"/>
              <w:noProof/>
            </w:rPr>
            <w:t xml:space="preserve"> </w:t>
          </w:r>
          <w:r w:rsidRPr="00AD76F8">
            <w:rPr>
              <w:rStyle w:val="affb"/>
              <w:rFonts w:hint="eastAsia"/>
              <w:noProof/>
            </w:rPr>
            <w:t>备份计划实施</w:t>
          </w:r>
          <w:r>
            <w:rPr>
              <w:noProof/>
              <w:webHidden/>
            </w:rPr>
            <w:tab/>
          </w:r>
          <w:r>
            <w:rPr>
              <w:noProof/>
              <w:webHidden/>
            </w:rPr>
            <w:fldChar w:fldCharType="begin"/>
          </w:r>
          <w:r>
            <w:rPr>
              <w:noProof/>
              <w:webHidden/>
            </w:rPr>
            <w:instrText xml:space="preserve"> PAGEREF _Toc489607161 \h </w:instrText>
          </w:r>
          <w:r>
            <w:rPr>
              <w:noProof/>
              <w:webHidden/>
            </w:rPr>
          </w:r>
          <w:r>
            <w:rPr>
              <w:noProof/>
              <w:webHidden/>
            </w:rPr>
            <w:fldChar w:fldCharType="separate"/>
          </w:r>
          <w:ins w:id="706" w:author="yunwei01" w:date="2017-08-04T10:49:00Z">
            <w:r>
              <w:rPr>
                <w:noProof/>
                <w:webHidden/>
              </w:rPr>
              <w:t>112</w:t>
            </w:r>
          </w:ins>
          <w:del w:id="707" w:author="yunwei01" w:date="2017-08-04T10:49:00Z">
            <w:r w:rsidDel="00960E5D">
              <w:rPr>
                <w:noProof/>
                <w:webHidden/>
              </w:rPr>
              <w:delText>108</w:delText>
            </w:r>
          </w:del>
          <w:r>
            <w:rPr>
              <w:noProof/>
              <w:webHidden/>
            </w:rPr>
            <w:fldChar w:fldCharType="end"/>
          </w:r>
          <w:r w:rsidRPr="00AD76F8">
            <w:rPr>
              <w:rStyle w:val="affb"/>
              <w:noProof/>
            </w:rPr>
            <w:fldChar w:fldCharType="end"/>
          </w:r>
        </w:p>
        <w:p w14:paraId="1DCB1C9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18.1.5</w:t>
          </w:r>
          <w:r w:rsidRPr="00AD76F8">
            <w:rPr>
              <w:rStyle w:val="affb"/>
              <w:rFonts w:hint="eastAsia"/>
              <w:noProof/>
            </w:rPr>
            <w:t xml:space="preserve"> </w:t>
          </w:r>
          <w:r w:rsidRPr="00AD76F8">
            <w:rPr>
              <w:rStyle w:val="affb"/>
              <w:rFonts w:hint="eastAsia"/>
              <w:noProof/>
            </w:rPr>
            <w:t>备份的介质标识</w:t>
          </w:r>
          <w:r>
            <w:rPr>
              <w:noProof/>
              <w:webHidden/>
            </w:rPr>
            <w:tab/>
          </w:r>
          <w:r>
            <w:rPr>
              <w:noProof/>
              <w:webHidden/>
            </w:rPr>
            <w:fldChar w:fldCharType="begin"/>
          </w:r>
          <w:r>
            <w:rPr>
              <w:noProof/>
              <w:webHidden/>
            </w:rPr>
            <w:instrText xml:space="preserve"> PAGEREF _Toc489607162 \h </w:instrText>
          </w:r>
          <w:r>
            <w:rPr>
              <w:noProof/>
              <w:webHidden/>
            </w:rPr>
          </w:r>
          <w:r>
            <w:rPr>
              <w:noProof/>
              <w:webHidden/>
            </w:rPr>
            <w:fldChar w:fldCharType="separate"/>
          </w:r>
          <w:ins w:id="708" w:author="yunwei01" w:date="2017-08-04T10:49:00Z">
            <w:r>
              <w:rPr>
                <w:noProof/>
                <w:webHidden/>
              </w:rPr>
              <w:t>112</w:t>
            </w:r>
          </w:ins>
          <w:del w:id="709" w:author="yunwei01" w:date="2017-08-04T10:49:00Z">
            <w:r w:rsidDel="00960E5D">
              <w:rPr>
                <w:noProof/>
                <w:webHidden/>
              </w:rPr>
              <w:delText>108</w:delText>
            </w:r>
          </w:del>
          <w:r>
            <w:rPr>
              <w:noProof/>
              <w:webHidden/>
            </w:rPr>
            <w:fldChar w:fldCharType="end"/>
          </w:r>
          <w:r w:rsidRPr="00AD76F8">
            <w:rPr>
              <w:rStyle w:val="affb"/>
              <w:noProof/>
            </w:rPr>
            <w:fldChar w:fldCharType="end"/>
          </w:r>
        </w:p>
        <w:p w14:paraId="14142B8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"_Toc489607163"</w:instrText>
          </w:r>
          <w:r w:rsidRPr="00AD76F8">
            <w:rPr>
              <w:rStyle w:val="affb"/>
              <w:noProof/>
            </w:rPr>
            <w:instrText xml:space="preserve"> </w:instrText>
          </w:r>
          <w:r w:rsidRPr="00AD76F8">
            <w:rPr>
              <w:rStyle w:val="affb"/>
              <w:noProof/>
            </w:rPr>
            <w:fldChar w:fldCharType="separate"/>
          </w:r>
          <w:r w:rsidRPr="00AD76F8">
            <w:rPr>
              <w:rStyle w:val="affb"/>
              <w:rFonts w:ascii="Arial" w:hAnsi="Arial" w:cs="Arial"/>
              <w:noProof/>
              <w14:scene3d>
                <w14:camera w14:prst="orthographicFront"/>
                <w14:lightRig w14:rig="threePt" w14:dir="t">
                  <w14:rot w14:lat="0" w14:lon="0" w14:rev="0"/>
                </w14:lightRig>
              </w14:scene3d>
            </w:rPr>
            <w:t>18.1.6</w:t>
          </w:r>
          <w:r w:rsidRPr="00AD76F8">
            <w:rPr>
              <w:rStyle w:val="affb"/>
              <w:rFonts w:hint="eastAsia"/>
              <w:noProof/>
            </w:rPr>
            <w:t xml:space="preserve"> </w:t>
          </w:r>
          <w:r w:rsidRPr="00AD76F8">
            <w:rPr>
              <w:rStyle w:val="affb"/>
              <w:rFonts w:hint="eastAsia"/>
              <w:noProof/>
            </w:rPr>
            <w:t>备份介质的安全存放</w:t>
          </w:r>
          <w:r>
            <w:rPr>
              <w:noProof/>
              <w:webHidden/>
            </w:rPr>
            <w:tab/>
          </w:r>
          <w:r>
            <w:rPr>
              <w:noProof/>
              <w:webHidden/>
            </w:rPr>
            <w:fldChar w:fldCharType="begin"/>
          </w:r>
          <w:r>
            <w:rPr>
              <w:noProof/>
              <w:webHidden/>
            </w:rPr>
            <w:instrText xml:space="preserve"> PAGEREF _Toc489607163 \h </w:instrText>
          </w:r>
          <w:r>
            <w:rPr>
              <w:noProof/>
              <w:webHidden/>
            </w:rPr>
          </w:r>
          <w:r>
            <w:rPr>
              <w:noProof/>
              <w:webHidden/>
            </w:rPr>
            <w:fldChar w:fldCharType="separate"/>
          </w:r>
          <w:ins w:id="710" w:author="yunwei01" w:date="2017-08-04T10:49:00Z">
            <w:r>
              <w:rPr>
                <w:noProof/>
                <w:webHidden/>
              </w:rPr>
              <w:t>112</w:t>
            </w:r>
          </w:ins>
          <w:del w:id="711" w:author="yunwei01" w:date="2017-08-04T10:49:00Z">
            <w:r w:rsidDel="00960E5D">
              <w:rPr>
                <w:noProof/>
                <w:webHidden/>
              </w:rPr>
              <w:delText>108</w:delText>
            </w:r>
          </w:del>
          <w:r>
            <w:rPr>
              <w:noProof/>
              <w:webHidden/>
            </w:rPr>
            <w:fldChar w:fldCharType="end"/>
          </w:r>
          <w:r w:rsidRPr="00AD76F8">
            <w:rPr>
              <w:rStyle w:val="affb"/>
              <w:noProof/>
            </w:rPr>
            <w:fldChar w:fldCharType="end"/>
          </w:r>
        </w:p>
        <w:p w14:paraId="64D620F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18.1.7</w:t>
          </w:r>
          <w:r w:rsidRPr="00AD76F8">
            <w:rPr>
              <w:rStyle w:val="affb"/>
              <w:rFonts w:hint="eastAsia"/>
              <w:noProof/>
            </w:rPr>
            <w:t xml:space="preserve"> </w:t>
          </w:r>
          <w:r w:rsidRPr="00AD76F8">
            <w:rPr>
              <w:rStyle w:val="affb"/>
              <w:rFonts w:hint="eastAsia"/>
              <w:noProof/>
            </w:rPr>
            <w:t>信息恢复</w:t>
          </w:r>
          <w:r>
            <w:rPr>
              <w:noProof/>
              <w:webHidden/>
            </w:rPr>
            <w:tab/>
          </w:r>
          <w:r>
            <w:rPr>
              <w:noProof/>
              <w:webHidden/>
            </w:rPr>
            <w:fldChar w:fldCharType="begin"/>
          </w:r>
          <w:r>
            <w:rPr>
              <w:noProof/>
              <w:webHidden/>
            </w:rPr>
            <w:instrText xml:space="preserve"> PAGEREF _Toc489607164 \h </w:instrText>
          </w:r>
          <w:r>
            <w:rPr>
              <w:noProof/>
              <w:webHidden/>
            </w:rPr>
          </w:r>
          <w:r>
            <w:rPr>
              <w:noProof/>
              <w:webHidden/>
            </w:rPr>
            <w:fldChar w:fldCharType="separate"/>
          </w:r>
          <w:ins w:id="712" w:author="yunwei01" w:date="2017-08-04T10:49:00Z">
            <w:r>
              <w:rPr>
                <w:noProof/>
                <w:webHidden/>
              </w:rPr>
              <w:t>112</w:t>
            </w:r>
          </w:ins>
          <w:del w:id="713" w:author="yunwei01" w:date="2017-08-04T10:49:00Z">
            <w:r w:rsidDel="00960E5D">
              <w:rPr>
                <w:noProof/>
                <w:webHidden/>
              </w:rPr>
              <w:delText>108</w:delText>
            </w:r>
          </w:del>
          <w:r>
            <w:rPr>
              <w:noProof/>
              <w:webHidden/>
            </w:rPr>
            <w:fldChar w:fldCharType="end"/>
          </w:r>
          <w:r w:rsidRPr="00AD76F8">
            <w:rPr>
              <w:rStyle w:val="affb"/>
              <w:noProof/>
            </w:rPr>
            <w:fldChar w:fldCharType="end"/>
          </w:r>
        </w:p>
        <w:p w14:paraId="05BAD463"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"_Toc489607166"</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第十九章</w:t>
          </w:r>
          <w:r w:rsidRPr="00AD76F8">
            <w:rPr>
              <w:rStyle w:val="affb"/>
              <w:rFonts w:hint="eastAsia"/>
              <w:noProof/>
            </w:rPr>
            <w:t xml:space="preserve"> </w:t>
          </w:r>
          <w:r w:rsidRPr="00AD76F8">
            <w:rPr>
              <w:rStyle w:val="affb"/>
              <w:rFonts w:hint="eastAsia"/>
              <w:noProof/>
            </w:rPr>
            <w:t>信息系统安全事件管理制度</w:t>
          </w:r>
          <w:r>
            <w:rPr>
              <w:noProof/>
              <w:webHidden/>
            </w:rPr>
            <w:tab/>
          </w:r>
          <w:r>
            <w:rPr>
              <w:noProof/>
              <w:webHidden/>
            </w:rPr>
            <w:fldChar w:fldCharType="begin"/>
          </w:r>
          <w:r>
            <w:rPr>
              <w:noProof/>
              <w:webHidden/>
            </w:rPr>
            <w:instrText xml:space="preserve"> PAGEREF _Toc489607166 \h </w:instrText>
          </w:r>
          <w:r>
            <w:rPr>
              <w:noProof/>
              <w:webHidden/>
            </w:rPr>
          </w:r>
          <w:r>
            <w:rPr>
              <w:noProof/>
              <w:webHidden/>
            </w:rPr>
            <w:fldChar w:fldCharType="separate"/>
          </w:r>
          <w:ins w:id="714" w:author="yunwei01" w:date="2017-08-04T10:49:00Z">
            <w:r>
              <w:rPr>
                <w:noProof/>
                <w:webHidden/>
              </w:rPr>
              <w:t>114</w:t>
            </w:r>
          </w:ins>
          <w:del w:id="715" w:author="yunwei01" w:date="2017-08-04T10:49:00Z">
            <w:r w:rsidDel="00960E5D">
              <w:rPr>
                <w:noProof/>
                <w:webHidden/>
              </w:rPr>
              <w:delText>110</w:delText>
            </w:r>
          </w:del>
          <w:r>
            <w:rPr>
              <w:noProof/>
              <w:webHidden/>
            </w:rPr>
            <w:fldChar w:fldCharType="end"/>
          </w:r>
          <w:r w:rsidRPr="00AD76F8">
            <w:rPr>
              <w:rStyle w:val="affb"/>
              <w:noProof/>
            </w:rPr>
            <w:fldChar w:fldCharType="end"/>
          </w:r>
        </w:p>
        <w:p w14:paraId="6B727FBA"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"_Toc489607167"</w:instrText>
          </w:r>
          <w:r w:rsidRPr="00AD76F8">
            <w:rPr>
              <w:rStyle w:val="affb"/>
              <w:noProof/>
            </w:rPr>
            <w:instrText xml:space="preserve"> </w:instrText>
          </w:r>
          <w:r w:rsidRPr="00AD76F8">
            <w:rPr>
              <w:rStyle w:val="affb"/>
              <w:noProof/>
            </w:rPr>
            <w:fldChar w:fldCharType="separate"/>
          </w:r>
          <w:r w:rsidRPr="00AD76F8">
            <w:rPr>
              <w:rStyle w:val="affb"/>
              <w:noProof/>
            </w:rPr>
            <w:t>19.1</w:t>
          </w:r>
          <w:r w:rsidRPr="00AD76F8">
            <w:rPr>
              <w:rStyle w:val="affb"/>
              <w:rFonts w:hint="eastAsia"/>
              <w:noProof/>
            </w:rPr>
            <w:t xml:space="preserve"> </w:t>
          </w:r>
          <w:r w:rsidRPr="00AD76F8">
            <w:rPr>
              <w:rStyle w:val="affb"/>
              <w:rFonts w:hint="eastAsia"/>
              <w:noProof/>
            </w:rPr>
            <w:t>信息系统安全事件管理制度</w:t>
          </w:r>
          <w:r>
            <w:rPr>
              <w:noProof/>
              <w:webHidden/>
            </w:rPr>
            <w:tab/>
          </w:r>
          <w:r>
            <w:rPr>
              <w:noProof/>
              <w:webHidden/>
            </w:rPr>
            <w:fldChar w:fldCharType="begin"/>
          </w:r>
          <w:r>
            <w:rPr>
              <w:noProof/>
              <w:webHidden/>
            </w:rPr>
            <w:instrText xml:space="preserve"> PAGEREF _Toc489607167 \h </w:instrText>
          </w:r>
          <w:r>
            <w:rPr>
              <w:noProof/>
              <w:webHidden/>
            </w:rPr>
          </w:r>
          <w:r>
            <w:rPr>
              <w:noProof/>
              <w:webHidden/>
            </w:rPr>
            <w:fldChar w:fldCharType="separate"/>
          </w:r>
          <w:ins w:id="716" w:author="yunwei01" w:date="2017-08-04T10:49:00Z">
            <w:r>
              <w:rPr>
                <w:noProof/>
                <w:webHidden/>
              </w:rPr>
              <w:t>114</w:t>
            </w:r>
          </w:ins>
          <w:del w:id="717" w:author="yunwei01" w:date="2017-08-04T10:49:00Z">
            <w:r w:rsidDel="00960E5D">
              <w:rPr>
                <w:noProof/>
                <w:webHidden/>
              </w:rPr>
              <w:delText>110</w:delText>
            </w:r>
          </w:del>
          <w:r>
            <w:rPr>
              <w:noProof/>
              <w:webHidden/>
            </w:rPr>
            <w:fldChar w:fldCharType="end"/>
          </w:r>
          <w:r w:rsidRPr="00AD76F8">
            <w:rPr>
              <w:rStyle w:val="affb"/>
              <w:noProof/>
            </w:rPr>
            <w:fldChar w:fldCharType="end"/>
          </w:r>
        </w:p>
        <w:p w14:paraId="229AF16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19.1.1</w:t>
          </w:r>
          <w:r w:rsidRPr="00AD76F8">
            <w:rPr>
              <w:rStyle w:val="affb"/>
              <w:rFonts w:hint="eastAsia"/>
              <w:noProof/>
            </w:rPr>
            <w:t xml:space="preserve"> </w:t>
          </w:r>
          <w:r w:rsidRPr="00AD76F8">
            <w:rPr>
              <w:rStyle w:val="affb"/>
              <w:rFonts w:hint="eastAsia"/>
              <w:noProof/>
            </w:rPr>
            <w:t>安全事件定义</w:t>
          </w:r>
          <w:r>
            <w:rPr>
              <w:noProof/>
              <w:webHidden/>
            </w:rPr>
            <w:tab/>
          </w:r>
          <w:r>
            <w:rPr>
              <w:noProof/>
              <w:webHidden/>
            </w:rPr>
            <w:fldChar w:fldCharType="begin"/>
          </w:r>
          <w:r>
            <w:rPr>
              <w:noProof/>
              <w:webHidden/>
            </w:rPr>
            <w:instrText xml:space="preserve"> PAGEREF _Toc489607168 \h </w:instrText>
          </w:r>
          <w:r>
            <w:rPr>
              <w:noProof/>
              <w:webHidden/>
            </w:rPr>
          </w:r>
          <w:r>
            <w:rPr>
              <w:noProof/>
              <w:webHidden/>
            </w:rPr>
            <w:fldChar w:fldCharType="separate"/>
          </w:r>
          <w:ins w:id="718" w:author="yunwei01" w:date="2017-08-04T10:49:00Z">
            <w:r>
              <w:rPr>
                <w:noProof/>
                <w:webHidden/>
              </w:rPr>
              <w:t>114</w:t>
            </w:r>
          </w:ins>
          <w:del w:id="719" w:author="yunwei01" w:date="2017-08-04T10:49:00Z">
            <w:r w:rsidDel="00960E5D">
              <w:rPr>
                <w:noProof/>
                <w:webHidden/>
              </w:rPr>
              <w:delText>110</w:delText>
            </w:r>
          </w:del>
          <w:r>
            <w:rPr>
              <w:noProof/>
              <w:webHidden/>
            </w:rPr>
            <w:fldChar w:fldCharType="end"/>
          </w:r>
          <w:r w:rsidRPr="00AD76F8">
            <w:rPr>
              <w:rStyle w:val="affb"/>
              <w:noProof/>
            </w:rPr>
            <w:fldChar w:fldCharType="end"/>
          </w:r>
        </w:p>
        <w:p w14:paraId="2D2B55A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"_Toc489607169"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19.1.2</w:t>
          </w:r>
          <w:r w:rsidRPr="00AD76F8">
            <w:rPr>
              <w:rStyle w:val="affb"/>
              <w:rFonts w:hint="eastAsia"/>
              <w:noProof/>
            </w:rPr>
            <w:t xml:space="preserve"> </w:t>
          </w:r>
          <w:r w:rsidRPr="00AD76F8">
            <w:rPr>
              <w:rStyle w:val="affb"/>
              <w:rFonts w:hint="eastAsia"/>
              <w:noProof/>
            </w:rPr>
            <w:t>安全事件等级划分</w:t>
          </w:r>
          <w:r>
            <w:rPr>
              <w:noProof/>
              <w:webHidden/>
            </w:rPr>
            <w:tab/>
          </w:r>
          <w:r>
            <w:rPr>
              <w:noProof/>
              <w:webHidden/>
            </w:rPr>
            <w:fldChar w:fldCharType="begin"/>
          </w:r>
          <w:r>
            <w:rPr>
              <w:noProof/>
              <w:webHidden/>
            </w:rPr>
            <w:instrText xml:space="preserve"> PAGEREF _Toc489607169 \h </w:instrText>
          </w:r>
          <w:r>
            <w:rPr>
              <w:noProof/>
              <w:webHidden/>
            </w:rPr>
          </w:r>
          <w:r>
            <w:rPr>
              <w:noProof/>
              <w:webHidden/>
            </w:rPr>
            <w:fldChar w:fldCharType="separate"/>
          </w:r>
          <w:ins w:id="720" w:author="yunwei01" w:date="2017-08-04T10:49:00Z">
            <w:r>
              <w:rPr>
                <w:noProof/>
                <w:webHidden/>
              </w:rPr>
              <w:t>115</w:t>
            </w:r>
          </w:ins>
          <w:del w:id="721" w:author="yunwei01" w:date="2017-08-04T10:49:00Z">
            <w:r w:rsidDel="00960E5D">
              <w:rPr>
                <w:noProof/>
                <w:webHidden/>
              </w:rPr>
              <w:delText>111</w:delText>
            </w:r>
          </w:del>
          <w:r>
            <w:rPr>
              <w:noProof/>
              <w:webHidden/>
            </w:rPr>
            <w:fldChar w:fldCharType="end"/>
          </w:r>
          <w:r w:rsidRPr="00AD76F8">
            <w:rPr>
              <w:rStyle w:val="affb"/>
              <w:noProof/>
            </w:rPr>
            <w:fldChar w:fldCharType="end"/>
          </w:r>
        </w:p>
        <w:p w14:paraId="7282D19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19.1.3</w:t>
          </w:r>
          <w:r w:rsidRPr="00AD76F8">
            <w:rPr>
              <w:rStyle w:val="affb"/>
              <w:rFonts w:hint="eastAsia"/>
              <w:noProof/>
            </w:rPr>
            <w:t xml:space="preserve"> </w:t>
          </w:r>
          <w:r w:rsidRPr="00AD76F8">
            <w:rPr>
              <w:rStyle w:val="affb"/>
              <w:rFonts w:hint="eastAsia"/>
              <w:noProof/>
            </w:rPr>
            <w:t>安全事件处理流程</w:t>
          </w:r>
          <w:r>
            <w:rPr>
              <w:noProof/>
              <w:webHidden/>
            </w:rPr>
            <w:tab/>
          </w:r>
          <w:r>
            <w:rPr>
              <w:noProof/>
              <w:webHidden/>
            </w:rPr>
            <w:fldChar w:fldCharType="begin"/>
          </w:r>
          <w:r>
            <w:rPr>
              <w:noProof/>
              <w:webHidden/>
            </w:rPr>
            <w:instrText xml:space="preserve"> PAGEREF _Toc489607170 \h </w:instrText>
          </w:r>
          <w:r>
            <w:rPr>
              <w:noProof/>
              <w:webHidden/>
            </w:rPr>
          </w:r>
          <w:r>
            <w:rPr>
              <w:noProof/>
              <w:webHidden/>
            </w:rPr>
            <w:fldChar w:fldCharType="separate"/>
          </w:r>
          <w:ins w:id="722" w:author="yunwei01" w:date="2017-08-04T10:49:00Z">
            <w:r>
              <w:rPr>
                <w:noProof/>
                <w:webHidden/>
              </w:rPr>
              <w:t>116</w:t>
            </w:r>
          </w:ins>
          <w:del w:id="723" w:author="yunwei01" w:date="2017-08-04T10:49:00Z">
            <w:r w:rsidDel="00960E5D">
              <w:rPr>
                <w:noProof/>
                <w:webHidden/>
              </w:rPr>
              <w:delText>112</w:delText>
            </w:r>
          </w:del>
          <w:r>
            <w:rPr>
              <w:noProof/>
              <w:webHidden/>
            </w:rPr>
            <w:fldChar w:fldCharType="end"/>
          </w:r>
          <w:r w:rsidRPr="00AD76F8">
            <w:rPr>
              <w:rStyle w:val="affb"/>
              <w:noProof/>
            </w:rPr>
            <w:fldChar w:fldCharType="end"/>
          </w:r>
        </w:p>
        <w:p w14:paraId="1FAEB45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19.1.4</w:t>
          </w:r>
          <w:r w:rsidRPr="00AD76F8">
            <w:rPr>
              <w:rStyle w:val="affb"/>
              <w:rFonts w:hint="eastAsia"/>
              <w:noProof/>
            </w:rPr>
            <w:t xml:space="preserve"> </w:t>
          </w:r>
          <w:r w:rsidRPr="00AD76F8">
            <w:rPr>
              <w:rStyle w:val="affb"/>
              <w:rFonts w:hint="eastAsia"/>
              <w:noProof/>
            </w:rPr>
            <w:t>安全事件报告流程</w:t>
          </w:r>
          <w:r>
            <w:rPr>
              <w:noProof/>
              <w:webHidden/>
            </w:rPr>
            <w:tab/>
          </w:r>
          <w:r>
            <w:rPr>
              <w:noProof/>
              <w:webHidden/>
            </w:rPr>
            <w:fldChar w:fldCharType="begin"/>
          </w:r>
          <w:r>
            <w:rPr>
              <w:noProof/>
              <w:webHidden/>
            </w:rPr>
            <w:instrText xml:space="preserve"> PAGEREF _Toc489607171 \h </w:instrText>
          </w:r>
          <w:r>
            <w:rPr>
              <w:noProof/>
              <w:webHidden/>
            </w:rPr>
          </w:r>
          <w:r>
            <w:rPr>
              <w:noProof/>
              <w:webHidden/>
            </w:rPr>
            <w:fldChar w:fldCharType="separate"/>
          </w:r>
          <w:ins w:id="724" w:author="yunwei01" w:date="2017-08-04T10:49:00Z">
            <w:r>
              <w:rPr>
                <w:noProof/>
                <w:webHidden/>
              </w:rPr>
              <w:t>130</w:t>
            </w:r>
          </w:ins>
          <w:del w:id="725" w:author="yunwei01" w:date="2017-08-04T10:49:00Z">
            <w:r w:rsidDel="00960E5D">
              <w:rPr>
                <w:noProof/>
                <w:webHidden/>
              </w:rPr>
              <w:delText>126</w:delText>
            </w:r>
          </w:del>
          <w:r>
            <w:rPr>
              <w:noProof/>
              <w:webHidden/>
            </w:rPr>
            <w:fldChar w:fldCharType="end"/>
          </w:r>
          <w:r w:rsidRPr="00AD76F8">
            <w:rPr>
              <w:rStyle w:val="affb"/>
              <w:noProof/>
            </w:rPr>
            <w:fldChar w:fldCharType="end"/>
          </w:r>
        </w:p>
        <w:p w14:paraId="0C485F05"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"_Toc489607173"</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第二十章</w:t>
          </w:r>
          <w:r w:rsidRPr="00AD76F8">
            <w:rPr>
              <w:rStyle w:val="affb"/>
              <w:rFonts w:hint="eastAsia"/>
              <w:noProof/>
            </w:rPr>
            <w:t xml:space="preserve"> </w:t>
          </w:r>
          <w:r w:rsidRPr="00AD76F8">
            <w:rPr>
              <w:rStyle w:val="affb"/>
              <w:rFonts w:hint="eastAsia"/>
              <w:noProof/>
            </w:rPr>
            <w:t>硬件维护日常操作管理规程</w:t>
          </w:r>
          <w:r>
            <w:rPr>
              <w:noProof/>
              <w:webHidden/>
            </w:rPr>
            <w:tab/>
          </w:r>
          <w:r>
            <w:rPr>
              <w:noProof/>
              <w:webHidden/>
            </w:rPr>
            <w:fldChar w:fldCharType="begin"/>
          </w:r>
          <w:r>
            <w:rPr>
              <w:noProof/>
              <w:webHidden/>
            </w:rPr>
            <w:instrText xml:space="preserve"> PAGEREF _Toc489607173 \h </w:instrText>
          </w:r>
          <w:r>
            <w:rPr>
              <w:noProof/>
              <w:webHidden/>
            </w:rPr>
          </w:r>
          <w:r>
            <w:rPr>
              <w:noProof/>
              <w:webHidden/>
            </w:rPr>
            <w:fldChar w:fldCharType="separate"/>
          </w:r>
          <w:ins w:id="726" w:author="yunwei01" w:date="2017-08-04T10:49:00Z">
            <w:r>
              <w:rPr>
                <w:noProof/>
                <w:webHidden/>
              </w:rPr>
              <w:t>132</w:t>
            </w:r>
          </w:ins>
          <w:del w:id="727" w:author="yunwei01" w:date="2017-08-04T10:49:00Z">
            <w:r w:rsidDel="00960E5D">
              <w:rPr>
                <w:noProof/>
                <w:webHidden/>
              </w:rPr>
              <w:delText>128</w:delText>
            </w:r>
          </w:del>
          <w:r>
            <w:rPr>
              <w:noProof/>
              <w:webHidden/>
            </w:rPr>
            <w:fldChar w:fldCharType="end"/>
          </w:r>
          <w:r w:rsidRPr="00AD76F8">
            <w:rPr>
              <w:rStyle w:val="affb"/>
              <w:noProof/>
            </w:rPr>
            <w:fldChar w:fldCharType="end"/>
          </w:r>
        </w:p>
        <w:p w14:paraId="4F720341"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"_Toc489607174"</w:instrText>
          </w:r>
          <w:r w:rsidRPr="00AD76F8">
            <w:rPr>
              <w:rStyle w:val="affb"/>
              <w:noProof/>
            </w:rPr>
            <w:instrText xml:space="preserve"> </w:instrText>
          </w:r>
          <w:r w:rsidRPr="00AD76F8">
            <w:rPr>
              <w:rStyle w:val="affb"/>
              <w:noProof/>
            </w:rPr>
            <w:fldChar w:fldCharType="separate"/>
          </w:r>
          <w:r w:rsidRPr="00AD76F8">
            <w:rPr>
              <w:rStyle w:val="affb"/>
              <w:noProof/>
            </w:rPr>
            <w:t>20.1</w:t>
          </w:r>
          <w:r w:rsidRPr="00AD76F8">
            <w:rPr>
              <w:rStyle w:val="affb"/>
              <w:rFonts w:hint="eastAsia"/>
              <w:noProof/>
            </w:rPr>
            <w:t xml:space="preserve"> </w:t>
          </w:r>
          <w:r w:rsidRPr="00AD76F8">
            <w:rPr>
              <w:rStyle w:val="affb"/>
              <w:rFonts w:hint="eastAsia"/>
              <w:noProof/>
            </w:rPr>
            <w:t>硬件维护日常操作管理规程</w:t>
          </w:r>
          <w:r>
            <w:rPr>
              <w:noProof/>
              <w:webHidden/>
            </w:rPr>
            <w:tab/>
          </w:r>
          <w:r>
            <w:rPr>
              <w:noProof/>
              <w:webHidden/>
            </w:rPr>
            <w:fldChar w:fldCharType="begin"/>
          </w:r>
          <w:r>
            <w:rPr>
              <w:noProof/>
              <w:webHidden/>
            </w:rPr>
            <w:instrText xml:space="preserve"> PAGEREF _Toc489607174 \h </w:instrText>
          </w:r>
          <w:r>
            <w:rPr>
              <w:noProof/>
              <w:webHidden/>
            </w:rPr>
          </w:r>
          <w:r>
            <w:rPr>
              <w:noProof/>
              <w:webHidden/>
            </w:rPr>
            <w:fldChar w:fldCharType="separate"/>
          </w:r>
          <w:ins w:id="728" w:author="yunwei01" w:date="2017-08-04T10:49:00Z">
            <w:r>
              <w:rPr>
                <w:noProof/>
                <w:webHidden/>
              </w:rPr>
              <w:t>132</w:t>
            </w:r>
          </w:ins>
          <w:del w:id="729" w:author="yunwei01" w:date="2017-08-04T10:49:00Z">
            <w:r w:rsidDel="00960E5D">
              <w:rPr>
                <w:noProof/>
                <w:webHidden/>
              </w:rPr>
              <w:delText>128</w:delText>
            </w:r>
          </w:del>
          <w:r>
            <w:rPr>
              <w:noProof/>
              <w:webHidden/>
            </w:rPr>
            <w:fldChar w:fldCharType="end"/>
          </w:r>
          <w:r w:rsidRPr="00AD76F8">
            <w:rPr>
              <w:rStyle w:val="affb"/>
              <w:noProof/>
            </w:rPr>
            <w:fldChar w:fldCharType="end"/>
          </w:r>
        </w:p>
        <w:p w14:paraId="63F3B68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20.1.1</w:t>
          </w:r>
          <w:r w:rsidRPr="00AD76F8">
            <w:rPr>
              <w:rStyle w:val="affb"/>
              <w:rFonts w:hint="eastAsia"/>
              <w:noProof/>
            </w:rPr>
            <w:t xml:space="preserve"> </w:t>
          </w:r>
          <w:r w:rsidRPr="00AD76F8">
            <w:rPr>
              <w:rStyle w:val="affb"/>
              <w:rFonts w:hint="eastAsia"/>
              <w:noProof/>
            </w:rPr>
            <w:t>交换机</w:t>
          </w:r>
          <w:r>
            <w:rPr>
              <w:noProof/>
              <w:webHidden/>
            </w:rPr>
            <w:tab/>
          </w:r>
          <w:r>
            <w:rPr>
              <w:noProof/>
              <w:webHidden/>
            </w:rPr>
            <w:fldChar w:fldCharType="begin"/>
          </w:r>
          <w:r>
            <w:rPr>
              <w:noProof/>
              <w:webHidden/>
            </w:rPr>
            <w:instrText xml:space="preserve"> PAGEREF _Toc489607175 \h </w:instrText>
          </w:r>
          <w:r>
            <w:rPr>
              <w:noProof/>
              <w:webHidden/>
            </w:rPr>
          </w:r>
          <w:r>
            <w:rPr>
              <w:noProof/>
              <w:webHidden/>
            </w:rPr>
            <w:fldChar w:fldCharType="separate"/>
          </w:r>
          <w:ins w:id="730" w:author="yunwei01" w:date="2017-08-04T10:49:00Z">
            <w:r>
              <w:rPr>
                <w:noProof/>
                <w:webHidden/>
              </w:rPr>
              <w:t>132</w:t>
            </w:r>
          </w:ins>
          <w:del w:id="731" w:author="yunwei01" w:date="2017-08-04T10:49:00Z">
            <w:r w:rsidDel="00960E5D">
              <w:rPr>
                <w:noProof/>
                <w:webHidden/>
              </w:rPr>
              <w:delText>128</w:delText>
            </w:r>
          </w:del>
          <w:r>
            <w:rPr>
              <w:noProof/>
              <w:webHidden/>
            </w:rPr>
            <w:fldChar w:fldCharType="end"/>
          </w:r>
          <w:r w:rsidRPr="00AD76F8">
            <w:rPr>
              <w:rStyle w:val="affb"/>
              <w:noProof/>
            </w:rPr>
            <w:fldChar w:fldCharType="end"/>
          </w:r>
        </w:p>
        <w:p w14:paraId="17AEDBD9"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20.1.2</w:t>
          </w:r>
          <w:r w:rsidRPr="00AD76F8">
            <w:rPr>
              <w:rStyle w:val="affb"/>
              <w:rFonts w:hint="eastAsia"/>
              <w:noProof/>
            </w:rPr>
            <w:t xml:space="preserve"> </w:t>
          </w:r>
          <w:r w:rsidRPr="00AD76F8">
            <w:rPr>
              <w:rStyle w:val="affb"/>
              <w:rFonts w:hint="eastAsia"/>
              <w:noProof/>
            </w:rPr>
            <w:t>路由器</w:t>
          </w:r>
          <w:r>
            <w:rPr>
              <w:noProof/>
              <w:webHidden/>
            </w:rPr>
            <w:tab/>
          </w:r>
          <w:r>
            <w:rPr>
              <w:noProof/>
              <w:webHidden/>
            </w:rPr>
            <w:fldChar w:fldCharType="begin"/>
          </w:r>
          <w:r>
            <w:rPr>
              <w:noProof/>
              <w:webHidden/>
            </w:rPr>
            <w:instrText xml:space="preserve"> PAGEREF _Toc489607176 \h </w:instrText>
          </w:r>
          <w:r>
            <w:rPr>
              <w:noProof/>
              <w:webHidden/>
            </w:rPr>
          </w:r>
          <w:r>
            <w:rPr>
              <w:noProof/>
              <w:webHidden/>
            </w:rPr>
            <w:fldChar w:fldCharType="separate"/>
          </w:r>
          <w:ins w:id="732" w:author="yunwei01" w:date="2017-08-04T10:49:00Z">
            <w:r>
              <w:rPr>
                <w:noProof/>
                <w:webHidden/>
              </w:rPr>
              <w:t>132</w:t>
            </w:r>
          </w:ins>
          <w:del w:id="733" w:author="yunwei01" w:date="2017-08-04T10:49:00Z">
            <w:r w:rsidDel="00960E5D">
              <w:rPr>
                <w:noProof/>
                <w:webHidden/>
              </w:rPr>
              <w:delText>128</w:delText>
            </w:r>
          </w:del>
          <w:r>
            <w:rPr>
              <w:noProof/>
              <w:webHidden/>
            </w:rPr>
            <w:fldChar w:fldCharType="end"/>
          </w:r>
          <w:r w:rsidRPr="00AD76F8">
            <w:rPr>
              <w:rStyle w:val="affb"/>
              <w:noProof/>
            </w:rPr>
            <w:fldChar w:fldCharType="end"/>
          </w:r>
        </w:p>
        <w:p w14:paraId="2A34D625"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20.1.3</w:t>
          </w:r>
          <w:r w:rsidRPr="00AD76F8">
            <w:rPr>
              <w:rStyle w:val="affb"/>
              <w:rFonts w:hint="eastAsia"/>
              <w:noProof/>
            </w:rPr>
            <w:t xml:space="preserve"> </w:t>
          </w:r>
          <w:r w:rsidRPr="00AD76F8">
            <w:rPr>
              <w:rStyle w:val="affb"/>
              <w:rFonts w:hint="eastAsia"/>
              <w:noProof/>
            </w:rPr>
            <w:t>防火墙</w:t>
          </w:r>
          <w:r>
            <w:rPr>
              <w:noProof/>
              <w:webHidden/>
            </w:rPr>
            <w:tab/>
          </w:r>
          <w:r>
            <w:rPr>
              <w:noProof/>
              <w:webHidden/>
            </w:rPr>
            <w:fldChar w:fldCharType="begin"/>
          </w:r>
          <w:r>
            <w:rPr>
              <w:noProof/>
              <w:webHidden/>
            </w:rPr>
            <w:instrText xml:space="preserve"> PAGEREF _Toc489607177 \h </w:instrText>
          </w:r>
          <w:r>
            <w:rPr>
              <w:noProof/>
              <w:webHidden/>
            </w:rPr>
          </w:r>
          <w:r>
            <w:rPr>
              <w:noProof/>
              <w:webHidden/>
            </w:rPr>
            <w:fldChar w:fldCharType="separate"/>
          </w:r>
          <w:ins w:id="734" w:author="yunwei01" w:date="2017-08-04T10:49:00Z">
            <w:r>
              <w:rPr>
                <w:noProof/>
                <w:webHidden/>
              </w:rPr>
              <w:t>132</w:t>
            </w:r>
          </w:ins>
          <w:del w:id="735" w:author="yunwei01" w:date="2017-08-04T10:49:00Z">
            <w:r w:rsidDel="00960E5D">
              <w:rPr>
                <w:noProof/>
                <w:webHidden/>
              </w:rPr>
              <w:delText>128</w:delText>
            </w:r>
          </w:del>
          <w:r>
            <w:rPr>
              <w:noProof/>
              <w:webHidden/>
            </w:rPr>
            <w:fldChar w:fldCharType="end"/>
          </w:r>
          <w:r w:rsidRPr="00AD76F8">
            <w:rPr>
              <w:rStyle w:val="affb"/>
              <w:noProof/>
            </w:rPr>
            <w:fldChar w:fldCharType="end"/>
          </w:r>
        </w:p>
        <w:p w14:paraId="480819C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20.1.4</w:t>
          </w:r>
          <w:r w:rsidRPr="00AD76F8">
            <w:rPr>
              <w:rStyle w:val="affb"/>
              <w:rFonts w:hint="eastAsia"/>
              <w:noProof/>
            </w:rPr>
            <w:t xml:space="preserve"> </w:t>
          </w:r>
          <w:r w:rsidRPr="00AD76F8">
            <w:rPr>
              <w:rStyle w:val="affb"/>
              <w:rFonts w:hint="eastAsia"/>
              <w:noProof/>
            </w:rPr>
            <w:t>小型机</w:t>
          </w:r>
          <w:r>
            <w:rPr>
              <w:noProof/>
              <w:webHidden/>
            </w:rPr>
            <w:tab/>
          </w:r>
          <w:r>
            <w:rPr>
              <w:noProof/>
              <w:webHidden/>
            </w:rPr>
            <w:fldChar w:fldCharType="begin"/>
          </w:r>
          <w:r>
            <w:rPr>
              <w:noProof/>
              <w:webHidden/>
            </w:rPr>
            <w:instrText xml:space="preserve"> PAGEREF _Toc489607178 \h </w:instrText>
          </w:r>
          <w:r>
            <w:rPr>
              <w:noProof/>
              <w:webHidden/>
            </w:rPr>
          </w:r>
          <w:r>
            <w:rPr>
              <w:noProof/>
              <w:webHidden/>
            </w:rPr>
            <w:fldChar w:fldCharType="separate"/>
          </w:r>
          <w:ins w:id="736" w:author="yunwei01" w:date="2017-08-04T10:49:00Z">
            <w:r>
              <w:rPr>
                <w:noProof/>
                <w:webHidden/>
              </w:rPr>
              <w:t>133</w:t>
            </w:r>
          </w:ins>
          <w:del w:id="737" w:author="yunwei01" w:date="2017-08-04T10:49:00Z">
            <w:r w:rsidDel="00960E5D">
              <w:rPr>
                <w:noProof/>
                <w:webHidden/>
              </w:rPr>
              <w:delText>129</w:delText>
            </w:r>
          </w:del>
          <w:r>
            <w:rPr>
              <w:noProof/>
              <w:webHidden/>
            </w:rPr>
            <w:fldChar w:fldCharType="end"/>
          </w:r>
          <w:r w:rsidRPr="00AD76F8">
            <w:rPr>
              <w:rStyle w:val="affb"/>
              <w:noProof/>
            </w:rPr>
            <w:fldChar w:fldCharType="end"/>
          </w:r>
        </w:p>
        <w:p w14:paraId="79D1434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"_Toc489607179"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20.1.5</w:t>
          </w:r>
          <w:r w:rsidRPr="00AD76F8">
            <w:rPr>
              <w:rStyle w:val="affb"/>
              <w:noProof/>
            </w:rPr>
            <w:t xml:space="preserve"> PC</w:t>
          </w:r>
          <w:r w:rsidRPr="00AD76F8">
            <w:rPr>
              <w:rStyle w:val="affb"/>
              <w:rFonts w:hint="eastAsia"/>
              <w:noProof/>
            </w:rPr>
            <w:t>服务器</w:t>
          </w:r>
          <w:r>
            <w:rPr>
              <w:noProof/>
              <w:webHidden/>
            </w:rPr>
            <w:tab/>
          </w:r>
          <w:r>
            <w:rPr>
              <w:noProof/>
              <w:webHidden/>
            </w:rPr>
            <w:fldChar w:fldCharType="begin"/>
          </w:r>
          <w:r>
            <w:rPr>
              <w:noProof/>
              <w:webHidden/>
            </w:rPr>
            <w:instrText xml:space="preserve"> PAGEREF _Toc489607179 \h </w:instrText>
          </w:r>
          <w:r>
            <w:rPr>
              <w:noProof/>
              <w:webHidden/>
            </w:rPr>
          </w:r>
          <w:r>
            <w:rPr>
              <w:noProof/>
              <w:webHidden/>
            </w:rPr>
            <w:fldChar w:fldCharType="separate"/>
          </w:r>
          <w:ins w:id="738" w:author="yunwei01" w:date="2017-08-04T10:49:00Z">
            <w:r>
              <w:rPr>
                <w:noProof/>
                <w:webHidden/>
              </w:rPr>
              <w:t>133</w:t>
            </w:r>
          </w:ins>
          <w:del w:id="739" w:author="yunwei01" w:date="2017-08-04T10:49:00Z">
            <w:r w:rsidDel="00960E5D">
              <w:rPr>
                <w:noProof/>
                <w:webHidden/>
              </w:rPr>
              <w:delText>129</w:delText>
            </w:r>
          </w:del>
          <w:r>
            <w:rPr>
              <w:noProof/>
              <w:webHidden/>
            </w:rPr>
            <w:fldChar w:fldCharType="end"/>
          </w:r>
          <w:r w:rsidRPr="00AD76F8">
            <w:rPr>
              <w:rStyle w:val="affb"/>
              <w:noProof/>
            </w:rPr>
            <w:fldChar w:fldCharType="end"/>
          </w:r>
        </w:p>
        <w:p w14:paraId="6C0DE04A"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"_Toc489607180"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20.1.6</w:t>
          </w:r>
          <w:r w:rsidRPr="00AD76F8">
            <w:rPr>
              <w:rStyle w:val="affb"/>
              <w:rFonts w:hint="eastAsia"/>
              <w:noProof/>
            </w:rPr>
            <w:t xml:space="preserve"> </w:t>
          </w:r>
          <w:r w:rsidRPr="00AD76F8">
            <w:rPr>
              <w:rStyle w:val="affb"/>
              <w:rFonts w:hint="eastAsia"/>
              <w:noProof/>
            </w:rPr>
            <w:t>审计系统</w:t>
          </w:r>
          <w:r>
            <w:rPr>
              <w:noProof/>
              <w:webHidden/>
            </w:rPr>
            <w:tab/>
          </w:r>
          <w:r>
            <w:rPr>
              <w:noProof/>
              <w:webHidden/>
            </w:rPr>
            <w:fldChar w:fldCharType="begin"/>
          </w:r>
          <w:r>
            <w:rPr>
              <w:noProof/>
              <w:webHidden/>
            </w:rPr>
            <w:instrText xml:space="preserve"> PAGEREF _Toc489607180 \h </w:instrText>
          </w:r>
          <w:r>
            <w:rPr>
              <w:noProof/>
              <w:webHidden/>
            </w:rPr>
          </w:r>
          <w:r>
            <w:rPr>
              <w:noProof/>
              <w:webHidden/>
            </w:rPr>
            <w:fldChar w:fldCharType="separate"/>
          </w:r>
          <w:ins w:id="740" w:author="yunwei01" w:date="2017-08-04T10:49:00Z">
            <w:r>
              <w:rPr>
                <w:noProof/>
                <w:webHidden/>
              </w:rPr>
              <w:t>133</w:t>
            </w:r>
          </w:ins>
          <w:del w:id="741" w:author="yunwei01" w:date="2017-08-04T10:49:00Z">
            <w:r w:rsidDel="00960E5D">
              <w:rPr>
                <w:noProof/>
                <w:webHidden/>
              </w:rPr>
              <w:delText>129</w:delText>
            </w:r>
          </w:del>
          <w:r>
            <w:rPr>
              <w:noProof/>
              <w:webHidden/>
            </w:rPr>
            <w:fldChar w:fldCharType="end"/>
          </w:r>
          <w:r w:rsidRPr="00AD76F8">
            <w:rPr>
              <w:rStyle w:val="affb"/>
              <w:noProof/>
            </w:rPr>
            <w:fldChar w:fldCharType="end"/>
          </w:r>
        </w:p>
        <w:p w14:paraId="6B626267"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"_Toc489607182"</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第二十一章</w:t>
          </w:r>
          <w:r w:rsidRPr="00AD76F8">
            <w:rPr>
              <w:rStyle w:val="affb"/>
              <w:rFonts w:hint="eastAsia"/>
              <w:noProof/>
            </w:rPr>
            <w:t xml:space="preserve"> </w:t>
          </w:r>
          <w:r w:rsidRPr="00AD76F8">
            <w:rPr>
              <w:rStyle w:val="affb"/>
              <w:rFonts w:hint="eastAsia"/>
              <w:noProof/>
            </w:rPr>
            <w:t>信息系统操作规程</w:t>
          </w:r>
          <w:r>
            <w:rPr>
              <w:noProof/>
              <w:webHidden/>
            </w:rPr>
            <w:tab/>
          </w:r>
          <w:r>
            <w:rPr>
              <w:noProof/>
              <w:webHidden/>
            </w:rPr>
            <w:fldChar w:fldCharType="begin"/>
          </w:r>
          <w:r>
            <w:rPr>
              <w:noProof/>
              <w:webHidden/>
            </w:rPr>
            <w:instrText xml:space="preserve"> PAGEREF _Toc489607182 \h </w:instrText>
          </w:r>
          <w:r>
            <w:rPr>
              <w:noProof/>
              <w:webHidden/>
            </w:rPr>
          </w:r>
          <w:r>
            <w:rPr>
              <w:noProof/>
              <w:webHidden/>
            </w:rPr>
            <w:fldChar w:fldCharType="separate"/>
          </w:r>
          <w:ins w:id="742" w:author="yunwei01" w:date="2017-08-04T10:49:00Z">
            <w:r>
              <w:rPr>
                <w:noProof/>
                <w:webHidden/>
              </w:rPr>
              <w:t>135</w:t>
            </w:r>
          </w:ins>
          <w:del w:id="743" w:author="yunwei01" w:date="2017-08-04T10:49:00Z">
            <w:r w:rsidDel="00960E5D">
              <w:rPr>
                <w:noProof/>
                <w:webHidden/>
              </w:rPr>
              <w:delText>131</w:delText>
            </w:r>
          </w:del>
          <w:r>
            <w:rPr>
              <w:noProof/>
              <w:webHidden/>
            </w:rPr>
            <w:fldChar w:fldCharType="end"/>
          </w:r>
          <w:r w:rsidRPr="00AD76F8">
            <w:rPr>
              <w:rStyle w:val="affb"/>
              <w:noProof/>
            </w:rPr>
            <w:fldChar w:fldCharType="end"/>
          </w:r>
        </w:p>
        <w:p w14:paraId="3865FC6F"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"_Toc489607183"</w:instrText>
          </w:r>
          <w:r w:rsidRPr="00AD76F8">
            <w:rPr>
              <w:rStyle w:val="affb"/>
              <w:noProof/>
            </w:rPr>
            <w:instrText xml:space="preserve"> </w:instrText>
          </w:r>
          <w:r w:rsidRPr="00AD76F8">
            <w:rPr>
              <w:rStyle w:val="affb"/>
              <w:noProof/>
            </w:rPr>
            <w:fldChar w:fldCharType="separate"/>
          </w:r>
          <w:r w:rsidRPr="00AD76F8">
            <w:rPr>
              <w:rStyle w:val="affb"/>
              <w:noProof/>
            </w:rPr>
            <w:t>21.1</w:t>
          </w:r>
          <w:r w:rsidRPr="00AD76F8">
            <w:rPr>
              <w:rStyle w:val="affb"/>
              <w:rFonts w:hint="eastAsia"/>
              <w:noProof/>
            </w:rPr>
            <w:t xml:space="preserve"> </w:t>
          </w:r>
          <w:r w:rsidRPr="00AD76F8">
            <w:rPr>
              <w:rStyle w:val="affb"/>
              <w:rFonts w:hint="eastAsia"/>
              <w:noProof/>
            </w:rPr>
            <w:t>信息系统操作规程</w:t>
          </w:r>
          <w:r>
            <w:rPr>
              <w:noProof/>
              <w:webHidden/>
            </w:rPr>
            <w:tab/>
          </w:r>
          <w:r>
            <w:rPr>
              <w:noProof/>
              <w:webHidden/>
            </w:rPr>
            <w:fldChar w:fldCharType="begin"/>
          </w:r>
          <w:r>
            <w:rPr>
              <w:noProof/>
              <w:webHidden/>
            </w:rPr>
            <w:instrText xml:space="preserve"> PAGEREF _Toc489607183 \h </w:instrText>
          </w:r>
          <w:r>
            <w:rPr>
              <w:noProof/>
              <w:webHidden/>
            </w:rPr>
          </w:r>
          <w:r>
            <w:rPr>
              <w:noProof/>
              <w:webHidden/>
            </w:rPr>
            <w:fldChar w:fldCharType="separate"/>
          </w:r>
          <w:ins w:id="744" w:author="yunwei01" w:date="2017-08-04T10:49:00Z">
            <w:r>
              <w:rPr>
                <w:noProof/>
                <w:webHidden/>
              </w:rPr>
              <w:t>135</w:t>
            </w:r>
          </w:ins>
          <w:del w:id="745" w:author="yunwei01" w:date="2017-08-04T10:49:00Z">
            <w:r w:rsidDel="00960E5D">
              <w:rPr>
                <w:noProof/>
                <w:webHidden/>
              </w:rPr>
              <w:delText>131</w:delText>
            </w:r>
          </w:del>
          <w:r>
            <w:rPr>
              <w:noProof/>
              <w:webHidden/>
            </w:rPr>
            <w:fldChar w:fldCharType="end"/>
          </w:r>
          <w:r w:rsidRPr="00AD76F8">
            <w:rPr>
              <w:rStyle w:val="affb"/>
              <w:noProof/>
            </w:rPr>
            <w:fldChar w:fldCharType="end"/>
          </w:r>
        </w:p>
        <w:p w14:paraId="3B920145"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"_Toc489607184"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21.1.1</w:t>
          </w:r>
          <w:r w:rsidRPr="00AD76F8">
            <w:rPr>
              <w:rStyle w:val="affb"/>
              <w:rFonts w:hint="eastAsia"/>
              <w:noProof/>
            </w:rPr>
            <w:t xml:space="preserve"> </w:t>
          </w:r>
          <w:r w:rsidRPr="00AD76F8">
            <w:rPr>
              <w:rStyle w:val="affb"/>
              <w:rFonts w:hint="eastAsia"/>
              <w:noProof/>
            </w:rPr>
            <w:t>服务器设备操作规程</w:t>
          </w:r>
          <w:r>
            <w:rPr>
              <w:noProof/>
              <w:webHidden/>
            </w:rPr>
            <w:tab/>
          </w:r>
          <w:r>
            <w:rPr>
              <w:noProof/>
              <w:webHidden/>
            </w:rPr>
            <w:fldChar w:fldCharType="begin"/>
          </w:r>
          <w:r>
            <w:rPr>
              <w:noProof/>
              <w:webHidden/>
            </w:rPr>
            <w:instrText xml:space="preserve"> PAGEREF _Toc489607184 \h </w:instrText>
          </w:r>
          <w:r>
            <w:rPr>
              <w:noProof/>
              <w:webHidden/>
            </w:rPr>
          </w:r>
          <w:r>
            <w:rPr>
              <w:noProof/>
              <w:webHidden/>
            </w:rPr>
            <w:fldChar w:fldCharType="separate"/>
          </w:r>
          <w:ins w:id="746" w:author="yunwei01" w:date="2017-08-04T10:49:00Z">
            <w:r>
              <w:rPr>
                <w:noProof/>
                <w:webHidden/>
              </w:rPr>
              <w:t>135</w:t>
            </w:r>
          </w:ins>
          <w:del w:id="747" w:author="yunwei01" w:date="2017-08-04T10:49:00Z">
            <w:r w:rsidDel="00960E5D">
              <w:rPr>
                <w:noProof/>
                <w:webHidden/>
              </w:rPr>
              <w:delText>131</w:delText>
            </w:r>
          </w:del>
          <w:r>
            <w:rPr>
              <w:noProof/>
              <w:webHidden/>
            </w:rPr>
            <w:fldChar w:fldCharType="end"/>
          </w:r>
          <w:r w:rsidRPr="00AD76F8">
            <w:rPr>
              <w:rStyle w:val="affb"/>
              <w:noProof/>
            </w:rPr>
            <w:fldChar w:fldCharType="end"/>
          </w:r>
        </w:p>
        <w:p w14:paraId="6B4790D3"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"_Toc489607185"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21.1.2</w:t>
          </w:r>
          <w:r w:rsidRPr="00AD76F8">
            <w:rPr>
              <w:rStyle w:val="affb"/>
              <w:rFonts w:hint="eastAsia"/>
              <w:noProof/>
            </w:rPr>
            <w:t xml:space="preserve"> </w:t>
          </w:r>
          <w:r w:rsidRPr="00AD76F8">
            <w:rPr>
              <w:rStyle w:val="affb"/>
              <w:rFonts w:hint="eastAsia"/>
              <w:noProof/>
            </w:rPr>
            <w:t>网络设备操作规程</w:t>
          </w:r>
          <w:r>
            <w:rPr>
              <w:noProof/>
              <w:webHidden/>
            </w:rPr>
            <w:tab/>
          </w:r>
          <w:r>
            <w:rPr>
              <w:noProof/>
              <w:webHidden/>
            </w:rPr>
            <w:fldChar w:fldCharType="begin"/>
          </w:r>
          <w:r>
            <w:rPr>
              <w:noProof/>
              <w:webHidden/>
            </w:rPr>
            <w:instrText xml:space="preserve"> PAGEREF _Toc489607185 \h </w:instrText>
          </w:r>
          <w:r>
            <w:rPr>
              <w:noProof/>
              <w:webHidden/>
            </w:rPr>
          </w:r>
          <w:r>
            <w:rPr>
              <w:noProof/>
              <w:webHidden/>
            </w:rPr>
            <w:fldChar w:fldCharType="separate"/>
          </w:r>
          <w:ins w:id="748" w:author="yunwei01" w:date="2017-08-04T10:49:00Z">
            <w:r>
              <w:rPr>
                <w:noProof/>
                <w:webHidden/>
              </w:rPr>
              <w:t>136</w:t>
            </w:r>
          </w:ins>
          <w:del w:id="749" w:author="yunwei01" w:date="2017-08-04T10:49:00Z">
            <w:r w:rsidDel="00960E5D">
              <w:rPr>
                <w:noProof/>
                <w:webHidden/>
              </w:rPr>
              <w:delText>132</w:delText>
            </w:r>
          </w:del>
          <w:r>
            <w:rPr>
              <w:noProof/>
              <w:webHidden/>
            </w:rPr>
            <w:fldChar w:fldCharType="end"/>
          </w:r>
          <w:r w:rsidRPr="00AD76F8">
            <w:rPr>
              <w:rStyle w:val="affb"/>
              <w:noProof/>
            </w:rPr>
            <w:fldChar w:fldCharType="end"/>
          </w:r>
        </w:p>
        <w:p w14:paraId="338BE9E9"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"_Toc489607187"</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第二十二章</w:t>
          </w:r>
          <w:r w:rsidRPr="00AD76F8">
            <w:rPr>
              <w:rStyle w:val="affb"/>
              <w:rFonts w:hint="eastAsia"/>
              <w:noProof/>
            </w:rPr>
            <w:t xml:space="preserve"> </w:t>
          </w:r>
          <w:r w:rsidRPr="00AD76F8">
            <w:rPr>
              <w:rStyle w:val="affb"/>
              <w:rFonts w:hint="eastAsia"/>
              <w:noProof/>
            </w:rPr>
            <w:t>应急机构</w:t>
          </w:r>
          <w:r>
            <w:rPr>
              <w:noProof/>
              <w:webHidden/>
            </w:rPr>
            <w:tab/>
          </w:r>
          <w:r>
            <w:rPr>
              <w:noProof/>
              <w:webHidden/>
            </w:rPr>
            <w:fldChar w:fldCharType="begin"/>
          </w:r>
          <w:r>
            <w:rPr>
              <w:noProof/>
              <w:webHidden/>
            </w:rPr>
            <w:instrText xml:space="preserve"> PAGEREF _Toc489607187 \h </w:instrText>
          </w:r>
          <w:r>
            <w:rPr>
              <w:noProof/>
              <w:webHidden/>
            </w:rPr>
          </w:r>
          <w:r>
            <w:rPr>
              <w:noProof/>
              <w:webHidden/>
            </w:rPr>
            <w:fldChar w:fldCharType="separate"/>
          </w:r>
          <w:ins w:id="750" w:author="yunwei01" w:date="2017-08-04T10:49:00Z">
            <w:r>
              <w:rPr>
                <w:noProof/>
                <w:webHidden/>
              </w:rPr>
              <w:t>138</w:t>
            </w:r>
          </w:ins>
          <w:del w:id="751" w:author="yunwei01" w:date="2017-08-04T10:49:00Z">
            <w:r w:rsidDel="00960E5D">
              <w:rPr>
                <w:noProof/>
                <w:webHidden/>
              </w:rPr>
              <w:delText>134</w:delText>
            </w:r>
          </w:del>
          <w:r>
            <w:rPr>
              <w:noProof/>
              <w:webHidden/>
            </w:rPr>
            <w:fldChar w:fldCharType="end"/>
          </w:r>
          <w:r w:rsidRPr="00AD76F8">
            <w:rPr>
              <w:rStyle w:val="affb"/>
              <w:noProof/>
            </w:rPr>
            <w:fldChar w:fldCharType="end"/>
          </w:r>
        </w:p>
        <w:p w14:paraId="199961D8"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"_Toc489607188"</w:instrText>
          </w:r>
          <w:r w:rsidRPr="00AD76F8">
            <w:rPr>
              <w:rStyle w:val="affb"/>
              <w:noProof/>
            </w:rPr>
            <w:instrText xml:space="preserve"> </w:instrText>
          </w:r>
          <w:r w:rsidRPr="00AD76F8">
            <w:rPr>
              <w:rStyle w:val="affb"/>
              <w:noProof/>
            </w:rPr>
            <w:fldChar w:fldCharType="separate"/>
          </w:r>
          <w:r w:rsidRPr="00AD76F8">
            <w:rPr>
              <w:rStyle w:val="affb"/>
              <w:noProof/>
            </w:rPr>
            <w:t>22.1</w:t>
          </w:r>
          <w:r w:rsidRPr="00AD76F8">
            <w:rPr>
              <w:rStyle w:val="affb"/>
              <w:rFonts w:hint="eastAsia"/>
              <w:noProof/>
            </w:rPr>
            <w:t xml:space="preserve"> </w:t>
          </w:r>
          <w:r w:rsidRPr="00AD76F8">
            <w:rPr>
              <w:rStyle w:val="affb"/>
              <w:rFonts w:hint="eastAsia"/>
              <w:noProof/>
            </w:rPr>
            <w:t>应急机构及角色设置</w:t>
          </w:r>
          <w:r>
            <w:rPr>
              <w:noProof/>
              <w:webHidden/>
            </w:rPr>
            <w:tab/>
          </w:r>
          <w:r>
            <w:rPr>
              <w:noProof/>
              <w:webHidden/>
            </w:rPr>
            <w:fldChar w:fldCharType="begin"/>
          </w:r>
          <w:r>
            <w:rPr>
              <w:noProof/>
              <w:webHidden/>
            </w:rPr>
            <w:instrText xml:space="preserve"> PAGEREF _Toc489607188 \h </w:instrText>
          </w:r>
          <w:r>
            <w:rPr>
              <w:noProof/>
              <w:webHidden/>
            </w:rPr>
          </w:r>
          <w:r>
            <w:rPr>
              <w:noProof/>
              <w:webHidden/>
            </w:rPr>
            <w:fldChar w:fldCharType="separate"/>
          </w:r>
          <w:ins w:id="752" w:author="yunwei01" w:date="2017-08-04T10:49:00Z">
            <w:r>
              <w:rPr>
                <w:noProof/>
                <w:webHidden/>
              </w:rPr>
              <w:t>138</w:t>
            </w:r>
          </w:ins>
          <w:del w:id="753" w:author="yunwei01" w:date="2017-08-04T10:49:00Z">
            <w:r w:rsidDel="00960E5D">
              <w:rPr>
                <w:noProof/>
                <w:webHidden/>
              </w:rPr>
              <w:delText>134</w:delText>
            </w:r>
          </w:del>
          <w:r>
            <w:rPr>
              <w:noProof/>
              <w:webHidden/>
            </w:rPr>
            <w:fldChar w:fldCharType="end"/>
          </w:r>
          <w:r w:rsidRPr="00AD76F8">
            <w:rPr>
              <w:rStyle w:val="affb"/>
              <w:noProof/>
            </w:rPr>
            <w:fldChar w:fldCharType="end"/>
          </w:r>
        </w:p>
        <w:p w14:paraId="2C4B58E9"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"_Toc489607189"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22.1.1</w:t>
          </w:r>
          <w:r w:rsidRPr="00AD76F8">
            <w:rPr>
              <w:rStyle w:val="affb"/>
              <w:rFonts w:hint="eastAsia"/>
              <w:noProof/>
            </w:rPr>
            <w:t xml:space="preserve"> </w:t>
          </w:r>
          <w:r w:rsidRPr="00AD76F8">
            <w:rPr>
              <w:rStyle w:val="affb"/>
              <w:rFonts w:hint="eastAsia"/>
              <w:noProof/>
            </w:rPr>
            <w:t>应急领导小组</w:t>
          </w:r>
          <w:r>
            <w:rPr>
              <w:noProof/>
              <w:webHidden/>
            </w:rPr>
            <w:tab/>
          </w:r>
          <w:r>
            <w:rPr>
              <w:noProof/>
              <w:webHidden/>
            </w:rPr>
            <w:fldChar w:fldCharType="begin"/>
          </w:r>
          <w:r>
            <w:rPr>
              <w:noProof/>
              <w:webHidden/>
            </w:rPr>
            <w:instrText xml:space="preserve"> PAGEREF _Toc489607189 \h </w:instrText>
          </w:r>
          <w:r>
            <w:rPr>
              <w:noProof/>
              <w:webHidden/>
            </w:rPr>
          </w:r>
          <w:r>
            <w:rPr>
              <w:noProof/>
              <w:webHidden/>
            </w:rPr>
            <w:fldChar w:fldCharType="separate"/>
          </w:r>
          <w:ins w:id="754" w:author="yunwei01" w:date="2017-08-04T10:49:00Z">
            <w:r>
              <w:rPr>
                <w:noProof/>
                <w:webHidden/>
              </w:rPr>
              <w:t>138</w:t>
            </w:r>
          </w:ins>
          <w:del w:id="755" w:author="yunwei01" w:date="2017-08-04T10:49:00Z">
            <w:r w:rsidDel="00960E5D">
              <w:rPr>
                <w:noProof/>
                <w:webHidden/>
              </w:rPr>
              <w:delText>134</w:delText>
            </w:r>
          </w:del>
          <w:r>
            <w:rPr>
              <w:noProof/>
              <w:webHidden/>
            </w:rPr>
            <w:fldChar w:fldCharType="end"/>
          </w:r>
          <w:r w:rsidRPr="00AD76F8">
            <w:rPr>
              <w:rStyle w:val="affb"/>
              <w:noProof/>
            </w:rPr>
            <w:fldChar w:fldCharType="end"/>
          </w:r>
        </w:p>
        <w:p w14:paraId="619EBA6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"_Toc489607190"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22.1.2</w:t>
          </w:r>
          <w:r w:rsidRPr="00AD76F8">
            <w:rPr>
              <w:rStyle w:val="affb"/>
              <w:rFonts w:hint="eastAsia"/>
              <w:noProof/>
            </w:rPr>
            <w:t xml:space="preserve"> </w:t>
          </w:r>
          <w:r w:rsidRPr="00AD76F8">
            <w:rPr>
              <w:rStyle w:val="affb"/>
              <w:rFonts w:hint="eastAsia"/>
              <w:noProof/>
            </w:rPr>
            <w:t>应急协调小组</w:t>
          </w:r>
          <w:r>
            <w:rPr>
              <w:noProof/>
              <w:webHidden/>
            </w:rPr>
            <w:tab/>
          </w:r>
          <w:r>
            <w:rPr>
              <w:noProof/>
              <w:webHidden/>
            </w:rPr>
            <w:fldChar w:fldCharType="begin"/>
          </w:r>
          <w:r>
            <w:rPr>
              <w:noProof/>
              <w:webHidden/>
            </w:rPr>
            <w:instrText xml:space="preserve"> PAGEREF _Toc489607190 \h </w:instrText>
          </w:r>
          <w:r>
            <w:rPr>
              <w:noProof/>
              <w:webHidden/>
            </w:rPr>
          </w:r>
          <w:r>
            <w:rPr>
              <w:noProof/>
              <w:webHidden/>
            </w:rPr>
            <w:fldChar w:fldCharType="separate"/>
          </w:r>
          <w:ins w:id="756" w:author="yunwei01" w:date="2017-08-04T10:49:00Z">
            <w:r>
              <w:rPr>
                <w:noProof/>
                <w:webHidden/>
              </w:rPr>
              <w:t>138</w:t>
            </w:r>
          </w:ins>
          <w:del w:id="757" w:author="yunwei01" w:date="2017-08-04T10:49:00Z">
            <w:r w:rsidDel="00960E5D">
              <w:rPr>
                <w:noProof/>
                <w:webHidden/>
              </w:rPr>
              <w:delText>134</w:delText>
            </w:r>
          </w:del>
          <w:r>
            <w:rPr>
              <w:noProof/>
              <w:webHidden/>
            </w:rPr>
            <w:fldChar w:fldCharType="end"/>
          </w:r>
          <w:r w:rsidRPr="00AD76F8">
            <w:rPr>
              <w:rStyle w:val="affb"/>
              <w:noProof/>
            </w:rPr>
            <w:fldChar w:fldCharType="end"/>
          </w:r>
        </w:p>
        <w:p w14:paraId="21613658"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"_Toc489607191"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22.1.3</w:t>
          </w:r>
          <w:r w:rsidRPr="00AD76F8">
            <w:rPr>
              <w:rStyle w:val="affb"/>
              <w:rFonts w:hint="eastAsia"/>
              <w:noProof/>
            </w:rPr>
            <w:t xml:space="preserve"> </w:t>
          </w:r>
          <w:r w:rsidRPr="00AD76F8">
            <w:rPr>
              <w:rStyle w:val="affb"/>
              <w:rFonts w:hint="eastAsia"/>
              <w:noProof/>
            </w:rPr>
            <w:t>应急实施小组</w:t>
          </w:r>
          <w:r>
            <w:rPr>
              <w:noProof/>
              <w:webHidden/>
            </w:rPr>
            <w:tab/>
          </w:r>
          <w:r>
            <w:rPr>
              <w:noProof/>
              <w:webHidden/>
            </w:rPr>
            <w:fldChar w:fldCharType="begin"/>
          </w:r>
          <w:r>
            <w:rPr>
              <w:noProof/>
              <w:webHidden/>
            </w:rPr>
            <w:instrText xml:space="preserve"> PAGEREF _Toc489607191 \h </w:instrText>
          </w:r>
          <w:r>
            <w:rPr>
              <w:noProof/>
              <w:webHidden/>
            </w:rPr>
          </w:r>
          <w:r>
            <w:rPr>
              <w:noProof/>
              <w:webHidden/>
            </w:rPr>
            <w:fldChar w:fldCharType="separate"/>
          </w:r>
          <w:ins w:id="758" w:author="yunwei01" w:date="2017-08-04T10:49:00Z">
            <w:r>
              <w:rPr>
                <w:noProof/>
                <w:webHidden/>
              </w:rPr>
              <w:t>139</w:t>
            </w:r>
          </w:ins>
          <w:del w:id="759" w:author="yunwei01" w:date="2017-08-04T10:49:00Z">
            <w:r w:rsidDel="00960E5D">
              <w:rPr>
                <w:noProof/>
                <w:webHidden/>
              </w:rPr>
              <w:delText>135</w:delText>
            </w:r>
          </w:del>
          <w:r>
            <w:rPr>
              <w:noProof/>
              <w:webHidden/>
            </w:rPr>
            <w:fldChar w:fldCharType="end"/>
          </w:r>
          <w:r w:rsidRPr="00AD76F8">
            <w:rPr>
              <w:rStyle w:val="affb"/>
              <w:noProof/>
            </w:rPr>
            <w:fldChar w:fldCharType="end"/>
          </w:r>
        </w:p>
        <w:p w14:paraId="296E814C"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"_Toc489607222"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22.1.4</w:t>
          </w:r>
          <w:r w:rsidRPr="00AD76F8">
            <w:rPr>
              <w:rStyle w:val="affb"/>
              <w:rFonts w:hint="eastAsia"/>
              <w:noProof/>
            </w:rPr>
            <w:t xml:space="preserve"> </w:t>
          </w:r>
          <w:r w:rsidRPr="00AD76F8">
            <w:rPr>
              <w:rStyle w:val="affb"/>
              <w:rFonts w:hint="eastAsia"/>
              <w:noProof/>
            </w:rPr>
            <w:t>外部应急协助组</w:t>
          </w:r>
          <w:r>
            <w:rPr>
              <w:noProof/>
              <w:webHidden/>
            </w:rPr>
            <w:tab/>
          </w:r>
          <w:r>
            <w:rPr>
              <w:noProof/>
              <w:webHidden/>
            </w:rPr>
            <w:fldChar w:fldCharType="begin"/>
          </w:r>
          <w:r>
            <w:rPr>
              <w:noProof/>
              <w:webHidden/>
            </w:rPr>
            <w:instrText xml:space="preserve"> PAGEREF _Toc489607222 \h </w:instrText>
          </w:r>
          <w:r>
            <w:rPr>
              <w:noProof/>
              <w:webHidden/>
            </w:rPr>
          </w:r>
          <w:r>
            <w:rPr>
              <w:noProof/>
              <w:webHidden/>
            </w:rPr>
            <w:fldChar w:fldCharType="separate"/>
          </w:r>
          <w:ins w:id="760" w:author="yunwei01" w:date="2017-08-04T10:49:00Z">
            <w:r>
              <w:rPr>
                <w:noProof/>
                <w:webHidden/>
              </w:rPr>
              <w:t>139</w:t>
            </w:r>
          </w:ins>
          <w:del w:id="761" w:author="yunwei01" w:date="2017-08-04T10:49:00Z">
            <w:r w:rsidDel="00960E5D">
              <w:rPr>
                <w:noProof/>
                <w:webHidden/>
              </w:rPr>
              <w:delText>135</w:delText>
            </w:r>
          </w:del>
          <w:r>
            <w:rPr>
              <w:noProof/>
              <w:webHidden/>
            </w:rPr>
            <w:fldChar w:fldCharType="end"/>
          </w:r>
          <w:r w:rsidRPr="00AD76F8">
            <w:rPr>
              <w:rStyle w:val="affb"/>
              <w:noProof/>
            </w:rPr>
            <w:fldChar w:fldCharType="end"/>
          </w:r>
        </w:p>
        <w:p w14:paraId="0F630459" w14:textId="77777777" w:rsidR="00960E5D" w:rsidRDefault="00960E5D">
          <w:pPr>
            <w:pStyle w:val="10"/>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"_Toc489607223"</w:instrText>
          </w:r>
          <w:r w:rsidRPr="00AD76F8">
            <w:rPr>
              <w:rStyle w:val="affb"/>
              <w:noProof/>
            </w:rPr>
            <w:instrText xml:space="preserve"> </w:instrText>
          </w:r>
          <w:r w:rsidRPr="00AD76F8">
            <w:rPr>
              <w:rStyle w:val="affb"/>
              <w:noProof/>
            </w:rPr>
            <w:fldChar w:fldCharType="separate"/>
          </w:r>
          <w:r w:rsidRPr="00AD76F8">
            <w:rPr>
              <w:rStyle w:val="affb"/>
              <w:rFonts w:hint="eastAsia"/>
              <w:noProof/>
            </w:rPr>
            <w:t>第二十三章</w:t>
          </w:r>
          <w:r w:rsidRPr="00AD76F8">
            <w:rPr>
              <w:rStyle w:val="affb"/>
              <w:rFonts w:hint="eastAsia"/>
              <w:noProof/>
            </w:rPr>
            <w:t xml:space="preserve"> </w:t>
          </w:r>
          <w:r w:rsidRPr="00AD76F8">
            <w:rPr>
              <w:rStyle w:val="affb"/>
              <w:rFonts w:hint="eastAsia"/>
              <w:noProof/>
            </w:rPr>
            <w:t>应急预案</w:t>
          </w:r>
          <w:r>
            <w:rPr>
              <w:noProof/>
              <w:webHidden/>
            </w:rPr>
            <w:tab/>
          </w:r>
          <w:r>
            <w:rPr>
              <w:noProof/>
              <w:webHidden/>
            </w:rPr>
            <w:fldChar w:fldCharType="begin"/>
          </w:r>
          <w:r>
            <w:rPr>
              <w:noProof/>
              <w:webHidden/>
            </w:rPr>
            <w:instrText xml:space="preserve"> PAGEREF _Toc489607223 \h </w:instrText>
          </w:r>
          <w:r>
            <w:rPr>
              <w:noProof/>
              <w:webHidden/>
            </w:rPr>
          </w:r>
          <w:r>
            <w:rPr>
              <w:noProof/>
              <w:webHidden/>
            </w:rPr>
            <w:fldChar w:fldCharType="separate"/>
          </w:r>
          <w:ins w:id="762" w:author="yunwei01" w:date="2017-08-04T10:49:00Z">
            <w:r>
              <w:rPr>
                <w:noProof/>
                <w:webHidden/>
              </w:rPr>
              <w:t>140</w:t>
            </w:r>
          </w:ins>
          <w:del w:id="763" w:author="yunwei01" w:date="2017-08-04T10:49:00Z">
            <w:r w:rsidDel="00960E5D">
              <w:rPr>
                <w:noProof/>
                <w:webHidden/>
              </w:rPr>
              <w:delText>136</w:delText>
            </w:r>
          </w:del>
          <w:r>
            <w:rPr>
              <w:noProof/>
              <w:webHidden/>
            </w:rPr>
            <w:fldChar w:fldCharType="end"/>
          </w:r>
          <w:r w:rsidRPr="00AD76F8">
            <w:rPr>
              <w:rStyle w:val="affb"/>
              <w:noProof/>
            </w:rPr>
            <w:fldChar w:fldCharType="end"/>
          </w:r>
        </w:p>
        <w:p w14:paraId="64AA8599"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"_Toc489607224"</w:instrText>
          </w:r>
          <w:r w:rsidRPr="00AD76F8">
            <w:rPr>
              <w:rStyle w:val="affb"/>
              <w:noProof/>
            </w:rPr>
            <w:instrText xml:space="preserve"> </w:instrText>
          </w:r>
          <w:r w:rsidRPr="00AD76F8">
            <w:rPr>
              <w:rStyle w:val="affb"/>
              <w:noProof/>
            </w:rPr>
            <w:fldChar w:fldCharType="separate"/>
          </w:r>
          <w:r w:rsidRPr="00AD76F8">
            <w:rPr>
              <w:rStyle w:val="affb"/>
              <w:noProof/>
            </w:rPr>
            <w:t>23.1</w:t>
          </w:r>
          <w:r w:rsidRPr="00AD76F8">
            <w:rPr>
              <w:rStyle w:val="affb"/>
              <w:rFonts w:hint="eastAsia"/>
              <w:noProof/>
            </w:rPr>
            <w:t xml:space="preserve"> </w:t>
          </w:r>
          <w:r w:rsidRPr="00AD76F8">
            <w:rPr>
              <w:rStyle w:val="affb"/>
              <w:rFonts w:hint="eastAsia"/>
              <w:noProof/>
            </w:rPr>
            <w:t>信息系统应急预案</w:t>
          </w:r>
          <w:r>
            <w:rPr>
              <w:noProof/>
              <w:webHidden/>
            </w:rPr>
            <w:tab/>
          </w:r>
          <w:r>
            <w:rPr>
              <w:noProof/>
              <w:webHidden/>
            </w:rPr>
            <w:fldChar w:fldCharType="begin"/>
          </w:r>
          <w:r>
            <w:rPr>
              <w:noProof/>
              <w:webHidden/>
            </w:rPr>
            <w:instrText xml:space="preserve"> PAGEREF _Toc489607224 \h </w:instrText>
          </w:r>
          <w:r>
            <w:rPr>
              <w:noProof/>
              <w:webHidden/>
            </w:rPr>
          </w:r>
          <w:r>
            <w:rPr>
              <w:noProof/>
              <w:webHidden/>
            </w:rPr>
            <w:fldChar w:fldCharType="separate"/>
          </w:r>
          <w:ins w:id="764" w:author="yunwei01" w:date="2017-08-04T10:49:00Z">
            <w:r>
              <w:rPr>
                <w:noProof/>
                <w:webHidden/>
              </w:rPr>
              <w:t>140</w:t>
            </w:r>
          </w:ins>
          <w:del w:id="765" w:author="yunwei01" w:date="2017-08-04T10:49:00Z">
            <w:r w:rsidDel="00960E5D">
              <w:rPr>
                <w:noProof/>
                <w:webHidden/>
              </w:rPr>
              <w:delText>136</w:delText>
            </w:r>
          </w:del>
          <w:r>
            <w:rPr>
              <w:noProof/>
              <w:webHidden/>
            </w:rPr>
            <w:fldChar w:fldCharType="end"/>
          </w:r>
          <w:r w:rsidRPr="00AD76F8">
            <w:rPr>
              <w:rStyle w:val="affb"/>
              <w:noProof/>
            </w:rPr>
            <w:fldChar w:fldCharType="end"/>
          </w:r>
        </w:p>
        <w:p w14:paraId="7CD4326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"_Toc489607225"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23.1.1</w:t>
          </w:r>
          <w:r w:rsidRPr="00AD76F8">
            <w:rPr>
              <w:rStyle w:val="affb"/>
              <w:rFonts w:hint="eastAsia"/>
              <w:noProof/>
            </w:rPr>
            <w:t xml:space="preserve"> </w:t>
          </w:r>
          <w:r w:rsidRPr="00AD76F8">
            <w:rPr>
              <w:rStyle w:val="affb"/>
              <w:rFonts w:hint="eastAsia"/>
              <w:noProof/>
            </w:rPr>
            <w:t>应急预案分类</w:t>
          </w:r>
          <w:r>
            <w:rPr>
              <w:noProof/>
              <w:webHidden/>
            </w:rPr>
            <w:tab/>
          </w:r>
          <w:r>
            <w:rPr>
              <w:noProof/>
              <w:webHidden/>
            </w:rPr>
            <w:fldChar w:fldCharType="begin"/>
          </w:r>
          <w:r>
            <w:rPr>
              <w:noProof/>
              <w:webHidden/>
            </w:rPr>
            <w:instrText xml:space="preserve"> PAGEREF _Toc489607225 \h </w:instrText>
          </w:r>
          <w:r>
            <w:rPr>
              <w:noProof/>
              <w:webHidden/>
            </w:rPr>
          </w:r>
          <w:r>
            <w:rPr>
              <w:noProof/>
              <w:webHidden/>
            </w:rPr>
            <w:fldChar w:fldCharType="separate"/>
          </w:r>
          <w:ins w:id="766" w:author="yunwei01" w:date="2017-08-04T10:49:00Z">
            <w:r>
              <w:rPr>
                <w:noProof/>
                <w:webHidden/>
              </w:rPr>
              <w:t>140</w:t>
            </w:r>
          </w:ins>
          <w:del w:id="767" w:author="yunwei01" w:date="2017-08-04T10:49:00Z">
            <w:r w:rsidDel="00960E5D">
              <w:rPr>
                <w:noProof/>
                <w:webHidden/>
              </w:rPr>
              <w:delText>136</w:delText>
            </w:r>
          </w:del>
          <w:r>
            <w:rPr>
              <w:noProof/>
              <w:webHidden/>
            </w:rPr>
            <w:fldChar w:fldCharType="end"/>
          </w:r>
          <w:r w:rsidRPr="00AD76F8">
            <w:rPr>
              <w:rStyle w:val="affb"/>
              <w:noProof/>
            </w:rPr>
            <w:fldChar w:fldCharType="end"/>
          </w:r>
        </w:p>
        <w:p w14:paraId="739F2C07"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"_Toc489607226"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23.1.2</w:t>
          </w:r>
          <w:r w:rsidRPr="00AD76F8">
            <w:rPr>
              <w:rStyle w:val="affb"/>
              <w:rFonts w:hint="eastAsia"/>
              <w:noProof/>
            </w:rPr>
            <w:t xml:space="preserve"> </w:t>
          </w:r>
          <w:r w:rsidRPr="00AD76F8">
            <w:rPr>
              <w:rStyle w:val="affb"/>
              <w:rFonts w:hint="eastAsia"/>
              <w:noProof/>
            </w:rPr>
            <w:t>应急预案启动</w:t>
          </w:r>
          <w:r>
            <w:rPr>
              <w:noProof/>
              <w:webHidden/>
            </w:rPr>
            <w:tab/>
          </w:r>
          <w:r>
            <w:rPr>
              <w:noProof/>
              <w:webHidden/>
            </w:rPr>
            <w:fldChar w:fldCharType="begin"/>
          </w:r>
          <w:r>
            <w:rPr>
              <w:noProof/>
              <w:webHidden/>
            </w:rPr>
            <w:instrText xml:space="preserve"> PAGEREF _Toc489607226 \h </w:instrText>
          </w:r>
          <w:r>
            <w:rPr>
              <w:noProof/>
              <w:webHidden/>
            </w:rPr>
          </w:r>
          <w:r>
            <w:rPr>
              <w:noProof/>
              <w:webHidden/>
            </w:rPr>
            <w:fldChar w:fldCharType="separate"/>
          </w:r>
          <w:ins w:id="768" w:author="yunwei01" w:date="2017-08-04T10:49:00Z">
            <w:r>
              <w:rPr>
                <w:noProof/>
                <w:webHidden/>
              </w:rPr>
              <w:t>140</w:t>
            </w:r>
          </w:ins>
          <w:del w:id="769" w:author="yunwei01" w:date="2017-08-04T10:49:00Z">
            <w:r w:rsidDel="00960E5D">
              <w:rPr>
                <w:noProof/>
                <w:webHidden/>
              </w:rPr>
              <w:delText>136</w:delText>
            </w:r>
          </w:del>
          <w:r>
            <w:rPr>
              <w:noProof/>
              <w:webHidden/>
            </w:rPr>
            <w:fldChar w:fldCharType="end"/>
          </w:r>
          <w:r w:rsidRPr="00AD76F8">
            <w:rPr>
              <w:rStyle w:val="affb"/>
              <w:noProof/>
            </w:rPr>
            <w:fldChar w:fldCharType="end"/>
          </w:r>
        </w:p>
        <w:p w14:paraId="3C68FDC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lastRenderedPageBreak/>
            <w:fldChar w:fldCharType="begin"/>
          </w:r>
          <w:r w:rsidRPr="00AD76F8">
            <w:rPr>
              <w:rStyle w:val="affb"/>
              <w:noProof/>
            </w:rPr>
            <w:instrText xml:space="preserve"> </w:instrText>
          </w:r>
          <w:r>
            <w:rPr>
              <w:noProof/>
            </w:rPr>
            <w:instrText>HYPERLINK \l "_Toc489607227"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23.1.3</w:t>
          </w:r>
          <w:r w:rsidRPr="00AD76F8">
            <w:rPr>
              <w:rStyle w:val="affb"/>
              <w:rFonts w:hint="eastAsia"/>
              <w:noProof/>
            </w:rPr>
            <w:t xml:space="preserve"> </w:t>
          </w:r>
          <w:r w:rsidRPr="00AD76F8">
            <w:rPr>
              <w:rStyle w:val="affb"/>
              <w:rFonts w:hint="eastAsia"/>
              <w:noProof/>
            </w:rPr>
            <w:t>应急处理流程</w:t>
          </w:r>
          <w:r>
            <w:rPr>
              <w:noProof/>
              <w:webHidden/>
            </w:rPr>
            <w:tab/>
          </w:r>
          <w:r>
            <w:rPr>
              <w:noProof/>
              <w:webHidden/>
            </w:rPr>
            <w:fldChar w:fldCharType="begin"/>
          </w:r>
          <w:r>
            <w:rPr>
              <w:noProof/>
              <w:webHidden/>
            </w:rPr>
            <w:instrText xml:space="preserve"> PAGEREF _Toc489607227 \h </w:instrText>
          </w:r>
          <w:r>
            <w:rPr>
              <w:noProof/>
              <w:webHidden/>
            </w:rPr>
          </w:r>
          <w:r>
            <w:rPr>
              <w:noProof/>
              <w:webHidden/>
            </w:rPr>
            <w:fldChar w:fldCharType="separate"/>
          </w:r>
          <w:ins w:id="770" w:author="yunwei01" w:date="2017-08-04T10:49:00Z">
            <w:r>
              <w:rPr>
                <w:noProof/>
                <w:webHidden/>
              </w:rPr>
              <w:t>143</w:t>
            </w:r>
          </w:ins>
          <w:del w:id="771" w:author="yunwei01" w:date="2017-08-04T10:49:00Z">
            <w:r w:rsidDel="00960E5D">
              <w:rPr>
                <w:noProof/>
                <w:webHidden/>
              </w:rPr>
              <w:delText>139</w:delText>
            </w:r>
          </w:del>
          <w:r>
            <w:rPr>
              <w:noProof/>
              <w:webHidden/>
            </w:rPr>
            <w:fldChar w:fldCharType="end"/>
          </w:r>
          <w:r w:rsidRPr="00AD76F8">
            <w:rPr>
              <w:rStyle w:val="affb"/>
              <w:noProof/>
            </w:rPr>
            <w:fldChar w:fldCharType="end"/>
          </w:r>
        </w:p>
        <w:p w14:paraId="22DDAC0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"_Toc489607228"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23.1.4</w:t>
          </w:r>
          <w:r w:rsidRPr="00AD76F8">
            <w:rPr>
              <w:rStyle w:val="affb"/>
              <w:rFonts w:hint="eastAsia"/>
              <w:noProof/>
            </w:rPr>
            <w:t xml:space="preserve"> </w:t>
          </w:r>
          <w:r w:rsidRPr="00AD76F8">
            <w:rPr>
              <w:rStyle w:val="affb"/>
              <w:rFonts w:hint="eastAsia"/>
              <w:noProof/>
            </w:rPr>
            <w:t>系统恢复</w:t>
          </w:r>
          <w:r>
            <w:rPr>
              <w:noProof/>
              <w:webHidden/>
            </w:rPr>
            <w:tab/>
          </w:r>
          <w:r>
            <w:rPr>
              <w:noProof/>
              <w:webHidden/>
            </w:rPr>
            <w:fldChar w:fldCharType="begin"/>
          </w:r>
          <w:r>
            <w:rPr>
              <w:noProof/>
              <w:webHidden/>
            </w:rPr>
            <w:instrText xml:space="preserve"> PAGEREF _Toc489607228 \h </w:instrText>
          </w:r>
          <w:r>
            <w:rPr>
              <w:noProof/>
              <w:webHidden/>
            </w:rPr>
          </w:r>
          <w:r>
            <w:rPr>
              <w:noProof/>
              <w:webHidden/>
            </w:rPr>
            <w:fldChar w:fldCharType="separate"/>
          </w:r>
          <w:ins w:id="772" w:author="yunwei01" w:date="2017-08-04T10:49:00Z">
            <w:r>
              <w:rPr>
                <w:noProof/>
                <w:webHidden/>
              </w:rPr>
              <w:t>145</w:t>
            </w:r>
          </w:ins>
          <w:del w:id="773" w:author="yunwei01" w:date="2017-08-04T10:49:00Z">
            <w:r w:rsidDel="00960E5D">
              <w:rPr>
                <w:noProof/>
                <w:webHidden/>
              </w:rPr>
              <w:delText>141</w:delText>
            </w:r>
          </w:del>
          <w:r>
            <w:rPr>
              <w:noProof/>
              <w:webHidden/>
            </w:rPr>
            <w:fldChar w:fldCharType="end"/>
          </w:r>
          <w:r w:rsidRPr="00AD76F8">
            <w:rPr>
              <w:rStyle w:val="affb"/>
              <w:noProof/>
            </w:rPr>
            <w:fldChar w:fldCharType="end"/>
          </w:r>
        </w:p>
        <w:p w14:paraId="2D1CE9A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"_Toc489607229"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23.1.5</w:t>
          </w:r>
          <w:r w:rsidRPr="00AD76F8">
            <w:rPr>
              <w:rStyle w:val="affb"/>
              <w:rFonts w:hint="eastAsia"/>
              <w:noProof/>
            </w:rPr>
            <w:t xml:space="preserve"> </w:t>
          </w:r>
          <w:r w:rsidRPr="00AD76F8">
            <w:rPr>
              <w:rStyle w:val="affb"/>
              <w:rFonts w:hint="eastAsia"/>
              <w:noProof/>
            </w:rPr>
            <w:t>故障总结及报告</w:t>
          </w:r>
          <w:r>
            <w:rPr>
              <w:noProof/>
              <w:webHidden/>
            </w:rPr>
            <w:tab/>
          </w:r>
          <w:r>
            <w:rPr>
              <w:noProof/>
              <w:webHidden/>
            </w:rPr>
            <w:fldChar w:fldCharType="begin"/>
          </w:r>
          <w:r>
            <w:rPr>
              <w:noProof/>
              <w:webHidden/>
            </w:rPr>
            <w:instrText xml:space="preserve"> PAGEREF _Toc489607229 \h </w:instrText>
          </w:r>
          <w:r>
            <w:rPr>
              <w:noProof/>
              <w:webHidden/>
            </w:rPr>
          </w:r>
          <w:r>
            <w:rPr>
              <w:noProof/>
              <w:webHidden/>
            </w:rPr>
            <w:fldChar w:fldCharType="separate"/>
          </w:r>
          <w:ins w:id="774" w:author="yunwei01" w:date="2017-08-04T10:49:00Z">
            <w:r>
              <w:rPr>
                <w:noProof/>
                <w:webHidden/>
              </w:rPr>
              <w:t>146</w:t>
            </w:r>
          </w:ins>
          <w:del w:id="775" w:author="yunwei01" w:date="2017-08-04T10:49:00Z">
            <w:r w:rsidDel="00960E5D">
              <w:rPr>
                <w:noProof/>
                <w:webHidden/>
              </w:rPr>
              <w:delText>142</w:delText>
            </w:r>
          </w:del>
          <w:r>
            <w:rPr>
              <w:noProof/>
              <w:webHidden/>
            </w:rPr>
            <w:fldChar w:fldCharType="end"/>
          </w:r>
          <w:r w:rsidRPr="00AD76F8">
            <w:rPr>
              <w:rStyle w:val="affb"/>
              <w:noProof/>
            </w:rPr>
            <w:fldChar w:fldCharType="end"/>
          </w:r>
        </w:p>
        <w:p w14:paraId="493D4B9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23.1.6</w:t>
          </w:r>
          <w:r w:rsidRPr="00AD76F8">
            <w:rPr>
              <w:rStyle w:val="affb"/>
              <w:rFonts w:hint="eastAsia"/>
              <w:noProof/>
            </w:rPr>
            <w:t xml:space="preserve"> </w:t>
          </w:r>
          <w:r w:rsidRPr="00AD76F8">
            <w:rPr>
              <w:rStyle w:val="affb"/>
              <w:rFonts w:hint="eastAsia"/>
              <w:noProof/>
            </w:rPr>
            <w:t>应急演练</w:t>
          </w:r>
          <w:r>
            <w:rPr>
              <w:noProof/>
              <w:webHidden/>
            </w:rPr>
            <w:tab/>
          </w:r>
          <w:r>
            <w:rPr>
              <w:noProof/>
              <w:webHidden/>
            </w:rPr>
            <w:fldChar w:fldCharType="begin"/>
          </w:r>
          <w:r>
            <w:rPr>
              <w:noProof/>
              <w:webHidden/>
            </w:rPr>
            <w:instrText xml:space="preserve"> PAGEREF _Toc489607230 \h </w:instrText>
          </w:r>
          <w:r>
            <w:rPr>
              <w:noProof/>
              <w:webHidden/>
            </w:rPr>
          </w:r>
          <w:r>
            <w:rPr>
              <w:noProof/>
              <w:webHidden/>
            </w:rPr>
            <w:fldChar w:fldCharType="separate"/>
          </w:r>
          <w:ins w:id="776" w:author="yunwei01" w:date="2017-08-04T10:49:00Z">
            <w:r>
              <w:rPr>
                <w:noProof/>
                <w:webHidden/>
              </w:rPr>
              <w:t>146</w:t>
            </w:r>
          </w:ins>
          <w:del w:id="777" w:author="yunwei01" w:date="2017-08-04T10:49:00Z">
            <w:r w:rsidDel="00960E5D">
              <w:rPr>
                <w:noProof/>
                <w:webHidden/>
              </w:rPr>
              <w:delText>142</w:delText>
            </w:r>
          </w:del>
          <w:r>
            <w:rPr>
              <w:noProof/>
              <w:webHidden/>
            </w:rPr>
            <w:fldChar w:fldCharType="end"/>
          </w:r>
          <w:r w:rsidRPr="00AD76F8">
            <w:rPr>
              <w:rStyle w:val="affb"/>
              <w:noProof/>
            </w:rPr>
            <w:fldChar w:fldCharType="end"/>
          </w:r>
        </w:p>
        <w:p w14:paraId="4F8AC7F6" w14:textId="77777777" w:rsidR="00960E5D" w:rsidRDefault="00960E5D">
          <w:pPr>
            <w:pStyle w:val="2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"_Toc489607231"</w:instrText>
          </w:r>
          <w:r w:rsidRPr="00AD76F8">
            <w:rPr>
              <w:rStyle w:val="affb"/>
              <w:noProof/>
            </w:rPr>
            <w:instrText xml:space="preserve"> </w:instrText>
          </w:r>
          <w:r w:rsidRPr="00AD76F8">
            <w:rPr>
              <w:rStyle w:val="affb"/>
              <w:noProof/>
            </w:rPr>
            <w:fldChar w:fldCharType="separate"/>
          </w:r>
          <w:r w:rsidRPr="00AD76F8">
            <w:rPr>
              <w:rStyle w:val="affb"/>
              <w:noProof/>
            </w:rPr>
            <w:t>23.2</w:t>
          </w:r>
          <w:r w:rsidRPr="00AD76F8">
            <w:rPr>
              <w:rStyle w:val="affb"/>
              <w:rFonts w:hint="eastAsia"/>
              <w:noProof/>
            </w:rPr>
            <w:t xml:space="preserve"> </w:t>
          </w:r>
          <w:r w:rsidRPr="00AD76F8">
            <w:rPr>
              <w:rStyle w:val="affb"/>
              <w:rFonts w:hint="eastAsia"/>
              <w:noProof/>
            </w:rPr>
            <w:t>附录</w:t>
          </w:r>
          <w:r>
            <w:rPr>
              <w:noProof/>
              <w:webHidden/>
            </w:rPr>
            <w:tab/>
          </w:r>
          <w:r>
            <w:rPr>
              <w:noProof/>
              <w:webHidden/>
            </w:rPr>
            <w:fldChar w:fldCharType="begin"/>
          </w:r>
          <w:r>
            <w:rPr>
              <w:noProof/>
              <w:webHidden/>
            </w:rPr>
            <w:instrText xml:space="preserve"> PAGEREF _Toc489607231 \h </w:instrText>
          </w:r>
          <w:r>
            <w:rPr>
              <w:noProof/>
              <w:webHidden/>
            </w:rPr>
          </w:r>
          <w:r>
            <w:rPr>
              <w:noProof/>
              <w:webHidden/>
            </w:rPr>
            <w:fldChar w:fldCharType="separate"/>
          </w:r>
          <w:ins w:id="778" w:author="yunwei01" w:date="2017-08-04T10:49:00Z">
            <w:r>
              <w:rPr>
                <w:noProof/>
                <w:webHidden/>
              </w:rPr>
              <w:t>148</w:t>
            </w:r>
          </w:ins>
          <w:del w:id="779" w:author="yunwei01" w:date="2017-08-04T10:49:00Z">
            <w:r w:rsidDel="00960E5D">
              <w:rPr>
                <w:noProof/>
                <w:webHidden/>
              </w:rPr>
              <w:delText>144</w:delText>
            </w:r>
          </w:del>
          <w:r>
            <w:rPr>
              <w:noProof/>
              <w:webHidden/>
            </w:rPr>
            <w:fldChar w:fldCharType="end"/>
          </w:r>
          <w:r w:rsidRPr="00AD76F8">
            <w:rPr>
              <w:rStyle w:val="affb"/>
              <w:noProof/>
            </w:rPr>
            <w:fldChar w:fldCharType="end"/>
          </w:r>
        </w:p>
        <w:p w14:paraId="1A2600DC"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w:t>
          </w:r>
          <w:r w:rsidRPr="00AD76F8">
            <w:rPr>
              <w:rStyle w:val="affb"/>
              <w:rFonts w:hint="eastAsia"/>
              <w:noProof/>
            </w:rPr>
            <w:t xml:space="preserve"> </w:t>
          </w:r>
          <w:r w:rsidRPr="00AD76F8">
            <w:rPr>
              <w:rStyle w:val="affb"/>
              <w:rFonts w:hint="eastAsia"/>
              <w:noProof/>
            </w:rPr>
            <w:t>附</w:t>
          </w:r>
          <w:r w:rsidRPr="00AD76F8">
            <w:rPr>
              <w:rStyle w:val="affb"/>
              <w:noProof/>
            </w:rPr>
            <w:t>1</w:t>
          </w:r>
          <w:r w:rsidRPr="00AD76F8">
            <w:rPr>
              <w:rStyle w:val="affb"/>
              <w:rFonts w:hint="eastAsia"/>
              <w:noProof/>
            </w:rPr>
            <w:t>：体系文件建立申请表</w:t>
          </w:r>
          <w:r>
            <w:rPr>
              <w:noProof/>
              <w:webHidden/>
            </w:rPr>
            <w:tab/>
          </w:r>
          <w:r>
            <w:rPr>
              <w:noProof/>
              <w:webHidden/>
            </w:rPr>
            <w:fldChar w:fldCharType="begin"/>
          </w:r>
          <w:r>
            <w:rPr>
              <w:noProof/>
              <w:webHidden/>
            </w:rPr>
            <w:instrText xml:space="preserve"> PAGEREF _Toc489607232 \h </w:instrText>
          </w:r>
          <w:r>
            <w:rPr>
              <w:noProof/>
              <w:webHidden/>
            </w:rPr>
          </w:r>
          <w:r>
            <w:rPr>
              <w:noProof/>
              <w:webHidden/>
            </w:rPr>
            <w:fldChar w:fldCharType="separate"/>
          </w:r>
          <w:ins w:id="780" w:author="yunwei01" w:date="2017-08-04T10:49:00Z">
            <w:r>
              <w:rPr>
                <w:noProof/>
                <w:webHidden/>
              </w:rPr>
              <w:t>148</w:t>
            </w:r>
          </w:ins>
          <w:del w:id="781" w:author="yunwei01" w:date="2017-08-04T10:49:00Z">
            <w:r w:rsidDel="00960E5D">
              <w:rPr>
                <w:noProof/>
                <w:webHidden/>
              </w:rPr>
              <w:delText>144</w:delText>
            </w:r>
          </w:del>
          <w:r>
            <w:rPr>
              <w:noProof/>
              <w:webHidden/>
            </w:rPr>
            <w:fldChar w:fldCharType="end"/>
          </w:r>
          <w:r w:rsidRPr="00AD76F8">
            <w:rPr>
              <w:rStyle w:val="affb"/>
              <w:noProof/>
            </w:rPr>
            <w:fldChar w:fldCharType="end"/>
          </w:r>
        </w:p>
        <w:p w14:paraId="3EFBBF41"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w:t>
          </w:r>
          <w:r w:rsidRPr="00AD76F8">
            <w:rPr>
              <w:rStyle w:val="affb"/>
              <w:rFonts w:hint="eastAsia"/>
              <w:noProof/>
            </w:rPr>
            <w:t xml:space="preserve"> </w:t>
          </w:r>
          <w:r w:rsidRPr="00AD76F8">
            <w:rPr>
              <w:rStyle w:val="affb"/>
              <w:rFonts w:hint="eastAsia"/>
              <w:noProof/>
            </w:rPr>
            <w:t>附</w:t>
          </w:r>
          <w:r w:rsidRPr="00AD76F8">
            <w:rPr>
              <w:rStyle w:val="affb"/>
              <w:noProof/>
            </w:rPr>
            <w:t>2</w:t>
          </w:r>
          <w:r w:rsidRPr="00AD76F8">
            <w:rPr>
              <w:rStyle w:val="affb"/>
              <w:rFonts w:hint="eastAsia"/>
              <w:noProof/>
            </w:rPr>
            <w:t>：体系文件更改申请表</w:t>
          </w:r>
          <w:r>
            <w:rPr>
              <w:noProof/>
              <w:webHidden/>
            </w:rPr>
            <w:tab/>
          </w:r>
          <w:r>
            <w:rPr>
              <w:noProof/>
              <w:webHidden/>
            </w:rPr>
            <w:fldChar w:fldCharType="begin"/>
          </w:r>
          <w:r>
            <w:rPr>
              <w:noProof/>
              <w:webHidden/>
            </w:rPr>
            <w:instrText xml:space="preserve"> PAGEREF _Toc489607233 \h </w:instrText>
          </w:r>
          <w:r>
            <w:rPr>
              <w:noProof/>
              <w:webHidden/>
            </w:rPr>
          </w:r>
          <w:r>
            <w:rPr>
              <w:noProof/>
              <w:webHidden/>
            </w:rPr>
            <w:fldChar w:fldCharType="separate"/>
          </w:r>
          <w:ins w:id="782" w:author="yunwei01" w:date="2017-08-04T10:49:00Z">
            <w:r>
              <w:rPr>
                <w:noProof/>
                <w:webHidden/>
              </w:rPr>
              <w:t>149</w:t>
            </w:r>
          </w:ins>
          <w:del w:id="783" w:author="yunwei01" w:date="2017-08-04T10:49:00Z">
            <w:r w:rsidDel="00960E5D">
              <w:rPr>
                <w:noProof/>
                <w:webHidden/>
              </w:rPr>
              <w:delText>145</w:delText>
            </w:r>
          </w:del>
          <w:r>
            <w:rPr>
              <w:noProof/>
              <w:webHidden/>
            </w:rPr>
            <w:fldChar w:fldCharType="end"/>
          </w:r>
          <w:r w:rsidRPr="00AD76F8">
            <w:rPr>
              <w:rStyle w:val="affb"/>
              <w:noProof/>
            </w:rPr>
            <w:fldChar w:fldCharType="end"/>
          </w:r>
        </w:p>
        <w:p w14:paraId="5AE4F77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w:t>
          </w:r>
          <w:r w:rsidRPr="00AD76F8">
            <w:rPr>
              <w:rStyle w:val="affb"/>
              <w:rFonts w:hint="eastAsia"/>
              <w:noProof/>
            </w:rPr>
            <w:t xml:space="preserve"> </w:t>
          </w:r>
          <w:r w:rsidRPr="00AD76F8">
            <w:rPr>
              <w:rStyle w:val="affb"/>
              <w:rFonts w:hint="eastAsia"/>
              <w:noProof/>
            </w:rPr>
            <w:t>附</w:t>
          </w:r>
          <w:r w:rsidRPr="00AD76F8">
            <w:rPr>
              <w:rStyle w:val="affb"/>
              <w:noProof/>
            </w:rPr>
            <w:t>3</w:t>
          </w:r>
          <w:r w:rsidRPr="00AD76F8">
            <w:rPr>
              <w:rStyle w:val="affb"/>
              <w:rFonts w:hint="eastAsia"/>
              <w:noProof/>
            </w:rPr>
            <w:t>：体系文件评审记录表</w:t>
          </w:r>
          <w:r>
            <w:rPr>
              <w:noProof/>
              <w:webHidden/>
            </w:rPr>
            <w:tab/>
          </w:r>
          <w:r>
            <w:rPr>
              <w:noProof/>
              <w:webHidden/>
            </w:rPr>
            <w:fldChar w:fldCharType="begin"/>
          </w:r>
          <w:r>
            <w:rPr>
              <w:noProof/>
              <w:webHidden/>
            </w:rPr>
            <w:instrText xml:space="preserve"> PAGEREF _Toc489607234 \h </w:instrText>
          </w:r>
          <w:r>
            <w:rPr>
              <w:noProof/>
              <w:webHidden/>
            </w:rPr>
          </w:r>
          <w:r>
            <w:rPr>
              <w:noProof/>
              <w:webHidden/>
            </w:rPr>
            <w:fldChar w:fldCharType="separate"/>
          </w:r>
          <w:ins w:id="784" w:author="yunwei01" w:date="2017-08-04T10:49:00Z">
            <w:r>
              <w:rPr>
                <w:noProof/>
                <w:webHidden/>
              </w:rPr>
              <w:t>150</w:t>
            </w:r>
          </w:ins>
          <w:del w:id="785" w:author="yunwei01" w:date="2017-08-04T10:49:00Z">
            <w:r w:rsidDel="00960E5D">
              <w:rPr>
                <w:noProof/>
                <w:webHidden/>
              </w:rPr>
              <w:delText>146</w:delText>
            </w:r>
          </w:del>
          <w:r>
            <w:rPr>
              <w:noProof/>
              <w:webHidden/>
            </w:rPr>
            <w:fldChar w:fldCharType="end"/>
          </w:r>
          <w:r w:rsidRPr="00AD76F8">
            <w:rPr>
              <w:rStyle w:val="affb"/>
              <w:noProof/>
            </w:rPr>
            <w:fldChar w:fldCharType="end"/>
          </w:r>
        </w:p>
        <w:p w14:paraId="1CF60AF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w:t>
          </w:r>
          <w:r w:rsidRPr="00AD76F8">
            <w:rPr>
              <w:rStyle w:val="affb"/>
              <w:rFonts w:hint="eastAsia"/>
              <w:noProof/>
            </w:rPr>
            <w:t xml:space="preserve"> </w:t>
          </w:r>
          <w:r w:rsidRPr="00AD76F8">
            <w:rPr>
              <w:rStyle w:val="affb"/>
              <w:rFonts w:hint="eastAsia"/>
              <w:noProof/>
            </w:rPr>
            <w:t>附</w:t>
          </w:r>
          <w:r w:rsidRPr="00AD76F8">
            <w:rPr>
              <w:rStyle w:val="affb"/>
              <w:noProof/>
            </w:rPr>
            <w:t>4</w:t>
          </w:r>
          <w:r w:rsidRPr="00AD76F8">
            <w:rPr>
              <w:rStyle w:val="affb"/>
              <w:rFonts w:hint="eastAsia"/>
              <w:noProof/>
            </w:rPr>
            <w:t>：体系文件作废申请表</w:t>
          </w:r>
          <w:r>
            <w:rPr>
              <w:noProof/>
              <w:webHidden/>
            </w:rPr>
            <w:tab/>
          </w:r>
          <w:r>
            <w:rPr>
              <w:noProof/>
              <w:webHidden/>
            </w:rPr>
            <w:fldChar w:fldCharType="begin"/>
          </w:r>
          <w:r>
            <w:rPr>
              <w:noProof/>
              <w:webHidden/>
            </w:rPr>
            <w:instrText xml:space="preserve"> PAGEREF _Toc489607235 \h </w:instrText>
          </w:r>
          <w:r>
            <w:rPr>
              <w:noProof/>
              <w:webHidden/>
            </w:rPr>
          </w:r>
          <w:r>
            <w:rPr>
              <w:noProof/>
              <w:webHidden/>
            </w:rPr>
            <w:fldChar w:fldCharType="separate"/>
          </w:r>
          <w:ins w:id="786" w:author="yunwei01" w:date="2017-08-04T10:49:00Z">
            <w:r>
              <w:rPr>
                <w:noProof/>
                <w:webHidden/>
              </w:rPr>
              <w:t>151</w:t>
            </w:r>
          </w:ins>
          <w:del w:id="787" w:author="yunwei01" w:date="2017-08-04T10:49:00Z">
            <w:r w:rsidDel="00960E5D">
              <w:rPr>
                <w:noProof/>
                <w:webHidden/>
              </w:rPr>
              <w:delText>147</w:delText>
            </w:r>
          </w:del>
          <w:r>
            <w:rPr>
              <w:noProof/>
              <w:webHidden/>
            </w:rPr>
            <w:fldChar w:fldCharType="end"/>
          </w:r>
          <w:r w:rsidRPr="00AD76F8">
            <w:rPr>
              <w:rStyle w:val="affb"/>
              <w:noProof/>
            </w:rPr>
            <w:fldChar w:fldCharType="end"/>
          </w:r>
        </w:p>
        <w:p w14:paraId="26104A5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w:t>
          </w:r>
          <w:r w:rsidRPr="00AD76F8">
            <w:rPr>
              <w:rStyle w:val="affb"/>
              <w:rFonts w:hint="eastAsia"/>
              <w:noProof/>
            </w:rPr>
            <w:t xml:space="preserve"> </w:t>
          </w:r>
          <w:r w:rsidRPr="00AD76F8">
            <w:rPr>
              <w:rStyle w:val="affb"/>
              <w:rFonts w:hint="eastAsia"/>
              <w:noProof/>
            </w:rPr>
            <w:t>附</w:t>
          </w:r>
          <w:r w:rsidRPr="00AD76F8">
            <w:rPr>
              <w:rStyle w:val="affb"/>
              <w:noProof/>
            </w:rPr>
            <w:t>5</w:t>
          </w:r>
          <w:r w:rsidRPr="00AD76F8">
            <w:rPr>
              <w:rStyle w:val="affb"/>
              <w:rFonts w:hint="eastAsia"/>
              <w:noProof/>
            </w:rPr>
            <w:t>：专家论证表</w:t>
          </w:r>
          <w:r>
            <w:rPr>
              <w:noProof/>
              <w:webHidden/>
            </w:rPr>
            <w:tab/>
          </w:r>
          <w:r>
            <w:rPr>
              <w:noProof/>
              <w:webHidden/>
            </w:rPr>
            <w:fldChar w:fldCharType="begin"/>
          </w:r>
          <w:r>
            <w:rPr>
              <w:noProof/>
              <w:webHidden/>
            </w:rPr>
            <w:instrText xml:space="preserve"> PAGEREF _Toc489607236 \h </w:instrText>
          </w:r>
          <w:r>
            <w:rPr>
              <w:noProof/>
              <w:webHidden/>
            </w:rPr>
          </w:r>
          <w:r>
            <w:rPr>
              <w:noProof/>
              <w:webHidden/>
            </w:rPr>
            <w:fldChar w:fldCharType="separate"/>
          </w:r>
          <w:ins w:id="788" w:author="yunwei01" w:date="2017-08-04T10:49:00Z">
            <w:r>
              <w:rPr>
                <w:noProof/>
                <w:webHidden/>
              </w:rPr>
              <w:t>152</w:t>
            </w:r>
          </w:ins>
          <w:del w:id="789" w:author="yunwei01" w:date="2017-08-04T10:49:00Z">
            <w:r w:rsidDel="00960E5D">
              <w:rPr>
                <w:noProof/>
                <w:webHidden/>
              </w:rPr>
              <w:delText>148</w:delText>
            </w:r>
          </w:del>
          <w:r>
            <w:rPr>
              <w:noProof/>
              <w:webHidden/>
            </w:rPr>
            <w:fldChar w:fldCharType="end"/>
          </w:r>
          <w:r w:rsidRPr="00AD76F8">
            <w:rPr>
              <w:rStyle w:val="affb"/>
              <w:noProof/>
            </w:rPr>
            <w:fldChar w:fldCharType="end"/>
          </w:r>
        </w:p>
        <w:p w14:paraId="5A0037C1"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23.2.6</w:t>
          </w:r>
          <w:r w:rsidRPr="00AD76F8">
            <w:rPr>
              <w:rStyle w:val="affb"/>
              <w:rFonts w:hint="eastAsia"/>
              <w:noProof/>
            </w:rPr>
            <w:t xml:space="preserve"> </w:t>
          </w:r>
          <w:r w:rsidRPr="00AD76F8">
            <w:rPr>
              <w:rStyle w:val="affb"/>
              <w:rFonts w:hint="eastAsia"/>
              <w:noProof/>
            </w:rPr>
            <w:t>附</w:t>
          </w:r>
          <w:r w:rsidRPr="00AD76F8">
            <w:rPr>
              <w:rStyle w:val="affb"/>
              <w:noProof/>
            </w:rPr>
            <w:t>6</w:t>
          </w:r>
          <w:r w:rsidRPr="00AD76F8">
            <w:rPr>
              <w:rStyle w:val="affb"/>
              <w:rFonts w:hint="eastAsia"/>
              <w:noProof/>
            </w:rPr>
            <w:t>：专家意见书</w:t>
          </w:r>
          <w:r>
            <w:rPr>
              <w:noProof/>
              <w:webHidden/>
            </w:rPr>
            <w:tab/>
          </w:r>
          <w:r>
            <w:rPr>
              <w:noProof/>
              <w:webHidden/>
            </w:rPr>
            <w:fldChar w:fldCharType="begin"/>
          </w:r>
          <w:r>
            <w:rPr>
              <w:noProof/>
              <w:webHidden/>
            </w:rPr>
            <w:instrText xml:space="preserve"> PAGEREF _Toc489607237 \h </w:instrText>
          </w:r>
          <w:r>
            <w:rPr>
              <w:noProof/>
              <w:webHidden/>
            </w:rPr>
          </w:r>
          <w:r>
            <w:rPr>
              <w:noProof/>
              <w:webHidden/>
            </w:rPr>
            <w:fldChar w:fldCharType="separate"/>
          </w:r>
          <w:ins w:id="790" w:author="yunwei01" w:date="2017-08-04T10:49:00Z">
            <w:r>
              <w:rPr>
                <w:noProof/>
                <w:webHidden/>
              </w:rPr>
              <w:t>153</w:t>
            </w:r>
          </w:ins>
          <w:del w:id="791" w:author="yunwei01" w:date="2017-08-04T10:49:00Z">
            <w:r w:rsidDel="00960E5D">
              <w:rPr>
                <w:noProof/>
                <w:webHidden/>
              </w:rPr>
              <w:delText>149</w:delText>
            </w:r>
          </w:del>
          <w:r>
            <w:rPr>
              <w:noProof/>
              <w:webHidden/>
            </w:rPr>
            <w:fldChar w:fldCharType="end"/>
          </w:r>
          <w:r w:rsidRPr="00AD76F8">
            <w:rPr>
              <w:rStyle w:val="affb"/>
              <w:noProof/>
            </w:rPr>
            <w:fldChar w:fldCharType="end"/>
          </w:r>
        </w:p>
        <w:p w14:paraId="5567CCA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23.2.7</w:t>
          </w:r>
          <w:r w:rsidRPr="00AD76F8">
            <w:rPr>
              <w:rStyle w:val="affb"/>
              <w:rFonts w:hint="eastAsia"/>
              <w:noProof/>
            </w:rPr>
            <w:t xml:space="preserve"> </w:t>
          </w:r>
          <w:r w:rsidRPr="00AD76F8">
            <w:rPr>
              <w:rStyle w:val="affb"/>
              <w:rFonts w:hint="eastAsia"/>
              <w:noProof/>
            </w:rPr>
            <w:t>附</w:t>
          </w:r>
          <w:r w:rsidRPr="00AD76F8">
            <w:rPr>
              <w:rStyle w:val="affb"/>
              <w:noProof/>
            </w:rPr>
            <w:t>7</w:t>
          </w:r>
          <w:r w:rsidRPr="00AD76F8">
            <w:rPr>
              <w:rStyle w:val="affb"/>
              <w:rFonts w:hint="eastAsia"/>
              <w:noProof/>
            </w:rPr>
            <w:t>：专家论证会会议纪要</w:t>
          </w:r>
          <w:r>
            <w:rPr>
              <w:noProof/>
              <w:webHidden/>
            </w:rPr>
            <w:tab/>
          </w:r>
          <w:r>
            <w:rPr>
              <w:noProof/>
              <w:webHidden/>
            </w:rPr>
            <w:fldChar w:fldCharType="begin"/>
          </w:r>
          <w:r>
            <w:rPr>
              <w:noProof/>
              <w:webHidden/>
            </w:rPr>
            <w:instrText xml:space="preserve"> PAGEREF _Toc489607238 \h </w:instrText>
          </w:r>
          <w:r>
            <w:rPr>
              <w:noProof/>
              <w:webHidden/>
            </w:rPr>
          </w:r>
          <w:r>
            <w:rPr>
              <w:noProof/>
              <w:webHidden/>
            </w:rPr>
            <w:fldChar w:fldCharType="separate"/>
          </w:r>
          <w:ins w:id="792" w:author="yunwei01" w:date="2017-08-04T10:49:00Z">
            <w:r>
              <w:rPr>
                <w:noProof/>
                <w:webHidden/>
              </w:rPr>
              <w:t>154</w:t>
            </w:r>
          </w:ins>
          <w:del w:id="793" w:author="yunwei01" w:date="2017-08-04T10:49:00Z">
            <w:r w:rsidDel="00960E5D">
              <w:rPr>
                <w:noProof/>
                <w:webHidden/>
              </w:rPr>
              <w:delText>150</w:delText>
            </w:r>
          </w:del>
          <w:r>
            <w:rPr>
              <w:noProof/>
              <w:webHidden/>
            </w:rPr>
            <w:fldChar w:fldCharType="end"/>
          </w:r>
          <w:r w:rsidRPr="00AD76F8">
            <w:rPr>
              <w:rStyle w:val="affb"/>
              <w:noProof/>
            </w:rPr>
            <w:fldChar w:fldCharType="end"/>
          </w:r>
        </w:p>
        <w:p w14:paraId="0A228E2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"_Toc489607239"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23.2.8</w:t>
          </w:r>
          <w:r w:rsidRPr="00AD76F8">
            <w:rPr>
              <w:rStyle w:val="affb"/>
              <w:rFonts w:hint="eastAsia"/>
              <w:noProof/>
            </w:rPr>
            <w:t xml:space="preserve"> </w:t>
          </w:r>
          <w:r w:rsidRPr="00AD76F8">
            <w:rPr>
              <w:rStyle w:val="affb"/>
              <w:rFonts w:hint="eastAsia"/>
              <w:noProof/>
            </w:rPr>
            <w:t>附录</w:t>
          </w:r>
          <w:r w:rsidRPr="00AD76F8">
            <w:rPr>
              <w:rStyle w:val="affb"/>
              <w:noProof/>
            </w:rPr>
            <w:t>8 :</w:t>
          </w:r>
          <w:r w:rsidRPr="00AD76F8">
            <w:rPr>
              <w:rStyle w:val="affb"/>
              <w:rFonts w:hint="eastAsia"/>
              <w:noProof/>
            </w:rPr>
            <w:t>安全评估报告</w:t>
          </w:r>
          <w:r>
            <w:rPr>
              <w:noProof/>
              <w:webHidden/>
            </w:rPr>
            <w:tab/>
          </w:r>
          <w:r>
            <w:rPr>
              <w:noProof/>
              <w:webHidden/>
            </w:rPr>
            <w:fldChar w:fldCharType="begin"/>
          </w:r>
          <w:r>
            <w:rPr>
              <w:noProof/>
              <w:webHidden/>
            </w:rPr>
            <w:instrText xml:space="preserve"> PAGEREF _Toc489607239 \h </w:instrText>
          </w:r>
          <w:r>
            <w:rPr>
              <w:noProof/>
              <w:webHidden/>
            </w:rPr>
          </w:r>
          <w:r>
            <w:rPr>
              <w:noProof/>
              <w:webHidden/>
            </w:rPr>
            <w:fldChar w:fldCharType="separate"/>
          </w:r>
          <w:ins w:id="794" w:author="yunwei01" w:date="2017-08-04T10:49:00Z">
            <w:r>
              <w:rPr>
                <w:noProof/>
                <w:webHidden/>
              </w:rPr>
              <w:t>155</w:t>
            </w:r>
          </w:ins>
          <w:del w:id="795" w:author="yunwei01" w:date="2017-08-04T10:49:00Z">
            <w:r w:rsidDel="00960E5D">
              <w:rPr>
                <w:noProof/>
                <w:webHidden/>
              </w:rPr>
              <w:delText>151</w:delText>
            </w:r>
          </w:del>
          <w:r>
            <w:rPr>
              <w:noProof/>
              <w:webHidden/>
            </w:rPr>
            <w:fldChar w:fldCharType="end"/>
          </w:r>
          <w:r w:rsidRPr="00AD76F8">
            <w:rPr>
              <w:rStyle w:val="affb"/>
              <w:noProof/>
            </w:rPr>
            <w:fldChar w:fldCharType="end"/>
          </w:r>
        </w:p>
        <w:p w14:paraId="6AB3B765"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23.2.9</w:t>
          </w:r>
          <w:r w:rsidRPr="00AD76F8">
            <w:rPr>
              <w:rStyle w:val="affb"/>
              <w:rFonts w:hint="eastAsia"/>
              <w:noProof/>
            </w:rPr>
            <w:t xml:space="preserve"> </w:t>
          </w:r>
          <w:r w:rsidRPr="00AD76F8">
            <w:rPr>
              <w:rStyle w:val="affb"/>
              <w:rFonts w:hint="eastAsia"/>
              <w:noProof/>
            </w:rPr>
            <w:t>附录</w:t>
          </w:r>
          <w:r w:rsidRPr="00AD76F8">
            <w:rPr>
              <w:rStyle w:val="affb"/>
              <w:noProof/>
            </w:rPr>
            <w:t xml:space="preserve">9 </w:t>
          </w:r>
          <w:r w:rsidRPr="00AD76F8">
            <w:rPr>
              <w:rStyle w:val="affb"/>
              <w:rFonts w:hint="eastAsia"/>
              <w:noProof/>
            </w:rPr>
            <w:t>资产清单</w:t>
          </w:r>
          <w:r>
            <w:rPr>
              <w:noProof/>
              <w:webHidden/>
            </w:rPr>
            <w:tab/>
          </w:r>
          <w:r>
            <w:rPr>
              <w:noProof/>
              <w:webHidden/>
            </w:rPr>
            <w:fldChar w:fldCharType="begin"/>
          </w:r>
          <w:r>
            <w:rPr>
              <w:noProof/>
              <w:webHidden/>
            </w:rPr>
            <w:instrText xml:space="preserve"> PAGEREF _Toc489607240 \h </w:instrText>
          </w:r>
          <w:r>
            <w:rPr>
              <w:noProof/>
              <w:webHidden/>
            </w:rPr>
          </w:r>
          <w:r>
            <w:rPr>
              <w:noProof/>
              <w:webHidden/>
            </w:rPr>
            <w:fldChar w:fldCharType="separate"/>
          </w:r>
          <w:ins w:id="796" w:author="yunwei01" w:date="2017-08-04T10:49:00Z">
            <w:r>
              <w:rPr>
                <w:noProof/>
                <w:webHidden/>
              </w:rPr>
              <w:t>156</w:t>
            </w:r>
          </w:ins>
          <w:del w:id="797" w:author="yunwei01" w:date="2017-08-04T10:49:00Z">
            <w:r w:rsidDel="00960E5D">
              <w:rPr>
                <w:noProof/>
                <w:webHidden/>
              </w:rPr>
              <w:delText>152</w:delText>
            </w:r>
          </w:del>
          <w:r>
            <w:rPr>
              <w:noProof/>
              <w:webHidden/>
            </w:rPr>
            <w:fldChar w:fldCharType="end"/>
          </w:r>
          <w:r w:rsidRPr="00AD76F8">
            <w:rPr>
              <w:rStyle w:val="affb"/>
              <w:noProof/>
            </w:rPr>
            <w:fldChar w:fldCharType="end"/>
          </w:r>
        </w:p>
        <w:p w14:paraId="0B8F800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23.2.10</w:t>
          </w:r>
          <w:r w:rsidRPr="00AD76F8">
            <w:rPr>
              <w:rStyle w:val="affb"/>
              <w:rFonts w:hint="eastAsia"/>
              <w:noProof/>
            </w:rPr>
            <w:t xml:space="preserve"> </w:t>
          </w:r>
          <w:r w:rsidRPr="00AD76F8">
            <w:rPr>
              <w:rStyle w:val="affb"/>
              <w:rFonts w:hint="eastAsia"/>
              <w:noProof/>
            </w:rPr>
            <w:t>附录</w:t>
          </w:r>
          <w:r w:rsidRPr="00AD76F8">
            <w:rPr>
              <w:rStyle w:val="affb"/>
              <w:noProof/>
            </w:rPr>
            <w:t>10 :</w:t>
          </w:r>
          <w:r w:rsidRPr="00AD76F8">
            <w:rPr>
              <w:rStyle w:val="affb"/>
              <w:rFonts w:hint="eastAsia"/>
              <w:noProof/>
            </w:rPr>
            <w:t>系统的操作手册</w:t>
          </w:r>
          <w:r>
            <w:rPr>
              <w:noProof/>
              <w:webHidden/>
            </w:rPr>
            <w:tab/>
          </w:r>
          <w:r>
            <w:rPr>
              <w:noProof/>
              <w:webHidden/>
            </w:rPr>
            <w:fldChar w:fldCharType="begin"/>
          </w:r>
          <w:r>
            <w:rPr>
              <w:noProof/>
              <w:webHidden/>
            </w:rPr>
            <w:instrText xml:space="preserve"> PAGEREF _Toc489607241 \h </w:instrText>
          </w:r>
          <w:r>
            <w:rPr>
              <w:noProof/>
              <w:webHidden/>
            </w:rPr>
          </w:r>
          <w:r>
            <w:rPr>
              <w:noProof/>
              <w:webHidden/>
            </w:rPr>
            <w:fldChar w:fldCharType="separate"/>
          </w:r>
          <w:ins w:id="798" w:author="yunwei01" w:date="2017-08-04T10:49:00Z">
            <w:r>
              <w:rPr>
                <w:noProof/>
                <w:webHidden/>
              </w:rPr>
              <w:t>158</w:t>
            </w:r>
          </w:ins>
          <w:del w:id="799" w:author="yunwei01" w:date="2017-08-04T10:49:00Z">
            <w:r w:rsidDel="00960E5D">
              <w:rPr>
                <w:noProof/>
                <w:webHidden/>
              </w:rPr>
              <w:delText>154</w:delText>
            </w:r>
          </w:del>
          <w:r>
            <w:rPr>
              <w:noProof/>
              <w:webHidden/>
            </w:rPr>
            <w:fldChar w:fldCharType="end"/>
          </w:r>
          <w:r w:rsidRPr="00AD76F8">
            <w:rPr>
              <w:rStyle w:val="affb"/>
              <w:noProof/>
            </w:rPr>
            <w:fldChar w:fldCharType="end"/>
          </w:r>
        </w:p>
        <w:p w14:paraId="1B2E3F78"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23.2.11</w:t>
          </w:r>
          <w:r w:rsidRPr="00AD76F8">
            <w:rPr>
              <w:rStyle w:val="affb"/>
              <w:rFonts w:hint="eastAsia"/>
              <w:noProof/>
            </w:rPr>
            <w:t xml:space="preserve"> </w:t>
          </w:r>
          <w:r w:rsidRPr="00AD76F8">
            <w:rPr>
              <w:rStyle w:val="affb"/>
              <w:rFonts w:hint="eastAsia"/>
              <w:noProof/>
            </w:rPr>
            <w:t>附录</w:t>
          </w:r>
          <w:r w:rsidRPr="00AD76F8">
            <w:rPr>
              <w:rStyle w:val="affb"/>
              <w:noProof/>
            </w:rPr>
            <w:t>11</w:t>
          </w:r>
          <w:r w:rsidRPr="00AD76F8">
            <w:rPr>
              <w:rStyle w:val="affb"/>
              <w:rFonts w:hint="eastAsia"/>
              <w:noProof/>
            </w:rPr>
            <w:t>：信息系统安全检查表单</w:t>
          </w:r>
          <w:r>
            <w:rPr>
              <w:noProof/>
              <w:webHidden/>
            </w:rPr>
            <w:tab/>
          </w:r>
          <w:r>
            <w:rPr>
              <w:noProof/>
              <w:webHidden/>
            </w:rPr>
            <w:fldChar w:fldCharType="begin"/>
          </w:r>
          <w:r>
            <w:rPr>
              <w:noProof/>
              <w:webHidden/>
            </w:rPr>
            <w:instrText xml:space="preserve"> PAGEREF _Toc489607242 \h </w:instrText>
          </w:r>
          <w:r>
            <w:rPr>
              <w:noProof/>
              <w:webHidden/>
            </w:rPr>
          </w:r>
          <w:r>
            <w:rPr>
              <w:noProof/>
              <w:webHidden/>
            </w:rPr>
            <w:fldChar w:fldCharType="separate"/>
          </w:r>
          <w:ins w:id="800" w:author="yunwei01" w:date="2017-08-04T10:49:00Z">
            <w:r>
              <w:rPr>
                <w:noProof/>
                <w:webHidden/>
              </w:rPr>
              <w:t>158</w:t>
            </w:r>
          </w:ins>
          <w:del w:id="801" w:author="yunwei01" w:date="2017-08-04T10:49:00Z">
            <w:r w:rsidDel="00960E5D">
              <w:rPr>
                <w:noProof/>
                <w:webHidden/>
              </w:rPr>
              <w:delText>154</w:delText>
            </w:r>
          </w:del>
          <w:r>
            <w:rPr>
              <w:noProof/>
              <w:webHidden/>
            </w:rPr>
            <w:fldChar w:fldCharType="end"/>
          </w:r>
          <w:r w:rsidRPr="00AD76F8">
            <w:rPr>
              <w:rStyle w:val="affb"/>
              <w:noProof/>
            </w:rPr>
            <w:fldChar w:fldCharType="end"/>
          </w:r>
        </w:p>
        <w:p w14:paraId="58458C4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23.2.12</w:t>
          </w:r>
          <w:r w:rsidRPr="00AD76F8">
            <w:rPr>
              <w:rStyle w:val="affb"/>
              <w:rFonts w:hint="eastAsia"/>
              <w:noProof/>
            </w:rPr>
            <w:t xml:space="preserve"> </w:t>
          </w:r>
          <w:r w:rsidRPr="00AD76F8">
            <w:rPr>
              <w:rStyle w:val="affb"/>
              <w:rFonts w:hint="eastAsia"/>
              <w:noProof/>
            </w:rPr>
            <w:t>附录</w:t>
          </w:r>
          <w:r w:rsidRPr="00AD76F8">
            <w:rPr>
              <w:rStyle w:val="affb"/>
              <w:noProof/>
            </w:rPr>
            <w:t>12</w:t>
          </w:r>
          <w:r w:rsidRPr="00AD76F8">
            <w:rPr>
              <w:rStyle w:val="affb"/>
              <w:rFonts w:hint="eastAsia"/>
              <w:noProof/>
            </w:rPr>
            <w:t>：备份管理员操作变更申请单</w:t>
          </w:r>
          <w:r>
            <w:rPr>
              <w:noProof/>
              <w:webHidden/>
            </w:rPr>
            <w:tab/>
          </w:r>
          <w:r>
            <w:rPr>
              <w:noProof/>
              <w:webHidden/>
            </w:rPr>
            <w:fldChar w:fldCharType="begin"/>
          </w:r>
          <w:r>
            <w:rPr>
              <w:noProof/>
              <w:webHidden/>
            </w:rPr>
            <w:instrText xml:space="preserve"> PAGEREF _Toc489607243 \h </w:instrText>
          </w:r>
          <w:r>
            <w:rPr>
              <w:noProof/>
              <w:webHidden/>
            </w:rPr>
          </w:r>
          <w:r>
            <w:rPr>
              <w:noProof/>
              <w:webHidden/>
            </w:rPr>
            <w:fldChar w:fldCharType="separate"/>
          </w:r>
          <w:ins w:id="802" w:author="yunwei01" w:date="2017-08-04T10:49:00Z">
            <w:r>
              <w:rPr>
                <w:noProof/>
                <w:webHidden/>
              </w:rPr>
              <w:t>159</w:t>
            </w:r>
          </w:ins>
          <w:del w:id="803" w:author="yunwei01" w:date="2017-08-04T10:49:00Z">
            <w:r w:rsidDel="00960E5D">
              <w:rPr>
                <w:noProof/>
                <w:webHidden/>
              </w:rPr>
              <w:delText>155</w:delText>
            </w:r>
          </w:del>
          <w:r>
            <w:rPr>
              <w:noProof/>
              <w:webHidden/>
            </w:rPr>
            <w:fldChar w:fldCharType="end"/>
          </w:r>
          <w:r w:rsidRPr="00AD76F8">
            <w:rPr>
              <w:rStyle w:val="affb"/>
              <w:noProof/>
            </w:rPr>
            <w:fldChar w:fldCharType="end"/>
          </w:r>
        </w:p>
        <w:p w14:paraId="7F24382A"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23.2.13</w:t>
          </w:r>
          <w:r w:rsidRPr="00AD76F8">
            <w:rPr>
              <w:rStyle w:val="affb"/>
              <w:rFonts w:hint="eastAsia"/>
              <w:noProof/>
            </w:rPr>
            <w:t xml:space="preserve"> </w:t>
          </w:r>
          <w:r w:rsidRPr="00AD76F8">
            <w:rPr>
              <w:rStyle w:val="affb"/>
              <w:rFonts w:hint="eastAsia"/>
              <w:noProof/>
            </w:rPr>
            <w:t>附录</w:t>
          </w:r>
          <w:r w:rsidRPr="00AD76F8">
            <w:rPr>
              <w:rStyle w:val="affb"/>
              <w:noProof/>
            </w:rPr>
            <w:t>13</w:t>
          </w:r>
          <w:r w:rsidRPr="00AD76F8">
            <w:rPr>
              <w:rStyle w:val="affb"/>
              <w:rFonts w:hint="eastAsia"/>
              <w:noProof/>
            </w:rPr>
            <w:t>：密码变更记录表</w:t>
          </w:r>
          <w:r>
            <w:rPr>
              <w:noProof/>
              <w:webHidden/>
            </w:rPr>
            <w:tab/>
          </w:r>
          <w:r>
            <w:rPr>
              <w:noProof/>
              <w:webHidden/>
            </w:rPr>
            <w:fldChar w:fldCharType="begin"/>
          </w:r>
          <w:r>
            <w:rPr>
              <w:noProof/>
              <w:webHidden/>
            </w:rPr>
            <w:instrText xml:space="preserve"> PAGEREF _Toc489607244 \h </w:instrText>
          </w:r>
          <w:r>
            <w:rPr>
              <w:noProof/>
              <w:webHidden/>
            </w:rPr>
          </w:r>
          <w:r>
            <w:rPr>
              <w:noProof/>
              <w:webHidden/>
            </w:rPr>
            <w:fldChar w:fldCharType="separate"/>
          </w:r>
          <w:ins w:id="804" w:author="yunwei01" w:date="2017-08-04T10:49:00Z">
            <w:r>
              <w:rPr>
                <w:noProof/>
                <w:webHidden/>
              </w:rPr>
              <w:t>161</w:t>
            </w:r>
          </w:ins>
          <w:del w:id="805" w:author="yunwei01" w:date="2017-08-04T10:49:00Z">
            <w:r w:rsidDel="00960E5D">
              <w:rPr>
                <w:noProof/>
                <w:webHidden/>
              </w:rPr>
              <w:delText>157</w:delText>
            </w:r>
          </w:del>
          <w:r>
            <w:rPr>
              <w:noProof/>
              <w:webHidden/>
            </w:rPr>
            <w:fldChar w:fldCharType="end"/>
          </w:r>
          <w:r w:rsidRPr="00AD76F8">
            <w:rPr>
              <w:rStyle w:val="affb"/>
              <w:noProof/>
            </w:rPr>
            <w:fldChar w:fldCharType="end"/>
          </w:r>
        </w:p>
        <w:p w14:paraId="2B8BAD6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23.2.14</w:t>
          </w:r>
          <w:r w:rsidRPr="00AD76F8">
            <w:rPr>
              <w:rStyle w:val="affb"/>
              <w:rFonts w:hint="eastAsia"/>
              <w:noProof/>
            </w:rPr>
            <w:t xml:space="preserve"> </w:t>
          </w:r>
          <w:r w:rsidRPr="00AD76F8">
            <w:rPr>
              <w:rStyle w:val="affb"/>
              <w:rFonts w:hint="eastAsia"/>
              <w:noProof/>
            </w:rPr>
            <w:t>附录</w:t>
          </w:r>
          <w:r w:rsidRPr="00AD76F8">
            <w:rPr>
              <w:rStyle w:val="affb"/>
              <w:noProof/>
            </w:rPr>
            <w:t>14</w:t>
          </w:r>
          <w:r w:rsidRPr="00AD76F8">
            <w:rPr>
              <w:rStyle w:val="affb"/>
              <w:rFonts w:hint="eastAsia"/>
              <w:noProof/>
            </w:rPr>
            <w:t>：审计记录</w:t>
          </w:r>
          <w:r>
            <w:rPr>
              <w:noProof/>
              <w:webHidden/>
            </w:rPr>
            <w:tab/>
          </w:r>
          <w:r>
            <w:rPr>
              <w:noProof/>
              <w:webHidden/>
            </w:rPr>
            <w:fldChar w:fldCharType="begin"/>
          </w:r>
          <w:r>
            <w:rPr>
              <w:noProof/>
              <w:webHidden/>
            </w:rPr>
            <w:instrText xml:space="preserve"> PAGEREF _Toc489607246 \h </w:instrText>
          </w:r>
          <w:r>
            <w:rPr>
              <w:noProof/>
              <w:webHidden/>
            </w:rPr>
          </w:r>
          <w:r>
            <w:rPr>
              <w:noProof/>
              <w:webHidden/>
            </w:rPr>
            <w:fldChar w:fldCharType="separate"/>
          </w:r>
          <w:ins w:id="806" w:author="yunwei01" w:date="2017-08-04T10:49:00Z">
            <w:r>
              <w:rPr>
                <w:noProof/>
                <w:webHidden/>
              </w:rPr>
              <w:t>163</w:t>
            </w:r>
          </w:ins>
          <w:del w:id="807" w:author="yunwei01" w:date="2017-08-04T10:49:00Z">
            <w:r w:rsidDel="00960E5D">
              <w:rPr>
                <w:noProof/>
                <w:webHidden/>
              </w:rPr>
              <w:delText>159</w:delText>
            </w:r>
          </w:del>
          <w:r>
            <w:rPr>
              <w:noProof/>
              <w:webHidden/>
            </w:rPr>
            <w:fldChar w:fldCharType="end"/>
          </w:r>
          <w:r w:rsidRPr="00AD76F8">
            <w:rPr>
              <w:rStyle w:val="affb"/>
              <w:noProof/>
            </w:rPr>
            <w:fldChar w:fldCharType="end"/>
          </w:r>
        </w:p>
        <w:p w14:paraId="28890657"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23.2.15</w:t>
          </w:r>
          <w:r w:rsidRPr="00AD76F8">
            <w:rPr>
              <w:rStyle w:val="affb"/>
              <w:rFonts w:hint="eastAsia"/>
              <w:noProof/>
            </w:rPr>
            <w:t xml:space="preserve"> </w:t>
          </w:r>
          <w:r w:rsidRPr="00AD76F8">
            <w:rPr>
              <w:rStyle w:val="affb"/>
              <w:rFonts w:hint="eastAsia"/>
              <w:noProof/>
            </w:rPr>
            <w:t>附录</w:t>
          </w:r>
          <w:r w:rsidRPr="00AD76F8">
            <w:rPr>
              <w:rStyle w:val="affb"/>
              <w:noProof/>
            </w:rPr>
            <w:t>15</w:t>
          </w:r>
          <w:r w:rsidRPr="00AD76F8">
            <w:rPr>
              <w:rStyle w:val="affb"/>
              <w:rFonts w:hint="eastAsia"/>
              <w:noProof/>
            </w:rPr>
            <w:t>：</w:t>
          </w:r>
          <w:r w:rsidRPr="00AD76F8">
            <w:rPr>
              <w:rStyle w:val="affb"/>
              <w:rFonts w:ascii="宋体" w:hAnsi="宋体" w:hint="eastAsia"/>
              <w:noProof/>
            </w:rPr>
            <w:t>授权与审批流程</w:t>
          </w:r>
          <w:r>
            <w:rPr>
              <w:noProof/>
              <w:webHidden/>
            </w:rPr>
            <w:tab/>
          </w:r>
          <w:r>
            <w:rPr>
              <w:noProof/>
              <w:webHidden/>
            </w:rPr>
            <w:fldChar w:fldCharType="begin"/>
          </w:r>
          <w:r>
            <w:rPr>
              <w:noProof/>
              <w:webHidden/>
            </w:rPr>
            <w:instrText xml:space="preserve"> PAGEREF _Toc489607247 \h </w:instrText>
          </w:r>
          <w:r>
            <w:rPr>
              <w:noProof/>
              <w:webHidden/>
            </w:rPr>
          </w:r>
          <w:r>
            <w:rPr>
              <w:noProof/>
              <w:webHidden/>
            </w:rPr>
            <w:fldChar w:fldCharType="separate"/>
          </w:r>
          <w:ins w:id="808" w:author="yunwei01" w:date="2017-08-04T10:49:00Z">
            <w:r>
              <w:rPr>
                <w:noProof/>
                <w:webHidden/>
              </w:rPr>
              <w:t>165</w:t>
            </w:r>
          </w:ins>
          <w:del w:id="809" w:author="yunwei01" w:date="2017-08-04T10:49:00Z">
            <w:r w:rsidDel="00960E5D">
              <w:rPr>
                <w:noProof/>
                <w:webHidden/>
              </w:rPr>
              <w:delText>161</w:delText>
            </w:r>
          </w:del>
          <w:r>
            <w:rPr>
              <w:noProof/>
              <w:webHidden/>
            </w:rPr>
            <w:fldChar w:fldCharType="end"/>
          </w:r>
          <w:r w:rsidRPr="00AD76F8">
            <w:rPr>
              <w:rStyle w:val="affb"/>
              <w:noProof/>
            </w:rPr>
            <w:fldChar w:fldCharType="end"/>
          </w:r>
        </w:p>
        <w:p w14:paraId="2BC505F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23.2.16</w:t>
          </w:r>
          <w:r w:rsidRPr="00AD76F8">
            <w:rPr>
              <w:rStyle w:val="affb"/>
              <w:rFonts w:hint="eastAsia"/>
              <w:noProof/>
            </w:rPr>
            <w:t xml:space="preserve"> </w:t>
          </w:r>
          <w:r w:rsidRPr="00AD76F8">
            <w:rPr>
              <w:rStyle w:val="affb"/>
              <w:rFonts w:hint="eastAsia"/>
              <w:noProof/>
            </w:rPr>
            <w:t>附录</w:t>
          </w:r>
          <w:r w:rsidRPr="00AD76F8">
            <w:rPr>
              <w:rStyle w:val="affb"/>
              <w:noProof/>
            </w:rPr>
            <w:t>16</w:t>
          </w:r>
          <w:r w:rsidRPr="00AD76F8">
            <w:rPr>
              <w:rStyle w:val="affb"/>
              <w:rFonts w:hint="eastAsia"/>
              <w:noProof/>
            </w:rPr>
            <w:t>：系统配置变更审批单</w:t>
          </w:r>
          <w:r>
            <w:rPr>
              <w:noProof/>
              <w:webHidden/>
            </w:rPr>
            <w:tab/>
          </w:r>
          <w:r>
            <w:rPr>
              <w:noProof/>
              <w:webHidden/>
            </w:rPr>
            <w:fldChar w:fldCharType="begin"/>
          </w:r>
          <w:r>
            <w:rPr>
              <w:noProof/>
              <w:webHidden/>
            </w:rPr>
            <w:instrText xml:space="preserve"> PAGEREF _Toc489607248 \h </w:instrText>
          </w:r>
          <w:r>
            <w:rPr>
              <w:noProof/>
              <w:webHidden/>
            </w:rPr>
          </w:r>
          <w:r>
            <w:rPr>
              <w:noProof/>
              <w:webHidden/>
            </w:rPr>
            <w:fldChar w:fldCharType="separate"/>
          </w:r>
          <w:ins w:id="810" w:author="yunwei01" w:date="2017-08-04T10:49:00Z">
            <w:r>
              <w:rPr>
                <w:noProof/>
                <w:webHidden/>
              </w:rPr>
              <w:t>166</w:t>
            </w:r>
          </w:ins>
          <w:del w:id="811" w:author="yunwei01" w:date="2017-08-04T10:49:00Z">
            <w:r w:rsidDel="00960E5D">
              <w:rPr>
                <w:noProof/>
                <w:webHidden/>
              </w:rPr>
              <w:delText>162</w:delText>
            </w:r>
          </w:del>
          <w:r>
            <w:rPr>
              <w:noProof/>
              <w:webHidden/>
            </w:rPr>
            <w:fldChar w:fldCharType="end"/>
          </w:r>
          <w:r w:rsidRPr="00AD76F8">
            <w:rPr>
              <w:rStyle w:val="affb"/>
              <w:noProof/>
            </w:rPr>
            <w:fldChar w:fldCharType="end"/>
          </w:r>
        </w:p>
        <w:p w14:paraId="408347E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"_Toc489607249"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23.2.17</w:t>
          </w:r>
          <w:r w:rsidRPr="00AD76F8">
            <w:rPr>
              <w:rStyle w:val="affb"/>
              <w:rFonts w:hint="eastAsia"/>
              <w:noProof/>
            </w:rPr>
            <w:t xml:space="preserve"> </w:t>
          </w:r>
          <w:r w:rsidRPr="00AD76F8">
            <w:rPr>
              <w:rStyle w:val="affb"/>
              <w:rFonts w:hint="eastAsia"/>
              <w:noProof/>
            </w:rPr>
            <w:t>附录</w:t>
          </w:r>
          <w:r w:rsidRPr="00AD76F8">
            <w:rPr>
              <w:rStyle w:val="affb"/>
              <w:noProof/>
            </w:rPr>
            <w:t>17:</w:t>
          </w:r>
          <w:r w:rsidRPr="00AD76F8">
            <w:rPr>
              <w:rStyle w:val="affb"/>
              <w:rFonts w:ascii="宋体" w:hAnsi="宋体"/>
              <w:noProof/>
            </w:rPr>
            <w:t xml:space="preserve"> </w:t>
          </w:r>
          <w:r w:rsidRPr="00AD76F8">
            <w:rPr>
              <w:rStyle w:val="affb"/>
              <w:rFonts w:ascii="宋体" w:hAnsi="宋体" w:hint="eastAsia"/>
              <w:noProof/>
            </w:rPr>
            <w:t>安全检查表</w:t>
          </w:r>
          <w:r>
            <w:rPr>
              <w:noProof/>
              <w:webHidden/>
            </w:rPr>
            <w:tab/>
          </w:r>
          <w:r>
            <w:rPr>
              <w:noProof/>
              <w:webHidden/>
            </w:rPr>
            <w:fldChar w:fldCharType="begin"/>
          </w:r>
          <w:r>
            <w:rPr>
              <w:noProof/>
              <w:webHidden/>
            </w:rPr>
            <w:instrText xml:space="preserve"> PAGEREF _Toc489607249 \h </w:instrText>
          </w:r>
          <w:r>
            <w:rPr>
              <w:noProof/>
              <w:webHidden/>
            </w:rPr>
          </w:r>
          <w:r>
            <w:rPr>
              <w:noProof/>
              <w:webHidden/>
            </w:rPr>
            <w:fldChar w:fldCharType="separate"/>
          </w:r>
          <w:ins w:id="812" w:author="yunwei01" w:date="2017-08-04T10:49:00Z">
            <w:r>
              <w:rPr>
                <w:noProof/>
                <w:webHidden/>
              </w:rPr>
              <w:t>168</w:t>
            </w:r>
          </w:ins>
          <w:del w:id="813" w:author="yunwei01" w:date="2017-08-04T10:49:00Z">
            <w:r w:rsidDel="00960E5D">
              <w:rPr>
                <w:noProof/>
                <w:webHidden/>
              </w:rPr>
              <w:delText>164</w:delText>
            </w:r>
          </w:del>
          <w:r>
            <w:rPr>
              <w:noProof/>
              <w:webHidden/>
            </w:rPr>
            <w:fldChar w:fldCharType="end"/>
          </w:r>
          <w:r w:rsidRPr="00AD76F8">
            <w:rPr>
              <w:rStyle w:val="affb"/>
              <w:noProof/>
            </w:rPr>
            <w:fldChar w:fldCharType="end"/>
          </w:r>
        </w:p>
        <w:p w14:paraId="0769201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"_Toc489607250"</w:instrText>
          </w:r>
          <w:r w:rsidRPr="00AD76F8">
            <w:rPr>
              <w:rStyle w:val="affb"/>
              <w:noProof/>
            </w:rPr>
            <w:instrText xml:space="preserve"> </w:instrText>
          </w:r>
          <w:r w:rsidRPr="00AD76F8">
            <w:rPr>
              <w:rStyle w:val="affb"/>
              <w:noProof/>
            </w:rPr>
            <w:fldChar w:fldCharType="separate"/>
          </w:r>
          <w:r w:rsidRPr="00AD76F8">
            <w:rPr>
              <w:rStyle w:val="affb"/>
              <w:rFonts w:ascii="宋体" w:hAnsi="宋体"/>
              <w:noProof/>
              <w14:scene3d>
                <w14:camera w14:prst="orthographicFront"/>
                <w14:lightRig w14:rig="threePt" w14:dir="t">
                  <w14:rot w14:lat="0" w14:lon="0" w14:rev="0"/>
                </w14:lightRig>
              </w14:scene3d>
            </w:rPr>
            <w:t>23.2.18</w:t>
          </w:r>
          <w:r w:rsidRPr="00AD76F8">
            <w:rPr>
              <w:rStyle w:val="affb"/>
              <w:rFonts w:ascii="宋体" w:hAnsi="宋体" w:hint="eastAsia"/>
              <w:noProof/>
            </w:rPr>
            <w:t xml:space="preserve"> 附录</w:t>
          </w:r>
          <w:r w:rsidRPr="00AD76F8">
            <w:rPr>
              <w:rStyle w:val="affb"/>
              <w:rFonts w:ascii="宋体" w:hAnsi="宋体"/>
              <w:noProof/>
            </w:rPr>
            <w:t xml:space="preserve">18: </w:t>
          </w:r>
          <w:r w:rsidRPr="00AD76F8">
            <w:rPr>
              <w:rStyle w:val="affb"/>
              <w:rFonts w:ascii="宋体" w:hAnsi="宋体" w:hint="eastAsia"/>
              <w:noProof/>
            </w:rPr>
            <w:t>安全检查报告与通报</w:t>
          </w:r>
          <w:r>
            <w:rPr>
              <w:noProof/>
              <w:webHidden/>
            </w:rPr>
            <w:tab/>
          </w:r>
          <w:r>
            <w:rPr>
              <w:noProof/>
              <w:webHidden/>
            </w:rPr>
            <w:fldChar w:fldCharType="begin"/>
          </w:r>
          <w:r>
            <w:rPr>
              <w:noProof/>
              <w:webHidden/>
            </w:rPr>
            <w:instrText xml:space="preserve"> PAGEREF _Toc489607250 \h </w:instrText>
          </w:r>
          <w:r>
            <w:rPr>
              <w:noProof/>
              <w:webHidden/>
            </w:rPr>
          </w:r>
          <w:r>
            <w:rPr>
              <w:noProof/>
              <w:webHidden/>
            </w:rPr>
            <w:fldChar w:fldCharType="separate"/>
          </w:r>
          <w:ins w:id="814" w:author="yunwei01" w:date="2017-08-04T10:49:00Z">
            <w:r>
              <w:rPr>
                <w:noProof/>
                <w:webHidden/>
              </w:rPr>
              <w:t>170</w:t>
            </w:r>
          </w:ins>
          <w:del w:id="815" w:author="yunwei01" w:date="2017-08-04T10:49:00Z">
            <w:r w:rsidDel="00960E5D">
              <w:rPr>
                <w:noProof/>
                <w:webHidden/>
              </w:rPr>
              <w:delText>166</w:delText>
            </w:r>
          </w:del>
          <w:r>
            <w:rPr>
              <w:noProof/>
              <w:webHidden/>
            </w:rPr>
            <w:fldChar w:fldCharType="end"/>
          </w:r>
          <w:r w:rsidRPr="00AD76F8">
            <w:rPr>
              <w:rStyle w:val="affb"/>
              <w:noProof/>
            </w:rPr>
            <w:fldChar w:fldCharType="end"/>
          </w:r>
        </w:p>
        <w:p w14:paraId="6701B3C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"_Toc489607252"</w:instrText>
          </w:r>
          <w:r w:rsidRPr="00AD76F8">
            <w:rPr>
              <w:rStyle w:val="affb"/>
              <w:noProof/>
            </w:rPr>
            <w:instrText xml:space="preserve"> </w:instrText>
          </w:r>
          <w:r w:rsidRPr="00AD76F8">
            <w:rPr>
              <w:rStyle w:val="affb"/>
              <w:noProof/>
            </w:rPr>
            <w:fldChar w:fldCharType="separate"/>
          </w:r>
          <w:r w:rsidRPr="00AD76F8">
            <w:rPr>
              <w:rStyle w:val="affb"/>
              <w:rFonts w:ascii="宋体" w:hAnsi="宋体"/>
              <w:noProof/>
              <w:kern w:val="44"/>
              <w14:scene3d>
                <w14:camera w14:prst="orthographicFront"/>
                <w14:lightRig w14:rig="threePt" w14:dir="t">
                  <w14:rot w14:lat="0" w14:lon="0" w14:rev="0"/>
                </w14:lightRig>
              </w14:scene3d>
            </w:rPr>
            <w:t>23.2.19</w:t>
          </w:r>
          <w:r w:rsidRPr="00AD76F8">
            <w:rPr>
              <w:rStyle w:val="affb"/>
              <w:rFonts w:hint="eastAsia"/>
              <w:noProof/>
            </w:rPr>
            <w:t xml:space="preserve"> </w:t>
          </w:r>
          <w:r w:rsidRPr="00AD76F8">
            <w:rPr>
              <w:rStyle w:val="affb"/>
              <w:rFonts w:hint="eastAsia"/>
              <w:noProof/>
            </w:rPr>
            <w:t>附</w:t>
          </w:r>
          <w:r w:rsidRPr="00AD76F8">
            <w:rPr>
              <w:rStyle w:val="affb"/>
              <w:noProof/>
            </w:rPr>
            <w:t>19:</w:t>
          </w:r>
          <w:r w:rsidRPr="00AD76F8">
            <w:rPr>
              <w:rStyle w:val="affb"/>
              <w:rFonts w:hint="eastAsia"/>
              <w:noProof/>
            </w:rPr>
            <w:t>外联单位联系表</w:t>
          </w:r>
          <w:r>
            <w:rPr>
              <w:noProof/>
              <w:webHidden/>
            </w:rPr>
            <w:tab/>
          </w:r>
          <w:r>
            <w:rPr>
              <w:noProof/>
              <w:webHidden/>
            </w:rPr>
            <w:fldChar w:fldCharType="begin"/>
          </w:r>
          <w:r>
            <w:rPr>
              <w:noProof/>
              <w:webHidden/>
            </w:rPr>
            <w:instrText xml:space="preserve"> PAGEREF _Toc489607252 \h </w:instrText>
          </w:r>
          <w:r>
            <w:rPr>
              <w:noProof/>
              <w:webHidden/>
            </w:rPr>
          </w:r>
          <w:r>
            <w:rPr>
              <w:noProof/>
              <w:webHidden/>
            </w:rPr>
            <w:fldChar w:fldCharType="separate"/>
          </w:r>
          <w:ins w:id="816" w:author="yunwei01" w:date="2017-08-04T10:49:00Z">
            <w:r>
              <w:rPr>
                <w:noProof/>
                <w:webHidden/>
              </w:rPr>
              <w:t>171</w:t>
            </w:r>
          </w:ins>
          <w:del w:id="817" w:author="yunwei01" w:date="2017-08-04T10:49:00Z">
            <w:r w:rsidDel="00960E5D">
              <w:rPr>
                <w:noProof/>
                <w:webHidden/>
              </w:rPr>
              <w:delText>167</w:delText>
            </w:r>
          </w:del>
          <w:r>
            <w:rPr>
              <w:noProof/>
              <w:webHidden/>
            </w:rPr>
            <w:fldChar w:fldCharType="end"/>
          </w:r>
          <w:r w:rsidRPr="00AD76F8">
            <w:rPr>
              <w:rStyle w:val="affb"/>
              <w:noProof/>
            </w:rPr>
            <w:fldChar w:fldCharType="end"/>
          </w:r>
        </w:p>
        <w:p w14:paraId="475BB35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"_Toc489607253"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23.2.20</w:t>
          </w:r>
          <w:r w:rsidRPr="00AD76F8">
            <w:rPr>
              <w:rStyle w:val="affb"/>
              <w:rFonts w:hint="eastAsia"/>
              <w:noProof/>
            </w:rPr>
            <w:t xml:space="preserve"> </w:t>
          </w:r>
          <w:r w:rsidRPr="00AD76F8">
            <w:rPr>
              <w:rStyle w:val="affb"/>
              <w:rFonts w:hint="eastAsia"/>
              <w:noProof/>
            </w:rPr>
            <w:t>附</w:t>
          </w:r>
          <w:r w:rsidRPr="00AD76F8">
            <w:rPr>
              <w:rStyle w:val="affb"/>
              <w:noProof/>
            </w:rPr>
            <w:t>20:</w:t>
          </w:r>
          <w:r w:rsidRPr="00AD76F8">
            <w:rPr>
              <w:rStyle w:val="affb"/>
              <w:rFonts w:hint="eastAsia"/>
              <w:noProof/>
            </w:rPr>
            <w:t>会议记要</w:t>
          </w:r>
          <w:r>
            <w:rPr>
              <w:noProof/>
              <w:webHidden/>
            </w:rPr>
            <w:tab/>
          </w:r>
          <w:r>
            <w:rPr>
              <w:noProof/>
              <w:webHidden/>
            </w:rPr>
            <w:fldChar w:fldCharType="begin"/>
          </w:r>
          <w:r>
            <w:rPr>
              <w:noProof/>
              <w:webHidden/>
            </w:rPr>
            <w:instrText xml:space="preserve"> PAGEREF _Toc489607253 \h </w:instrText>
          </w:r>
          <w:r>
            <w:rPr>
              <w:noProof/>
              <w:webHidden/>
            </w:rPr>
          </w:r>
          <w:r>
            <w:rPr>
              <w:noProof/>
              <w:webHidden/>
            </w:rPr>
            <w:fldChar w:fldCharType="separate"/>
          </w:r>
          <w:ins w:id="818" w:author="yunwei01" w:date="2017-08-04T10:49:00Z">
            <w:r>
              <w:rPr>
                <w:noProof/>
                <w:webHidden/>
              </w:rPr>
              <w:t>172</w:t>
            </w:r>
          </w:ins>
          <w:del w:id="819" w:author="yunwei01" w:date="2017-08-04T10:49:00Z">
            <w:r w:rsidDel="00960E5D">
              <w:rPr>
                <w:noProof/>
                <w:webHidden/>
              </w:rPr>
              <w:delText>168</w:delText>
            </w:r>
          </w:del>
          <w:r>
            <w:rPr>
              <w:noProof/>
              <w:webHidden/>
            </w:rPr>
            <w:fldChar w:fldCharType="end"/>
          </w:r>
          <w:r w:rsidRPr="00AD76F8">
            <w:rPr>
              <w:rStyle w:val="affb"/>
              <w:noProof/>
            </w:rPr>
            <w:fldChar w:fldCharType="end"/>
          </w:r>
        </w:p>
        <w:p w14:paraId="23FAD6DC"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"_Toc489607254"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23.2.21</w:t>
          </w:r>
          <w:r w:rsidRPr="00AD76F8">
            <w:rPr>
              <w:rStyle w:val="affb"/>
              <w:rFonts w:hint="eastAsia"/>
              <w:noProof/>
            </w:rPr>
            <w:t xml:space="preserve"> </w:t>
          </w:r>
          <w:r w:rsidRPr="00AD76F8">
            <w:rPr>
              <w:rStyle w:val="affb"/>
              <w:rFonts w:hint="eastAsia"/>
              <w:noProof/>
            </w:rPr>
            <w:t>附</w:t>
          </w:r>
          <w:r w:rsidRPr="00AD76F8">
            <w:rPr>
              <w:rStyle w:val="affb"/>
              <w:noProof/>
            </w:rPr>
            <w:t>21:</w:t>
          </w:r>
          <w:r w:rsidRPr="00AD76F8">
            <w:rPr>
              <w:rStyle w:val="affb"/>
              <w:rFonts w:hint="eastAsia"/>
              <w:noProof/>
            </w:rPr>
            <w:t>信息安全专家聘任书</w:t>
          </w:r>
          <w:r>
            <w:rPr>
              <w:noProof/>
              <w:webHidden/>
            </w:rPr>
            <w:tab/>
          </w:r>
          <w:r>
            <w:rPr>
              <w:noProof/>
              <w:webHidden/>
            </w:rPr>
            <w:fldChar w:fldCharType="begin"/>
          </w:r>
          <w:r>
            <w:rPr>
              <w:noProof/>
              <w:webHidden/>
            </w:rPr>
            <w:instrText xml:space="preserve"> PAGEREF _Toc489607254 \h </w:instrText>
          </w:r>
          <w:r>
            <w:rPr>
              <w:noProof/>
              <w:webHidden/>
            </w:rPr>
          </w:r>
          <w:r>
            <w:rPr>
              <w:noProof/>
              <w:webHidden/>
            </w:rPr>
            <w:fldChar w:fldCharType="separate"/>
          </w:r>
          <w:ins w:id="820" w:author="yunwei01" w:date="2017-08-04T10:49:00Z">
            <w:r>
              <w:rPr>
                <w:noProof/>
                <w:webHidden/>
              </w:rPr>
              <w:t>173</w:t>
            </w:r>
          </w:ins>
          <w:del w:id="821" w:author="yunwei01" w:date="2017-08-04T10:49:00Z">
            <w:r w:rsidDel="00960E5D">
              <w:rPr>
                <w:noProof/>
                <w:webHidden/>
              </w:rPr>
              <w:delText>169</w:delText>
            </w:r>
          </w:del>
          <w:r>
            <w:rPr>
              <w:noProof/>
              <w:webHidden/>
            </w:rPr>
            <w:fldChar w:fldCharType="end"/>
          </w:r>
          <w:r w:rsidRPr="00AD76F8">
            <w:rPr>
              <w:rStyle w:val="affb"/>
              <w:noProof/>
            </w:rPr>
            <w:fldChar w:fldCharType="end"/>
          </w:r>
        </w:p>
        <w:p w14:paraId="691184BF"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"_Toc489607255"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23.2.22</w:t>
          </w:r>
          <w:r w:rsidRPr="00AD76F8">
            <w:rPr>
              <w:rStyle w:val="affb"/>
              <w:rFonts w:hint="eastAsia"/>
              <w:noProof/>
            </w:rPr>
            <w:t xml:space="preserve"> </w:t>
          </w:r>
          <w:r w:rsidRPr="00AD76F8">
            <w:rPr>
              <w:rStyle w:val="affb"/>
              <w:rFonts w:hint="eastAsia"/>
              <w:noProof/>
            </w:rPr>
            <w:t>附录</w:t>
          </w:r>
          <w:r w:rsidRPr="00AD76F8">
            <w:rPr>
              <w:rStyle w:val="affb"/>
              <w:noProof/>
            </w:rPr>
            <w:t>22 :</w:t>
          </w:r>
          <w:r w:rsidRPr="00AD76F8">
            <w:rPr>
              <w:rStyle w:val="affb"/>
              <w:rFonts w:hint="eastAsia"/>
              <w:noProof/>
            </w:rPr>
            <w:t>保密协议</w:t>
          </w:r>
          <w:r>
            <w:rPr>
              <w:noProof/>
              <w:webHidden/>
            </w:rPr>
            <w:tab/>
          </w:r>
          <w:r>
            <w:rPr>
              <w:noProof/>
              <w:webHidden/>
            </w:rPr>
            <w:fldChar w:fldCharType="begin"/>
          </w:r>
          <w:r>
            <w:rPr>
              <w:noProof/>
              <w:webHidden/>
            </w:rPr>
            <w:instrText xml:space="preserve"> PAGEREF _Toc489607255 \h </w:instrText>
          </w:r>
          <w:r>
            <w:rPr>
              <w:noProof/>
              <w:webHidden/>
            </w:rPr>
          </w:r>
          <w:r>
            <w:rPr>
              <w:noProof/>
              <w:webHidden/>
            </w:rPr>
            <w:fldChar w:fldCharType="separate"/>
          </w:r>
          <w:ins w:id="822" w:author="yunwei01" w:date="2017-08-04T10:49:00Z">
            <w:r>
              <w:rPr>
                <w:noProof/>
                <w:webHidden/>
              </w:rPr>
              <w:t>173</w:t>
            </w:r>
          </w:ins>
          <w:del w:id="823" w:author="yunwei01" w:date="2017-08-04T10:49:00Z">
            <w:r w:rsidDel="00960E5D">
              <w:rPr>
                <w:noProof/>
                <w:webHidden/>
              </w:rPr>
              <w:delText>169</w:delText>
            </w:r>
          </w:del>
          <w:r>
            <w:rPr>
              <w:noProof/>
              <w:webHidden/>
            </w:rPr>
            <w:fldChar w:fldCharType="end"/>
          </w:r>
          <w:r w:rsidRPr="00AD76F8">
            <w:rPr>
              <w:rStyle w:val="affb"/>
              <w:noProof/>
            </w:rPr>
            <w:fldChar w:fldCharType="end"/>
          </w:r>
        </w:p>
        <w:p w14:paraId="601E7085"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"_Toc489607260"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23.2.23</w:t>
          </w:r>
          <w:r w:rsidRPr="00AD76F8">
            <w:rPr>
              <w:rStyle w:val="affb"/>
              <w:rFonts w:hint="eastAsia"/>
              <w:noProof/>
            </w:rPr>
            <w:t xml:space="preserve"> </w:t>
          </w:r>
          <w:r w:rsidRPr="00AD76F8">
            <w:rPr>
              <w:rStyle w:val="affb"/>
              <w:rFonts w:hint="eastAsia"/>
              <w:noProof/>
            </w:rPr>
            <w:t>附录</w:t>
          </w:r>
          <w:r w:rsidRPr="00AD76F8">
            <w:rPr>
              <w:rStyle w:val="affb"/>
              <w:noProof/>
            </w:rPr>
            <w:t>23:</w:t>
          </w:r>
          <w:r w:rsidRPr="00AD76F8">
            <w:rPr>
              <w:rStyle w:val="affb"/>
              <w:rFonts w:ascii="宋体" w:hAnsi="宋体" w:cs="宋体"/>
              <w:noProof/>
              <w:kern w:val="0"/>
            </w:rPr>
            <w:t xml:space="preserve"> </w:t>
          </w:r>
          <w:r w:rsidRPr="00AD76F8">
            <w:rPr>
              <w:rStyle w:val="affb"/>
              <w:rFonts w:hint="eastAsia"/>
              <w:noProof/>
            </w:rPr>
            <w:t>上岗人员情况登记表</w:t>
          </w:r>
          <w:r>
            <w:rPr>
              <w:noProof/>
              <w:webHidden/>
            </w:rPr>
            <w:tab/>
          </w:r>
          <w:r>
            <w:rPr>
              <w:noProof/>
              <w:webHidden/>
            </w:rPr>
            <w:fldChar w:fldCharType="begin"/>
          </w:r>
          <w:r>
            <w:rPr>
              <w:noProof/>
              <w:webHidden/>
            </w:rPr>
            <w:instrText xml:space="preserve"> PAGEREF _Toc489607260 \h </w:instrText>
          </w:r>
          <w:r>
            <w:rPr>
              <w:noProof/>
              <w:webHidden/>
            </w:rPr>
          </w:r>
          <w:r>
            <w:rPr>
              <w:noProof/>
              <w:webHidden/>
            </w:rPr>
            <w:fldChar w:fldCharType="separate"/>
          </w:r>
          <w:ins w:id="824" w:author="yunwei01" w:date="2017-08-04T10:49:00Z">
            <w:r>
              <w:rPr>
                <w:noProof/>
                <w:webHidden/>
              </w:rPr>
              <w:t>178</w:t>
            </w:r>
          </w:ins>
          <w:del w:id="825" w:author="yunwei01" w:date="2017-08-04T10:49:00Z">
            <w:r w:rsidDel="00960E5D">
              <w:rPr>
                <w:noProof/>
                <w:webHidden/>
              </w:rPr>
              <w:delText>174</w:delText>
            </w:r>
          </w:del>
          <w:r>
            <w:rPr>
              <w:noProof/>
              <w:webHidden/>
            </w:rPr>
            <w:fldChar w:fldCharType="end"/>
          </w:r>
          <w:r w:rsidRPr="00AD76F8">
            <w:rPr>
              <w:rStyle w:val="affb"/>
              <w:noProof/>
            </w:rPr>
            <w:fldChar w:fldCharType="end"/>
          </w:r>
        </w:p>
        <w:p w14:paraId="0ACF960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"_Toc489607261"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23.2.24</w:t>
          </w:r>
          <w:r w:rsidRPr="00AD76F8">
            <w:rPr>
              <w:rStyle w:val="affb"/>
              <w:rFonts w:hint="eastAsia"/>
              <w:noProof/>
            </w:rPr>
            <w:t xml:space="preserve"> </w:t>
          </w:r>
          <w:r w:rsidRPr="00AD76F8">
            <w:rPr>
              <w:rStyle w:val="affb"/>
              <w:rFonts w:hint="eastAsia"/>
              <w:noProof/>
            </w:rPr>
            <w:t>附录</w:t>
          </w:r>
          <w:r w:rsidRPr="00AD76F8">
            <w:rPr>
              <w:rStyle w:val="affb"/>
              <w:noProof/>
            </w:rPr>
            <w:t>24:</w:t>
          </w:r>
          <w:r w:rsidRPr="00AD76F8">
            <w:rPr>
              <w:rStyle w:val="affb"/>
              <w:rFonts w:ascii="宋体" w:cs="宋体"/>
              <w:noProof/>
              <w:kern w:val="0"/>
            </w:rPr>
            <w:t xml:space="preserve"> </w:t>
          </w:r>
          <w:r w:rsidRPr="00AD76F8">
            <w:rPr>
              <w:rStyle w:val="affb"/>
              <w:rFonts w:hint="eastAsia"/>
              <w:noProof/>
            </w:rPr>
            <w:t>人员入岗审核表</w:t>
          </w:r>
          <w:r>
            <w:rPr>
              <w:noProof/>
              <w:webHidden/>
            </w:rPr>
            <w:tab/>
          </w:r>
          <w:r>
            <w:rPr>
              <w:noProof/>
              <w:webHidden/>
            </w:rPr>
            <w:fldChar w:fldCharType="begin"/>
          </w:r>
          <w:r>
            <w:rPr>
              <w:noProof/>
              <w:webHidden/>
            </w:rPr>
            <w:instrText xml:space="preserve"> PAGEREF _Toc489607261 \h </w:instrText>
          </w:r>
          <w:r>
            <w:rPr>
              <w:noProof/>
              <w:webHidden/>
            </w:rPr>
          </w:r>
          <w:r>
            <w:rPr>
              <w:noProof/>
              <w:webHidden/>
            </w:rPr>
            <w:fldChar w:fldCharType="separate"/>
          </w:r>
          <w:ins w:id="826" w:author="yunwei01" w:date="2017-08-04T10:49:00Z">
            <w:r>
              <w:rPr>
                <w:noProof/>
                <w:webHidden/>
              </w:rPr>
              <w:t>180</w:t>
            </w:r>
          </w:ins>
          <w:del w:id="827" w:author="yunwei01" w:date="2017-08-04T10:49:00Z">
            <w:r w:rsidDel="00960E5D">
              <w:rPr>
                <w:noProof/>
                <w:webHidden/>
              </w:rPr>
              <w:delText>176</w:delText>
            </w:r>
          </w:del>
          <w:r>
            <w:rPr>
              <w:noProof/>
              <w:webHidden/>
            </w:rPr>
            <w:fldChar w:fldCharType="end"/>
          </w:r>
          <w:r w:rsidRPr="00AD76F8">
            <w:rPr>
              <w:rStyle w:val="affb"/>
              <w:noProof/>
            </w:rPr>
            <w:fldChar w:fldCharType="end"/>
          </w:r>
        </w:p>
        <w:p w14:paraId="58BC549A"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"_Toc489607262"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23.2.25</w:t>
          </w:r>
          <w:r w:rsidRPr="00AD76F8">
            <w:rPr>
              <w:rStyle w:val="affb"/>
              <w:rFonts w:hint="eastAsia"/>
              <w:noProof/>
            </w:rPr>
            <w:t xml:space="preserve"> </w:t>
          </w:r>
          <w:r w:rsidRPr="00AD76F8">
            <w:rPr>
              <w:rStyle w:val="affb"/>
              <w:rFonts w:hint="eastAsia"/>
              <w:noProof/>
            </w:rPr>
            <w:t>附录</w:t>
          </w:r>
          <w:r w:rsidRPr="00AD76F8">
            <w:rPr>
              <w:rStyle w:val="affb"/>
              <w:noProof/>
            </w:rPr>
            <w:t>25:</w:t>
          </w:r>
          <w:r w:rsidRPr="00AD76F8">
            <w:rPr>
              <w:rStyle w:val="affb"/>
              <w:rFonts w:ascii="宋体" w:cs="宋体"/>
              <w:noProof/>
              <w:kern w:val="0"/>
            </w:rPr>
            <w:t xml:space="preserve"> </w:t>
          </w:r>
          <w:r w:rsidRPr="00AD76F8">
            <w:rPr>
              <w:rStyle w:val="affb"/>
              <w:rFonts w:hint="eastAsia"/>
              <w:noProof/>
            </w:rPr>
            <w:t>岗位协议书</w:t>
          </w:r>
          <w:r w:rsidRPr="00AD76F8">
            <w:rPr>
              <w:rStyle w:val="affb"/>
              <w:noProof/>
            </w:rPr>
            <w:t xml:space="preserve"> </w:t>
          </w:r>
          <w:r w:rsidRPr="00AD76F8">
            <w:rPr>
              <w:rStyle w:val="affb"/>
              <w:rFonts w:hint="eastAsia"/>
              <w:noProof/>
            </w:rPr>
            <w:t>（需打印）</w:t>
          </w:r>
          <w:r>
            <w:rPr>
              <w:noProof/>
              <w:webHidden/>
            </w:rPr>
            <w:tab/>
          </w:r>
          <w:r>
            <w:rPr>
              <w:noProof/>
              <w:webHidden/>
            </w:rPr>
            <w:fldChar w:fldCharType="begin"/>
          </w:r>
          <w:r>
            <w:rPr>
              <w:noProof/>
              <w:webHidden/>
            </w:rPr>
            <w:instrText xml:space="preserve"> PAGEREF _Toc489607262 \h </w:instrText>
          </w:r>
          <w:r>
            <w:rPr>
              <w:noProof/>
              <w:webHidden/>
            </w:rPr>
          </w:r>
          <w:r>
            <w:rPr>
              <w:noProof/>
              <w:webHidden/>
            </w:rPr>
            <w:fldChar w:fldCharType="separate"/>
          </w:r>
          <w:ins w:id="828" w:author="yunwei01" w:date="2017-08-04T10:49:00Z">
            <w:r>
              <w:rPr>
                <w:noProof/>
                <w:webHidden/>
              </w:rPr>
              <w:t>181</w:t>
            </w:r>
          </w:ins>
          <w:del w:id="829" w:author="yunwei01" w:date="2017-08-04T10:49:00Z">
            <w:r w:rsidDel="00960E5D">
              <w:rPr>
                <w:noProof/>
                <w:webHidden/>
              </w:rPr>
              <w:delText>177</w:delText>
            </w:r>
          </w:del>
          <w:r>
            <w:rPr>
              <w:noProof/>
              <w:webHidden/>
            </w:rPr>
            <w:fldChar w:fldCharType="end"/>
          </w:r>
          <w:r w:rsidRPr="00AD76F8">
            <w:rPr>
              <w:rStyle w:val="affb"/>
              <w:noProof/>
            </w:rPr>
            <w:fldChar w:fldCharType="end"/>
          </w:r>
        </w:p>
        <w:p w14:paraId="4C0676A7"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"_Toc489607264"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23.2.26</w:t>
          </w:r>
          <w:r w:rsidRPr="00AD76F8">
            <w:rPr>
              <w:rStyle w:val="affb"/>
              <w:rFonts w:hint="eastAsia"/>
              <w:noProof/>
            </w:rPr>
            <w:t xml:space="preserve"> </w:t>
          </w:r>
          <w:r w:rsidRPr="00AD76F8">
            <w:rPr>
              <w:rStyle w:val="affb"/>
              <w:rFonts w:hint="eastAsia"/>
              <w:noProof/>
            </w:rPr>
            <w:t>附录</w:t>
          </w:r>
          <w:r w:rsidRPr="00AD76F8">
            <w:rPr>
              <w:rStyle w:val="affb"/>
              <w:noProof/>
            </w:rPr>
            <w:t>26</w:t>
          </w:r>
          <w:r w:rsidRPr="00AD76F8">
            <w:rPr>
              <w:rStyle w:val="affb"/>
              <w:rFonts w:hint="eastAsia"/>
              <w:noProof/>
            </w:rPr>
            <w:t>：信息安全岗位人员考核记录</w:t>
          </w:r>
          <w:r>
            <w:rPr>
              <w:noProof/>
              <w:webHidden/>
            </w:rPr>
            <w:tab/>
          </w:r>
          <w:r>
            <w:rPr>
              <w:noProof/>
              <w:webHidden/>
            </w:rPr>
            <w:fldChar w:fldCharType="begin"/>
          </w:r>
          <w:r>
            <w:rPr>
              <w:noProof/>
              <w:webHidden/>
            </w:rPr>
            <w:instrText xml:space="preserve"> PAGEREF _Toc489607264 \h </w:instrText>
          </w:r>
          <w:r>
            <w:rPr>
              <w:noProof/>
              <w:webHidden/>
            </w:rPr>
          </w:r>
          <w:r>
            <w:rPr>
              <w:noProof/>
              <w:webHidden/>
            </w:rPr>
            <w:fldChar w:fldCharType="separate"/>
          </w:r>
          <w:ins w:id="830" w:author="yunwei01" w:date="2017-08-04T10:49:00Z">
            <w:r>
              <w:rPr>
                <w:noProof/>
                <w:webHidden/>
              </w:rPr>
              <w:t>185</w:t>
            </w:r>
          </w:ins>
          <w:del w:id="831" w:author="yunwei01" w:date="2017-08-04T10:49:00Z">
            <w:r w:rsidDel="00960E5D">
              <w:rPr>
                <w:noProof/>
                <w:webHidden/>
              </w:rPr>
              <w:delText>181</w:delText>
            </w:r>
          </w:del>
          <w:r>
            <w:rPr>
              <w:noProof/>
              <w:webHidden/>
            </w:rPr>
            <w:fldChar w:fldCharType="end"/>
          </w:r>
          <w:r w:rsidRPr="00AD76F8">
            <w:rPr>
              <w:rStyle w:val="affb"/>
              <w:noProof/>
            </w:rPr>
            <w:fldChar w:fldCharType="end"/>
          </w:r>
        </w:p>
        <w:p w14:paraId="2F02D549"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"_Toc489607265"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23.2.27</w:t>
          </w:r>
          <w:r w:rsidRPr="00AD76F8">
            <w:rPr>
              <w:rStyle w:val="affb"/>
              <w:rFonts w:hint="eastAsia"/>
              <w:noProof/>
            </w:rPr>
            <w:t xml:space="preserve"> </w:t>
          </w:r>
          <w:r w:rsidRPr="00AD76F8">
            <w:rPr>
              <w:rStyle w:val="affb"/>
              <w:rFonts w:hint="eastAsia"/>
              <w:noProof/>
            </w:rPr>
            <w:t>附录</w:t>
          </w:r>
          <w:r w:rsidRPr="00AD76F8">
            <w:rPr>
              <w:rStyle w:val="affb"/>
              <w:noProof/>
            </w:rPr>
            <w:t>27</w:t>
          </w:r>
          <w:r w:rsidRPr="00AD76F8">
            <w:rPr>
              <w:rStyle w:val="affb"/>
              <w:rFonts w:hint="eastAsia"/>
              <w:noProof/>
            </w:rPr>
            <w:t>：安全技能考核纪录</w:t>
          </w:r>
          <w:r>
            <w:rPr>
              <w:noProof/>
              <w:webHidden/>
            </w:rPr>
            <w:tab/>
          </w:r>
          <w:r>
            <w:rPr>
              <w:noProof/>
              <w:webHidden/>
            </w:rPr>
            <w:fldChar w:fldCharType="begin"/>
          </w:r>
          <w:r>
            <w:rPr>
              <w:noProof/>
              <w:webHidden/>
            </w:rPr>
            <w:instrText xml:space="preserve"> PAGEREF _Toc489607265 \h </w:instrText>
          </w:r>
          <w:r>
            <w:rPr>
              <w:noProof/>
              <w:webHidden/>
            </w:rPr>
          </w:r>
          <w:r>
            <w:rPr>
              <w:noProof/>
              <w:webHidden/>
            </w:rPr>
            <w:fldChar w:fldCharType="separate"/>
          </w:r>
          <w:ins w:id="832" w:author="yunwei01" w:date="2017-08-04T10:49:00Z">
            <w:r>
              <w:rPr>
                <w:noProof/>
                <w:webHidden/>
              </w:rPr>
              <w:t>186</w:t>
            </w:r>
          </w:ins>
          <w:del w:id="833" w:author="yunwei01" w:date="2017-08-04T10:49:00Z">
            <w:r w:rsidDel="00960E5D">
              <w:rPr>
                <w:noProof/>
                <w:webHidden/>
              </w:rPr>
              <w:delText>182</w:delText>
            </w:r>
          </w:del>
          <w:r>
            <w:rPr>
              <w:noProof/>
              <w:webHidden/>
            </w:rPr>
            <w:fldChar w:fldCharType="end"/>
          </w:r>
          <w:r w:rsidRPr="00AD76F8">
            <w:rPr>
              <w:rStyle w:val="affb"/>
              <w:noProof/>
            </w:rPr>
            <w:fldChar w:fldCharType="end"/>
          </w:r>
        </w:p>
        <w:p w14:paraId="1ABD2B9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"_Toc489607279"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23.2.28</w:t>
          </w:r>
          <w:r w:rsidRPr="00AD76F8">
            <w:rPr>
              <w:rStyle w:val="affb"/>
              <w:rFonts w:hint="eastAsia"/>
              <w:noProof/>
            </w:rPr>
            <w:t xml:space="preserve"> </w:t>
          </w:r>
          <w:r w:rsidRPr="00AD76F8">
            <w:rPr>
              <w:rStyle w:val="affb"/>
              <w:rFonts w:hint="eastAsia"/>
              <w:noProof/>
            </w:rPr>
            <w:t>附录</w:t>
          </w:r>
          <w:r w:rsidRPr="00AD76F8">
            <w:rPr>
              <w:rStyle w:val="affb"/>
              <w:noProof/>
            </w:rPr>
            <w:t>28</w:t>
          </w:r>
          <w:r w:rsidRPr="00AD76F8">
            <w:rPr>
              <w:rStyle w:val="affb"/>
              <w:rFonts w:hint="eastAsia"/>
              <w:noProof/>
            </w:rPr>
            <w:t>：关键岗位审查情况表</w:t>
          </w:r>
          <w:r>
            <w:rPr>
              <w:noProof/>
              <w:webHidden/>
            </w:rPr>
            <w:tab/>
          </w:r>
          <w:r>
            <w:rPr>
              <w:noProof/>
              <w:webHidden/>
            </w:rPr>
            <w:fldChar w:fldCharType="begin"/>
          </w:r>
          <w:r>
            <w:rPr>
              <w:noProof/>
              <w:webHidden/>
            </w:rPr>
            <w:instrText xml:space="preserve"> PAGEREF _Toc489607279 \h </w:instrText>
          </w:r>
          <w:r>
            <w:rPr>
              <w:noProof/>
              <w:webHidden/>
            </w:rPr>
          </w:r>
          <w:r>
            <w:rPr>
              <w:noProof/>
              <w:webHidden/>
            </w:rPr>
            <w:fldChar w:fldCharType="separate"/>
          </w:r>
          <w:ins w:id="834" w:author="yunwei01" w:date="2017-08-04T10:49:00Z">
            <w:r>
              <w:rPr>
                <w:noProof/>
                <w:webHidden/>
              </w:rPr>
              <w:t>187</w:t>
            </w:r>
          </w:ins>
          <w:del w:id="835" w:author="yunwei01" w:date="2017-08-04T10:49:00Z">
            <w:r w:rsidDel="00960E5D">
              <w:rPr>
                <w:noProof/>
                <w:webHidden/>
              </w:rPr>
              <w:delText>183</w:delText>
            </w:r>
          </w:del>
          <w:r>
            <w:rPr>
              <w:noProof/>
              <w:webHidden/>
            </w:rPr>
            <w:fldChar w:fldCharType="end"/>
          </w:r>
          <w:r w:rsidRPr="00AD76F8">
            <w:rPr>
              <w:rStyle w:val="affb"/>
              <w:noProof/>
            </w:rPr>
            <w:fldChar w:fldCharType="end"/>
          </w:r>
        </w:p>
        <w:p w14:paraId="663DD9B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"_Toc489607281"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23.2.29</w:t>
          </w:r>
          <w:r w:rsidRPr="00AD76F8">
            <w:rPr>
              <w:rStyle w:val="affb"/>
              <w:rFonts w:hint="eastAsia"/>
              <w:noProof/>
            </w:rPr>
            <w:t xml:space="preserve"> </w:t>
          </w:r>
          <w:r w:rsidRPr="00AD76F8">
            <w:rPr>
              <w:rStyle w:val="affb"/>
              <w:rFonts w:hint="eastAsia"/>
              <w:noProof/>
            </w:rPr>
            <w:t>附录</w:t>
          </w:r>
          <w:r w:rsidRPr="00AD76F8">
            <w:rPr>
              <w:rStyle w:val="affb"/>
              <w:noProof/>
            </w:rPr>
            <w:t>29</w:t>
          </w:r>
          <w:r w:rsidRPr="00AD76F8">
            <w:rPr>
              <w:rStyle w:val="affb"/>
              <w:rFonts w:hint="eastAsia"/>
              <w:noProof/>
            </w:rPr>
            <w:t>：信息安全培训计划</w:t>
          </w:r>
          <w:r>
            <w:rPr>
              <w:noProof/>
              <w:webHidden/>
            </w:rPr>
            <w:tab/>
          </w:r>
          <w:r>
            <w:rPr>
              <w:noProof/>
              <w:webHidden/>
            </w:rPr>
            <w:fldChar w:fldCharType="begin"/>
          </w:r>
          <w:r>
            <w:rPr>
              <w:noProof/>
              <w:webHidden/>
            </w:rPr>
            <w:instrText xml:space="preserve"> PAGEREF _Toc489607281 \h </w:instrText>
          </w:r>
          <w:r>
            <w:rPr>
              <w:noProof/>
              <w:webHidden/>
            </w:rPr>
          </w:r>
          <w:r>
            <w:rPr>
              <w:noProof/>
              <w:webHidden/>
            </w:rPr>
            <w:fldChar w:fldCharType="separate"/>
          </w:r>
          <w:ins w:id="836" w:author="yunwei01" w:date="2017-08-04T10:49:00Z">
            <w:r>
              <w:rPr>
                <w:noProof/>
                <w:webHidden/>
              </w:rPr>
              <w:t>193</w:t>
            </w:r>
          </w:ins>
          <w:del w:id="837" w:author="yunwei01" w:date="2017-08-04T10:49:00Z">
            <w:r w:rsidDel="00960E5D">
              <w:rPr>
                <w:noProof/>
                <w:webHidden/>
              </w:rPr>
              <w:delText>189</w:delText>
            </w:r>
          </w:del>
          <w:r>
            <w:rPr>
              <w:noProof/>
              <w:webHidden/>
            </w:rPr>
            <w:fldChar w:fldCharType="end"/>
          </w:r>
          <w:r w:rsidRPr="00AD76F8">
            <w:rPr>
              <w:rStyle w:val="affb"/>
              <w:noProof/>
            </w:rPr>
            <w:fldChar w:fldCharType="end"/>
          </w:r>
        </w:p>
        <w:p w14:paraId="6DD5C1C7"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"_Toc489607282"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23.2.30</w:t>
          </w:r>
          <w:r w:rsidRPr="00AD76F8">
            <w:rPr>
              <w:rStyle w:val="affb"/>
              <w:rFonts w:hint="eastAsia"/>
              <w:noProof/>
            </w:rPr>
            <w:t xml:space="preserve"> </w:t>
          </w:r>
          <w:r w:rsidRPr="00AD76F8">
            <w:rPr>
              <w:rStyle w:val="affb"/>
              <w:rFonts w:hint="eastAsia"/>
              <w:noProof/>
            </w:rPr>
            <w:t>附录</w:t>
          </w:r>
          <w:r w:rsidRPr="00AD76F8">
            <w:rPr>
              <w:rStyle w:val="affb"/>
              <w:noProof/>
            </w:rPr>
            <w:t>30</w:t>
          </w:r>
          <w:r w:rsidRPr="00AD76F8">
            <w:rPr>
              <w:rStyle w:val="affb"/>
              <w:rFonts w:hint="eastAsia"/>
              <w:noProof/>
            </w:rPr>
            <w:t>：安全教育培训签到表</w:t>
          </w:r>
          <w:r>
            <w:rPr>
              <w:noProof/>
              <w:webHidden/>
            </w:rPr>
            <w:tab/>
          </w:r>
          <w:r>
            <w:rPr>
              <w:noProof/>
              <w:webHidden/>
            </w:rPr>
            <w:fldChar w:fldCharType="begin"/>
          </w:r>
          <w:r>
            <w:rPr>
              <w:noProof/>
              <w:webHidden/>
            </w:rPr>
            <w:instrText xml:space="preserve"> PAGEREF _Toc489607282 \h </w:instrText>
          </w:r>
          <w:r>
            <w:rPr>
              <w:noProof/>
              <w:webHidden/>
            </w:rPr>
          </w:r>
          <w:r>
            <w:rPr>
              <w:noProof/>
              <w:webHidden/>
            </w:rPr>
            <w:fldChar w:fldCharType="separate"/>
          </w:r>
          <w:ins w:id="838" w:author="yunwei01" w:date="2017-08-04T10:49:00Z">
            <w:r>
              <w:rPr>
                <w:noProof/>
                <w:webHidden/>
              </w:rPr>
              <w:t>195</w:t>
            </w:r>
          </w:ins>
          <w:del w:id="839" w:author="yunwei01" w:date="2017-08-04T10:49:00Z">
            <w:r w:rsidDel="00960E5D">
              <w:rPr>
                <w:noProof/>
                <w:webHidden/>
              </w:rPr>
              <w:delText>191</w:delText>
            </w:r>
          </w:del>
          <w:r>
            <w:rPr>
              <w:noProof/>
              <w:webHidden/>
            </w:rPr>
            <w:fldChar w:fldCharType="end"/>
          </w:r>
          <w:r w:rsidRPr="00AD76F8">
            <w:rPr>
              <w:rStyle w:val="affb"/>
              <w:noProof/>
            </w:rPr>
            <w:fldChar w:fldCharType="end"/>
          </w:r>
        </w:p>
        <w:p w14:paraId="3C77E50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"_Toc489607283"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23.2.31</w:t>
          </w:r>
          <w:r w:rsidRPr="00AD76F8">
            <w:rPr>
              <w:rStyle w:val="affb"/>
              <w:rFonts w:hint="eastAsia"/>
              <w:noProof/>
            </w:rPr>
            <w:t xml:space="preserve"> </w:t>
          </w:r>
          <w:r w:rsidRPr="00AD76F8">
            <w:rPr>
              <w:rStyle w:val="affb"/>
              <w:rFonts w:hint="eastAsia"/>
              <w:noProof/>
            </w:rPr>
            <w:t>附录</w:t>
          </w:r>
          <w:r w:rsidRPr="00AD76F8">
            <w:rPr>
              <w:rStyle w:val="affb"/>
              <w:noProof/>
            </w:rPr>
            <w:t xml:space="preserve">31: </w:t>
          </w:r>
          <w:r w:rsidRPr="00AD76F8">
            <w:rPr>
              <w:rStyle w:val="affb"/>
              <w:rFonts w:hint="eastAsia"/>
              <w:noProof/>
            </w:rPr>
            <w:t>安全教育培训评价表</w:t>
          </w:r>
          <w:r>
            <w:rPr>
              <w:noProof/>
              <w:webHidden/>
            </w:rPr>
            <w:tab/>
          </w:r>
          <w:r>
            <w:rPr>
              <w:noProof/>
              <w:webHidden/>
            </w:rPr>
            <w:fldChar w:fldCharType="begin"/>
          </w:r>
          <w:r>
            <w:rPr>
              <w:noProof/>
              <w:webHidden/>
            </w:rPr>
            <w:instrText xml:space="preserve"> PAGEREF _Toc489607283 \h </w:instrText>
          </w:r>
          <w:r>
            <w:rPr>
              <w:noProof/>
              <w:webHidden/>
            </w:rPr>
          </w:r>
          <w:r>
            <w:rPr>
              <w:noProof/>
              <w:webHidden/>
            </w:rPr>
            <w:fldChar w:fldCharType="separate"/>
          </w:r>
          <w:ins w:id="840" w:author="yunwei01" w:date="2017-08-04T10:49:00Z">
            <w:r>
              <w:rPr>
                <w:noProof/>
                <w:webHidden/>
              </w:rPr>
              <w:t>196</w:t>
            </w:r>
          </w:ins>
          <w:del w:id="841" w:author="yunwei01" w:date="2017-08-04T10:49:00Z">
            <w:r w:rsidDel="00960E5D">
              <w:rPr>
                <w:noProof/>
                <w:webHidden/>
              </w:rPr>
              <w:delText>192</w:delText>
            </w:r>
          </w:del>
          <w:r>
            <w:rPr>
              <w:noProof/>
              <w:webHidden/>
            </w:rPr>
            <w:fldChar w:fldCharType="end"/>
          </w:r>
          <w:r w:rsidRPr="00AD76F8">
            <w:rPr>
              <w:rStyle w:val="affb"/>
              <w:noProof/>
            </w:rPr>
            <w:fldChar w:fldCharType="end"/>
          </w:r>
        </w:p>
        <w:p w14:paraId="5E993EF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"_Toc489607284"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23.2.32</w:t>
          </w:r>
          <w:r w:rsidRPr="00AD76F8">
            <w:rPr>
              <w:rStyle w:val="affb"/>
              <w:rFonts w:hint="eastAsia"/>
              <w:noProof/>
            </w:rPr>
            <w:t xml:space="preserve"> </w:t>
          </w:r>
          <w:r w:rsidRPr="00AD76F8">
            <w:rPr>
              <w:rStyle w:val="affb"/>
              <w:rFonts w:hint="eastAsia"/>
              <w:noProof/>
            </w:rPr>
            <w:t>附录</w:t>
          </w:r>
          <w:r w:rsidRPr="00AD76F8">
            <w:rPr>
              <w:rStyle w:val="affb"/>
              <w:noProof/>
            </w:rPr>
            <w:t>32</w:t>
          </w:r>
          <w:r w:rsidRPr="00AD76F8">
            <w:rPr>
              <w:rStyle w:val="affb"/>
              <w:rFonts w:hint="eastAsia"/>
              <w:noProof/>
            </w:rPr>
            <w:t>：年度信息安全培训计划</w:t>
          </w:r>
          <w:r>
            <w:rPr>
              <w:noProof/>
              <w:webHidden/>
            </w:rPr>
            <w:tab/>
          </w:r>
          <w:r>
            <w:rPr>
              <w:noProof/>
              <w:webHidden/>
            </w:rPr>
            <w:fldChar w:fldCharType="begin"/>
          </w:r>
          <w:r>
            <w:rPr>
              <w:noProof/>
              <w:webHidden/>
            </w:rPr>
            <w:instrText xml:space="preserve"> PAGEREF _Toc489607284 \h </w:instrText>
          </w:r>
          <w:r>
            <w:rPr>
              <w:noProof/>
              <w:webHidden/>
            </w:rPr>
          </w:r>
          <w:r>
            <w:rPr>
              <w:noProof/>
              <w:webHidden/>
            </w:rPr>
            <w:fldChar w:fldCharType="separate"/>
          </w:r>
          <w:ins w:id="842" w:author="yunwei01" w:date="2017-08-04T10:49:00Z">
            <w:r>
              <w:rPr>
                <w:noProof/>
                <w:webHidden/>
              </w:rPr>
              <w:t>197</w:t>
            </w:r>
          </w:ins>
          <w:del w:id="843" w:author="yunwei01" w:date="2017-08-04T10:49:00Z">
            <w:r w:rsidDel="00960E5D">
              <w:rPr>
                <w:noProof/>
                <w:webHidden/>
              </w:rPr>
              <w:delText>193</w:delText>
            </w:r>
          </w:del>
          <w:r>
            <w:rPr>
              <w:noProof/>
              <w:webHidden/>
            </w:rPr>
            <w:fldChar w:fldCharType="end"/>
          </w:r>
          <w:r w:rsidRPr="00AD76F8">
            <w:rPr>
              <w:rStyle w:val="affb"/>
              <w:noProof/>
            </w:rPr>
            <w:fldChar w:fldCharType="end"/>
          </w:r>
        </w:p>
        <w:p w14:paraId="381251C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"_Toc489607285"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23.2.33</w:t>
          </w:r>
          <w:r w:rsidRPr="00AD76F8">
            <w:rPr>
              <w:rStyle w:val="affb"/>
              <w:rFonts w:hint="eastAsia"/>
              <w:noProof/>
            </w:rPr>
            <w:t xml:space="preserve"> </w:t>
          </w:r>
          <w:r w:rsidRPr="00AD76F8">
            <w:rPr>
              <w:rStyle w:val="affb"/>
              <w:rFonts w:hint="eastAsia"/>
              <w:noProof/>
            </w:rPr>
            <w:t>附录</w:t>
          </w:r>
          <w:r w:rsidRPr="00AD76F8">
            <w:rPr>
              <w:rStyle w:val="affb"/>
              <w:noProof/>
            </w:rPr>
            <w:t>33</w:t>
          </w:r>
          <w:r w:rsidRPr="00AD76F8">
            <w:rPr>
              <w:rStyle w:val="affb"/>
              <w:rFonts w:hint="eastAsia"/>
              <w:noProof/>
            </w:rPr>
            <w:t>：培训考题</w:t>
          </w:r>
          <w:r>
            <w:rPr>
              <w:noProof/>
              <w:webHidden/>
            </w:rPr>
            <w:tab/>
          </w:r>
          <w:r>
            <w:rPr>
              <w:noProof/>
              <w:webHidden/>
            </w:rPr>
            <w:fldChar w:fldCharType="begin"/>
          </w:r>
          <w:r>
            <w:rPr>
              <w:noProof/>
              <w:webHidden/>
            </w:rPr>
            <w:instrText xml:space="preserve"> PAGEREF _Toc489607285 \h </w:instrText>
          </w:r>
          <w:r>
            <w:rPr>
              <w:noProof/>
              <w:webHidden/>
            </w:rPr>
          </w:r>
          <w:r>
            <w:rPr>
              <w:noProof/>
              <w:webHidden/>
            </w:rPr>
            <w:fldChar w:fldCharType="separate"/>
          </w:r>
          <w:ins w:id="844" w:author="yunwei01" w:date="2017-08-04T10:49:00Z">
            <w:r>
              <w:rPr>
                <w:noProof/>
                <w:webHidden/>
              </w:rPr>
              <w:t>198</w:t>
            </w:r>
          </w:ins>
          <w:del w:id="845" w:author="yunwei01" w:date="2017-08-04T10:49:00Z">
            <w:r w:rsidDel="00960E5D">
              <w:rPr>
                <w:noProof/>
                <w:webHidden/>
              </w:rPr>
              <w:delText>194</w:delText>
            </w:r>
          </w:del>
          <w:r>
            <w:rPr>
              <w:noProof/>
              <w:webHidden/>
            </w:rPr>
            <w:fldChar w:fldCharType="end"/>
          </w:r>
          <w:r w:rsidRPr="00AD76F8">
            <w:rPr>
              <w:rStyle w:val="affb"/>
              <w:noProof/>
            </w:rPr>
            <w:fldChar w:fldCharType="end"/>
          </w:r>
        </w:p>
        <w:p w14:paraId="31D7AE9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"_Toc489607289"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23.2.34</w:t>
          </w:r>
          <w:r w:rsidRPr="00AD76F8">
            <w:rPr>
              <w:rStyle w:val="affb"/>
              <w:rFonts w:hint="eastAsia"/>
              <w:noProof/>
            </w:rPr>
            <w:t xml:space="preserve"> </w:t>
          </w:r>
          <w:r w:rsidRPr="00AD76F8">
            <w:rPr>
              <w:rStyle w:val="affb"/>
              <w:rFonts w:hint="eastAsia"/>
              <w:noProof/>
            </w:rPr>
            <w:t>附录</w:t>
          </w:r>
          <w:r w:rsidRPr="00AD76F8">
            <w:rPr>
              <w:rStyle w:val="affb"/>
              <w:noProof/>
            </w:rPr>
            <w:t>34</w:t>
          </w:r>
          <w:r w:rsidRPr="00AD76F8">
            <w:rPr>
              <w:rStyle w:val="affb"/>
              <w:rFonts w:hint="eastAsia"/>
              <w:noProof/>
            </w:rPr>
            <w:t>：培训考核记录表</w:t>
          </w:r>
          <w:r>
            <w:rPr>
              <w:noProof/>
              <w:webHidden/>
            </w:rPr>
            <w:tab/>
          </w:r>
          <w:r>
            <w:rPr>
              <w:noProof/>
              <w:webHidden/>
            </w:rPr>
            <w:fldChar w:fldCharType="begin"/>
          </w:r>
          <w:r>
            <w:rPr>
              <w:noProof/>
              <w:webHidden/>
            </w:rPr>
            <w:instrText xml:space="preserve"> PAGEREF _Toc489607289 \h </w:instrText>
          </w:r>
          <w:r>
            <w:rPr>
              <w:noProof/>
              <w:webHidden/>
            </w:rPr>
          </w:r>
          <w:r>
            <w:rPr>
              <w:noProof/>
              <w:webHidden/>
            </w:rPr>
            <w:fldChar w:fldCharType="separate"/>
          </w:r>
          <w:ins w:id="846" w:author="yunwei01" w:date="2017-08-04T10:49:00Z">
            <w:r>
              <w:rPr>
                <w:noProof/>
                <w:webHidden/>
              </w:rPr>
              <w:t>202</w:t>
            </w:r>
          </w:ins>
          <w:del w:id="847" w:author="yunwei01" w:date="2017-08-04T10:49:00Z">
            <w:r w:rsidDel="00960E5D">
              <w:rPr>
                <w:noProof/>
                <w:webHidden/>
              </w:rPr>
              <w:delText>198</w:delText>
            </w:r>
          </w:del>
          <w:r>
            <w:rPr>
              <w:noProof/>
              <w:webHidden/>
            </w:rPr>
            <w:fldChar w:fldCharType="end"/>
          </w:r>
          <w:r w:rsidRPr="00AD76F8">
            <w:rPr>
              <w:rStyle w:val="affb"/>
              <w:noProof/>
            </w:rPr>
            <w:fldChar w:fldCharType="end"/>
          </w:r>
        </w:p>
        <w:p w14:paraId="3A5176E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23.2.35</w:t>
          </w:r>
          <w:r w:rsidRPr="00AD76F8">
            <w:rPr>
              <w:rStyle w:val="affb"/>
              <w:rFonts w:hint="eastAsia"/>
              <w:noProof/>
            </w:rPr>
            <w:t xml:space="preserve"> </w:t>
          </w:r>
          <w:r w:rsidRPr="00AD76F8">
            <w:rPr>
              <w:rStyle w:val="affb"/>
              <w:rFonts w:hint="eastAsia"/>
              <w:noProof/>
            </w:rPr>
            <w:t>附录</w:t>
          </w:r>
          <w:r w:rsidRPr="00AD76F8">
            <w:rPr>
              <w:rStyle w:val="affb"/>
              <w:noProof/>
            </w:rPr>
            <w:t xml:space="preserve">35: </w:t>
          </w:r>
          <w:r w:rsidRPr="00AD76F8">
            <w:rPr>
              <w:rStyle w:val="affb"/>
              <w:rFonts w:hint="eastAsia"/>
              <w:noProof/>
            </w:rPr>
            <w:t>人员离岗</w:t>
          </w:r>
          <w:r w:rsidRPr="00AD76F8">
            <w:rPr>
              <w:rStyle w:val="affb"/>
              <w:noProof/>
            </w:rPr>
            <w:t>/</w:t>
          </w:r>
          <w:r w:rsidRPr="00AD76F8">
            <w:rPr>
              <w:rStyle w:val="affb"/>
              <w:rFonts w:hint="eastAsia"/>
              <w:noProof/>
            </w:rPr>
            <w:t>职审批表</w:t>
          </w:r>
          <w:r>
            <w:rPr>
              <w:noProof/>
              <w:webHidden/>
            </w:rPr>
            <w:tab/>
          </w:r>
          <w:r>
            <w:rPr>
              <w:noProof/>
              <w:webHidden/>
            </w:rPr>
            <w:fldChar w:fldCharType="begin"/>
          </w:r>
          <w:r>
            <w:rPr>
              <w:noProof/>
              <w:webHidden/>
            </w:rPr>
            <w:instrText xml:space="preserve"> PAGEREF _Toc489607290 \h </w:instrText>
          </w:r>
          <w:r>
            <w:rPr>
              <w:noProof/>
              <w:webHidden/>
            </w:rPr>
          </w:r>
          <w:r>
            <w:rPr>
              <w:noProof/>
              <w:webHidden/>
            </w:rPr>
            <w:fldChar w:fldCharType="separate"/>
          </w:r>
          <w:ins w:id="848" w:author="yunwei01" w:date="2017-08-04T10:49:00Z">
            <w:r>
              <w:rPr>
                <w:noProof/>
                <w:webHidden/>
              </w:rPr>
              <w:t>204</w:t>
            </w:r>
          </w:ins>
          <w:del w:id="849" w:author="yunwei01" w:date="2017-08-04T10:49:00Z">
            <w:r w:rsidDel="00960E5D">
              <w:rPr>
                <w:noProof/>
                <w:webHidden/>
              </w:rPr>
              <w:delText>200</w:delText>
            </w:r>
          </w:del>
          <w:r>
            <w:rPr>
              <w:noProof/>
              <w:webHidden/>
            </w:rPr>
            <w:fldChar w:fldCharType="end"/>
          </w:r>
          <w:r w:rsidRPr="00AD76F8">
            <w:rPr>
              <w:rStyle w:val="affb"/>
              <w:noProof/>
            </w:rPr>
            <w:fldChar w:fldCharType="end"/>
          </w:r>
        </w:p>
        <w:p w14:paraId="624C320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23.2.36</w:t>
          </w:r>
          <w:r w:rsidRPr="00AD76F8">
            <w:rPr>
              <w:rStyle w:val="affb"/>
              <w:rFonts w:hint="eastAsia"/>
              <w:noProof/>
            </w:rPr>
            <w:t xml:space="preserve"> </w:t>
          </w:r>
          <w:r w:rsidRPr="00AD76F8">
            <w:rPr>
              <w:rStyle w:val="affb"/>
              <w:rFonts w:hint="eastAsia"/>
              <w:noProof/>
            </w:rPr>
            <w:t>附录</w:t>
          </w:r>
          <w:r w:rsidRPr="00AD76F8">
            <w:rPr>
              <w:rStyle w:val="affb"/>
              <w:noProof/>
            </w:rPr>
            <w:t xml:space="preserve">36: </w:t>
          </w:r>
          <w:r w:rsidRPr="00AD76F8">
            <w:rPr>
              <w:rStyle w:val="affb"/>
              <w:rFonts w:hint="eastAsia"/>
              <w:noProof/>
            </w:rPr>
            <w:t>人员离岗工作交接表</w:t>
          </w:r>
          <w:r>
            <w:rPr>
              <w:noProof/>
              <w:webHidden/>
            </w:rPr>
            <w:tab/>
          </w:r>
          <w:r>
            <w:rPr>
              <w:noProof/>
              <w:webHidden/>
            </w:rPr>
            <w:fldChar w:fldCharType="begin"/>
          </w:r>
          <w:r>
            <w:rPr>
              <w:noProof/>
              <w:webHidden/>
            </w:rPr>
            <w:instrText xml:space="preserve"> PAGEREF _Toc489607291 \h </w:instrText>
          </w:r>
          <w:r>
            <w:rPr>
              <w:noProof/>
              <w:webHidden/>
            </w:rPr>
          </w:r>
          <w:r>
            <w:rPr>
              <w:noProof/>
              <w:webHidden/>
            </w:rPr>
            <w:fldChar w:fldCharType="separate"/>
          </w:r>
          <w:ins w:id="850" w:author="yunwei01" w:date="2017-08-04T10:49:00Z">
            <w:r>
              <w:rPr>
                <w:noProof/>
                <w:webHidden/>
              </w:rPr>
              <w:t>206</w:t>
            </w:r>
          </w:ins>
          <w:del w:id="851" w:author="yunwei01" w:date="2017-08-04T10:49:00Z">
            <w:r w:rsidDel="00960E5D">
              <w:rPr>
                <w:noProof/>
                <w:webHidden/>
              </w:rPr>
              <w:delText>202</w:delText>
            </w:r>
          </w:del>
          <w:r>
            <w:rPr>
              <w:noProof/>
              <w:webHidden/>
            </w:rPr>
            <w:fldChar w:fldCharType="end"/>
          </w:r>
          <w:r w:rsidRPr="00AD76F8">
            <w:rPr>
              <w:rStyle w:val="affb"/>
              <w:noProof/>
            </w:rPr>
            <w:fldChar w:fldCharType="end"/>
          </w:r>
        </w:p>
        <w:p w14:paraId="2028C8EF"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23.2.37</w:t>
          </w:r>
          <w:r w:rsidRPr="00AD76F8">
            <w:rPr>
              <w:rStyle w:val="affb"/>
              <w:rFonts w:hint="eastAsia"/>
              <w:noProof/>
            </w:rPr>
            <w:t xml:space="preserve"> </w:t>
          </w:r>
          <w:r w:rsidRPr="00AD76F8">
            <w:rPr>
              <w:rStyle w:val="affb"/>
              <w:rFonts w:hint="eastAsia"/>
              <w:noProof/>
            </w:rPr>
            <w:t>附录</w:t>
          </w:r>
          <w:r w:rsidRPr="00AD76F8">
            <w:rPr>
              <w:rStyle w:val="affb"/>
              <w:noProof/>
            </w:rPr>
            <w:t>37:</w:t>
          </w:r>
          <w:r w:rsidRPr="00AD76F8">
            <w:rPr>
              <w:rStyle w:val="affb"/>
              <w:rFonts w:ascii="宋体" w:hAnsi="宋体" w:cs="宋体"/>
              <w:noProof/>
              <w:kern w:val="0"/>
            </w:rPr>
            <w:t xml:space="preserve"> </w:t>
          </w:r>
          <w:r w:rsidRPr="00AD76F8">
            <w:rPr>
              <w:rStyle w:val="affb"/>
              <w:rFonts w:hint="eastAsia"/>
              <w:noProof/>
            </w:rPr>
            <w:t>离职保密承诺书</w:t>
          </w:r>
          <w:r>
            <w:rPr>
              <w:noProof/>
              <w:webHidden/>
            </w:rPr>
            <w:tab/>
          </w:r>
          <w:r>
            <w:rPr>
              <w:noProof/>
              <w:webHidden/>
            </w:rPr>
            <w:fldChar w:fldCharType="begin"/>
          </w:r>
          <w:r>
            <w:rPr>
              <w:noProof/>
              <w:webHidden/>
            </w:rPr>
            <w:instrText xml:space="preserve"> PAGEREF _Toc489607292 \h </w:instrText>
          </w:r>
          <w:r>
            <w:rPr>
              <w:noProof/>
              <w:webHidden/>
            </w:rPr>
          </w:r>
          <w:r>
            <w:rPr>
              <w:noProof/>
              <w:webHidden/>
            </w:rPr>
            <w:fldChar w:fldCharType="separate"/>
          </w:r>
          <w:ins w:id="852" w:author="yunwei01" w:date="2017-08-04T10:49:00Z">
            <w:r>
              <w:rPr>
                <w:noProof/>
                <w:webHidden/>
              </w:rPr>
              <w:t>208</w:t>
            </w:r>
          </w:ins>
          <w:del w:id="853" w:author="yunwei01" w:date="2017-08-04T10:49:00Z">
            <w:r w:rsidDel="00960E5D">
              <w:rPr>
                <w:noProof/>
                <w:webHidden/>
              </w:rPr>
              <w:delText>204</w:delText>
            </w:r>
          </w:del>
          <w:r>
            <w:rPr>
              <w:noProof/>
              <w:webHidden/>
            </w:rPr>
            <w:fldChar w:fldCharType="end"/>
          </w:r>
          <w:r w:rsidRPr="00AD76F8">
            <w:rPr>
              <w:rStyle w:val="affb"/>
              <w:noProof/>
            </w:rPr>
            <w:fldChar w:fldCharType="end"/>
          </w:r>
        </w:p>
        <w:p w14:paraId="57B132B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23.2.38</w:t>
          </w:r>
          <w:r w:rsidRPr="00AD76F8">
            <w:rPr>
              <w:rStyle w:val="affb"/>
              <w:rFonts w:hint="eastAsia"/>
              <w:noProof/>
            </w:rPr>
            <w:t xml:space="preserve"> </w:t>
          </w:r>
          <w:r w:rsidRPr="00AD76F8">
            <w:rPr>
              <w:rStyle w:val="affb"/>
              <w:rFonts w:hint="eastAsia"/>
              <w:noProof/>
            </w:rPr>
            <w:t>附录</w:t>
          </w:r>
          <w:r w:rsidRPr="00AD76F8">
            <w:rPr>
              <w:rStyle w:val="affb"/>
              <w:noProof/>
            </w:rPr>
            <w:t>38:</w:t>
          </w:r>
          <w:r w:rsidRPr="00AD76F8">
            <w:rPr>
              <w:rStyle w:val="affb"/>
              <w:rFonts w:ascii="宋体" w:hAnsi="宋体"/>
              <w:noProof/>
            </w:rPr>
            <w:t xml:space="preserve"> </w:t>
          </w:r>
          <w:r w:rsidRPr="00AD76F8">
            <w:rPr>
              <w:rStyle w:val="affb"/>
              <w:rFonts w:ascii="宋体" w:hAnsi="宋体" w:hint="eastAsia"/>
              <w:noProof/>
            </w:rPr>
            <w:t>机房进出申请单</w:t>
          </w:r>
          <w:r>
            <w:rPr>
              <w:noProof/>
              <w:webHidden/>
            </w:rPr>
            <w:tab/>
          </w:r>
          <w:r>
            <w:rPr>
              <w:noProof/>
              <w:webHidden/>
            </w:rPr>
            <w:fldChar w:fldCharType="begin"/>
          </w:r>
          <w:r>
            <w:rPr>
              <w:noProof/>
              <w:webHidden/>
            </w:rPr>
            <w:instrText xml:space="preserve"> PAGEREF _Toc489607293 \h </w:instrText>
          </w:r>
          <w:r>
            <w:rPr>
              <w:noProof/>
              <w:webHidden/>
            </w:rPr>
          </w:r>
          <w:r>
            <w:rPr>
              <w:noProof/>
              <w:webHidden/>
            </w:rPr>
            <w:fldChar w:fldCharType="separate"/>
          </w:r>
          <w:ins w:id="854" w:author="yunwei01" w:date="2017-08-04T10:49:00Z">
            <w:r>
              <w:rPr>
                <w:noProof/>
                <w:webHidden/>
              </w:rPr>
              <w:t>209</w:t>
            </w:r>
          </w:ins>
          <w:del w:id="855" w:author="yunwei01" w:date="2017-08-04T10:49:00Z">
            <w:r w:rsidDel="00960E5D">
              <w:rPr>
                <w:noProof/>
                <w:webHidden/>
              </w:rPr>
              <w:delText>205</w:delText>
            </w:r>
          </w:del>
          <w:r>
            <w:rPr>
              <w:noProof/>
              <w:webHidden/>
            </w:rPr>
            <w:fldChar w:fldCharType="end"/>
          </w:r>
          <w:r w:rsidRPr="00AD76F8">
            <w:rPr>
              <w:rStyle w:val="affb"/>
              <w:noProof/>
            </w:rPr>
            <w:fldChar w:fldCharType="end"/>
          </w:r>
        </w:p>
        <w:p w14:paraId="43F48C8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23.2.39</w:t>
          </w:r>
          <w:r w:rsidRPr="00AD76F8">
            <w:rPr>
              <w:rStyle w:val="affb"/>
              <w:rFonts w:hint="eastAsia"/>
              <w:noProof/>
            </w:rPr>
            <w:t xml:space="preserve"> </w:t>
          </w:r>
          <w:r w:rsidRPr="00AD76F8">
            <w:rPr>
              <w:rStyle w:val="affb"/>
              <w:rFonts w:hint="eastAsia"/>
              <w:noProof/>
            </w:rPr>
            <w:t>附录</w:t>
          </w:r>
          <w:r w:rsidRPr="00AD76F8">
            <w:rPr>
              <w:rStyle w:val="affb"/>
              <w:noProof/>
            </w:rPr>
            <w:t>39:</w:t>
          </w:r>
          <w:r w:rsidRPr="00AD76F8">
            <w:rPr>
              <w:rStyle w:val="affb"/>
              <w:rFonts w:ascii="宋体" w:hAnsi="宋体"/>
              <w:noProof/>
            </w:rPr>
            <w:t xml:space="preserve"> </w:t>
          </w:r>
          <w:r w:rsidRPr="00AD76F8">
            <w:rPr>
              <w:rStyle w:val="affb"/>
              <w:rFonts w:hint="eastAsia"/>
              <w:noProof/>
            </w:rPr>
            <w:t>机房进出记录表</w:t>
          </w:r>
          <w:r>
            <w:rPr>
              <w:noProof/>
              <w:webHidden/>
            </w:rPr>
            <w:tab/>
          </w:r>
          <w:r>
            <w:rPr>
              <w:noProof/>
              <w:webHidden/>
            </w:rPr>
            <w:fldChar w:fldCharType="begin"/>
          </w:r>
          <w:r>
            <w:rPr>
              <w:noProof/>
              <w:webHidden/>
            </w:rPr>
            <w:instrText xml:space="preserve"> PAGEREF _Toc489607294 \h </w:instrText>
          </w:r>
          <w:r>
            <w:rPr>
              <w:noProof/>
              <w:webHidden/>
            </w:rPr>
          </w:r>
          <w:r>
            <w:rPr>
              <w:noProof/>
              <w:webHidden/>
            </w:rPr>
            <w:fldChar w:fldCharType="separate"/>
          </w:r>
          <w:ins w:id="856" w:author="yunwei01" w:date="2017-08-04T10:49:00Z">
            <w:r>
              <w:rPr>
                <w:noProof/>
                <w:webHidden/>
              </w:rPr>
              <w:t>211</w:t>
            </w:r>
          </w:ins>
          <w:del w:id="857" w:author="yunwei01" w:date="2017-08-04T10:49:00Z">
            <w:r w:rsidDel="00960E5D">
              <w:rPr>
                <w:noProof/>
                <w:webHidden/>
              </w:rPr>
              <w:delText>207</w:delText>
            </w:r>
          </w:del>
          <w:r>
            <w:rPr>
              <w:noProof/>
              <w:webHidden/>
            </w:rPr>
            <w:fldChar w:fldCharType="end"/>
          </w:r>
          <w:r w:rsidRPr="00AD76F8">
            <w:rPr>
              <w:rStyle w:val="affb"/>
              <w:noProof/>
            </w:rPr>
            <w:fldChar w:fldCharType="end"/>
          </w:r>
        </w:p>
        <w:p w14:paraId="17BFC0E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lastRenderedPageBreak/>
            <w:fldChar w:fldCharType="begin"/>
          </w:r>
          <w:r w:rsidRPr="00AD76F8">
            <w:rPr>
              <w:rStyle w:val="affb"/>
              <w:noProof/>
            </w:rPr>
            <w:instrText xml:space="preserve"> </w:instrText>
          </w:r>
          <w:r>
            <w:rPr>
              <w:noProof/>
            </w:rPr>
            <w:instrText>HYPERLINK \l "_Toc489607295"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23.2.40</w:t>
          </w:r>
          <w:r w:rsidRPr="00AD76F8">
            <w:rPr>
              <w:rStyle w:val="affb"/>
              <w:rFonts w:hint="eastAsia"/>
              <w:noProof/>
            </w:rPr>
            <w:t xml:space="preserve"> </w:t>
          </w:r>
          <w:r w:rsidRPr="00AD76F8">
            <w:rPr>
              <w:rStyle w:val="affb"/>
              <w:rFonts w:hint="eastAsia"/>
              <w:noProof/>
            </w:rPr>
            <w:t>附录</w:t>
          </w:r>
          <w:r w:rsidRPr="00AD76F8">
            <w:rPr>
              <w:rStyle w:val="affb"/>
              <w:noProof/>
            </w:rPr>
            <w:t>40</w:t>
          </w:r>
          <w:r w:rsidRPr="00AD76F8">
            <w:rPr>
              <w:rStyle w:val="affb"/>
              <w:rFonts w:hint="eastAsia"/>
              <w:noProof/>
            </w:rPr>
            <w:t>：机房出入登记表</w:t>
          </w:r>
          <w:r>
            <w:rPr>
              <w:noProof/>
              <w:webHidden/>
            </w:rPr>
            <w:tab/>
          </w:r>
          <w:r>
            <w:rPr>
              <w:noProof/>
              <w:webHidden/>
            </w:rPr>
            <w:fldChar w:fldCharType="begin"/>
          </w:r>
          <w:r>
            <w:rPr>
              <w:noProof/>
              <w:webHidden/>
            </w:rPr>
            <w:instrText xml:space="preserve"> PAGEREF _Toc489607295 \h </w:instrText>
          </w:r>
          <w:r>
            <w:rPr>
              <w:noProof/>
              <w:webHidden/>
            </w:rPr>
          </w:r>
          <w:r>
            <w:rPr>
              <w:noProof/>
              <w:webHidden/>
            </w:rPr>
            <w:fldChar w:fldCharType="separate"/>
          </w:r>
          <w:ins w:id="858" w:author="yunwei01" w:date="2017-08-04T10:49:00Z">
            <w:r>
              <w:rPr>
                <w:noProof/>
                <w:webHidden/>
              </w:rPr>
              <w:t>213</w:t>
            </w:r>
          </w:ins>
          <w:del w:id="859" w:author="yunwei01" w:date="2017-08-04T10:49:00Z">
            <w:r w:rsidDel="00960E5D">
              <w:rPr>
                <w:noProof/>
                <w:webHidden/>
              </w:rPr>
              <w:delText>209</w:delText>
            </w:r>
          </w:del>
          <w:r>
            <w:rPr>
              <w:noProof/>
              <w:webHidden/>
            </w:rPr>
            <w:fldChar w:fldCharType="end"/>
          </w:r>
          <w:r w:rsidRPr="00AD76F8">
            <w:rPr>
              <w:rStyle w:val="affb"/>
              <w:noProof/>
            </w:rPr>
            <w:fldChar w:fldCharType="end"/>
          </w:r>
        </w:p>
        <w:p w14:paraId="3259328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23.2.41</w:t>
          </w:r>
          <w:r w:rsidRPr="00AD76F8">
            <w:rPr>
              <w:rStyle w:val="affb"/>
              <w:rFonts w:hint="eastAsia"/>
              <w:noProof/>
            </w:rPr>
            <w:t xml:space="preserve"> </w:t>
          </w:r>
          <w:r w:rsidRPr="00AD76F8">
            <w:rPr>
              <w:rStyle w:val="affb"/>
              <w:rFonts w:hint="eastAsia"/>
              <w:noProof/>
            </w:rPr>
            <w:t>附录</w:t>
          </w:r>
          <w:r w:rsidRPr="00AD76F8">
            <w:rPr>
              <w:rStyle w:val="affb"/>
              <w:noProof/>
            </w:rPr>
            <w:t>41</w:t>
          </w:r>
          <w:r w:rsidRPr="00AD76F8">
            <w:rPr>
              <w:rStyle w:val="affb"/>
              <w:rFonts w:hint="eastAsia"/>
              <w:noProof/>
            </w:rPr>
            <w:t>：</w:t>
          </w:r>
          <w:del w:id="860" w:author="yunwei01" w:date="2017-08-04T15:20:00Z">
            <w:r w:rsidRPr="00AD76F8" w:rsidDel="003C2A8A">
              <w:rPr>
                <w:rStyle w:val="affb"/>
                <w:rFonts w:hint="eastAsia"/>
                <w:noProof/>
              </w:rPr>
              <w:delText>研发部</w:delText>
            </w:r>
          </w:del>
          <w:r w:rsidRPr="00AD76F8">
            <w:rPr>
              <w:rStyle w:val="affb"/>
              <w:rFonts w:hint="eastAsia"/>
              <w:noProof/>
            </w:rPr>
            <w:t>机房设备出门单</w:t>
          </w:r>
          <w:r>
            <w:rPr>
              <w:noProof/>
              <w:webHidden/>
            </w:rPr>
            <w:tab/>
          </w:r>
          <w:r>
            <w:rPr>
              <w:noProof/>
              <w:webHidden/>
            </w:rPr>
            <w:fldChar w:fldCharType="begin"/>
          </w:r>
          <w:r>
            <w:rPr>
              <w:noProof/>
              <w:webHidden/>
            </w:rPr>
            <w:instrText xml:space="preserve"> PAGEREF _Toc489607296 \h </w:instrText>
          </w:r>
          <w:r>
            <w:rPr>
              <w:noProof/>
              <w:webHidden/>
            </w:rPr>
          </w:r>
          <w:r>
            <w:rPr>
              <w:noProof/>
              <w:webHidden/>
            </w:rPr>
            <w:fldChar w:fldCharType="separate"/>
          </w:r>
          <w:ins w:id="861" w:author="yunwei01" w:date="2017-08-04T10:49:00Z">
            <w:r>
              <w:rPr>
                <w:noProof/>
                <w:webHidden/>
              </w:rPr>
              <w:t>214</w:t>
            </w:r>
          </w:ins>
          <w:del w:id="862" w:author="yunwei01" w:date="2017-08-04T10:49:00Z">
            <w:r w:rsidDel="00960E5D">
              <w:rPr>
                <w:noProof/>
                <w:webHidden/>
              </w:rPr>
              <w:delText>210</w:delText>
            </w:r>
          </w:del>
          <w:r>
            <w:rPr>
              <w:noProof/>
              <w:webHidden/>
            </w:rPr>
            <w:fldChar w:fldCharType="end"/>
          </w:r>
          <w:r w:rsidRPr="00AD76F8">
            <w:rPr>
              <w:rStyle w:val="affb"/>
              <w:noProof/>
            </w:rPr>
            <w:fldChar w:fldCharType="end"/>
          </w:r>
        </w:p>
        <w:p w14:paraId="22F4CE4C"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23.2.42</w:t>
          </w:r>
          <w:r w:rsidRPr="00AD76F8">
            <w:rPr>
              <w:rStyle w:val="affb"/>
              <w:rFonts w:hint="eastAsia"/>
              <w:noProof/>
            </w:rPr>
            <w:t xml:space="preserve"> </w:t>
          </w:r>
          <w:r w:rsidRPr="00AD76F8">
            <w:rPr>
              <w:rStyle w:val="affb"/>
              <w:rFonts w:hint="eastAsia"/>
              <w:noProof/>
            </w:rPr>
            <w:t>附录</w:t>
          </w:r>
          <w:r w:rsidRPr="00AD76F8">
            <w:rPr>
              <w:rStyle w:val="affb"/>
              <w:noProof/>
            </w:rPr>
            <w:t>42</w:t>
          </w:r>
          <w:r w:rsidRPr="00AD76F8">
            <w:rPr>
              <w:rStyle w:val="affb"/>
              <w:rFonts w:hint="eastAsia"/>
              <w:noProof/>
            </w:rPr>
            <w:t>：设备维护档案</w:t>
          </w:r>
          <w:r>
            <w:rPr>
              <w:noProof/>
              <w:webHidden/>
            </w:rPr>
            <w:tab/>
          </w:r>
          <w:r>
            <w:rPr>
              <w:noProof/>
              <w:webHidden/>
            </w:rPr>
            <w:fldChar w:fldCharType="begin"/>
          </w:r>
          <w:r>
            <w:rPr>
              <w:noProof/>
              <w:webHidden/>
            </w:rPr>
            <w:instrText xml:space="preserve"> PAGEREF _Toc489607297 \h </w:instrText>
          </w:r>
          <w:r>
            <w:rPr>
              <w:noProof/>
              <w:webHidden/>
            </w:rPr>
          </w:r>
          <w:r>
            <w:rPr>
              <w:noProof/>
              <w:webHidden/>
            </w:rPr>
            <w:fldChar w:fldCharType="separate"/>
          </w:r>
          <w:ins w:id="863" w:author="yunwei01" w:date="2017-08-04T10:49:00Z">
            <w:r>
              <w:rPr>
                <w:noProof/>
                <w:webHidden/>
              </w:rPr>
              <w:t>215</w:t>
            </w:r>
          </w:ins>
          <w:del w:id="864" w:author="yunwei01" w:date="2017-08-04T10:49:00Z">
            <w:r w:rsidDel="00960E5D">
              <w:rPr>
                <w:noProof/>
                <w:webHidden/>
              </w:rPr>
              <w:delText>211</w:delText>
            </w:r>
          </w:del>
          <w:r>
            <w:rPr>
              <w:noProof/>
              <w:webHidden/>
            </w:rPr>
            <w:fldChar w:fldCharType="end"/>
          </w:r>
          <w:r w:rsidRPr="00AD76F8">
            <w:rPr>
              <w:rStyle w:val="affb"/>
              <w:noProof/>
            </w:rPr>
            <w:fldChar w:fldCharType="end"/>
          </w:r>
        </w:p>
        <w:p w14:paraId="249AFE3F"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23.2.43</w:t>
          </w:r>
          <w:r w:rsidRPr="00AD76F8">
            <w:rPr>
              <w:rStyle w:val="affb"/>
              <w:rFonts w:hint="eastAsia"/>
              <w:noProof/>
            </w:rPr>
            <w:t xml:space="preserve"> </w:t>
          </w:r>
          <w:r w:rsidRPr="00AD76F8">
            <w:rPr>
              <w:rStyle w:val="affb"/>
              <w:rFonts w:hint="eastAsia"/>
              <w:noProof/>
            </w:rPr>
            <w:t>附录</w:t>
          </w:r>
          <w:r w:rsidRPr="00AD76F8">
            <w:rPr>
              <w:rStyle w:val="affb"/>
              <w:noProof/>
            </w:rPr>
            <w:t>43</w:t>
          </w:r>
          <w:r w:rsidRPr="00AD76F8">
            <w:rPr>
              <w:rStyle w:val="affb"/>
              <w:rFonts w:hint="eastAsia"/>
              <w:noProof/>
            </w:rPr>
            <w:t>：信息安全存储介质领用</w:t>
          </w:r>
          <w:r w:rsidRPr="00AD76F8">
            <w:rPr>
              <w:rStyle w:val="affb"/>
              <w:noProof/>
            </w:rPr>
            <w:t>/</w:t>
          </w:r>
          <w:r w:rsidRPr="00AD76F8">
            <w:rPr>
              <w:rStyle w:val="affb"/>
              <w:rFonts w:hint="eastAsia"/>
              <w:noProof/>
            </w:rPr>
            <w:t>借用申请单</w:t>
          </w:r>
          <w:r>
            <w:rPr>
              <w:noProof/>
              <w:webHidden/>
            </w:rPr>
            <w:tab/>
          </w:r>
          <w:r>
            <w:rPr>
              <w:noProof/>
              <w:webHidden/>
            </w:rPr>
            <w:fldChar w:fldCharType="begin"/>
          </w:r>
          <w:r>
            <w:rPr>
              <w:noProof/>
              <w:webHidden/>
            </w:rPr>
            <w:instrText xml:space="preserve"> PAGEREF _Toc489607298 \h </w:instrText>
          </w:r>
          <w:r>
            <w:rPr>
              <w:noProof/>
              <w:webHidden/>
            </w:rPr>
          </w:r>
          <w:r>
            <w:rPr>
              <w:noProof/>
              <w:webHidden/>
            </w:rPr>
            <w:fldChar w:fldCharType="separate"/>
          </w:r>
          <w:ins w:id="865" w:author="yunwei01" w:date="2017-08-04T10:49:00Z">
            <w:r>
              <w:rPr>
                <w:noProof/>
                <w:webHidden/>
              </w:rPr>
              <w:t>216</w:t>
            </w:r>
          </w:ins>
          <w:del w:id="866" w:author="yunwei01" w:date="2017-08-04T10:49:00Z">
            <w:r w:rsidDel="00960E5D">
              <w:rPr>
                <w:noProof/>
                <w:webHidden/>
              </w:rPr>
              <w:delText>212</w:delText>
            </w:r>
          </w:del>
          <w:r>
            <w:rPr>
              <w:noProof/>
              <w:webHidden/>
            </w:rPr>
            <w:fldChar w:fldCharType="end"/>
          </w:r>
          <w:r w:rsidRPr="00AD76F8">
            <w:rPr>
              <w:rStyle w:val="affb"/>
              <w:noProof/>
            </w:rPr>
            <w:fldChar w:fldCharType="end"/>
          </w:r>
        </w:p>
        <w:p w14:paraId="6918790C"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"_Toc489607299"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23.2.44</w:t>
          </w:r>
          <w:r w:rsidRPr="00AD76F8">
            <w:rPr>
              <w:rStyle w:val="affb"/>
              <w:rFonts w:hint="eastAsia"/>
              <w:noProof/>
            </w:rPr>
            <w:t xml:space="preserve"> </w:t>
          </w:r>
          <w:r w:rsidRPr="00AD76F8">
            <w:rPr>
              <w:rStyle w:val="affb"/>
              <w:rFonts w:hint="eastAsia"/>
              <w:noProof/>
            </w:rPr>
            <w:t>附录</w:t>
          </w:r>
          <w:r w:rsidRPr="00AD76F8">
            <w:rPr>
              <w:rStyle w:val="affb"/>
              <w:noProof/>
            </w:rPr>
            <w:t>44</w:t>
          </w:r>
          <w:r w:rsidRPr="00AD76F8">
            <w:rPr>
              <w:rStyle w:val="affb"/>
              <w:rFonts w:hint="eastAsia"/>
              <w:noProof/>
            </w:rPr>
            <w:t>：介质销毁审批表</w:t>
          </w:r>
          <w:r>
            <w:rPr>
              <w:noProof/>
              <w:webHidden/>
            </w:rPr>
            <w:tab/>
          </w:r>
          <w:r>
            <w:rPr>
              <w:noProof/>
              <w:webHidden/>
            </w:rPr>
            <w:fldChar w:fldCharType="begin"/>
          </w:r>
          <w:r>
            <w:rPr>
              <w:noProof/>
              <w:webHidden/>
            </w:rPr>
            <w:instrText xml:space="preserve"> PAGEREF _Toc489607299 \h </w:instrText>
          </w:r>
          <w:r>
            <w:rPr>
              <w:noProof/>
              <w:webHidden/>
            </w:rPr>
          </w:r>
          <w:r>
            <w:rPr>
              <w:noProof/>
              <w:webHidden/>
            </w:rPr>
            <w:fldChar w:fldCharType="separate"/>
          </w:r>
          <w:ins w:id="867" w:author="yunwei01" w:date="2017-08-04T10:49:00Z">
            <w:r>
              <w:rPr>
                <w:noProof/>
                <w:webHidden/>
              </w:rPr>
              <w:t>217</w:t>
            </w:r>
          </w:ins>
          <w:del w:id="868" w:author="yunwei01" w:date="2017-08-04T10:49:00Z">
            <w:r w:rsidDel="00960E5D">
              <w:rPr>
                <w:noProof/>
                <w:webHidden/>
              </w:rPr>
              <w:delText>213</w:delText>
            </w:r>
          </w:del>
          <w:r>
            <w:rPr>
              <w:noProof/>
              <w:webHidden/>
            </w:rPr>
            <w:fldChar w:fldCharType="end"/>
          </w:r>
          <w:r w:rsidRPr="00AD76F8">
            <w:rPr>
              <w:rStyle w:val="affb"/>
              <w:noProof/>
            </w:rPr>
            <w:fldChar w:fldCharType="end"/>
          </w:r>
        </w:p>
        <w:p w14:paraId="6AE8AA1B"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23.2.45</w:t>
          </w:r>
          <w:r w:rsidRPr="00AD76F8">
            <w:rPr>
              <w:rStyle w:val="affb"/>
              <w:rFonts w:hint="eastAsia"/>
              <w:noProof/>
            </w:rPr>
            <w:t xml:space="preserve"> </w:t>
          </w:r>
          <w:r w:rsidRPr="00AD76F8">
            <w:rPr>
              <w:rStyle w:val="affb"/>
              <w:rFonts w:hint="eastAsia"/>
              <w:noProof/>
            </w:rPr>
            <w:t>附录</w:t>
          </w:r>
          <w:r w:rsidRPr="00AD76F8">
            <w:rPr>
              <w:rStyle w:val="affb"/>
              <w:noProof/>
            </w:rPr>
            <w:t>45</w:t>
          </w:r>
          <w:r w:rsidRPr="00AD76F8">
            <w:rPr>
              <w:rStyle w:val="affb"/>
              <w:rFonts w:hint="eastAsia"/>
              <w:noProof/>
            </w:rPr>
            <w:t>：信息安全存储介质维修记录</w:t>
          </w:r>
          <w:r>
            <w:rPr>
              <w:noProof/>
              <w:webHidden/>
            </w:rPr>
            <w:tab/>
          </w:r>
          <w:r>
            <w:rPr>
              <w:noProof/>
              <w:webHidden/>
            </w:rPr>
            <w:fldChar w:fldCharType="begin"/>
          </w:r>
          <w:r>
            <w:rPr>
              <w:noProof/>
              <w:webHidden/>
            </w:rPr>
            <w:instrText xml:space="preserve"> PAGEREF _Toc489607300 \h </w:instrText>
          </w:r>
          <w:r>
            <w:rPr>
              <w:noProof/>
              <w:webHidden/>
            </w:rPr>
          </w:r>
          <w:r>
            <w:rPr>
              <w:noProof/>
              <w:webHidden/>
            </w:rPr>
            <w:fldChar w:fldCharType="separate"/>
          </w:r>
          <w:ins w:id="869" w:author="yunwei01" w:date="2017-08-04T10:49:00Z">
            <w:r>
              <w:rPr>
                <w:noProof/>
                <w:webHidden/>
              </w:rPr>
              <w:t>218</w:t>
            </w:r>
          </w:ins>
          <w:del w:id="870" w:author="yunwei01" w:date="2017-08-04T10:49:00Z">
            <w:r w:rsidDel="00960E5D">
              <w:rPr>
                <w:noProof/>
                <w:webHidden/>
              </w:rPr>
              <w:delText>214</w:delText>
            </w:r>
          </w:del>
          <w:r>
            <w:rPr>
              <w:noProof/>
              <w:webHidden/>
            </w:rPr>
            <w:fldChar w:fldCharType="end"/>
          </w:r>
          <w:r w:rsidRPr="00AD76F8">
            <w:rPr>
              <w:rStyle w:val="affb"/>
              <w:noProof/>
            </w:rPr>
            <w:fldChar w:fldCharType="end"/>
          </w:r>
        </w:p>
        <w:p w14:paraId="7AD2CB7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23.2.46</w:t>
          </w:r>
          <w:r w:rsidRPr="00AD76F8">
            <w:rPr>
              <w:rStyle w:val="affb"/>
              <w:rFonts w:hint="eastAsia"/>
              <w:noProof/>
            </w:rPr>
            <w:t xml:space="preserve"> </w:t>
          </w:r>
          <w:r w:rsidRPr="00AD76F8">
            <w:rPr>
              <w:rStyle w:val="affb"/>
              <w:rFonts w:hint="eastAsia"/>
              <w:noProof/>
            </w:rPr>
            <w:t>附录</w:t>
          </w:r>
          <w:r w:rsidRPr="00AD76F8">
            <w:rPr>
              <w:rStyle w:val="affb"/>
              <w:noProof/>
            </w:rPr>
            <w:t>46</w:t>
          </w:r>
          <w:r w:rsidRPr="00AD76F8">
            <w:rPr>
              <w:rStyle w:val="affb"/>
              <w:rFonts w:hint="eastAsia"/>
              <w:noProof/>
            </w:rPr>
            <w:t>：设备领用表</w:t>
          </w:r>
          <w:r>
            <w:rPr>
              <w:noProof/>
              <w:webHidden/>
            </w:rPr>
            <w:tab/>
          </w:r>
          <w:r>
            <w:rPr>
              <w:noProof/>
              <w:webHidden/>
            </w:rPr>
            <w:fldChar w:fldCharType="begin"/>
          </w:r>
          <w:r>
            <w:rPr>
              <w:noProof/>
              <w:webHidden/>
            </w:rPr>
            <w:instrText xml:space="preserve"> PAGEREF _Toc489607302 \h </w:instrText>
          </w:r>
          <w:r>
            <w:rPr>
              <w:noProof/>
              <w:webHidden/>
            </w:rPr>
          </w:r>
          <w:r>
            <w:rPr>
              <w:noProof/>
              <w:webHidden/>
            </w:rPr>
            <w:fldChar w:fldCharType="separate"/>
          </w:r>
          <w:ins w:id="871" w:author="yunwei01" w:date="2017-08-04T10:49:00Z">
            <w:r>
              <w:rPr>
                <w:noProof/>
                <w:webHidden/>
              </w:rPr>
              <w:t>219</w:t>
            </w:r>
          </w:ins>
          <w:del w:id="872" w:author="yunwei01" w:date="2017-08-04T10:49:00Z">
            <w:r w:rsidDel="00960E5D">
              <w:rPr>
                <w:noProof/>
                <w:webHidden/>
              </w:rPr>
              <w:delText>215</w:delText>
            </w:r>
          </w:del>
          <w:r>
            <w:rPr>
              <w:noProof/>
              <w:webHidden/>
            </w:rPr>
            <w:fldChar w:fldCharType="end"/>
          </w:r>
          <w:r w:rsidRPr="00AD76F8">
            <w:rPr>
              <w:rStyle w:val="affb"/>
              <w:noProof/>
            </w:rPr>
            <w:fldChar w:fldCharType="end"/>
          </w:r>
        </w:p>
        <w:p w14:paraId="03D45F3D"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23.2.47</w:t>
          </w:r>
          <w:r w:rsidRPr="00AD76F8">
            <w:rPr>
              <w:rStyle w:val="affb"/>
              <w:rFonts w:hint="eastAsia"/>
              <w:noProof/>
            </w:rPr>
            <w:t xml:space="preserve"> </w:t>
          </w:r>
          <w:r w:rsidRPr="00AD76F8">
            <w:rPr>
              <w:rStyle w:val="affb"/>
              <w:rFonts w:hint="eastAsia"/>
              <w:noProof/>
            </w:rPr>
            <w:t>附录</w:t>
          </w:r>
          <w:r w:rsidRPr="00AD76F8">
            <w:rPr>
              <w:rStyle w:val="affb"/>
              <w:noProof/>
            </w:rPr>
            <w:t>47</w:t>
          </w:r>
          <w:r w:rsidRPr="00AD76F8">
            <w:rPr>
              <w:rStyle w:val="affb"/>
              <w:rFonts w:hint="eastAsia"/>
              <w:noProof/>
            </w:rPr>
            <w:t>：计算机设备责任人变更审批表</w:t>
          </w:r>
          <w:r>
            <w:rPr>
              <w:noProof/>
              <w:webHidden/>
            </w:rPr>
            <w:tab/>
          </w:r>
          <w:r>
            <w:rPr>
              <w:noProof/>
              <w:webHidden/>
            </w:rPr>
            <w:fldChar w:fldCharType="begin"/>
          </w:r>
          <w:r>
            <w:rPr>
              <w:noProof/>
              <w:webHidden/>
            </w:rPr>
            <w:instrText xml:space="preserve"> PAGEREF _Toc489607303 \h </w:instrText>
          </w:r>
          <w:r>
            <w:rPr>
              <w:noProof/>
              <w:webHidden/>
            </w:rPr>
          </w:r>
          <w:r>
            <w:rPr>
              <w:noProof/>
              <w:webHidden/>
            </w:rPr>
            <w:fldChar w:fldCharType="separate"/>
          </w:r>
          <w:ins w:id="873" w:author="yunwei01" w:date="2017-08-04T10:49:00Z">
            <w:r>
              <w:rPr>
                <w:noProof/>
                <w:webHidden/>
              </w:rPr>
              <w:t>220</w:t>
            </w:r>
          </w:ins>
          <w:del w:id="874" w:author="yunwei01" w:date="2017-08-04T10:49:00Z">
            <w:r w:rsidDel="00960E5D">
              <w:rPr>
                <w:noProof/>
                <w:webHidden/>
              </w:rPr>
              <w:delText>216</w:delText>
            </w:r>
          </w:del>
          <w:r>
            <w:rPr>
              <w:noProof/>
              <w:webHidden/>
            </w:rPr>
            <w:fldChar w:fldCharType="end"/>
          </w:r>
          <w:r w:rsidRPr="00AD76F8">
            <w:rPr>
              <w:rStyle w:val="affb"/>
              <w:noProof/>
            </w:rPr>
            <w:fldChar w:fldCharType="end"/>
          </w:r>
        </w:p>
        <w:p w14:paraId="055653E5"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23.2.48</w:t>
          </w:r>
          <w:r w:rsidRPr="00AD76F8">
            <w:rPr>
              <w:rStyle w:val="affb"/>
              <w:rFonts w:hint="eastAsia"/>
              <w:noProof/>
            </w:rPr>
            <w:t xml:space="preserve"> </w:t>
          </w:r>
          <w:r w:rsidRPr="00AD76F8">
            <w:rPr>
              <w:rStyle w:val="affb"/>
              <w:rFonts w:hint="eastAsia"/>
              <w:noProof/>
            </w:rPr>
            <w:t>附录</w:t>
          </w:r>
          <w:r w:rsidRPr="00AD76F8">
            <w:rPr>
              <w:rStyle w:val="affb"/>
              <w:noProof/>
            </w:rPr>
            <w:t>48</w:t>
          </w:r>
          <w:r w:rsidRPr="00AD76F8">
            <w:rPr>
              <w:rStyle w:val="affb"/>
              <w:rFonts w:hint="eastAsia"/>
              <w:noProof/>
            </w:rPr>
            <w:t>：特权用户申请表</w:t>
          </w:r>
          <w:r>
            <w:rPr>
              <w:noProof/>
              <w:webHidden/>
            </w:rPr>
            <w:tab/>
          </w:r>
          <w:r>
            <w:rPr>
              <w:noProof/>
              <w:webHidden/>
            </w:rPr>
            <w:fldChar w:fldCharType="begin"/>
          </w:r>
          <w:r>
            <w:rPr>
              <w:noProof/>
              <w:webHidden/>
            </w:rPr>
            <w:instrText xml:space="preserve"> PAGEREF _Toc489607304 \h </w:instrText>
          </w:r>
          <w:r>
            <w:rPr>
              <w:noProof/>
              <w:webHidden/>
            </w:rPr>
          </w:r>
          <w:r>
            <w:rPr>
              <w:noProof/>
              <w:webHidden/>
            </w:rPr>
            <w:fldChar w:fldCharType="separate"/>
          </w:r>
          <w:ins w:id="875" w:author="yunwei01" w:date="2017-08-04T10:49:00Z">
            <w:r>
              <w:rPr>
                <w:noProof/>
                <w:webHidden/>
              </w:rPr>
              <w:t>221</w:t>
            </w:r>
          </w:ins>
          <w:del w:id="876" w:author="yunwei01" w:date="2017-08-04T10:49:00Z">
            <w:r w:rsidDel="00960E5D">
              <w:rPr>
                <w:noProof/>
                <w:webHidden/>
              </w:rPr>
              <w:delText>217</w:delText>
            </w:r>
          </w:del>
          <w:r>
            <w:rPr>
              <w:noProof/>
              <w:webHidden/>
            </w:rPr>
            <w:fldChar w:fldCharType="end"/>
          </w:r>
          <w:r w:rsidRPr="00AD76F8">
            <w:rPr>
              <w:rStyle w:val="affb"/>
              <w:noProof/>
            </w:rPr>
            <w:fldChar w:fldCharType="end"/>
          </w:r>
        </w:p>
        <w:p w14:paraId="5BDD3C86"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"_Toc489607305"</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23.2.49</w:t>
          </w:r>
          <w:r w:rsidRPr="00AD76F8">
            <w:rPr>
              <w:rStyle w:val="affb"/>
              <w:rFonts w:hint="eastAsia"/>
              <w:noProof/>
            </w:rPr>
            <w:t xml:space="preserve"> </w:t>
          </w:r>
          <w:r w:rsidRPr="00AD76F8">
            <w:rPr>
              <w:rStyle w:val="affb"/>
              <w:rFonts w:hint="eastAsia"/>
              <w:noProof/>
            </w:rPr>
            <w:t>附录</w:t>
          </w:r>
          <w:r w:rsidRPr="00AD76F8">
            <w:rPr>
              <w:rStyle w:val="affb"/>
              <w:noProof/>
            </w:rPr>
            <w:t>49</w:t>
          </w:r>
          <w:r w:rsidRPr="00AD76F8">
            <w:rPr>
              <w:rStyle w:val="affb"/>
              <w:rFonts w:hint="eastAsia"/>
              <w:noProof/>
            </w:rPr>
            <w:t>：服务器补丁升级记录</w:t>
          </w:r>
          <w:r>
            <w:rPr>
              <w:noProof/>
              <w:webHidden/>
            </w:rPr>
            <w:tab/>
          </w:r>
          <w:r>
            <w:rPr>
              <w:noProof/>
              <w:webHidden/>
            </w:rPr>
            <w:fldChar w:fldCharType="begin"/>
          </w:r>
          <w:r>
            <w:rPr>
              <w:noProof/>
              <w:webHidden/>
            </w:rPr>
            <w:instrText xml:space="preserve"> PAGEREF _Toc489607305 \h </w:instrText>
          </w:r>
          <w:r>
            <w:rPr>
              <w:noProof/>
              <w:webHidden/>
            </w:rPr>
          </w:r>
          <w:r>
            <w:rPr>
              <w:noProof/>
              <w:webHidden/>
            </w:rPr>
            <w:fldChar w:fldCharType="separate"/>
          </w:r>
          <w:ins w:id="877" w:author="yunwei01" w:date="2017-08-04T10:49:00Z">
            <w:r>
              <w:rPr>
                <w:noProof/>
                <w:webHidden/>
              </w:rPr>
              <w:t>222</w:t>
            </w:r>
          </w:ins>
          <w:del w:id="878" w:author="yunwei01" w:date="2017-08-04T10:49:00Z">
            <w:r w:rsidDel="00960E5D">
              <w:rPr>
                <w:noProof/>
                <w:webHidden/>
              </w:rPr>
              <w:delText>218</w:delText>
            </w:r>
          </w:del>
          <w:r>
            <w:rPr>
              <w:noProof/>
              <w:webHidden/>
            </w:rPr>
            <w:fldChar w:fldCharType="end"/>
          </w:r>
          <w:r w:rsidRPr="00AD76F8">
            <w:rPr>
              <w:rStyle w:val="affb"/>
              <w:noProof/>
            </w:rPr>
            <w:fldChar w:fldCharType="end"/>
          </w:r>
        </w:p>
        <w:p w14:paraId="5167D3B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"_Toc489607306"</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23.2.50</w:t>
          </w:r>
          <w:r w:rsidRPr="00AD76F8">
            <w:rPr>
              <w:rStyle w:val="affb"/>
              <w:rFonts w:hint="eastAsia"/>
              <w:noProof/>
            </w:rPr>
            <w:t xml:space="preserve"> </w:t>
          </w:r>
          <w:r w:rsidRPr="00AD76F8">
            <w:rPr>
              <w:rStyle w:val="affb"/>
              <w:rFonts w:hint="eastAsia"/>
              <w:noProof/>
            </w:rPr>
            <w:t>附录</w:t>
          </w:r>
          <w:r w:rsidRPr="00AD76F8">
            <w:rPr>
              <w:rStyle w:val="affb"/>
              <w:noProof/>
            </w:rPr>
            <w:t>50</w:t>
          </w:r>
          <w:r w:rsidRPr="00AD76F8">
            <w:rPr>
              <w:rStyle w:val="affb"/>
              <w:rFonts w:hint="eastAsia"/>
              <w:noProof/>
            </w:rPr>
            <w:t>：变更申请单</w:t>
          </w:r>
          <w:r>
            <w:rPr>
              <w:noProof/>
              <w:webHidden/>
            </w:rPr>
            <w:tab/>
          </w:r>
          <w:r>
            <w:rPr>
              <w:noProof/>
              <w:webHidden/>
            </w:rPr>
            <w:fldChar w:fldCharType="begin"/>
          </w:r>
          <w:r>
            <w:rPr>
              <w:noProof/>
              <w:webHidden/>
            </w:rPr>
            <w:instrText xml:space="preserve"> PAGEREF _Toc489607306 \h </w:instrText>
          </w:r>
          <w:r>
            <w:rPr>
              <w:noProof/>
              <w:webHidden/>
            </w:rPr>
          </w:r>
          <w:r>
            <w:rPr>
              <w:noProof/>
              <w:webHidden/>
            </w:rPr>
            <w:fldChar w:fldCharType="separate"/>
          </w:r>
          <w:ins w:id="879" w:author="yunwei01" w:date="2017-08-04T10:49:00Z">
            <w:r>
              <w:rPr>
                <w:noProof/>
                <w:webHidden/>
              </w:rPr>
              <w:t>223</w:t>
            </w:r>
          </w:ins>
          <w:del w:id="880" w:author="yunwei01" w:date="2017-08-04T10:49:00Z">
            <w:r w:rsidDel="00960E5D">
              <w:rPr>
                <w:noProof/>
                <w:webHidden/>
              </w:rPr>
              <w:delText>219</w:delText>
            </w:r>
          </w:del>
          <w:r>
            <w:rPr>
              <w:noProof/>
              <w:webHidden/>
            </w:rPr>
            <w:fldChar w:fldCharType="end"/>
          </w:r>
          <w:r w:rsidRPr="00AD76F8">
            <w:rPr>
              <w:rStyle w:val="affb"/>
              <w:noProof/>
            </w:rPr>
            <w:fldChar w:fldCharType="end"/>
          </w:r>
        </w:p>
        <w:p w14:paraId="1731268A"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"_Toc489607307"</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23.2.51</w:t>
          </w:r>
          <w:r w:rsidRPr="00AD76F8">
            <w:rPr>
              <w:rStyle w:val="affb"/>
              <w:rFonts w:hint="eastAsia"/>
              <w:noProof/>
            </w:rPr>
            <w:t xml:space="preserve"> </w:t>
          </w:r>
          <w:r w:rsidRPr="00AD76F8">
            <w:rPr>
              <w:rStyle w:val="affb"/>
              <w:rFonts w:hint="eastAsia"/>
              <w:noProof/>
            </w:rPr>
            <w:t>附录</w:t>
          </w:r>
          <w:r w:rsidRPr="00AD76F8">
            <w:rPr>
              <w:rStyle w:val="affb"/>
              <w:noProof/>
            </w:rPr>
            <w:t>51</w:t>
          </w:r>
          <w:r w:rsidRPr="00AD76F8">
            <w:rPr>
              <w:rStyle w:val="affb"/>
              <w:rFonts w:hint="eastAsia"/>
              <w:noProof/>
            </w:rPr>
            <w:t>：备份记录</w:t>
          </w:r>
          <w:r>
            <w:rPr>
              <w:noProof/>
              <w:webHidden/>
            </w:rPr>
            <w:tab/>
          </w:r>
          <w:r>
            <w:rPr>
              <w:noProof/>
              <w:webHidden/>
            </w:rPr>
            <w:fldChar w:fldCharType="begin"/>
          </w:r>
          <w:r>
            <w:rPr>
              <w:noProof/>
              <w:webHidden/>
            </w:rPr>
            <w:instrText xml:space="preserve"> PAGEREF _Toc489607307 \h </w:instrText>
          </w:r>
          <w:r>
            <w:rPr>
              <w:noProof/>
              <w:webHidden/>
            </w:rPr>
          </w:r>
          <w:r>
            <w:rPr>
              <w:noProof/>
              <w:webHidden/>
            </w:rPr>
            <w:fldChar w:fldCharType="separate"/>
          </w:r>
          <w:ins w:id="881" w:author="yunwei01" w:date="2017-08-04T10:49:00Z">
            <w:r>
              <w:rPr>
                <w:noProof/>
                <w:webHidden/>
              </w:rPr>
              <w:t>225</w:t>
            </w:r>
          </w:ins>
          <w:del w:id="882" w:author="yunwei01" w:date="2017-08-04T10:49:00Z">
            <w:r w:rsidDel="00960E5D">
              <w:rPr>
                <w:noProof/>
                <w:webHidden/>
              </w:rPr>
              <w:delText>221</w:delText>
            </w:r>
          </w:del>
          <w:r>
            <w:rPr>
              <w:noProof/>
              <w:webHidden/>
            </w:rPr>
            <w:fldChar w:fldCharType="end"/>
          </w:r>
          <w:r w:rsidRPr="00AD76F8">
            <w:rPr>
              <w:rStyle w:val="affb"/>
              <w:noProof/>
            </w:rPr>
            <w:fldChar w:fldCharType="end"/>
          </w:r>
        </w:p>
        <w:p w14:paraId="53A02B90"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"_Toc489607308"</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23.2.52</w:t>
          </w:r>
          <w:r w:rsidRPr="00AD76F8">
            <w:rPr>
              <w:rStyle w:val="affb"/>
              <w:rFonts w:hint="eastAsia"/>
              <w:noProof/>
            </w:rPr>
            <w:t xml:space="preserve"> </w:t>
          </w:r>
          <w:r w:rsidRPr="00AD76F8">
            <w:rPr>
              <w:rStyle w:val="affb"/>
              <w:rFonts w:hint="eastAsia"/>
              <w:noProof/>
            </w:rPr>
            <w:t>附录</w:t>
          </w:r>
          <w:r w:rsidRPr="00AD76F8">
            <w:rPr>
              <w:rStyle w:val="affb"/>
              <w:noProof/>
            </w:rPr>
            <w:t>52</w:t>
          </w:r>
          <w:r w:rsidRPr="00AD76F8">
            <w:rPr>
              <w:rStyle w:val="affb"/>
              <w:rFonts w:hint="eastAsia"/>
              <w:noProof/>
            </w:rPr>
            <w:t>：恢复记录</w:t>
          </w:r>
          <w:r>
            <w:rPr>
              <w:noProof/>
              <w:webHidden/>
            </w:rPr>
            <w:tab/>
          </w:r>
          <w:r>
            <w:rPr>
              <w:noProof/>
              <w:webHidden/>
            </w:rPr>
            <w:fldChar w:fldCharType="begin"/>
          </w:r>
          <w:r>
            <w:rPr>
              <w:noProof/>
              <w:webHidden/>
            </w:rPr>
            <w:instrText xml:space="preserve"> PAGEREF _Toc489607308 \h </w:instrText>
          </w:r>
          <w:r>
            <w:rPr>
              <w:noProof/>
              <w:webHidden/>
            </w:rPr>
          </w:r>
          <w:r>
            <w:rPr>
              <w:noProof/>
              <w:webHidden/>
            </w:rPr>
            <w:fldChar w:fldCharType="separate"/>
          </w:r>
          <w:ins w:id="883" w:author="yunwei01" w:date="2017-08-04T10:49:00Z">
            <w:r>
              <w:rPr>
                <w:noProof/>
                <w:webHidden/>
              </w:rPr>
              <w:t>226</w:t>
            </w:r>
          </w:ins>
          <w:del w:id="884" w:author="yunwei01" w:date="2017-08-04T10:49:00Z">
            <w:r w:rsidDel="00960E5D">
              <w:rPr>
                <w:noProof/>
                <w:webHidden/>
              </w:rPr>
              <w:delText>222</w:delText>
            </w:r>
          </w:del>
          <w:r>
            <w:rPr>
              <w:noProof/>
              <w:webHidden/>
            </w:rPr>
            <w:fldChar w:fldCharType="end"/>
          </w:r>
          <w:r w:rsidRPr="00AD76F8">
            <w:rPr>
              <w:rStyle w:val="affb"/>
              <w:noProof/>
            </w:rPr>
            <w:fldChar w:fldCharType="end"/>
          </w:r>
        </w:p>
        <w:p w14:paraId="42B40C5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"_Toc489607309"</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23.2.53</w:t>
          </w:r>
          <w:r w:rsidRPr="00AD76F8">
            <w:rPr>
              <w:rStyle w:val="affb"/>
              <w:rFonts w:hint="eastAsia"/>
              <w:noProof/>
            </w:rPr>
            <w:t xml:space="preserve"> </w:t>
          </w:r>
          <w:r w:rsidRPr="00AD76F8">
            <w:rPr>
              <w:rStyle w:val="affb"/>
              <w:rFonts w:hint="eastAsia"/>
              <w:noProof/>
            </w:rPr>
            <w:t>附录</w:t>
          </w:r>
          <w:r w:rsidRPr="00AD76F8">
            <w:rPr>
              <w:rStyle w:val="affb"/>
              <w:noProof/>
            </w:rPr>
            <w:t>53</w:t>
          </w:r>
          <w:r w:rsidRPr="00AD76F8">
            <w:rPr>
              <w:rStyle w:val="affb"/>
              <w:rFonts w:hint="eastAsia"/>
              <w:noProof/>
            </w:rPr>
            <w:t>：备份与恢复演练记录单</w:t>
          </w:r>
          <w:r>
            <w:rPr>
              <w:noProof/>
              <w:webHidden/>
            </w:rPr>
            <w:tab/>
          </w:r>
          <w:r>
            <w:rPr>
              <w:noProof/>
              <w:webHidden/>
            </w:rPr>
            <w:fldChar w:fldCharType="begin"/>
          </w:r>
          <w:r>
            <w:rPr>
              <w:noProof/>
              <w:webHidden/>
            </w:rPr>
            <w:instrText xml:space="preserve"> PAGEREF _Toc489607309 \h </w:instrText>
          </w:r>
          <w:r>
            <w:rPr>
              <w:noProof/>
              <w:webHidden/>
            </w:rPr>
          </w:r>
          <w:r>
            <w:rPr>
              <w:noProof/>
              <w:webHidden/>
            </w:rPr>
            <w:fldChar w:fldCharType="separate"/>
          </w:r>
          <w:ins w:id="885" w:author="yunwei01" w:date="2017-08-04T10:49:00Z">
            <w:r>
              <w:rPr>
                <w:noProof/>
                <w:webHidden/>
              </w:rPr>
              <w:t>226</w:t>
            </w:r>
          </w:ins>
          <w:del w:id="886" w:author="yunwei01" w:date="2017-08-04T10:49:00Z">
            <w:r w:rsidDel="00960E5D">
              <w:rPr>
                <w:noProof/>
                <w:webHidden/>
              </w:rPr>
              <w:delText>222</w:delText>
            </w:r>
          </w:del>
          <w:r>
            <w:rPr>
              <w:noProof/>
              <w:webHidden/>
            </w:rPr>
            <w:fldChar w:fldCharType="end"/>
          </w:r>
          <w:r w:rsidRPr="00AD76F8">
            <w:rPr>
              <w:rStyle w:val="affb"/>
              <w:noProof/>
            </w:rPr>
            <w:fldChar w:fldCharType="end"/>
          </w:r>
        </w:p>
        <w:p w14:paraId="1049C444"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"_Toc489607310"</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23.2.54</w:t>
          </w:r>
          <w:r w:rsidRPr="00AD76F8">
            <w:rPr>
              <w:rStyle w:val="affb"/>
              <w:rFonts w:hint="eastAsia"/>
              <w:noProof/>
            </w:rPr>
            <w:t xml:space="preserve"> </w:t>
          </w:r>
          <w:r w:rsidRPr="00AD76F8">
            <w:rPr>
              <w:rStyle w:val="affb"/>
              <w:rFonts w:hint="eastAsia"/>
              <w:noProof/>
            </w:rPr>
            <w:t>附录</w:t>
          </w:r>
          <w:r w:rsidRPr="00AD76F8">
            <w:rPr>
              <w:rStyle w:val="affb"/>
              <w:noProof/>
            </w:rPr>
            <w:t>54</w:t>
          </w:r>
          <w:r w:rsidRPr="00AD76F8">
            <w:rPr>
              <w:rStyle w:val="affb"/>
              <w:rFonts w:hint="eastAsia"/>
              <w:noProof/>
            </w:rPr>
            <w:t>：安全事件记录报告</w:t>
          </w:r>
          <w:r>
            <w:rPr>
              <w:noProof/>
              <w:webHidden/>
            </w:rPr>
            <w:tab/>
          </w:r>
          <w:r>
            <w:rPr>
              <w:noProof/>
              <w:webHidden/>
            </w:rPr>
            <w:fldChar w:fldCharType="begin"/>
          </w:r>
          <w:r>
            <w:rPr>
              <w:noProof/>
              <w:webHidden/>
            </w:rPr>
            <w:instrText xml:space="preserve"> PAGEREF _Toc489607310 \h </w:instrText>
          </w:r>
          <w:r>
            <w:rPr>
              <w:noProof/>
              <w:webHidden/>
            </w:rPr>
          </w:r>
          <w:r>
            <w:rPr>
              <w:noProof/>
              <w:webHidden/>
            </w:rPr>
            <w:fldChar w:fldCharType="separate"/>
          </w:r>
          <w:ins w:id="887" w:author="yunwei01" w:date="2017-08-04T10:49:00Z">
            <w:r>
              <w:rPr>
                <w:noProof/>
                <w:webHidden/>
              </w:rPr>
              <w:t>227</w:t>
            </w:r>
          </w:ins>
          <w:del w:id="888" w:author="yunwei01" w:date="2017-08-04T10:49:00Z">
            <w:r w:rsidDel="00960E5D">
              <w:rPr>
                <w:noProof/>
                <w:webHidden/>
              </w:rPr>
              <w:delText>223</w:delText>
            </w:r>
          </w:del>
          <w:r>
            <w:rPr>
              <w:noProof/>
              <w:webHidden/>
            </w:rPr>
            <w:fldChar w:fldCharType="end"/>
          </w:r>
          <w:r w:rsidRPr="00AD76F8">
            <w:rPr>
              <w:rStyle w:val="affb"/>
              <w:noProof/>
            </w:rPr>
            <w:fldChar w:fldCharType="end"/>
          </w:r>
        </w:p>
        <w:p w14:paraId="78FB1EB2"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"_Toc489607311"</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23.2.55</w:t>
          </w:r>
          <w:r w:rsidRPr="00AD76F8">
            <w:rPr>
              <w:rStyle w:val="affb"/>
              <w:rFonts w:hint="eastAsia"/>
              <w:noProof/>
            </w:rPr>
            <w:t xml:space="preserve"> </w:t>
          </w:r>
          <w:r w:rsidRPr="00AD76F8">
            <w:rPr>
              <w:rStyle w:val="affb"/>
              <w:rFonts w:hint="eastAsia"/>
              <w:noProof/>
            </w:rPr>
            <w:t>附录</w:t>
          </w:r>
          <w:r w:rsidRPr="00AD76F8">
            <w:rPr>
              <w:rStyle w:val="affb"/>
              <w:noProof/>
            </w:rPr>
            <w:t>55</w:t>
          </w:r>
          <w:r w:rsidRPr="00AD76F8">
            <w:rPr>
              <w:rStyle w:val="affb"/>
              <w:rFonts w:hint="eastAsia"/>
              <w:noProof/>
            </w:rPr>
            <w:t>：信息安全事件调查报告</w:t>
          </w:r>
          <w:r>
            <w:rPr>
              <w:noProof/>
              <w:webHidden/>
            </w:rPr>
            <w:tab/>
          </w:r>
          <w:r>
            <w:rPr>
              <w:noProof/>
              <w:webHidden/>
            </w:rPr>
            <w:fldChar w:fldCharType="begin"/>
          </w:r>
          <w:r>
            <w:rPr>
              <w:noProof/>
              <w:webHidden/>
            </w:rPr>
            <w:instrText xml:space="preserve"> PAGEREF _Toc489607311 \h </w:instrText>
          </w:r>
          <w:r>
            <w:rPr>
              <w:noProof/>
              <w:webHidden/>
            </w:rPr>
          </w:r>
          <w:r>
            <w:rPr>
              <w:noProof/>
              <w:webHidden/>
            </w:rPr>
            <w:fldChar w:fldCharType="separate"/>
          </w:r>
          <w:ins w:id="889" w:author="yunwei01" w:date="2017-08-04T10:49:00Z">
            <w:r>
              <w:rPr>
                <w:noProof/>
                <w:webHidden/>
              </w:rPr>
              <w:t>228</w:t>
            </w:r>
          </w:ins>
          <w:del w:id="890" w:author="yunwei01" w:date="2017-08-04T10:49:00Z">
            <w:r w:rsidDel="00960E5D">
              <w:rPr>
                <w:noProof/>
                <w:webHidden/>
              </w:rPr>
              <w:delText>224</w:delText>
            </w:r>
          </w:del>
          <w:r>
            <w:rPr>
              <w:noProof/>
              <w:webHidden/>
            </w:rPr>
            <w:fldChar w:fldCharType="end"/>
          </w:r>
          <w:r w:rsidRPr="00AD76F8">
            <w:rPr>
              <w:rStyle w:val="affb"/>
              <w:noProof/>
            </w:rPr>
            <w:fldChar w:fldCharType="end"/>
          </w:r>
        </w:p>
        <w:p w14:paraId="54D58321"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"_Toc489607312"</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23.2.56</w:t>
          </w:r>
          <w:r w:rsidRPr="00AD76F8">
            <w:rPr>
              <w:rStyle w:val="affb"/>
              <w:rFonts w:hint="eastAsia"/>
              <w:noProof/>
            </w:rPr>
            <w:t xml:space="preserve"> </w:t>
          </w:r>
          <w:r w:rsidRPr="00AD76F8">
            <w:rPr>
              <w:rStyle w:val="affb"/>
              <w:rFonts w:hint="eastAsia"/>
              <w:noProof/>
            </w:rPr>
            <w:t>附录</w:t>
          </w:r>
          <w:r w:rsidRPr="00AD76F8">
            <w:rPr>
              <w:rStyle w:val="affb"/>
              <w:noProof/>
            </w:rPr>
            <w:t>56</w:t>
          </w:r>
          <w:r w:rsidRPr="00AD76F8">
            <w:rPr>
              <w:rStyle w:val="affb"/>
              <w:rFonts w:hint="eastAsia"/>
              <w:noProof/>
            </w:rPr>
            <w:t>：硬件维护</w:t>
          </w:r>
          <w:r>
            <w:rPr>
              <w:noProof/>
              <w:webHidden/>
            </w:rPr>
            <w:tab/>
          </w:r>
          <w:r>
            <w:rPr>
              <w:noProof/>
              <w:webHidden/>
            </w:rPr>
            <w:fldChar w:fldCharType="begin"/>
          </w:r>
          <w:r>
            <w:rPr>
              <w:noProof/>
              <w:webHidden/>
            </w:rPr>
            <w:instrText xml:space="preserve"> PAGEREF _Toc489607312 \h </w:instrText>
          </w:r>
          <w:r>
            <w:rPr>
              <w:noProof/>
              <w:webHidden/>
            </w:rPr>
          </w:r>
          <w:r>
            <w:rPr>
              <w:noProof/>
              <w:webHidden/>
            </w:rPr>
            <w:fldChar w:fldCharType="separate"/>
          </w:r>
          <w:ins w:id="891" w:author="yunwei01" w:date="2017-08-04T10:49:00Z">
            <w:r>
              <w:rPr>
                <w:noProof/>
                <w:webHidden/>
              </w:rPr>
              <w:t>229</w:t>
            </w:r>
          </w:ins>
          <w:del w:id="892" w:author="yunwei01" w:date="2017-08-04T10:49:00Z">
            <w:r w:rsidDel="00960E5D">
              <w:rPr>
                <w:noProof/>
                <w:webHidden/>
              </w:rPr>
              <w:delText>225</w:delText>
            </w:r>
          </w:del>
          <w:r>
            <w:rPr>
              <w:noProof/>
              <w:webHidden/>
            </w:rPr>
            <w:fldChar w:fldCharType="end"/>
          </w:r>
          <w:r w:rsidRPr="00AD76F8">
            <w:rPr>
              <w:rStyle w:val="affb"/>
              <w:noProof/>
            </w:rPr>
            <w:fldChar w:fldCharType="end"/>
          </w:r>
        </w:p>
        <w:p w14:paraId="1E147B8E"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"_Toc489607313"</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23.2.57</w:t>
          </w:r>
          <w:r w:rsidRPr="00AD76F8">
            <w:rPr>
              <w:rStyle w:val="affb"/>
              <w:rFonts w:hint="eastAsia"/>
              <w:noProof/>
            </w:rPr>
            <w:t xml:space="preserve"> </w:t>
          </w:r>
          <w:r w:rsidRPr="00AD76F8">
            <w:rPr>
              <w:rStyle w:val="affb"/>
              <w:rFonts w:hint="eastAsia"/>
              <w:noProof/>
            </w:rPr>
            <w:t>附录</w:t>
          </w:r>
          <w:r w:rsidRPr="00AD76F8">
            <w:rPr>
              <w:rStyle w:val="affb"/>
              <w:noProof/>
            </w:rPr>
            <w:t>57</w:t>
          </w:r>
          <w:r w:rsidRPr="00AD76F8">
            <w:rPr>
              <w:rStyle w:val="affb"/>
              <w:rFonts w:hint="eastAsia"/>
              <w:noProof/>
            </w:rPr>
            <w:t>：工作日志</w:t>
          </w:r>
          <w:r>
            <w:rPr>
              <w:noProof/>
              <w:webHidden/>
            </w:rPr>
            <w:tab/>
          </w:r>
          <w:r>
            <w:rPr>
              <w:noProof/>
              <w:webHidden/>
            </w:rPr>
            <w:fldChar w:fldCharType="begin"/>
          </w:r>
          <w:r>
            <w:rPr>
              <w:noProof/>
              <w:webHidden/>
            </w:rPr>
            <w:instrText xml:space="preserve"> PAGEREF _Toc489607313 \h </w:instrText>
          </w:r>
          <w:r>
            <w:rPr>
              <w:noProof/>
              <w:webHidden/>
            </w:rPr>
          </w:r>
          <w:r>
            <w:rPr>
              <w:noProof/>
              <w:webHidden/>
            </w:rPr>
            <w:fldChar w:fldCharType="separate"/>
          </w:r>
          <w:ins w:id="893" w:author="yunwei01" w:date="2017-08-04T10:49:00Z">
            <w:r>
              <w:rPr>
                <w:noProof/>
                <w:webHidden/>
              </w:rPr>
              <w:t>230</w:t>
            </w:r>
          </w:ins>
          <w:del w:id="894" w:author="yunwei01" w:date="2017-08-04T10:49:00Z">
            <w:r w:rsidDel="00960E5D">
              <w:rPr>
                <w:noProof/>
                <w:webHidden/>
              </w:rPr>
              <w:delText>226</w:delText>
            </w:r>
          </w:del>
          <w:r>
            <w:rPr>
              <w:noProof/>
              <w:webHidden/>
            </w:rPr>
            <w:fldChar w:fldCharType="end"/>
          </w:r>
          <w:r w:rsidRPr="00AD76F8">
            <w:rPr>
              <w:rStyle w:val="affb"/>
              <w:noProof/>
            </w:rPr>
            <w:fldChar w:fldCharType="end"/>
          </w:r>
        </w:p>
        <w:p w14:paraId="12D4C603" w14:textId="77777777" w:rsidR="00960E5D" w:rsidRDefault="00960E5D">
          <w:pPr>
            <w:pStyle w:val="31"/>
            <w:tabs>
              <w:tab w:val="right" w:leader="dot" w:pos="8296"/>
            </w:tabs>
            <w:rPr>
              <w:rFonts w:asciiTheme="minorHAnsi" w:eastAsiaTheme="minorEastAsia" w:hAnsiTheme="minorHAnsi" w:cstheme="minorBidi"/>
              <w:noProof/>
              <w:szCs w:val="22"/>
            </w:rPr>
          </w:pPr>
          <w:r w:rsidRPr="00AD76F8">
            <w:rPr>
              <w:rStyle w:val="affb"/>
              <w:noProof/>
            </w:rPr>
            <w:fldChar w:fldCharType="begin"/>
          </w:r>
          <w:r w:rsidRPr="00AD76F8">
            <w:rPr>
              <w:rStyle w:val="affb"/>
              <w:noProof/>
            </w:rPr>
            <w:instrText xml:space="preserve"> </w:instrText>
          </w:r>
          <w:r>
            <w:rPr>
              <w:noProof/>
            </w:rPr>
            <w:instrText>HYPERLINK \l "_Toc489607314"</w:instrText>
          </w:r>
          <w:r w:rsidRPr="00AD76F8">
            <w:rPr>
              <w:rStyle w:val="affb"/>
              <w:noProof/>
            </w:rPr>
            <w:instrText xml:space="preserve"> </w:instrText>
          </w:r>
          <w:r w:rsidRPr="00AD76F8">
            <w:rPr>
              <w:rStyle w:val="affb"/>
              <w:noProof/>
            </w:rPr>
            <w:fldChar w:fldCharType="separate"/>
          </w:r>
          <w:r w:rsidRPr="00AD76F8">
            <w:rPr>
              <w:rStyle w:val="affb"/>
              <w:noProof/>
              <w14:scene3d>
                <w14:camera w14:prst="orthographicFront"/>
                <w14:lightRig w14:rig="threePt" w14:dir="t">
                  <w14:rot w14:lat="0" w14:lon="0" w14:rev="0"/>
                </w14:lightRig>
              </w14:scene3d>
            </w:rPr>
            <w:t>23.2.58</w:t>
          </w:r>
          <w:r w:rsidRPr="00AD76F8">
            <w:rPr>
              <w:rStyle w:val="affb"/>
              <w:rFonts w:hint="eastAsia"/>
              <w:noProof/>
            </w:rPr>
            <w:t xml:space="preserve"> </w:t>
          </w:r>
          <w:r w:rsidRPr="00AD76F8">
            <w:rPr>
              <w:rStyle w:val="affb"/>
              <w:rFonts w:hint="eastAsia"/>
              <w:noProof/>
            </w:rPr>
            <w:t>附录</w:t>
          </w:r>
          <w:r w:rsidRPr="00AD76F8">
            <w:rPr>
              <w:rStyle w:val="affb"/>
              <w:noProof/>
            </w:rPr>
            <w:t>58</w:t>
          </w:r>
          <w:r w:rsidRPr="00AD76F8">
            <w:rPr>
              <w:rStyle w:val="affb"/>
              <w:rFonts w:hint="eastAsia"/>
              <w:noProof/>
            </w:rPr>
            <w:t>：信息系统</w:t>
          </w:r>
          <w:r w:rsidRPr="00AD76F8">
            <w:rPr>
              <w:rStyle w:val="affb"/>
              <w:rFonts w:ascii="宋体" w:hAnsi="宋体" w:cs="宋体" w:hint="eastAsia"/>
              <w:noProof/>
              <w:kern w:val="0"/>
            </w:rPr>
            <w:t>巡检</w:t>
          </w:r>
          <w:r>
            <w:rPr>
              <w:noProof/>
              <w:webHidden/>
            </w:rPr>
            <w:tab/>
          </w:r>
          <w:r>
            <w:rPr>
              <w:noProof/>
              <w:webHidden/>
            </w:rPr>
            <w:fldChar w:fldCharType="begin"/>
          </w:r>
          <w:r>
            <w:rPr>
              <w:noProof/>
              <w:webHidden/>
            </w:rPr>
            <w:instrText xml:space="preserve"> PAGEREF _Toc489607314 \h </w:instrText>
          </w:r>
          <w:r>
            <w:rPr>
              <w:noProof/>
              <w:webHidden/>
            </w:rPr>
          </w:r>
          <w:r>
            <w:rPr>
              <w:noProof/>
              <w:webHidden/>
            </w:rPr>
            <w:fldChar w:fldCharType="separate"/>
          </w:r>
          <w:ins w:id="895" w:author="yunwei01" w:date="2017-08-04T10:49:00Z">
            <w:r>
              <w:rPr>
                <w:noProof/>
                <w:webHidden/>
              </w:rPr>
              <w:t>231</w:t>
            </w:r>
          </w:ins>
          <w:del w:id="896" w:author="yunwei01" w:date="2017-08-04T10:49:00Z">
            <w:r w:rsidDel="00960E5D">
              <w:rPr>
                <w:noProof/>
                <w:webHidden/>
              </w:rPr>
              <w:delText>227</w:delText>
            </w:r>
          </w:del>
          <w:r>
            <w:rPr>
              <w:noProof/>
              <w:webHidden/>
            </w:rPr>
            <w:fldChar w:fldCharType="end"/>
          </w:r>
          <w:r w:rsidRPr="00AD76F8">
            <w:rPr>
              <w:rStyle w:val="affb"/>
              <w:noProof/>
            </w:rPr>
            <w:fldChar w:fldCharType="end"/>
          </w:r>
        </w:p>
        <w:p w14:paraId="0EB3A1BE" w14:textId="07BD2940" w:rsidR="00960E5D" w:rsidRDefault="00960E5D">
          <w:pPr>
            <w:rPr>
              <w:ins w:id="897" w:author="yunwei01" w:date="2017-08-04T10:48:00Z"/>
            </w:rPr>
          </w:pPr>
          <w:ins w:id="898" w:author="yunwei01" w:date="2017-08-04T10:48:00Z">
            <w:r>
              <w:rPr>
                <w:b/>
                <w:bCs/>
                <w:lang w:val="zh-CN"/>
              </w:rPr>
              <w:fldChar w:fldCharType="end"/>
            </w:r>
          </w:ins>
        </w:p>
        <w:customXmlInsRangeStart w:id="899" w:author="yunwei01" w:date="2017-08-04T10:48:00Z"/>
      </w:sdtContent>
    </w:sdt>
    <w:customXmlInsRangeEnd w:id="899"/>
    <w:p w14:paraId="74D9968D" w14:textId="5CDEFF1A" w:rsidR="007A5A28" w:rsidRDefault="007A5A28">
      <w:pPr>
        <w:pStyle w:val="TOC"/>
        <w:sectPr w:rsidR="007A5A28">
          <w:headerReference w:type="default" r:id="rId11"/>
          <w:footerReference w:type="default" r:id="rId12"/>
          <w:pgSz w:w="11906" w:h="16838"/>
          <w:pgMar w:top="1440" w:right="1800" w:bottom="1440" w:left="1800" w:header="851" w:footer="992" w:gutter="0"/>
          <w:cols w:space="720"/>
          <w:docGrid w:type="lines" w:linePitch="312"/>
        </w:sectPr>
        <w:pPrChange w:id="905" w:author="yunwei01" w:date="2017-08-04T10:48:00Z">
          <w:pPr/>
        </w:pPrChange>
      </w:pPr>
    </w:p>
    <w:p w14:paraId="586BDAFF" w14:textId="77777777" w:rsidR="0024427F" w:rsidRDefault="0063422A">
      <w:pPr>
        <w:pStyle w:val="1"/>
        <w:jc w:val="center"/>
        <w:pPrChange w:id="906" w:author="yunwei01" w:date="2017-08-02T14:31:00Z">
          <w:pPr>
            <w:pStyle w:val="1"/>
          </w:pPr>
        </w:pPrChange>
      </w:pPr>
      <w:bookmarkStart w:id="907" w:name="_Toc428792502"/>
      <w:bookmarkStart w:id="908" w:name="_Toc489545131"/>
      <w:bookmarkStart w:id="909" w:name="_Toc489546623"/>
      <w:bookmarkStart w:id="910" w:name="_Toc489546968"/>
      <w:bookmarkStart w:id="911" w:name="_Toc489547841"/>
      <w:bookmarkStart w:id="912" w:name="_Toc489607028"/>
      <w:r>
        <w:rPr>
          <w:rFonts w:hint="eastAsia"/>
        </w:rPr>
        <w:lastRenderedPageBreak/>
        <w:t>信息安全管理制度</w:t>
      </w:r>
      <w:commentRangeStart w:id="913"/>
      <w:r>
        <w:rPr>
          <w:rFonts w:hint="eastAsia"/>
        </w:rPr>
        <w:t>总则</w:t>
      </w:r>
      <w:bookmarkEnd w:id="0"/>
      <w:bookmarkEnd w:id="907"/>
      <w:commentRangeEnd w:id="913"/>
      <w:r w:rsidR="00AA7C91">
        <w:rPr>
          <w:rStyle w:val="affc"/>
          <w:b w:val="0"/>
          <w:bCs w:val="0"/>
          <w:kern w:val="2"/>
        </w:rPr>
        <w:commentReference w:id="913"/>
      </w:r>
      <w:bookmarkEnd w:id="908"/>
      <w:bookmarkEnd w:id="909"/>
      <w:bookmarkEnd w:id="910"/>
      <w:bookmarkEnd w:id="911"/>
      <w:bookmarkEnd w:id="912"/>
    </w:p>
    <w:p w14:paraId="4746CA7A" w14:textId="348B2DC0" w:rsidR="0024427F" w:rsidRDefault="0063422A">
      <w:pPr>
        <w:pStyle w:val="2"/>
      </w:pPr>
      <w:bookmarkStart w:id="914" w:name="_Toc399855201"/>
      <w:bookmarkStart w:id="915" w:name="_Toc428792503"/>
      <w:bookmarkStart w:id="916" w:name="_Toc489545132"/>
      <w:bookmarkStart w:id="917" w:name="_Toc489546624"/>
      <w:bookmarkStart w:id="918" w:name="_Toc489546969"/>
      <w:bookmarkStart w:id="919" w:name="_Toc489547842"/>
      <w:bookmarkStart w:id="920" w:name="_Toc489607029"/>
      <w:r>
        <w:rPr>
          <w:rFonts w:hint="eastAsia"/>
        </w:rPr>
        <w:t>概述</w:t>
      </w:r>
      <w:bookmarkEnd w:id="914"/>
      <w:bookmarkEnd w:id="915"/>
      <w:bookmarkEnd w:id="916"/>
      <w:bookmarkEnd w:id="917"/>
      <w:bookmarkEnd w:id="918"/>
      <w:bookmarkEnd w:id="919"/>
      <w:bookmarkEnd w:id="920"/>
    </w:p>
    <w:p w14:paraId="01D29792" w14:textId="56D7E9CA"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信息系统安全等级保护管理制度体系是对实现信息系统安全等级保护所采用的安全管理措施的描述。本制度体系从信息安全管理机构制度、信息安全人力资源管理制度、信息系统建设安全管理制度、信息安全系统运维管理制度和信息系统操作规程及应急预案等方面，针对</w:t>
      </w:r>
      <w:del w:id="921" w:author="yunwei01" w:date="2017-08-02T14:22:00Z">
        <w:r w:rsidR="00317016" w:rsidDel="00A97AE9">
          <w:rPr>
            <w:rFonts w:ascii="宋体" w:cs="宋体" w:hint="eastAsia"/>
            <w:color w:val="000000"/>
            <w:kern w:val="0"/>
            <w:sz w:val="24"/>
          </w:rPr>
          <w:delText>AAAAA</w:delText>
        </w:r>
      </w:del>
      <w:ins w:id="922" w:author="yunwei01" w:date="2017-08-02T14:22:00Z">
        <w:r w:rsidR="00A97AE9">
          <w:rPr>
            <w:rFonts w:ascii="宋体" w:cs="宋体" w:hint="eastAsia"/>
            <w:color w:val="000000"/>
            <w:kern w:val="0"/>
            <w:sz w:val="24"/>
          </w:rPr>
          <w:t>资鼎(上海)互联网金融信息服务有限公司</w:t>
        </w:r>
      </w:ins>
      <w:del w:id="923" w:author="yunwei01" w:date="2017-08-02T14:35:00Z">
        <w:r w:rsidR="00317016" w:rsidDel="003215A6">
          <w:rPr>
            <w:rFonts w:ascii="宋体" w:cs="宋体" w:hint="eastAsia"/>
            <w:color w:val="000000"/>
            <w:kern w:val="0"/>
            <w:sz w:val="24"/>
          </w:rPr>
          <w:delText>公司</w:delText>
        </w:r>
      </w:del>
      <w:r w:rsidR="00317016">
        <w:rPr>
          <w:rFonts w:ascii="宋体" w:cs="宋体" w:hint="eastAsia"/>
          <w:color w:val="000000"/>
          <w:kern w:val="0"/>
          <w:sz w:val="24"/>
        </w:rPr>
        <w:t>的</w:t>
      </w:r>
      <w:del w:id="924" w:author="yunwei01" w:date="2017-08-02T14:23:00Z">
        <w:r w:rsidR="00317016" w:rsidDel="00A97AE9">
          <w:rPr>
            <w:rFonts w:ascii="宋体" w:cs="宋体" w:hint="eastAsia"/>
            <w:color w:val="000000"/>
            <w:kern w:val="0"/>
            <w:sz w:val="24"/>
          </w:rPr>
          <w:delText>BBBBB</w:delText>
        </w:r>
      </w:del>
      <w:ins w:id="925" w:author="yunwei01" w:date="2017-08-02T14:35:00Z">
        <w:r w:rsidR="003215A6">
          <w:rPr>
            <w:rFonts w:ascii="宋体" w:cs="宋体" w:hint="eastAsia"/>
            <w:color w:val="000000"/>
            <w:kern w:val="0"/>
            <w:sz w:val="24"/>
          </w:rPr>
          <w:t>“</w:t>
        </w:r>
      </w:ins>
      <w:ins w:id="926" w:author="yunwei01" w:date="2017-08-02T14:23:00Z">
        <w:r w:rsidR="00A97AE9">
          <w:rPr>
            <w:rFonts w:ascii="宋体" w:cs="宋体" w:hint="eastAsia"/>
            <w:color w:val="000000"/>
            <w:kern w:val="0"/>
            <w:sz w:val="24"/>
          </w:rPr>
          <w:t>马上贷”</w:t>
        </w:r>
      </w:ins>
      <w:r w:rsidR="00317016">
        <w:rPr>
          <w:rFonts w:ascii="宋体" w:cs="宋体" w:hint="eastAsia"/>
          <w:color w:val="000000"/>
          <w:kern w:val="0"/>
          <w:sz w:val="24"/>
        </w:rPr>
        <w:t>系统</w:t>
      </w:r>
      <w:r>
        <w:rPr>
          <w:rFonts w:ascii="宋体" w:cs="宋体" w:hint="eastAsia"/>
          <w:color w:val="000000"/>
          <w:kern w:val="0"/>
          <w:sz w:val="24"/>
        </w:rPr>
        <w:t>，从信息安全管理和信息系统运维两个方面做出规定。</w:t>
      </w:r>
    </w:p>
    <w:p w14:paraId="070D6913" w14:textId="1E31F2FE" w:rsidR="0024427F" w:rsidRDefault="0063422A">
      <w:pPr>
        <w:pStyle w:val="2"/>
      </w:pPr>
      <w:bookmarkStart w:id="927" w:name="_Toc399855202"/>
      <w:bookmarkStart w:id="928" w:name="_Toc428792504"/>
      <w:bookmarkStart w:id="929" w:name="_Toc489545133"/>
      <w:bookmarkStart w:id="930" w:name="_Toc489546625"/>
      <w:bookmarkStart w:id="931" w:name="_Toc489546970"/>
      <w:bookmarkStart w:id="932" w:name="_Toc489547843"/>
      <w:bookmarkStart w:id="933" w:name="_Toc489607030"/>
      <w:r>
        <w:rPr>
          <w:rFonts w:hint="eastAsia"/>
        </w:rPr>
        <w:t>总体原则</w:t>
      </w:r>
      <w:bookmarkEnd w:id="927"/>
      <w:bookmarkEnd w:id="928"/>
      <w:bookmarkEnd w:id="929"/>
      <w:bookmarkEnd w:id="930"/>
      <w:bookmarkEnd w:id="931"/>
      <w:bookmarkEnd w:id="932"/>
      <w:bookmarkEnd w:id="933"/>
    </w:p>
    <w:p w14:paraId="2884B7C0"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本制度的信息安全总体原则如下：</w:t>
      </w:r>
    </w:p>
    <w:p w14:paraId="068A13EA"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全面贯彻国家和上海市关于信息安全工作的要求文件和相关指导性文件精神，在部门内建立符合国家要求完善的信息安全管理体系；</w:t>
      </w:r>
    </w:p>
    <w:p w14:paraId="7A2AB40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建立由安全策略、管理制度、操作规程等构成的全面信息安全管理制度体系，并落实信息安全管理责任到个人，使信息安全管理有章可循；</w:t>
      </w:r>
    </w:p>
    <w:p w14:paraId="534AA6E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定期进行信息安全培训，提高相关人员信息安全意识及能力；</w:t>
      </w:r>
    </w:p>
    <w:p w14:paraId="71F219D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实行预防为主，应急为辅的信息安全理念，对可能存在的信息安全隐患进行提前预防性排查和处理；对于突发性信息安全事件，可以按照应急预案进行快速响应，将事件影响降到最低；</w:t>
      </w:r>
    </w:p>
    <w:p w14:paraId="6FD5A40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定期对信息系统进行风险评估和控制，将信息安全风险控制在可接受的水平，以降低突发性事件出现的概率；</w:t>
      </w:r>
    </w:p>
    <w:p w14:paraId="7203258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持续改进信息安全管理所要求包含的各项工作，为系统提供可靠的安全信息服务。</w:t>
      </w:r>
    </w:p>
    <w:p w14:paraId="7DC32BF7" w14:textId="356A76DA" w:rsidR="0024427F" w:rsidRDefault="0063422A">
      <w:pPr>
        <w:pStyle w:val="2"/>
      </w:pPr>
      <w:bookmarkStart w:id="934" w:name="_Toc399855203"/>
      <w:bookmarkStart w:id="935" w:name="_Toc428792505"/>
      <w:bookmarkStart w:id="936" w:name="_Toc489545134"/>
      <w:bookmarkStart w:id="937" w:name="_Toc489546626"/>
      <w:bookmarkStart w:id="938" w:name="_Toc489546971"/>
      <w:bookmarkStart w:id="939" w:name="_Toc489547844"/>
      <w:bookmarkStart w:id="940" w:name="_Toc489607031"/>
      <w:r>
        <w:rPr>
          <w:rFonts w:hint="eastAsia"/>
        </w:rPr>
        <w:lastRenderedPageBreak/>
        <w:t>总体目标</w:t>
      </w:r>
      <w:bookmarkEnd w:id="934"/>
      <w:bookmarkEnd w:id="935"/>
      <w:bookmarkEnd w:id="936"/>
      <w:bookmarkEnd w:id="937"/>
      <w:bookmarkEnd w:id="938"/>
      <w:bookmarkEnd w:id="939"/>
      <w:bookmarkEnd w:id="940"/>
    </w:p>
    <w:p w14:paraId="437A9C0A" w14:textId="3CF60A7C"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明确</w:t>
      </w:r>
      <w:del w:id="941" w:author="yunwei01" w:date="2017-08-02T14:22:00Z">
        <w:r w:rsidR="00543823" w:rsidDel="00A97AE9">
          <w:rPr>
            <w:rFonts w:ascii="宋体" w:cs="宋体" w:hint="eastAsia"/>
            <w:color w:val="000000"/>
            <w:kern w:val="0"/>
            <w:sz w:val="24"/>
          </w:rPr>
          <w:delText>AAAAA</w:delText>
        </w:r>
      </w:del>
      <w:ins w:id="942" w:author="yunwei01" w:date="2017-08-02T14:22:00Z">
        <w:r w:rsidR="00A97AE9">
          <w:rPr>
            <w:rFonts w:ascii="宋体" w:cs="宋体" w:hint="eastAsia"/>
            <w:color w:val="000000"/>
            <w:kern w:val="0"/>
            <w:sz w:val="24"/>
          </w:rPr>
          <w:t>资鼎(上海)互联网金融信息服务有限公司</w:t>
        </w:r>
      </w:ins>
      <w:del w:id="943" w:author="yunwei01" w:date="2017-08-02T14:36:00Z">
        <w:r w:rsidR="00543823" w:rsidDel="005854B4">
          <w:rPr>
            <w:rFonts w:ascii="宋体" w:cs="宋体" w:hint="eastAsia"/>
            <w:color w:val="000000"/>
            <w:kern w:val="0"/>
            <w:sz w:val="24"/>
          </w:rPr>
          <w:delText>公司</w:delText>
        </w:r>
      </w:del>
      <w:r>
        <w:rPr>
          <w:rFonts w:ascii="宋体" w:cs="宋体" w:hint="eastAsia"/>
          <w:color w:val="000000"/>
          <w:kern w:val="0"/>
          <w:sz w:val="24"/>
        </w:rPr>
        <w:t>信息安全管理机构和人力资源管理制度；</w:t>
      </w:r>
    </w:p>
    <w:p w14:paraId="51C10878" w14:textId="17433DD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按照等级保护</w:t>
      </w:r>
      <w:r w:rsidR="00C24FCB">
        <w:rPr>
          <w:rFonts w:ascii="宋体" w:cs="宋体" w:hint="eastAsia"/>
          <w:color w:val="000000"/>
          <w:kern w:val="0"/>
          <w:sz w:val="24"/>
        </w:rPr>
        <w:t>三</w:t>
      </w:r>
      <w:r w:rsidR="002471D1">
        <w:rPr>
          <w:rFonts w:ascii="宋体" w:cs="宋体" w:hint="eastAsia"/>
          <w:color w:val="000000"/>
          <w:kern w:val="0"/>
          <w:sz w:val="24"/>
        </w:rPr>
        <w:t>级</w:t>
      </w:r>
      <w:r>
        <w:rPr>
          <w:rFonts w:ascii="宋体" w:cs="宋体" w:hint="eastAsia"/>
          <w:color w:val="000000"/>
          <w:kern w:val="0"/>
          <w:sz w:val="24"/>
        </w:rPr>
        <w:t>要求规范</w:t>
      </w:r>
      <w:del w:id="944" w:author="yunwei01" w:date="2017-08-02T14:22:00Z">
        <w:r w:rsidR="00317016" w:rsidDel="00A97AE9">
          <w:rPr>
            <w:rFonts w:ascii="宋体" w:cs="宋体" w:hint="eastAsia"/>
            <w:color w:val="000000"/>
            <w:kern w:val="0"/>
            <w:sz w:val="24"/>
          </w:rPr>
          <w:delText>AAAAA</w:delText>
        </w:r>
      </w:del>
      <w:ins w:id="945" w:author="yunwei01" w:date="2017-08-02T14:22:00Z">
        <w:r w:rsidR="00A97AE9">
          <w:rPr>
            <w:rFonts w:ascii="宋体" w:cs="宋体" w:hint="eastAsia"/>
            <w:color w:val="000000"/>
            <w:kern w:val="0"/>
            <w:sz w:val="24"/>
          </w:rPr>
          <w:t>资鼎(上海)互联网金融信息服务有限公司</w:t>
        </w:r>
      </w:ins>
      <w:del w:id="946" w:author="yunwei01" w:date="2017-08-02T14:37:00Z">
        <w:r w:rsidR="00317016" w:rsidDel="005854B4">
          <w:rPr>
            <w:rFonts w:ascii="宋体" w:cs="宋体" w:hint="eastAsia"/>
            <w:color w:val="000000"/>
            <w:kern w:val="0"/>
            <w:sz w:val="24"/>
          </w:rPr>
          <w:delText>公司</w:delText>
        </w:r>
      </w:del>
      <w:r w:rsidR="00317016">
        <w:rPr>
          <w:rFonts w:ascii="宋体" w:cs="宋体" w:hint="eastAsia"/>
          <w:color w:val="000000"/>
          <w:kern w:val="0"/>
          <w:sz w:val="24"/>
        </w:rPr>
        <w:t>的</w:t>
      </w:r>
      <w:del w:id="947" w:author="yunwei01" w:date="2017-08-02T14:23:00Z">
        <w:r w:rsidR="00317016" w:rsidDel="00A97AE9">
          <w:rPr>
            <w:rFonts w:ascii="宋体" w:cs="宋体" w:hint="eastAsia"/>
            <w:color w:val="000000"/>
            <w:kern w:val="0"/>
            <w:sz w:val="24"/>
          </w:rPr>
          <w:delText>BBBBB</w:delText>
        </w:r>
      </w:del>
      <w:ins w:id="948" w:author="yunwei01" w:date="2017-08-02T14:37:00Z">
        <w:r w:rsidR="005854B4">
          <w:rPr>
            <w:rFonts w:ascii="宋体" w:cs="宋体" w:hint="eastAsia"/>
            <w:color w:val="000000"/>
            <w:kern w:val="0"/>
            <w:sz w:val="24"/>
          </w:rPr>
          <w:t>“</w:t>
        </w:r>
      </w:ins>
      <w:ins w:id="949" w:author="yunwei01" w:date="2017-08-02T14:23:00Z">
        <w:r w:rsidR="00A97AE9">
          <w:rPr>
            <w:rFonts w:ascii="宋体" w:cs="宋体" w:hint="eastAsia"/>
            <w:color w:val="000000"/>
            <w:kern w:val="0"/>
            <w:sz w:val="24"/>
          </w:rPr>
          <w:t>马上贷”</w:t>
        </w:r>
      </w:ins>
      <w:r w:rsidR="00317016">
        <w:rPr>
          <w:rFonts w:ascii="宋体" w:cs="宋体" w:hint="eastAsia"/>
          <w:color w:val="000000"/>
          <w:kern w:val="0"/>
          <w:sz w:val="24"/>
        </w:rPr>
        <w:t>系统</w:t>
      </w:r>
      <w:r>
        <w:rPr>
          <w:rFonts w:ascii="宋体" w:cs="宋体" w:hint="eastAsia"/>
          <w:color w:val="000000"/>
          <w:kern w:val="0"/>
          <w:sz w:val="24"/>
        </w:rPr>
        <w:t>建设和运维；</w:t>
      </w:r>
    </w:p>
    <w:p w14:paraId="756EBF74" w14:textId="60279669"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制定</w:t>
      </w:r>
      <w:del w:id="950" w:author="yunwei01" w:date="2017-08-02T14:22:00Z">
        <w:r w:rsidR="00317016" w:rsidDel="00A97AE9">
          <w:rPr>
            <w:rFonts w:ascii="宋体" w:cs="宋体" w:hint="eastAsia"/>
            <w:color w:val="000000"/>
            <w:kern w:val="0"/>
            <w:sz w:val="24"/>
          </w:rPr>
          <w:delText>AAAAA</w:delText>
        </w:r>
      </w:del>
      <w:ins w:id="951" w:author="yunwei01" w:date="2017-08-02T14:22:00Z">
        <w:r w:rsidR="00A97AE9">
          <w:rPr>
            <w:rFonts w:ascii="宋体" w:cs="宋体" w:hint="eastAsia"/>
            <w:color w:val="000000"/>
            <w:kern w:val="0"/>
            <w:sz w:val="24"/>
          </w:rPr>
          <w:t>资鼎(上海)互联网金融信息服务有限</w:t>
        </w:r>
      </w:ins>
      <w:del w:id="952" w:author="yunwei01" w:date="2017-08-02T14:38:00Z">
        <w:r w:rsidR="00317016" w:rsidDel="004C1B14">
          <w:rPr>
            <w:rFonts w:ascii="宋体" w:cs="宋体" w:hint="eastAsia"/>
            <w:color w:val="000000"/>
            <w:kern w:val="0"/>
            <w:sz w:val="24"/>
          </w:rPr>
          <w:delText>公司</w:delText>
        </w:r>
      </w:del>
      <w:ins w:id="953"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954" w:author="yunwei01" w:date="2017-08-02T14:23:00Z">
        <w:r w:rsidR="00317016" w:rsidDel="00A97AE9">
          <w:rPr>
            <w:rFonts w:ascii="宋体" w:cs="宋体" w:hint="eastAsia"/>
            <w:color w:val="000000"/>
            <w:kern w:val="0"/>
            <w:sz w:val="24"/>
          </w:rPr>
          <w:delText>BBBBB</w:delText>
        </w:r>
      </w:del>
      <w:ins w:id="955" w:author="yunwei01" w:date="2017-08-02T14:41:00Z">
        <w:r w:rsidR="004C1B14">
          <w:rPr>
            <w:rFonts w:ascii="宋体" w:cs="宋体" w:hint="eastAsia"/>
            <w:color w:val="000000"/>
            <w:kern w:val="0"/>
            <w:sz w:val="24"/>
          </w:rPr>
          <w:t>“</w:t>
        </w:r>
      </w:ins>
      <w:ins w:id="956"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应急预案，并定期进行应急演练；</w:t>
      </w:r>
    </w:p>
    <w:p w14:paraId="34B3B98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定期开展全系统范围的信息系统安全检查和信息安全管理制度宣传，并按需开展第三方信息安全风险评估。</w:t>
      </w:r>
    </w:p>
    <w:p w14:paraId="6DE06726" w14:textId="48803C45" w:rsidR="0024427F" w:rsidRDefault="0063422A">
      <w:pPr>
        <w:pStyle w:val="2"/>
      </w:pPr>
      <w:bookmarkStart w:id="957" w:name="_Toc399855204"/>
      <w:bookmarkStart w:id="958" w:name="_Toc428792506"/>
      <w:bookmarkStart w:id="959" w:name="_Toc489545135"/>
      <w:bookmarkStart w:id="960" w:name="_Toc489546627"/>
      <w:bookmarkStart w:id="961" w:name="_Toc489546972"/>
      <w:bookmarkStart w:id="962" w:name="_Toc489547845"/>
      <w:bookmarkStart w:id="963" w:name="_Toc489607032"/>
      <w:r>
        <w:rPr>
          <w:rFonts w:hint="eastAsia"/>
        </w:rPr>
        <w:t>总体框架</w:t>
      </w:r>
      <w:bookmarkEnd w:id="957"/>
      <w:bookmarkEnd w:id="958"/>
      <w:bookmarkEnd w:id="959"/>
      <w:bookmarkEnd w:id="960"/>
      <w:bookmarkEnd w:id="961"/>
      <w:bookmarkEnd w:id="962"/>
      <w:bookmarkEnd w:id="963"/>
    </w:p>
    <w:p w14:paraId="54E1FC1D" w14:textId="77777777" w:rsidR="0024427F" w:rsidRDefault="0063422A">
      <w:pPr>
        <w:spacing w:line="360" w:lineRule="auto"/>
        <w:ind w:firstLineChars="200" w:firstLine="480"/>
        <w:rPr>
          <w:b/>
        </w:rPr>
      </w:pPr>
      <w:r>
        <w:rPr>
          <w:rFonts w:ascii="宋体" w:cs="宋体" w:hint="eastAsia"/>
          <w:color w:val="000000"/>
          <w:kern w:val="0"/>
          <w:sz w:val="24"/>
        </w:rPr>
        <w:t>本制度的安全策略包括信息安全管理安全策略和信息系统运维安全策略，如下图所示：</w:t>
      </w:r>
    </w:p>
    <w:p w14:paraId="7C91C02B" w14:textId="491E02BC" w:rsidR="0024427F" w:rsidRDefault="00CF4D3F">
      <w:pPr>
        <w:jc w:val="center"/>
        <w:rPr>
          <w:rFonts w:ascii="宋体" w:cs="宋体"/>
          <w:color w:val="000000"/>
          <w:kern w:val="0"/>
          <w:sz w:val="24"/>
        </w:rPr>
      </w:pPr>
      <w:r>
        <w:rPr>
          <w:noProof/>
        </w:rPr>
        <w:drawing>
          <wp:inline distT="0" distB="0" distL="0" distR="0" wp14:anchorId="3A6118E6" wp14:editId="0D083A2A">
            <wp:extent cx="3721100" cy="267970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0" cy="2679700"/>
                    </a:xfrm>
                    <a:prstGeom prst="rect">
                      <a:avLst/>
                    </a:prstGeom>
                    <a:noFill/>
                    <a:ln>
                      <a:noFill/>
                    </a:ln>
                  </pic:spPr>
                </pic:pic>
              </a:graphicData>
            </a:graphic>
          </wp:inline>
        </w:drawing>
      </w:r>
    </w:p>
    <w:p w14:paraId="7E863771" w14:textId="0E80C80A" w:rsidR="0024427F" w:rsidRDefault="0063422A">
      <w:pPr>
        <w:pStyle w:val="3"/>
      </w:pPr>
      <w:bookmarkStart w:id="964" w:name="_Toc399855205"/>
      <w:bookmarkStart w:id="965" w:name="_Toc428792507"/>
      <w:bookmarkStart w:id="966" w:name="_Toc489545136"/>
      <w:bookmarkStart w:id="967" w:name="_Toc489546628"/>
      <w:bookmarkStart w:id="968" w:name="_Toc489546973"/>
      <w:bookmarkStart w:id="969" w:name="_Toc489547846"/>
      <w:bookmarkStart w:id="970" w:name="_Toc489607033"/>
      <w:r>
        <w:rPr>
          <w:rFonts w:hint="eastAsia"/>
        </w:rPr>
        <w:t>系统信息</w:t>
      </w:r>
      <w:r>
        <w:t>运维</w:t>
      </w:r>
      <w:r>
        <w:rPr>
          <w:rFonts w:hint="eastAsia"/>
        </w:rPr>
        <w:t>安全策略</w:t>
      </w:r>
      <w:bookmarkEnd w:id="964"/>
      <w:bookmarkEnd w:id="965"/>
      <w:bookmarkEnd w:id="966"/>
      <w:bookmarkEnd w:id="967"/>
      <w:bookmarkEnd w:id="968"/>
      <w:bookmarkEnd w:id="969"/>
      <w:bookmarkEnd w:id="970"/>
    </w:p>
    <w:p w14:paraId="7E09D3C5"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系统信息</w:t>
      </w:r>
      <w:r>
        <w:rPr>
          <w:rFonts w:ascii="宋体" w:cs="宋体"/>
          <w:color w:val="000000"/>
          <w:kern w:val="0"/>
          <w:sz w:val="24"/>
        </w:rPr>
        <w:t>运维</w:t>
      </w:r>
      <w:r>
        <w:rPr>
          <w:rFonts w:ascii="宋体" w:cs="宋体" w:hint="eastAsia"/>
          <w:color w:val="000000"/>
          <w:kern w:val="0"/>
          <w:sz w:val="24"/>
        </w:rPr>
        <w:t>安全策略包括信息安全管理机构制度和信息安全人力资源管理制度。</w:t>
      </w:r>
    </w:p>
    <w:p w14:paraId="5A0E3828" w14:textId="77777777" w:rsidR="0024427F" w:rsidRDefault="0063422A" w:rsidP="00F84F8A">
      <w:pPr>
        <w:pStyle w:val="4"/>
      </w:pPr>
      <w:r>
        <w:rPr>
          <w:rFonts w:hint="eastAsia"/>
        </w:rPr>
        <w:lastRenderedPageBreak/>
        <w:t>信息安全管理机构制度</w:t>
      </w:r>
    </w:p>
    <w:p w14:paraId="6E8D3FA7" w14:textId="204F58D9"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kern w:val="0"/>
          <w:sz w:val="24"/>
        </w:rPr>
        <w:t>建立</w:t>
      </w:r>
      <w:del w:id="971" w:author="yunwei01" w:date="2017-08-02T14:22:00Z">
        <w:r w:rsidR="00317016" w:rsidDel="00A97AE9">
          <w:rPr>
            <w:rFonts w:ascii="宋体" w:cs="宋体" w:hint="eastAsia"/>
            <w:kern w:val="0"/>
            <w:sz w:val="24"/>
          </w:rPr>
          <w:delText>AAAAA</w:delText>
        </w:r>
      </w:del>
      <w:ins w:id="972" w:author="yunwei01" w:date="2017-08-02T14:22:00Z">
        <w:r w:rsidR="00A97AE9">
          <w:rPr>
            <w:rFonts w:ascii="宋体" w:cs="宋体" w:hint="eastAsia"/>
            <w:kern w:val="0"/>
            <w:sz w:val="24"/>
          </w:rPr>
          <w:t>资鼎(上海)互联网金融信息服务有限</w:t>
        </w:r>
      </w:ins>
      <w:del w:id="973" w:author="yunwei01" w:date="2017-08-02T14:38:00Z">
        <w:r w:rsidR="00317016" w:rsidDel="004C1B14">
          <w:rPr>
            <w:rFonts w:ascii="宋体" w:cs="宋体" w:hint="eastAsia"/>
            <w:kern w:val="0"/>
            <w:sz w:val="24"/>
          </w:rPr>
          <w:delText>公司</w:delText>
        </w:r>
      </w:del>
      <w:ins w:id="974" w:author="yunwei01" w:date="2017-08-02T14:38:00Z">
        <w:r w:rsidR="004C1B14">
          <w:rPr>
            <w:rFonts w:ascii="宋体" w:cs="宋体" w:hint="eastAsia"/>
            <w:kern w:val="0"/>
            <w:sz w:val="24"/>
          </w:rPr>
          <w:t>公司</w:t>
        </w:r>
      </w:ins>
      <w:r w:rsidR="00317016">
        <w:rPr>
          <w:rFonts w:ascii="宋体" w:cs="宋体" w:hint="eastAsia"/>
          <w:kern w:val="0"/>
          <w:sz w:val="24"/>
        </w:rPr>
        <w:t>的</w:t>
      </w:r>
      <w:del w:id="975" w:author="yunwei01" w:date="2017-08-02T14:23:00Z">
        <w:r w:rsidR="00317016" w:rsidDel="00A97AE9">
          <w:rPr>
            <w:rFonts w:ascii="宋体" w:cs="宋体" w:hint="eastAsia"/>
            <w:kern w:val="0"/>
            <w:sz w:val="24"/>
          </w:rPr>
          <w:delText>BBBBB</w:delText>
        </w:r>
      </w:del>
      <w:ins w:id="976" w:author="yunwei01" w:date="2017-08-02T14:41:00Z">
        <w:r w:rsidR="004C1B14">
          <w:rPr>
            <w:rFonts w:ascii="宋体" w:cs="宋体" w:hint="eastAsia"/>
            <w:kern w:val="0"/>
            <w:sz w:val="24"/>
          </w:rPr>
          <w:t>“</w:t>
        </w:r>
      </w:ins>
      <w:ins w:id="977" w:author="yunwei01" w:date="2017-08-02T14:40:00Z">
        <w:r w:rsidR="004C1B14">
          <w:rPr>
            <w:rFonts w:ascii="宋体" w:cs="宋体" w:hint="eastAsia"/>
            <w:kern w:val="0"/>
            <w:sz w:val="24"/>
          </w:rPr>
          <w:t>马上货”</w:t>
        </w:r>
      </w:ins>
      <w:r w:rsidR="00317016">
        <w:rPr>
          <w:rFonts w:ascii="宋体" w:cs="宋体" w:hint="eastAsia"/>
          <w:kern w:val="0"/>
          <w:sz w:val="24"/>
        </w:rPr>
        <w:t>系统</w:t>
      </w:r>
      <w:r>
        <w:rPr>
          <w:rFonts w:ascii="宋体" w:cs="宋体" w:hint="eastAsia"/>
          <w:kern w:val="0"/>
          <w:sz w:val="24"/>
        </w:rPr>
        <w:t>信息</w:t>
      </w:r>
      <w:r>
        <w:rPr>
          <w:rFonts w:ascii="宋体" w:cs="宋体" w:hint="eastAsia"/>
          <w:color w:val="000000"/>
          <w:kern w:val="0"/>
          <w:sz w:val="24"/>
        </w:rPr>
        <w:t>安全管理组织机构</w:t>
      </w:r>
    </w:p>
    <w:p w14:paraId="3BCFE3CD"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明确网络管理员、主机管理员、系统管理员、安全管理员、安全审计员等安全管理相关岗位及职责。</w:t>
      </w:r>
    </w:p>
    <w:p w14:paraId="31630C4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加强信息安全的授权和审批</w:t>
      </w:r>
    </w:p>
    <w:p w14:paraId="3FDC0E90"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对于系统变更（包含软件和硬件）实施审批，并记录在案。</w:t>
      </w:r>
    </w:p>
    <w:p w14:paraId="7827784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定期审查信息安全管理体系</w:t>
      </w:r>
    </w:p>
    <w:p w14:paraId="1D3F7247"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监督各项安全控制措施的落实情况，并针对有偏差的地方进行纠正，以保证信息安全管理体系持续有效。</w:t>
      </w:r>
    </w:p>
    <w:p w14:paraId="260FBFC6"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规范产品采购和使用管理制度流程</w:t>
      </w:r>
    </w:p>
    <w:p w14:paraId="453CC853"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明确产品所有者、使用者与维护者；对所有产品进行标记，实现信息资产从采购、安装、调试、使用、变更到报废整个周期的安全管理，并且密码相关产品符合国家密码主管部门的要求。</w:t>
      </w:r>
    </w:p>
    <w:p w14:paraId="47DDF73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定期评估安全风险</w:t>
      </w:r>
    </w:p>
    <w:p w14:paraId="2962A5E5"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根据评估结果选择适当的安全策略和控制措施，保证安全风险可控。</w:t>
      </w:r>
    </w:p>
    <w:p w14:paraId="488307A6" w14:textId="77777777" w:rsidR="0024427F" w:rsidRDefault="0063422A" w:rsidP="00F84F8A">
      <w:pPr>
        <w:pStyle w:val="4"/>
      </w:pPr>
      <w:r>
        <w:rPr>
          <w:rFonts w:hint="eastAsia"/>
        </w:rPr>
        <w:t>信息安全人力资源管理制度</w:t>
      </w:r>
    </w:p>
    <w:p w14:paraId="65C953C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加强人员安全管理</w:t>
      </w:r>
    </w:p>
    <w:p w14:paraId="779EF4E4"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包含人员录用前考察、人员在岗和离岗的安全控制、人员考核、奖惩措施等内容；对于关键岗位的工作人员，需签订保密协议。</w:t>
      </w:r>
    </w:p>
    <w:p w14:paraId="2825D09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保密协议签署</w:t>
      </w:r>
    </w:p>
    <w:p w14:paraId="4DC094DD"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对于外包的软件开发，需与服务提供商签署保密协议；在信息系统立项和审批过程中，同步考虑信息安全需求和目标。系统开发完成后，要求通过第三方安全机构对软件安全性的测评。</w:t>
      </w:r>
    </w:p>
    <w:p w14:paraId="701BB1DB" w14:textId="1BBE6CA1" w:rsidR="0024427F" w:rsidRDefault="0063422A">
      <w:pPr>
        <w:pStyle w:val="3"/>
      </w:pPr>
      <w:bookmarkStart w:id="978" w:name="_Toc399855206"/>
      <w:bookmarkStart w:id="979" w:name="_Toc428792508"/>
      <w:bookmarkStart w:id="980" w:name="_Toc489545137"/>
      <w:bookmarkStart w:id="981" w:name="_Toc489546629"/>
      <w:bookmarkStart w:id="982" w:name="_Toc489546974"/>
      <w:bookmarkStart w:id="983" w:name="_Toc489547847"/>
      <w:bookmarkStart w:id="984" w:name="_Toc489607034"/>
      <w:r>
        <w:rPr>
          <w:rFonts w:hint="eastAsia"/>
        </w:rPr>
        <w:t>信息系统安全</w:t>
      </w:r>
      <w:r>
        <w:t>管理</w:t>
      </w:r>
      <w:r>
        <w:rPr>
          <w:rFonts w:hint="eastAsia"/>
        </w:rPr>
        <w:t>安全策略</w:t>
      </w:r>
      <w:bookmarkEnd w:id="978"/>
      <w:bookmarkEnd w:id="979"/>
      <w:bookmarkEnd w:id="980"/>
      <w:bookmarkEnd w:id="981"/>
      <w:bookmarkEnd w:id="982"/>
      <w:bookmarkEnd w:id="983"/>
      <w:bookmarkEnd w:id="984"/>
    </w:p>
    <w:p w14:paraId="024FD96E" w14:textId="744DA070" w:rsidR="00113F2F" w:rsidRDefault="0063422A" w:rsidP="00E02ECD">
      <w:pPr>
        <w:autoSpaceDE w:val="0"/>
        <w:autoSpaceDN w:val="0"/>
        <w:adjustRightInd w:val="0"/>
        <w:spacing w:line="360" w:lineRule="auto"/>
        <w:ind w:firstLineChars="200" w:firstLine="480"/>
        <w:jc w:val="left"/>
        <w:rPr>
          <w:ins w:id="985" w:author="yunwei01" w:date="2017-08-03T17:15:00Z"/>
          <w:rFonts w:ascii="宋体" w:cs="宋体"/>
          <w:color w:val="000000"/>
          <w:kern w:val="0"/>
          <w:sz w:val="24"/>
        </w:rPr>
      </w:pPr>
      <w:r>
        <w:rPr>
          <w:rFonts w:ascii="宋体" w:cs="宋体" w:hint="eastAsia"/>
          <w:color w:val="000000"/>
          <w:kern w:val="0"/>
          <w:sz w:val="24"/>
        </w:rPr>
        <w:t>信息系统安全</w:t>
      </w:r>
      <w:r>
        <w:rPr>
          <w:rFonts w:ascii="宋体" w:cs="宋体"/>
          <w:color w:val="000000"/>
          <w:kern w:val="0"/>
          <w:sz w:val="24"/>
        </w:rPr>
        <w:t>管理</w:t>
      </w:r>
      <w:r>
        <w:rPr>
          <w:rFonts w:ascii="宋体" w:cs="宋体" w:hint="eastAsia"/>
          <w:color w:val="000000"/>
          <w:kern w:val="0"/>
          <w:sz w:val="24"/>
        </w:rPr>
        <w:t>安全策略包括信息建设安全管理制度、信息安全系统运</w:t>
      </w:r>
      <w:r>
        <w:rPr>
          <w:rFonts w:ascii="宋体" w:cs="宋体" w:hint="eastAsia"/>
          <w:color w:val="000000"/>
          <w:kern w:val="0"/>
          <w:sz w:val="24"/>
        </w:rPr>
        <w:lastRenderedPageBreak/>
        <w:t>维管理和信息系统操作规程及应急预案。</w:t>
      </w:r>
    </w:p>
    <w:p w14:paraId="4C551140" w14:textId="3D934B87" w:rsidR="00113F2F" w:rsidRDefault="00113F2F">
      <w:pPr>
        <w:pStyle w:val="4"/>
        <w:rPr>
          <w:ins w:id="986" w:author="yunwei01" w:date="2017-08-03T17:16:00Z"/>
        </w:rPr>
        <w:pPrChange w:id="987" w:author="yunwei01" w:date="2017-08-03T17:15:00Z">
          <w:pPr>
            <w:autoSpaceDE w:val="0"/>
            <w:autoSpaceDN w:val="0"/>
            <w:adjustRightInd w:val="0"/>
            <w:spacing w:line="360" w:lineRule="auto"/>
            <w:ind w:firstLineChars="200" w:firstLine="482"/>
            <w:jc w:val="left"/>
          </w:pPr>
        </w:pPrChange>
      </w:pPr>
      <w:ins w:id="988" w:author="yunwei01" w:date="2017-08-03T17:15:00Z">
        <w:r w:rsidRPr="00113F2F">
          <w:rPr>
            <w:rFonts w:hint="eastAsia"/>
            <w:rPrChange w:id="989" w:author="yunwei01" w:date="2017-08-03T17:15:00Z">
              <w:rPr>
                <w:rFonts w:ascii="宋体" w:cs="宋体" w:hint="eastAsia"/>
                <w:b/>
                <w:bCs/>
                <w:color w:val="000000"/>
                <w:kern w:val="0"/>
                <w:sz w:val="24"/>
              </w:rPr>
            </w:rPrChange>
          </w:rPr>
          <w:t>平台信息系统安全管理</w:t>
        </w:r>
      </w:ins>
    </w:p>
    <w:p w14:paraId="01B07BA4" w14:textId="1A84EF91" w:rsidR="00113F2F" w:rsidRPr="00113F2F" w:rsidRDefault="00113F2F">
      <w:pPr>
        <w:pStyle w:val="afffffff5"/>
        <w:numPr>
          <w:ilvl w:val="0"/>
          <w:numId w:val="60"/>
        </w:numPr>
        <w:ind w:firstLineChars="0"/>
        <w:rPr>
          <w:ins w:id="990" w:author="yunwei01" w:date="2017-08-03T17:16:00Z"/>
          <w:rFonts w:ascii="宋体" w:cs="宋体"/>
          <w:color w:val="000000"/>
          <w:kern w:val="0"/>
          <w:sz w:val="24"/>
          <w:rPrChange w:id="991" w:author="yunwei01" w:date="2017-08-03T17:18:00Z">
            <w:rPr>
              <w:ins w:id="992" w:author="yunwei01" w:date="2017-08-03T17:16:00Z"/>
            </w:rPr>
          </w:rPrChange>
        </w:rPr>
        <w:pPrChange w:id="993" w:author="yunwei01" w:date="2017-08-03T18:09:00Z">
          <w:pPr/>
        </w:pPrChange>
      </w:pPr>
      <w:ins w:id="994" w:author="yunwei01" w:date="2017-08-03T17:16:00Z">
        <w:r w:rsidRPr="00113F2F">
          <w:rPr>
            <w:rFonts w:ascii="宋体" w:cs="宋体" w:hint="eastAsia"/>
            <w:color w:val="000000"/>
            <w:kern w:val="0"/>
            <w:sz w:val="24"/>
            <w:rPrChange w:id="995" w:author="yunwei01" w:date="2017-08-03T17:18:00Z">
              <w:rPr>
                <w:rFonts w:hint="eastAsia"/>
              </w:rPr>
            </w:rPrChange>
          </w:rPr>
          <w:t>公司的平台信息系统需要满足《GB/T</w:t>
        </w:r>
        <w:r w:rsidRPr="00113F2F">
          <w:rPr>
            <w:rFonts w:ascii="宋体" w:cs="宋体"/>
            <w:color w:val="000000"/>
            <w:kern w:val="0"/>
            <w:sz w:val="24"/>
            <w:rPrChange w:id="996" w:author="yunwei01" w:date="2017-08-03T17:18:00Z">
              <w:rPr/>
            </w:rPrChange>
          </w:rPr>
          <w:t xml:space="preserve"> </w:t>
        </w:r>
        <w:r w:rsidRPr="00113F2F">
          <w:rPr>
            <w:rFonts w:ascii="宋体" w:cs="宋体" w:hint="eastAsia"/>
            <w:color w:val="000000"/>
            <w:kern w:val="0"/>
            <w:sz w:val="24"/>
            <w:rPrChange w:id="997" w:author="yunwei01" w:date="2017-08-03T17:18:00Z">
              <w:rPr>
                <w:rFonts w:hint="eastAsia"/>
              </w:rPr>
            </w:rPrChange>
          </w:rPr>
          <w:t>22239-2008信息安全技术信息系统安全等级保护基本要求》相对应的安全指标要求，安全管理程序也要符合国际公认的标准，并需要通过独立第三方审计的验证。通过系统的、持续的方法来管理信息安全风险，以保障自身及客户信息的保密性、完整性和可用性。</w:t>
        </w:r>
      </w:ins>
    </w:p>
    <w:p w14:paraId="6A83F381" w14:textId="616842C7" w:rsidR="00113F2F" w:rsidRPr="00113F2F" w:rsidRDefault="00113F2F">
      <w:pPr>
        <w:pStyle w:val="afffffff5"/>
        <w:numPr>
          <w:ilvl w:val="0"/>
          <w:numId w:val="60"/>
        </w:numPr>
        <w:ind w:firstLineChars="0"/>
        <w:rPr>
          <w:ins w:id="998" w:author="yunwei01" w:date="2017-08-03T17:16:00Z"/>
          <w:rFonts w:ascii="宋体" w:cs="宋体"/>
          <w:color w:val="000000"/>
          <w:kern w:val="0"/>
          <w:sz w:val="24"/>
          <w:rPrChange w:id="999" w:author="yunwei01" w:date="2017-08-03T17:18:00Z">
            <w:rPr>
              <w:ins w:id="1000" w:author="yunwei01" w:date="2017-08-03T17:16:00Z"/>
            </w:rPr>
          </w:rPrChange>
        </w:rPr>
        <w:pPrChange w:id="1001" w:author="yunwei01" w:date="2017-08-03T18:09:00Z">
          <w:pPr/>
        </w:pPrChange>
      </w:pPr>
      <w:ins w:id="1002" w:author="yunwei01" w:date="2017-08-03T17:16:00Z">
        <w:r w:rsidRPr="00113F2F">
          <w:rPr>
            <w:rFonts w:ascii="宋体" w:cs="宋体" w:hint="eastAsia"/>
            <w:color w:val="000000"/>
            <w:kern w:val="0"/>
            <w:sz w:val="24"/>
            <w:rPrChange w:id="1003" w:author="yunwei01" w:date="2017-08-03T17:18:00Z">
              <w:rPr>
                <w:rFonts w:hint="eastAsia"/>
              </w:rPr>
            </w:rPrChange>
          </w:rPr>
          <w:t>平台信息系统要从网络层、应用层、到主机层三个层面对系统进行全面的防护，包括但不限于：木马扫描、远程登录密码破解、异地登录检测、DDoS、CC攻击防护、漏洞扫描、端口安全、SQL注入和XSS等。</w:t>
        </w:r>
      </w:ins>
    </w:p>
    <w:p w14:paraId="63218D28" w14:textId="09664212" w:rsidR="00113F2F" w:rsidRPr="00113F2F" w:rsidRDefault="00113F2F">
      <w:pPr>
        <w:pStyle w:val="afffffff5"/>
        <w:numPr>
          <w:ilvl w:val="0"/>
          <w:numId w:val="60"/>
        </w:numPr>
        <w:ind w:firstLineChars="0"/>
        <w:rPr>
          <w:ins w:id="1004" w:author="yunwei01" w:date="2017-08-03T17:16:00Z"/>
          <w:rFonts w:ascii="宋体" w:cs="宋体"/>
          <w:color w:val="000000"/>
          <w:kern w:val="0"/>
          <w:sz w:val="24"/>
          <w:rPrChange w:id="1005" w:author="yunwei01" w:date="2017-08-03T17:18:00Z">
            <w:rPr>
              <w:ins w:id="1006" w:author="yunwei01" w:date="2017-08-03T17:16:00Z"/>
            </w:rPr>
          </w:rPrChange>
        </w:rPr>
        <w:pPrChange w:id="1007" w:author="yunwei01" w:date="2017-08-03T18:09:00Z">
          <w:pPr/>
        </w:pPrChange>
      </w:pPr>
      <w:ins w:id="1008" w:author="yunwei01" w:date="2017-08-03T17:16:00Z">
        <w:r w:rsidRPr="00113F2F">
          <w:rPr>
            <w:rFonts w:ascii="宋体" w:cs="宋体" w:hint="eastAsia"/>
            <w:color w:val="000000"/>
            <w:kern w:val="0"/>
            <w:sz w:val="24"/>
            <w:rPrChange w:id="1009" w:author="yunwei01" w:date="2017-08-03T17:18:00Z">
              <w:rPr>
                <w:rFonts w:hint="eastAsia"/>
              </w:rPr>
            </w:rPrChange>
          </w:rPr>
          <w:t>平台信息系统所使用的多层体系架构，需要将不同层级的访问隔离，屏蔽系统攻击风险、提升访问性能和高可用性。</w:t>
        </w:r>
      </w:ins>
    </w:p>
    <w:p w14:paraId="19311A97" w14:textId="334C4E11" w:rsidR="00113F2F" w:rsidRPr="00113F2F" w:rsidRDefault="00113F2F">
      <w:pPr>
        <w:pStyle w:val="afffffff5"/>
        <w:numPr>
          <w:ilvl w:val="0"/>
          <w:numId w:val="60"/>
        </w:numPr>
        <w:ind w:firstLineChars="0"/>
        <w:rPr>
          <w:ins w:id="1010" w:author="yunwei01" w:date="2017-08-03T17:16:00Z"/>
          <w:rFonts w:ascii="宋体" w:cs="宋体"/>
          <w:color w:val="000000"/>
          <w:kern w:val="0"/>
          <w:sz w:val="24"/>
          <w:rPrChange w:id="1011" w:author="yunwei01" w:date="2017-08-03T17:18:00Z">
            <w:rPr>
              <w:ins w:id="1012" w:author="yunwei01" w:date="2017-08-03T17:16:00Z"/>
            </w:rPr>
          </w:rPrChange>
        </w:rPr>
        <w:pPrChange w:id="1013" w:author="yunwei01" w:date="2017-08-03T18:09:00Z">
          <w:pPr/>
        </w:pPrChange>
      </w:pPr>
      <w:ins w:id="1014" w:author="yunwei01" w:date="2017-08-03T17:16:00Z">
        <w:r w:rsidRPr="00113F2F">
          <w:rPr>
            <w:rFonts w:ascii="宋体" w:cs="宋体" w:hint="eastAsia"/>
            <w:color w:val="000000"/>
            <w:kern w:val="0"/>
            <w:sz w:val="24"/>
            <w:rPrChange w:id="1015" w:author="yunwei01" w:date="2017-08-03T17:18:00Z">
              <w:rPr>
                <w:rFonts w:hint="eastAsia"/>
              </w:rPr>
            </w:rPrChange>
          </w:rPr>
          <w:t>服务器管理员要加强对服务器的安全防护工作，及时查毒、杀毒，不得在服务器上使用带有病毒和木马的移动存储设备，防止因病毒导致公司网上对外业务的中断。</w:t>
        </w:r>
      </w:ins>
    </w:p>
    <w:p w14:paraId="0BD5CB48" w14:textId="43CAC898" w:rsidR="00113F2F" w:rsidRPr="00113F2F" w:rsidRDefault="00113F2F">
      <w:pPr>
        <w:pStyle w:val="afffffff5"/>
        <w:numPr>
          <w:ilvl w:val="0"/>
          <w:numId w:val="60"/>
        </w:numPr>
        <w:ind w:firstLineChars="0"/>
        <w:rPr>
          <w:ins w:id="1016" w:author="yunwei01" w:date="2017-08-03T17:16:00Z"/>
          <w:rFonts w:ascii="宋体" w:cs="宋体"/>
          <w:color w:val="000000"/>
          <w:kern w:val="0"/>
          <w:sz w:val="24"/>
          <w:rPrChange w:id="1017" w:author="yunwei01" w:date="2017-08-03T17:18:00Z">
            <w:rPr>
              <w:ins w:id="1018" w:author="yunwei01" w:date="2017-08-03T17:16:00Z"/>
            </w:rPr>
          </w:rPrChange>
        </w:rPr>
        <w:pPrChange w:id="1019" w:author="yunwei01" w:date="2017-08-03T18:09:00Z">
          <w:pPr/>
        </w:pPrChange>
      </w:pPr>
      <w:ins w:id="1020" w:author="yunwei01" w:date="2017-08-03T17:16:00Z">
        <w:r w:rsidRPr="00113F2F">
          <w:rPr>
            <w:rFonts w:ascii="宋体" w:cs="宋体" w:hint="eastAsia"/>
            <w:color w:val="000000"/>
            <w:kern w:val="0"/>
            <w:sz w:val="24"/>
            <w:rPrChange w:id="1021" w:author="yunwei01" w:date="2017-08-03T17:18:00Z">
              <w:rPr>
                <w:rFonts w:hint="eastAsia"/>
              </w:rPr>
            </w:rPrChange>
          </w:rPr>
          <w:t>任何个人在未经公司授权的情况下，不得擅自删除、移动、更改服务器上的重要数据，也不能随意更改服务器的系统时间。</w:t>
        </w:r>
      </w:ins>
    </w:p>
    <w:p w14:paraId="23E43404" w14:textId="1493D412" w:rsidR="00113F2F" w:rsidRPr="00113F2F" w:rsidRDefault="00113F2F">
      <w:pPr>
        <w:pStyle w:val="afffffff5"/>
        <w:numPr>
          <w:ilvl w:val="0"/>
          <w:numId w:val="60"/>
        </w:numPr>
        <w:ind w:firstLineChars="0"/>
        <w:rPr>
          <w:ins w:id="1022" w:author="yunwei01" w:date="2017-08-03T17:16:00Z"/>
          <w:rFonts w:ascii="宋体" w:cs="宋体"/>
          <w:color w:val="000000"/>
          <w:kern w:val="0"/>
          <w:sz w:val="24"/>
          <w:rPrChange w:id="1023" w:author="yunwei01" w:date="2017-08-03T17:18:00Z">
            <w:rPr>
              <w:ins w:id="1024" w:author="yunwei01" w:date="2017-08-03T17:16:00Z"/>
            </w:rPr>
          </w:rPrChange>
        </w:rPr>
        <w:pPrChange w:id="1025" w:author="yunwei01" w:date="2017-08-03T18:09:00Z">
          <w:pPr/>
        </w:pPrChange>
      </w:pPr>
      <w:ins w:id="1026" w:author="yunwei01" w:date="2017-08-03T17:16:00Z">
        <w:r w:rsidRPr="00113F2F">
          <w:rPr>
            <w:rFonts w:ascii="宋体" w:cs="宋体" w:hint="eastAsia"/>
            <w:color w:val="000000"/>
            <w:kern w:val="0"/>
            <w:sz w:val="24"/>
            <w:rPrChange w:id="1027" w:author="yunwei01" w:date="2017-08-03T17:18:00Z">
              <w:rPr>
                <w:rFonts w:hint="eastAsia"/>
              </w:rPr>
            </w:rPrChange>
          </w:rPr>
          <w:t>服务器上的重要数据必须做好实时备份，必要时将备份异地存放，确保系统一旦发生故障时能快速恢复。</w:t>
        </w:r>
      </w:ins>
    </w:p>
    <w:p w14:paraId="04AC5366" w14:textId="116CF31F" w:rsidR="00113F2F" w:rsidRPr="00113F2F" w:rsidRDefault="00113F2F">
      <w:pPr>
        <w:pStyle w:val="afffffff5"/>
        <w:numPr>
          <w:ilvl w:val="0"/>
          <w:numId w:val="60"/>
        </w:numPr>
        <w:ind w:firstLineChars="0"/>
        <w:rPr>
          <w:ins w:id="1028" w:author="yunwei01" w:date="2017-08-03T17:16:00Z"/>
          <w:rFonts w:ascii="宋体" w:cs="宋体"/>
          <w:color w:val="000000"/>
          <w:kern w:val="0"/>
          <w:sz w:val="24"/>
          <w:rPrChange w:id="1029" w:author="yunwei01" w:date="2017-08-03T17:18:00Z">
            <w:rPr>
              <w:ins w:id="1030" w:author="yunwei01" w:date="2017-08-03T17:16:00Z"/>
            </w:rPr>
          </w:rPrChange>
        </w:rPr>
        <w:pPrChange w:id="1031" w:author="yunwei01" w:date="2017-08-03T18:09:00Z">
          <w:pPr/>
        </w:pPrChange>
      </w:pPr>
      <w:ins w:id="1032" w:author="yunwei01" w:date="2017-08-03T17:16:00Z">
        <w:r w:rsidRPr="00113F2F">
          <w:rPr>
            <w:rFonts w:ascii="宋体" w:cs="宋体" w:hint="eastAsia"/>
            <w:color w:val="000000"/>
            <w:kern w:val="0"/>
            <w:sz w:val="24"/>
            <w:rPrChange w:id="1033" w:author="yunwei01" w:date="2017-08-03T17:18:00Z">
              <w:rPr>
                <w:rFonts w:hint="eastAsia"/>
              </w:rPr>
            </w:rPrChange>
          </w:rPr>
          <w:t>数据库（如MySQL）要采用集群化布署，并通过读写分离等主备机制提升系统性能和保障数据安全，并隔日在云端做全量备份，实时做日志增量备份。</w:t>
        </w:r>
      </w:ins>
    </w:p>
    <w:p w14:paraId="620830A4" w14:textId="0DA62735" w:rsidR="00113F2F" w:rsidRPr="00113F2F" w:rsidRDefault="00113F2F">
      <w:pPr>
        <w:pStyle w:val="afffffff5"/>
        <w:numPr>
          <w:ilvl w:val="0"/>
          <w:numId w:val="60"/>
        </w:numPr>
        <w:ind w:firstLineChars="0"/>
        <w:rPr>
          <w:ins w:id="1034" w:author="yunwei01" w:date="2017-08-03T17:16:00Z"/>
          <w:rFonts w:ascii="宋体" w:cs="宋体"/>
          <w:color w:val="000000"/>
          <w:kern w:val="0"/>
          <w:sz w:val="24"/>
          <w:rPrChange w:id="1035" w:author="yunwei01" w:date="2017-08-03T17:18:00Z">
            <w:rPr>
              <w:ins w:id="1036" w:author="yunwei01" w:date="2017-08-03T17:16:00Z"/>
            </w:rPr>
          </w:rPrChange>
        </w:rPr>
        <w:pPrChange w:id="1037" w:author="yunwei01" w:date="2017-08-03T18:09:00Z">
          <w:pPr/>
        </w:pPrChange>
      </w:pPr>
      <w:ins w:id="1038" w:author="yunwei01" w:date="2017-08-03T17:16:00Z">
        <w:r w:rsidRPr="00113F2F">
          <w:rPr>
            <w:rFonts w:ascii="宋体" w:cs="宋体" w:hint="eastAsia"/>
            <w:color w:val="000000"/>
            <w:kern w:val="0"/>
            <w:sz w:val="24"/>
            <w:rPrChange w:id="1039" w:author="yunwei01" w:date="2017-08-03T17:18:00Z">
              <w:rPr>
                <w:rFonts w:hint="eastAsia"/>
              </w:rPr>
            </w:rPrChange>
          </w:rPr>
          <w:t>数据库账户及其权限应依据“最小授权”原则进行设置，不同用途的账户应分设，并应对授权的再次传播进行控制。</w:t>
        </w:r>
      </w:ins>
    </w:p>
    <w:p w14:paraId="73EFC6C7" w14:textId="5B4E7D74" w:rsidR="00113F2F" w:rsidRPr="00E02ECD" w:rsidRDefault="00113F2F">
      <w:pPr>
        <w:pStyle w:val="afffffff5"/>
        <w:numPr>
          <w:ilvl w:val="0"/>
          <w:numId w:val="60"/>
        </w:numPr>
        <w:ind w:firstLineChars="0"/>
        <w:rPr>
          <w:rFonts w:ascii="宋体" w:cs="宋体"/>
          <w:color w:val="000000"/>
          <w:kern w:val="0"/>
          <w:sz w:val="24"/>
        </w:rPr>
        <w:pPrChange w:id="1040" w:author="yunwei01" w:date="2017-08-03T18:09:00Z">
          <w:pPr>
            <w:autoSpaceDE w:val="0"/>
            <w:autoSpaceDN w:val="0"/>
            <w:adjustRightInd w:val="0"/>
            <w:spacing w:line="360" w:lineRule="auto"/>
            <w:ind w:firstLineChars="200" w:firstLine="420"/>
            <w:jc w:val="left"/>
          </w:pPr>
        </w:pPrChange>
      </w:pPr>
      <w:ins w:id="1041" w:author="yunwei01" w:date="2017-08-03T17:16:00Z">
        <w:r w:rsidRPr="00113F2F">
          <w:rPr>
            <w:rFonts w:ascii="宋体" w:cs="宋体" w:hint="eastAsia"/>
            <w:color w:val="000000"/>
            <w:kern w:val="0"/>
            <w:sz w:val="24"/>
            <w:rPrChange w:id="1042" w:author="yunwei01" w:date="2017-08-03T17:18:00Z">
              <w:rPr>
                <w:rFonts w:hint="eastAsia"/>
              </w:rPr>
            </w:rPrChange>
          </w:rPr>
          <w:t>数据库正式启用后，严禁随意变更修改系统配置，如确需变更，必须制定完备的操作方案、回退计划，进行充分的风险评估，并经审批通过后，方可实施。</w:t>
        </w:r>
      </w:ins>
    </w:p>
    <w:p w14:paraId="4814020D" w14:textId="64789DF0" w:rsidR="00113F2F" w:rsidRPr="00113F2F" w:rsidRDefault="0063422A" w:rsidP="00E02ECD">
      <w:pPr>
        <w:pStyle w:val="4"/>
      </w:pPr>
      <w:r>
        <w:rPr>
          <w:rFonts w:hint="eastAsia"/>
        </w:rPr>
        <w:t>信息建设安全管理制度</w:t>
      </w:r>
    </w:p>
    <w:p w14:paraId="7C3CDC6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文档发布制度化</w:t>
      </w:r>
    </w:p>
    <w:p w14:paraId="45DFCD08"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制定文档发布规范制度，统一文档版本、格式等，并定期按照制度对文档进行更新，以保证所有文档的时效性。</w:t>
      </w:r>
    </w:p>
    <w:p w14:paraId="35C98A8B" w14:textId="77777777" w:rsidR="0024427F" w:rsidRDefault="0063422A" w:rsidP="00F84F8A">
      <w:pPr>
        <w:pStyle w:val="4"/>
      </w:pPr>
      <w:r>
        <w:rPr>
          <w:rFonts w:hint="eastAsia"/>
        </w:rPr>
        <w:t>信息安全系统运维管理</w:t>
      </w:r>
    </w:p>
    <w:p w14:paraId="0FD4B9C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保障机房物理与环境安全</w:t>
      </w:r>
    </w:p>
    <w:p w14:paraId="6EE80BD7" w14:textId="7D9E3798"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lastRenderedPageBreak/>
        <w:t>实施多种手段对机房安全进行监控</w:t>
      </w:r>
      <w:ins w:id="1043" w:author="yunwei01" w:date="2017-08-03T09:21:00Z">
        <w:r w:rsidR="00C45388">
          <w:rPr>
            <w:rFonts w:ascii="宋体" w:cs="宋体" w:hint="eastAsia"/>
            <w:color w:val="000000"/>
            <w:kern w:val="0"/>
            <w:sz w:val="24"/>
          </w:rPr>
          <w:t>（</w:t>
        </w:r>
      </w:ins>
      <w:del w:id="1044" w:author="yunwei01" w:date="2017-08-03T09:21:00Z">
        <w:r w:rsidDel="00C45388">
          <w:rPr>
            <w:rFonts w:ascii="宋体" w:cs="宋体" w:hint="eastAsia"/>
            <w:color w:val="000000"/>
            <w:kern w:val="0"/>
            <w:sz w:val="24"/>
          </w:rPr>
          <w:delText>，</w:delText>
        </w:r>
      </w:del>
      <w:ins w:id="1045" w:author="yunwei01" w:date="2017-08-03T09:21:00Z">
        <w:r w:rsidR="00C45388">
          <w:rPr>
            <w:rFonts w:ascii="宋体" w:cs="宋体" w:hint="eastAsia"/>
            <w:color w:val="000000"/>
            <w:kern w:val="0"/>
            <w:sz w:val="24"/>
          </w:rPr>
          <w:t>如</w:t>
        </w:r>
        <w:r w:rsidR="00C45388">
          <w:rPr>
            <w:rFonts w:ascii="宋体" w:cs="宋体"/>
            <w:color w:val="000000"/>
            <w:kern w:val="0"/>
            <w:sz w:val="24"/>
          </w:rPr>
          <w:t>，</w:t>
        </w:r>
      </w:ins>
      <w:del w:id="1046" w:author="yunwei01" w:date="2017-08-03T09:21:00Z">
        <w:r w:rsidDel="00C45388">
          <w:rPr>
            <w:rFonts w:ascii="宋体" w:cs="宋体" w:hint="eastAsia"/>
            <w:color w:val="000000"/>
            <w:kern w:val="0"/>
            <w:sz w:val="24"/>
          </w:rPr>
          <w:delText>包括</w:delText>
        </w:r>
      </w:del>
      <w:r>
        <w:rPr>
          <w:rFonts w:ascii="宋体" w:cs="宋体" w:hint="eastAsia"/>
          <w:color w:val="000000"/>
          <w:kern w:val="0"/>
          <w:sz w:val="24"/>
        </w:rPr>
        <w:t>门禁、视频监控、红外线报警等安全防范措施</w:t>
      </w:r>
      <w:ins w:id="1047" w:author="yunwei01" w:date="2017-08-03T09:22:00Z">
        <w:r w:rsidR="00C45388">
          <w:rPr>
            <w:rFonts w:ascii="宋体" w:cs="宋体" w:hint="eastAsia"/>
            <w:color w:val="000000"/>
            <w:kern w:val="0"/>
            <w:sz w:val="24"/>
          </w:rPr>
          <w:t>）</w:t>
        </w:r>
      </w:ins>
      <w:r>
        <w:rPr>
          <w:rFonts w:ascii="宋体" w:cs="宋体" w:hint="eastAsia"/>
          <w:color w:val="000000"/>
          <w:kern w:val="0"/>
          <w:sz w:val="24"/>
        </w:rPr>
        <w:t>，确保机房物理安全。部署机房专用空调、</w:t>
      </w:r>
      <w:r>
        <w:rPr>
          <w:rFonts w:ascii="宋体" w:cs="宋体"/>
          <w:color w:val="000000"/>
          <w:kern w:val="0"/>
          <w:sz w:val="24"/>
        </w:rPr>
        <w:t>UPS</w:t>
      </w:r>
      <w:r>
        <w:rPr>
          <w:rFonts w:ascii="宋体" w:cs="宋体" w:hint="eastAsia"/>
          <w:color w:val="000000"/>
          <w:kern w:val="0"/>
          <w:sz w:val="24"/>
        </w:rPr>
        <w:t>，灭火设备等环境保障设施；每天对机房设施运转情况进行定期巡检</w:t>
      </w:r>
      <w:del w:id="1048" w:author="yunwei01" w:date="2017-08-03T09:23:00Z">
        <w:r w:rsidR="000738F8" w:rsidDel="00C45388">
          <w:rPr>
            <w:rFonts w:ascii="宋体" w:cs="宋体"/>
            <w:color w:val="000000"/>
            <w:kern w:val="0"/>
            <w:sz w:val="24"/>
          </w:rPr>
          <w:delText>、</w:delText>
        </w:r>
      </w:del>
      <w:r>
        <w:rPr>
          <w:rFonts w:ascii="宋体" w:cs="宋体" w:hint="eastAsia"/>
          <w:color w:val="000000"/>
          <w:kern w:val="0"/>
          <w:sz w:val="24"/>
        </w:rPr>
        <w:t>和维护。控制机房人员和设备的出入管理，非管理人员无法进入主机房，外部人员进入机房需填写出入记录并且由管理人员全程陪同。</w:t>
      </w:r>
    </w:p>
    <w:p w14:paraId="571B1D4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维护和操作规程文档化</w:t>
      </w:r>
    </w:p>
    <w:p w14:paraId="4640303F"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对系统维护和操作规程实施文档化操作，降低和避免因误操作所引发信息安全事件的可能性。</w:t>
      </w:r>
    </w:p>
    <w:p w14:paraId="2787C4D8" w14:textId="6C357FDE" w:rsidR="0024427F" w:rsidDel="00C45388" w:rsidRDefault="0063422A">
      <w:pPr>
        <w:numPr>
          <w:ilvl w:val="0"/>
          <w:numId w:val="20"/>
        </w:numPr>
        <w:autoSpaceDE w:val="0"/>
        <w:autoSpaceDN w:val="0"/>
        <w:adjustRightInd w:val="0"/>
        <w:spacing w:line="360" w:lineRule="auto"/>
        <w:jc w:val="left"/>
        <w:rPr>
          <w:del w:id="1049" w:author="yunwei01" w:date="2017-08-03T09:23:00Z"/>
          <w:rFonts w:ascii="宋体" w:cs="宋体"/>
          <w:color w:val="000000"/>
          <w:kern w:val="0"/>
          <w:sz w:val="24"/>
        </w:rPr>
      </w:pPr>
      <w:del w:id="1050" w:author="yunwei01" w:date="2017-08-03T09:23:00Z">
        <w:r w:rsidDel="00C45388">
          <w:rPr>
            <w:rFonts w:ascii="宋体" w:cs="宋体" w:hint="eastAsia"/>
            <w:color w:val="000000"/>
            <w:kern w:val="0"/>
            <w:sz w:val="24"/>
          </w:rPr>
          <w:delText>部署防病毒软件</w:delText>
        </w:r>
      </w:del>
    </w:p>
    <w:p w14:paraId="1E9751C9" w14:textId="0F144528" w:rsidR="0024427F" w:rsidDel="00C45388" w:rsidRDefault="0063422A">
      <w:pPr>
        <w:autoSpaceDE w:val="0"/>
        <w:autoSpaceDN w:val="0"/>
        <w:adjustRightInd w:val="0"/>
        <w:spacing w:line="360" w:lineRule="auto"/>
        <w:ind w:firstLineChars="200" w:firstLine="480"/>
        <w:jc w:val="left"/>
        <w:rPr>
          <w:del w:id="1051" w:author="yunwei01" w:date="2017-08-03T09:23:00Z"/>
          <w:rFonts w:ascii="宋体" w:cs="宋体"/>
          <w:color w:val="000000"/>
          <w:kern w:val="0"/>
          <w:sz w:val="24"/>
        </w:rPr>
      </w:pPr>
      <w:del w:id="1052" w:author="yunwei01" w:date="2017-08-03T09:23:00Z">
        <w:r w:rsidDel="00C45388">
          <w:rPr>
            <w:rFonts w:ascii="宋体" w:cs="宋体" w:hint="eastAsia"/>
            <w:color w:val="000000"/>
            <w:kern w:val="0"/>
            <w:sz w:val="24"/>
          </w:rPr>
          <w:delText>统一部署防病毒软件，并进行病毒库的统一更新，任何人不得私自卸载防病毒软件。</w:delText>
        </w:r>
      </w:del>
    </w:p>
    <w:p w14:paraId="2E295227" w14:textId="667D8422"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定期备份重要系统和数据</w:t>
      </w:r>
    </w:p>
    <w:p w14:paraId="02417C9C"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对重要的数据和信息系统进行每日增量备份每周全量备份，并对备份介质进行安全地保存，以及对备份数据每季度进行备份还原测试，保证各种备份信息的保密性、完整性和可用性，确保所有重要信息系统和重要数据在故障、灾难后及其它特定要求下进行可靠的恢复。</w:t>
      </w:r>
    </w:p>
    <w:p w14:paraId="2556295E" w14:textId="77777777" w:rsidR="0024427F" w:rsidRDefault="0063422A" w:rsidP="00F84F8A">
      <w:pPr>
        <w:pStyle w:val="4"/>
      </w:pPr>
      <w:r>
        <w:rPr>
          <w:rFonts w:hint="eastAsia"/>
        </w:rPr>
        <w:t>信息系统操作规程及应急预案</w:t>
      </w:r>
    </w:p>
    <w:p w14:paraId="757DB392"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信息安全事件应对机制</w:t>
      </w:r>
    </w:p>
    <w:p w14:paraId="725ED043"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建立对各类信息安全事件的预防、预警、响应、处置、恢复机制，编写针对网络、数据库、系统和恶意代码等的应急预案，并每年两次进行测试和演练。</w:t>
      </w:r>
    </w:p>
    <w:p w14:paraId="3A688DA8" w14:textId="094B15A5" w:rsidR="0024427F" w:rsidRDefault="0063422A">
      <w:pPr>
        <w:pStyle w:val="2"/>
      </w:pPr>
      <w:bookmarkStart w:id="1053" w:name="_Toc399855207"/>
      <w:bookmarkStart w:id="1054" w:name="_Toc428792509"/>
      <w:bookmarkStart w:id="1055" w:name="_Toc489545138"/>
      <w:bookmarkStart w:id="1056" w:name="_Toc489546630"/>
      <w:bookmarkStart w:id="1057" w:name="_Toc489546975"/>
      <w:bookmarkStart w:id="1058" w:name="_Toc489547848"/>
      <w:bookmarkStart w:id="1059" w:name="_Toc489607035"/>
      <w:r>
        <w:rPr>
          <w:rFonts w:hint="eastAsia"/>
        </w:rPr>
        <w:t>适用范围</w:t>
      </w:r>
      <w:bookmarkEnd w:id="1053"/>
      <w:bookmarkEnd w:id="1054"/>
      <w:bookmarkEnd w:id="1055"/>
      <w:bookmarkEnd w:id="1056"/>
      <w:bookmarkEnd w:id="1057"/>
      <w:bookmarkEnd w:id="1058"/>
      <w:bookmarkEnd w:id="1059"/>
    </w:p>
    <w:p w14:paraId="580F2E7C" w14:textId="276E832C" w:rsidR="0024427F" w:rsidRDefault="0063422A">
      <w:pPr>
        <w:pStyle w:val="CharChar1"/>
      </w:pPr>
      <w:r>
        <w:rPr>
          <w:rFonts w:hint="eastAsia"/>
        </w:rPr>
        <w:t>本手册按照</w:t>
      </w:r>
      <w:r>
        <w:rPr>
          <w:rFonts w:cs="Times New Roman"/>
        </w:rPr>
        <w:t>ISO/IEC 27001</w:t>
      </w:r>
      <w:r>
        <w:rPr>
          <w:rFonts w:hint="eastAsia"/>
        </w:rPr>
        <w:t>：</w:t>
      </w:r>
      <w:r>
        <w:rPr>
          <w:rFonts w:cs="Times New Roman"/>
        </w:rPr>
        <w:t xml:space="preserve">2005 </w:t>
      </w:r>
      <w:r>
        <w:rPr>
          <w:rFonts w:hint="eastAsia"/>
        </w:rPr>
        <w:t>《信息安全管理体系要求》，结合</w:t>
      </w:r>
      <w:del w:id="1060" w:author="yunwei01" w:date="2017-08-02T14:22:00Z">
        <w:r w:rsidR="00317016" w:rsidDel="00A97AE9">
          <w:rPr>
            <w:rFonts w:hint="eastAsia"/>
          </w:rPr>
          <w:delText>AAAAA</w:delText>
        </w:r>
      </w:del>
      <w:ins w:id="1061" w:author="yunwei01" w:date="2017-08-02T14:22:00Z">
        <w:r w:rsidR="00A97AE9">
          <w:rPr>
            <w:rFonts w:hint="eastAsia"/>
          </w:rPr>
          <w:t>资鼎(上海)互联网金融信息服务有限</w:t>
        </w:r>
      </w:ins>
      <w:del w:id="1062" w:author="yunwei01" w:date="2017-08-02T14:38:00Z">
        <w:r w:rsidR="00317016" w:rsidDel="004C1B14">
          <w:rPr>
            <w:rFonts w:hint="eastAsia"/>
          </w:rPr>
          <w:delText>公司</w:delText>
        </w:r>
      </w:del>
      <w:ins w:id="1063" w:author="yunwei01" w:date="2017-08-02T14:38:00Z">
        <w:r w:rsidR="004C1B14">
          <w:rPr>
            <w:rFonts w:hint="eastAsia"/>
          </w:rPr>
          <w:t>公司</w:t>
        </w:r>
      </w:ins>
      <w:r w:rsidR="00317016">
        <w:rPr>
          <w:rFonts w:hint="eastAsia"/>
        </w:rPr>
        <w:t>的</w:t>
      </w:r>
      <w:del w:id="1064" w:author="yunwei01" w:date="2017-08-02T14:23:00Z">
        <w:r w:rsidR="00317016" w:rsidDel="00A97AE9">
          <w:rPr>
            <w:rFonts w:hint="eastAsia"/>
          </w:rPr>
          <w:delText>BBBBB</w:delText>
        </w:r>
      </w:del>
      <w:ins w:id="1065" w:author="yunwei01" w:date="2017-08-02T14:41:00Z">
        <w:r w:rsidR="004C1B14">
          <w:rPr>
            <w:rFonts w:hint="eastAsia"/>
          </w:rPr>
          <w:t>“</w:t>
        </w:r>
      </w:ins>
      <w:ins w:id="1066" w:author="yunwei01" w:date="2017-08-02T14:40:00Z">
        <w:r w:rsidR="004C1B14">
          <w:rPr>
            <w:rFonts w:hint="eastAsia"/>
          </w:rPr>
          <w:t>马上货”</w:t>
        </w:r>
      </w:ins>
      <w:r w:rsidR="00317016">
        <w:rPr>
          <w:rFonts w:hint="eastAsia"/>
        </w:rPr>
        <w:t>系统</w:t>
      </w:r>
      <w:r>
        <w:rPr>
          <w:rFonts w:hint="eastAsia"/>
        </w:rPr>
        <w:t>的实际编制而成，符合</w:t>
      </w:r>
      <w:r>
        <w:rPr>
          <w:rFonts w:cs="Times New Roman"/>
        </w:rPr>
        <w:t>ISO/IEC 27001</w:t>
      </w:r>
      <w:r>
        <w:rPr>
          <w:rFonts w:hint="eastAsia"/>
        </w:rPr>
        <w:t>：</w:t>
      </w:r>
      <w:r>
        <w:rPr>
          <w:rFonts w:cs="Times New Roman"/>
        </w:rPr>
        <w:t xml:space="preserve">2005 </w:t>
      </w:r>
      <w:r>
        <w:rPr>
          <w:rFonts w:hint="eastAsia"/>
        </w:rPr>
        <w:t>标准的全部要求。本管理制度适用于</w:t>
      </w:r>
      <w:del w:id="1067" w:author="yunwei01" w:date="2017-08-02T14:22:00Z">
        <w:r w:rsidR="00317016" w:rsidDel="00A97AE9">
          <w:rPr>
            <w:rFonts w:hint="eastAsia"/>
          </w:rPr>
          <w:delText>AAAAA</w:delText>
        </w:r>
      </w:del>
      <w:ins w:id="1068" w:author="yunwei01" w:date="2017-08-02T14:22:00Z">
        <w:r w:rsidR="00A97AE9">
          <w:rPr>
            <w:rFonts w:hint="eastAsia"/>
          </w:rPr>
          <w:t>资鼎(上海)互联网金融信息服务有限</w:t>
        </w:r>
      </w:ins>
      <w:del w:id="1069" w:author="yunwei01" w:date="2017-08-02T14:38:00Z">
        <w:r w:rsidR="00317016" w:rsidDel="004C1B14">
          <w:rPr>
            <w:rFonts w:hint="eastAsia"/>
          </w:rPr>
          <w:delText>公司</w:delText>
        </w:r>
      </w:del>
      <w:ins w:id="1070" w:author="yunwei01" w:date="2017-08-02T14:38:00Z">
        <w:r w:rsidR="004C1B14">
          <w:rPr>
            <w:rFonts w:hint="eastAsia"/>
          </w:rPr>
          <w:t>公司</w:t>
        </w:r>
      </w:ins>
      <w:r w:rsidR="00317016">
        <w:rPr>
          <w:rFonts w:hint="eastAsia"/>
        </w:rPr>
        <w:t>的</w:t>
      </w:r>
      <w:del w:id="1071" w:author="yunwei01" w:date="2017-08-02T14:23:00Z">
        <w:r w:rsidR="00317016" w:rsidDel="00A97AE9">
          <w:rPr>
            <w:rFonts w:hint="eastAsia"/>
          </w:rPr>
          <w:delText>BBBBB</w:delText>
        </w:r>
      </w:del>
      <w:ins w:id="1072" w:author="yunwei01" w:date="2017-08-02T14:41:00Z">
        <w:r w:rsidR="004C1B14">
          <w:rPr>
            <w:rFonts w:hint="eastAsia"/>
          </w:rPr>
          <w:t>“</w:t>
        </w:r>
      </w:ins>
      <w:ins w:id="1073" w:author="yunwei01" w:date="2017-08-02T14:40:00Z">
        <w:r w:rsidR="004C1B14">
          <w:rPr>
            <w:rFonts w:hint="eastAsia"/>
          </w:rPr>
          <w:t>马上货”</w:t>
        </w:r>
      </w:ins>
      <w:r w:rsidR="00317016">
        <w:rPr>
          <w:rFonts w:hint="eastAsia"/>
        </w:rPr>
        <w:t>系统</w:t>
      </w:r>
      <w:r>
        <w:rPr>
          <w:rFonts w:hint="eastAsia"/>
        </w:rPr>
        <w:t>建设和运维过程。</w:t>
      </w:r>
    </w:p>
    <w:p w14:paraId="443679EA" w14:textId="354580C6" w:rsidR="00EE0FC3" w:rsidRDefault="00B65E6D">
      <w:pPr>
        <w:pStyle w:val="CharChar1"/>
        <w:ind w:firstLineChars="0" w:firstLine="0"/>
      </w:pPr>
      <w:ins w:id="1074" w:author="yunwei01" w:date="2017-08-04T09:43:00Z">
        <w:r>
          <w:br w:type="page"/>
        </w:r>
      </w:ins>
    </w:p>
    <w:p w14:paraId="4E865F54" w14:textId="1CE295A2" w:rsidR="0024427F" w:rsidRDefault="00543823">
      <w:pPr>
        <w:pStyle w:val="1"/>
        <w:jc w:val="center"/>
        <w:pPrChange w:id="1075" w:author="yunwei01" w:date="2017-08-02T15:10:00Z">
          <w:pPr>
            <w:pStyle w:val="1"/>
          </w:pPr>
        </w:pPrChange>
      </w:pPr>
      <w:bookmarkStart w:id="1076" w:name="_Toc388533509"/>
      <w:bookmarkStart w:id="1077" w:name="_Toc428792510"/>
      <w:bookmarkStart w:id="1078" w:name="_Toc320"/>
      <w:del w:id="1079" w:author="yunwei01" w:date="2017-08-02T14:22:00Z">
        <w:r w:rsidDel="00A97AE9">
          <w:rPr>
            <w:rFonts w:hint="eastAsia"/>
          </w:rPr>
          <w:lastRenderedPageBreak/>
          <w:delText>AAAAA</w:delText>
        </w:r>
      </w:del>
      <w:bookmarkStart w:id="1080" w:name="_Toc489545139"/>
      <w:bookmarkStart w:id="1081" w:name="_Toc489546631"/>
      <w:bookmarkStart w:id="1082" w:name="_Toc489546976"/>
      <w:del w:id="1083" w:author="yunwei01" w:date="2017-08-02T14:38:00Z">
        <w:r w:rsidDel="004C1B14">
          <w:rPr>
            <w:rFonts w:hint="eastAsia"/>
          </w:rPr>
          <w:delText>公司</w:delText>
        </w:r>
      </w:del>
      <w:del w:id="1084" w:author="yunwei01" w:date="2017-08-02T14:23:00Z">
        <w:r w:rsidR="00FF67FC" w:rsidDel="00A97AE9">
          <w:rPr>
            <w:rFonts w:hint="eastAsia"/>
          </w:rPr>
          <w:delText>XXXXX</w:delText>
        </w:r>
      </w:del>
      <w:del w:id="1085" w:author="yunwei01" w:date="2017-08-03T18:09:00Z">
        <w:r w:rsidR="0063422A" w:rsidDel="00BA2648">
          <w:rPr>
            <w:rFonts w:hint="eastAsia"/>
          </w:rPr>
          <w:delText>信息</w:delText>
        </w:r>
      </w:del>
      <w:bookmarkStart w:id="1086" w:name="_Toc489547849"/>
      <w:bookmarkStart w:id="1087" w:name="_Toc489607036"/>
      <w:r w:rsidR="0063422A">
        <w:t>安</w:t>
      </w:r>
      <w:r w:rsidR="00C24FCB">
        <w:rPr>
          <w:rFonts w:hint="eastAsia"/>
        </w:rPr>
        <w:t>全</w:t>
      </w:r>
      <w:r w:rsidR="0063422A">
        <w:t>管理</w:t>
      </w:r>
      <w:r w:rsidR="0063422A">
        <w:rPr>
          <w:rFonts w:hint="eastAsia"/>
        </w:rPr>
        <w:t>体系</w:t>
      </w:r>
      <w:commentRangeStart w:id="1088"/>
      <w:r w:rsidR="0063422A">
        <w:rPr>
          <w:rFonts w:hint="eastAsia"/>
        </w:rPr>
        <w:t>文件</w:t>
      </w:r>
      <w:bookmarkEnd w:id="1076"/>
      <w:bookmarkEnd w:id="1077"/>
      <w:commentRangeEnd w:id="1088"/>
      <w:r w:rsidR="00F70CC7">
        <w:rPr>
          <w:rStyle w:val="affc"/>
          <w:b w:val="0"/>
          <w:bCs w:val="0"/>
          <w:kern w:val="2"/>
        </w:rPr>
        <w:commentReference w:id="1088"/>
      </w:r>
      <w:bookmarkEnd w:id="1080"/>
      <w:bookmarkEnd w:id="1081"/>
      <w:bookmarkEnd w:id="1082"/>
      <w:bookmarkEnd w:id="1086"/>
      <w:bookmarkEnd w:id="1087"/>
    </w:p>
    <w:p w14:paraId="140403EB" w14:textId="6241AD1B" w:rsidR="0024427F" w:rsidRDefault="0063422A" w:rsidP="00F84F8A">
      <w:pPr>
        <w:pStyle w:val="2"/>
      </w:pPr>
      <w:bookmarkStart w:id="1089" w:name="_Toc4520"/>
      <w:bookmarkStart w:id="1090" w:name="_Toc388533512"/>
      <w:bookmarkStart w:id="1091" w:name="_Toc428792511"/>
      <w:bookmarkStart w:id="1092" w:name="_Toc489545140"/>
      <w:bookmarkStart w:id="1093" w:name="_Toc489546632"/>
      <w:bookmarkStart w:id="1094" w:name="_Toc489546977"/>
      <w:bookmarkStart w:id="1095" w:name="_Toc489547850"/>
      <w:bookmarkStart w:id="1096" w:name="_Toc489607037"/>
      <w:bookmarkEnd w:id="1078"/>
      <w:r>
        <w:rPr>
          <w:rFonts w:hint="eastAsia"/>
        </w:rPr>
        <w:t>目的</w:t>
      </w:r>
      <w:bookmarkEnd w:id="1089"/>
      <w:bookmarkEnd w:id="1090"/>
      <w:bookmarkEnd w:id="1091"/>
      <w:bookmarkEnd w:id="1092"/>
      <w:bookmarkEnd w:id="1093"/>
      <w:bookmarkEnd w:id="1094"/>
      <w:bookmarkEnd w:id="1095"/>
      <w:bookmarkEnd w:id="1096"/>
    </w:p>
    <w:p w14:paraId="7916FF25" w14:textId="0F7F3614"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为规范</w:t>
      </w:r>
      <w:del w:id="1097" w:author="yunwei01" w:date="2017-08-02T14:22:00Z">
        <w:r w:rsidR="00543823" w:rsidDel="00A97AE9">
          <w:rPr>
            <w:rFonts w:ascii="宋体" w:hAnsi="宋体" w:cs="宋体" w:hint="eastAsia"/>
            <w:color w:val="000000"/>
            <w:kern w:val="0"/>
            <w:sz w:val="24"/>
          </w:rPr>
          <w:delText>AAAAA</w:delText>
        </w:r>
      </w:del>
      <w:ins w:id="1098" w:author="yunwei01" w:date="2017-08-02T14:22:00Z">
        <w:r w:rsidR="00A97AE9">
          <w:rPr>
            <w:rFonts w:ascii="宋体" w:hAnsi="宋体" w:cs="宋体" w:hint="eastAsia"/>
            <w:color w:val="000000"/>
            <w:kern w:val="0"/>
            <w:sz w:val="24"/>
          </w:rPr>
          <w:t>资鼎(上海)互联网金融信息服务有限</w:t>
        </w:r>
      </w:ins>
      <w:del w:id="1099" w:author="yunwei01" w:date="2017-08-02T14:38:00Z">
        <w:r w:rsidR="00543823" w:rsidDel="004C1B14">
          <w:rPr>
            <w:rFonts w:ascii="宋体" w:hAnsi="宋体" w:cs="宋体" w:hint="eastAsia"/>
            <w:color w:val="000000"/>
            <w:kern w:val="0"/>
            <w:sz w:val="24"/>
          </w:rPr>
          <w:delText>公司</w:delText>
        </w:r>
      </w:del>
      <w:ins w:id="1100" w:author="yunwei01" w:date="2017-08-02T14:38:00Z">
        <w:r w:rsidR="004C1B14">
          <w:rPr>
            <w:rFonts w:ascii="宋体" w:hAnsi="宋体" w:cs="宋体" w:hint="eastAsia"/>
            <w:color w:val="000000"/>
            <w:kern w:val="0"/>
            <w:sz w:val="24"/>
          </w:rPr>
          <w:t>公司</w:t>
        </w:r>
      </w:ins>
      <w:del w:id="1101" w:author="yunwei01" w:date="2017-08-02T14:23:00Z">
        <w:r w:rsidR="00FF67FC" w:rsidDel="00A97AE9">
          <w:rPr>
            <w:rFonts w:ascii="宋体" w:hAnsi="宋体" w:cs="宋体" w:hint="eastAsia"/>
            <w:color w:val="000000"/>
            <w:kern w:val="0"/>
            <w:sz w:val="24"/>
          </w:rPr>
          <w:delText>XXXXX</w:delText>
        </w:r>
      </w:del>
      <w:r>
        <w:rPr>
          <w:rFonts w:ascii="宋体" w:hAnsi="宋体" w:cs="宋体" w:hint="eastAsia"/>
          <w:color w:val="000000"/>
          <w:kern w:val="0"/>
          <w:sz w:val="24"/>
        </w:rPr>
        <w:t>（以下简称</w:t>
      </w:r>
      <w:r w:rsidR="00543823">
        <w:rPr>
          <w:rFonts w:ascii="宋体" w:hAnsi="宋体" w:cs="宋体" w:hint="eastAsia"/>
          <w:color w:val="000000"/>
          <w:kern w:val="0"/>
          <w:sz w:val="24"/>
        </w:rPr>
        <w:t>“</w:t>
      </w:r>
      <w:del w:id="1102" w:author="yunwei01" w:date="2017-08-02T14:23:00Z">
        <w:r w:rsidR="00543823" w:rsidDel="00A97AE9">
          <w:rPr>
            <w:rFonts w:ascii="宋体" w:hAnsi="宋体" w:cs="宋体" w:hint="eastAsia"/>
            <w:color w:val="000000"/>
            <w:kern w:val="0"/>
            <w:sz w:val="24"/>
          </w:rPr>
          <w:delText>DDDDD</w:delText>
        </w:r>
      </w:del>
      <w:ins w:id="1103" w:author="yunwei01" w:date="2017-08-02T14:23:00Z">
        <w:r w:rsidR="00A97AE9">
          <w:rPr>
            <w:rFonts w:ascii="宋体" w:hAnsi="宋体" w:cs="宋体" w:hint="eastAsia"/>
            <w:color w:val="000000"/>
            <w:kern w:val="0"/>
            <w:sz w:val="24"/>
          </w:rPr>
          <w:t>资鼎金服</w:t>
        </w:r>
      </w:ins>
      <w:r w:rsidR="00543823">
        <w:rPr>
          <w:rFonts w:ascii="宋体" w:hAnsi="宋体" w:cs="宋体" w:hint="eastAsia"/>
          <w:color w:val="000000"/>
          <w:kern w:val="0"/>
          <w:sz w:val="24"/>
        </w:rPr>
        <w:t>”</w:t>
      </w:r>
      <w:r>
        <w:rPr>
          <w:rFonts w:ascii="宋体" w:hAnsi="宋体" w:cs="宋体" w:hint="eastAsia"/>
          <w:color w:val="000000"/>
          <w:kern w:val="0"/>
          <w:sz w:val="24"/>
        </w:rPr>
        <w:t>）的信息安全管理体系文件的制订、修订及评审，特制定本制度。</w:t>
      </w:r>
    </w:p>
    <w:p w14:paraId="0247382A" w14:textId="6A9C74BD" w:rsidR="0024427F" w:rsidRDefault="0063422A" w:rsidP="00F84F8A">
      <w:pPr>
        <w:pStyle w:val="2"/>
      </w:pPr>
      <w:bookmarkStart w:id="1104" w:name="_Toc19891"/>
      <w:bookmarkStart w:id="1105" w:name="_Toc388533513"/>
      <w:bookmarkStart w:id="1106" w:name="_Toc428792512"/>
      <w:bookmarkStart w:id="1107" w:name="_Toc489545141"/>
      <w:bookmarkStart w:id="1108" w:name="_Toc489546633"/>
      <w:bookmarkStart w:id="1109" w:name="_Toc489546978"/>
      <w:bookmarkStart w:id="1110" w:name="_Toc489547851"/>
      <w:bookmarkStart w:id="1111" w:name="_Toc489607038"/>
      <w:r>
        <w:rPr>
          <w:rFonts w:hint="eastAsia"/>
        </w:rPr>
        <w:t>范围</w:t>
      </w:r>
      <w:bookmarkEnd w:id="1104"/>
      <w:bookmarkEnd w:id="1105"/>
      <w:bookmarkEnd w:id="1106"/>
      <w:bookmarkEnd w:id="1107"/>
      <w:bookmarkEnd w:id="1108"/>
      <w:bookmarkEnd w:id="1109"/>
      <w:bookmarkEnd w:id="1110"/>
      <w:bookmarkEnd w:id="1111"/>
    </w:p>
    <w:p w14:paraId="01425158"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本管理规范适用于信息安全领导小组和工作小组对信息安全管理体系文件的维护管理。</w:t>
      </w:r>
    </w:p>
    <w:p w14:paraId="68374548" w14:textId="1180103B" w:rsidR="0024427F" w:rsidRDefault="0063422A" w:rsidP="00F84F8A">
      <w:pPr>
        <w:pStyle w:val="2"/>
      </w:pPr>
      <w:bookmarkStart w:id="1112" w:name="_Toc13915"/>
      <w:bookmarkStart w:id="1113" w:name="_Toc388533514"/>
      <w:bookmarkStart w:id="1114" w:name="_Toc428792513"/>
      <w:bookmarkStart w:id="1115" w:name="_Toc489545142"/>
      <w:bookmarkStart w:id="1116" w:name="_Toc489546634"/>
      <w:bookmarkStart w:id="1117" w:name="_Toc489546979"/>
      <w:bookmarkStart w:id="1118" w:name="_Toc489547852"/>
      <w:bookmarkStart w:id="1119" w:name="_Toc489607039"/>
      <w:r>
        <w:rPr>
          <w:rFonts w:hint="eastAsia"/>
        </w:rPr>
        <w:t>职责</w:t>
      </w:r>
      <w:bookmarkEnd w:id="1112"/>
      <w:bookmarkEnd w:id="1113"/>
      <w:bookmarkEnd w:id="1114"/>
      <w:bookmarkEnd w:id="1115"/>
      <w:bookmarkEnd w:id="1116"/>
      <w:bookmarkEnd w:id="1117"/>
      <w:bookmarkEnd w:id="1118"/>
      <w:bookmarkEnd w:id="1119"/>
    </w:p>
    <w:p w14:paraId="2B69C15B" w14:textId="16531150"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由</w:t>
      </w:r>
      <w:commentRangeStart w:id="1120"/>
      <w:r>
        <w:rPr>
          <w:rFonts w:ascii="宋体" w:hAnsi="宋体" w:cs="宋体" w:hint="eastAsia"/>
          <w:color w:val="000000"/>
          <w:kern w:val="0"/>
          <w:sz w:val="24"/>
        </w:rPr>
        <w:t>信息安全工作小组</w:t>
      </w:r>
      <w:commentRangeEnd w:id="1120"/>
      <w:r w:rsidR="00701ED6">
        <w:rPr>
          <w:rStyle w:val="affc"/>
        </w:rPr>
        <w:commentReference w:id="1120"/>
      </w:r>
      <w:r>
        <w:rPr>
          <w:rFonts w:ascii="宋体" w:hAnsi="宋体" w:cs="宋体" w:hint="eastAsia"/>
          <w:color w:val="000000"/>
          <w:kern w:val="0"/>
          <w:sz w:val="24"/>
        </w:rPr>
        <w:t>的主体部门</w:t>
      </w:r>
      <w:del w:id="1121" w:author="yunwei01" w:date="2017-08-02T14:23:00Z">
        <w:r w:rsidR="003623A3" w:rsidDel="00A97AE9">
          <w:rPr>
            <w:rFonts w:ascii="宋体" w:hAnsi="宋体" w:cs="宋体" w:hint="eastAsia"/>
            <w:color w:val="000000"/>
            <w:kern w:val="0"/>
            <w:sz w:val="24"/>
          </w:rPr>
          <w:delText>DDDDD</w:delText>
        </w:r>
      </w:del>
      <w:ins w:id="1122" w:author="yunwei01" w:date="2017-08-02T14:23:00Z">
        <w:r w:rsidR="00A97AE9">
          <w:rPr>
            <w:rFonts w:ascii="宋体" w:hAnsi="宋体" w:cs="宋体" w:hint="eastAsia"/>
            <w:color w:val="000000"/>
            <w:kern w:val="0"/>
            <w:sz w:val="24"/>
          </w:rPr>
          <w:t>资鼎金服</w:t>
        </w:r>
      </w:ins>
      <w:commentRangeStart w:id="1123"/>
      <w:r>
        <w:rPr>
          <w:rFonts w:ascii="宋体" w:hAnsi="宋体" w:cs="宋体" w:hint="eastAsia"/>
          <w:color w:val="000000"/>
          <w:kern w:val="0"/>
          <w:sz w:val="24"/>
        </w:rPr>
        <w:t>负责</w:t>
      </w:r>
      <w:commentRangeEnd w:id="1123"/>
      <w:r w:rsidR="00CB1651">
        <w:rPr>
          <w:rStyle w:val="affc"/>
        </w:rPr>
        <w:commentReference w:id="1123"/>
      </w:r>
      <w:r>
        <w:rPr>
          <w:rFonts w:ascii="宋体" w:hAnsi="宋体" w:cs="宋体" w:hint="eastAsia"/>
          <w:color w:val="000000"/>
          <w:kern w:val="0"/>
          <w:sz w:val="24"/>
        </w:rPr>
        <w:t>信息安全管理体系文件的维护，包括制订、修订和评审，由</w:t>
      </w:r>
      <w:commentRangeStart w:id="1124"/>
      <w:r>
        <w:rPr>
          <w:rFonts w:ascii="宋体" w:hAnsi="宋体" w:cs="宋体" w:hint="eastAsia"/>
          <w:color w:val="000000"/>
          <w:kern w:val="0"/>
          <w:sz w:val="24"/>
        </w:rPr>
        <w:t>信息安全领导小组</w:t>
      </w:r>
      <w:commentRangeEnd w:id="1124"/>
      <w:r w:rsidR="00701ED6">
        <w:rPr>
          <w:rStyle w:val="affc"/>
        </w:rPr>
        <w:commentReference w:id="1124"/>
      </w:r>
      <w:r>
        <w:rPr>
          <w:rFonts w:ascii="宋体" w:hAnsi="宋体" w:cs="宋体" w:hint="eastAsia"/>
          <w:color w:val="000000"/>
          <w:kern w:val="0"/>
          <w:sz w:val="24"/>
        </w:rPr>
        <w:t>负责体系文件的批准、发布和作废。</w:t>
      </w:r>
    </w:p>
    <w:p w14:paraId="132B7D81" w14:textId="5026B077" w:rsidR="0024427F" w:rsidRDefault="0063422A" w:rsidP="00F84F8A">
      <w:pPr>
        <w:pStyle w:val="2"/>
      </w:pPr>
      <w:bookmarkStart w:id="1125" w:name="_Toc11901"/>
      <w:bookmarkStart w:id="1126" w:name="_Toc388533515"/>
      <w:bookmarkStart w:id="1127" w:name="_Toc428792514"/>
      <w:bookmarkStart w:id="1128" w:name="_Toc489545143"/>
      <w:bookmarkStart w:id="1129" w:name="_Toc489546635"/>
      <w:bookmarkStart w:id="1130" w:name="_Toc489546980"/>
      <w:bookmarkStart w:id="1131" w:name="_Toc489547853"/>
      <w:bookmarkStart w:id="1132" w:name="_Toc489607040"/>
      <w:r>
        <w:rPr>
          <w:rFonts w:hint="eastAsia"/>
        </w:rPr>
        <w:lastRenderedPageBreak/>
        <w:t>管理细则</w:t>
      </w:r>
      <w:bookmarkEnd w:id="1125"/>
      <w:bookmarkEnd w:id="1126"/>
      <w:bookmarkEnd w:id="1127"/>
      <w:bookmarkEnd w:id="1128"/>
      <w:bookmarkEnd w:id="1129"/>
      <w:bookmarkEnd w:id="1130"/>
      <w:bookmarkEnd w:id="1131"/>
      <w:bookmarkEnd w:id="1132"/>
    </w:p>
    <w:p w14:paraId="067A6F3F" w14:textId="7083C3F5" w:rsidR="0024427F" w:rsidRDefault="0063422A" w:rsidP="00F84F8A">
      <w:pPr>
        <w:pStyle w:val="3"/>
        <w:rPr>
          <w:rStyle w:val="2Char"/>
          <w:rFonts w:ascii="宋体" w:eastAsia="宋体" w:hAnsi="宋体" w:cs="宋体"/>
          <w:sz w:val="28"/>
          <w:szCs w:val="28"/>
        </w:rPr>
      </w:pPr>
      <w:bookmarkStart w:id="1133" w:name="_Toc22137"/>
      <w:bookmarkStart w:id="1134" w:name="_Toc388533516"/>
      <w:bookmarkStart w:id="1135" w:name="_Toc428792515"/>
      <w:bookmarkStart w:id="1136" w:name="_Toc489545144"/>
      <w:bookmarkStart w:id="1137" w:name="_Toc489546636"/>
      <w:bookmarkStart w:id="1138" w:name="_Toc489546981"/>
      <w:bookmarkStart w:id="1139" w:name="_Toc489547854"/>
      <w:bookmarkStart w:id="1140" w:name="_Toc489607041"/>
      <w:r>
        <w:rPr>
          <w:rStyle w:val="2Char"/>
          <w:rFonts w:ascii="宋体" w:eastAsia="宋体" w:hAnsi="宋体" w:cs="宋体" w:hint="eastAsia"/>
          <w:sz w:val="28"/>
          <w:szCs w:val="28"/>
        </w:rPr>
        <w:t>体系文件生命周期流程</w:t>
      </w:r>
      <w:bookmarkEnd w:id="1133"/>
      <w:bookmarkEnd w:id="1134"/>
      <w:bookmarkEnd w:id="1135"/>
      <w:bookmarkEnd w:id="1136"/>
      <w:bookmarkEnd w:id="1137"/>
      <w:bookmarkEnd w:id="1138"/>
      <w:bookmarkEnd w:id="1139"/>
      <w:bookmarkEnd w:id="1140"/>
    </w:p>
    <w:p w14:paraId="220A6BE7" w14:textId="77777777" w:rsidR="0024427F" w:rsidRDefault="00DA11CC" w:rsidP="00DA11CC">
      <w:pPr>
        <w:autoSpaceDE w:val="0"/>
        <w:autoSpaceDN w:val="0"/>
        <w:adjustRightInd w:val="0"/>
        <w:jc w:val="center"/>
        <w:rPr>
          <w:rFonts w:ascii="宋体" w:hAnsi="宋体" w:cs="宋体"/>
          <w:color w:val="000000"/>
          <w:kern w:val="0"/>
          <w:sz w:val="30"/>
          <w:szCs w:val="30"/>
        </w:rPr>
      </w:pPr>
      <w:r>
        <w:object w:dxaOrig="4281" w:dyaOrig="6621" w14:anchorId="3A04F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29.25pt" o:ole="">
            <v:imagedata r:id="rId14" o:title=""/>
          </v:shape>
          <o:OLEObject Type="Embed" ProgID="Visio.Drawing.15" ShapeID="_x0000_i1025" DrawAspect="Content" ObjectID="_1563372905" r:id="rId15"/>
        </w:object>
      </w:r>
    </w:p>
    <w:p w14:paraId="04DA303F" w14:textId="77777777" w:rsidR="0024427F" w:rsidRDefault="0063422A">
      <w:pPr>
        <w:autoSpaceDE w:val="0"/>
        <w:autoSpaceDN w:val="0"/>
        <w:adjustRightInd w:val="0"/>
        <w:jc w:val="center"/>
        <w:rPr>
          <w:rFonts w:ascii="宋体" w:hAnsi="宋体" w:cs="宋体"/>
          <w:color w:val="000000"/>
          <w:kern w:val="0"/>
          <w:szCs w:val="21"/>
        </w:rPr>
      </w:pPr>
      <w:r>
        <w:rPr>
          <w:rFonts w:ascii="宋体" w:hAnsi="宋体" w:cs="宋体" w:hint="eastAsia"/>
          <w:color w:val="000000"/>
          <w:kern w:val="0"/>
          <w:szCs w:val="21"/>
        </w:rPr>
        <w:t>体系文件</w:t>
      </w:r>
      <w:commentRangeStart w:id="1141"/>
      <w:r>
        <w:rPr>
          <w:rFonts w:ascii="宋体" w:hAnsi="宋体" w:cs="宋体" w:hint="eastAsia"/>
          <w:color w:val="000000"/>
          <w:kern w:val="0"/>
          <w:szCs w:val="21"/>
        </w:rPr>
        <w:t>流程图</w:t>
      </w:r>
      <w:commentRangeEnd w:id="1141"/>
      <w:r w:rsidR="00E51717">
        <w:rPr>
          <w:rStyle w:val="affc"/>
        </w:rPr>
        <w:commentReference w:id="1141"/>
      </w:r>
    </w:p>
    <w:p w14:paraId="4179A49F" w14:textId="29D1F7B4" w:rsidR="0024427F" w:rsidRDefault="0063422A" w:rsidP="00F84F8A">
      <w:pPr>
        <w:pStyle w:val="3"/>
        <w:rPr>
          <w:rStyle w:val="2Char"/>
          <w:rFonts w:ascii="宋体" w:eastAsia="宋体" w:hAnsi="宋体" w:cs="宋体"/>
          <w:sz w:val="28"/>
          <w:szCs w:val="28"/>
        </w:rPr>
      </w:pPr>
      <w:bookmarkStart w:id="1142" w:name="_Toc31053"/>
      <w:bookmarkStart w:id="1143" w:name="_Toc388533517"/>
      <w:bookmarkStart w:id="1144" w:name="_Toc428792516"/>
      <w:bookmarkStart w:id="1145" w:name="_Toc489545145"/>
      <w:bookmarkStart w:id="1146" w:name="_Toc489546637"/>
      <w:bookmarkStart w:id="1147" w:name="_Toc489546982"/>
      <w:bookmarkStart w:id="1148" w:name="_Toc489547855"/>
      <w:bookmarkStart w:id="1149" w:name="_Toc489607042"/>
      <w:r>
        <w:rPr>
          <w:rStyle w:val="2Char"/>
          <w:rFonts w:ascii="宋体" w:eastAsia="宋体" w:hAnsi="宋体" w:cs="宋体" w:hint="eastAsia"/>
          <w:sz w:val="28"/>
          <w:szCs w:val="28"/>
        </w:rPr>
        <w:t>体系文件策划</w:t>
      </w:r>
      <w:bookmarkEnd w:id="1142"/>
      <w:bookmarkEnd w:id="1143"/>
      <w:bookmarkEnd w:id="1144"/>
      <w:bookmarkEnd w:id="1145"/>
      <w:bookmarkEnd w:id="1146"/>
      <w:bookmarkEnd w:id="1147"/>
      <w:bookmarkEnd w:id="1148"/>
      <w:bookmarkEnd w:id="1149"/>
    </w:p>
    <w:p w14:paraId="72AD4964" w14:textId="262D61FF"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信息安全工作小组组织相关人员，根据《信息安全技术 信息系统安全等级保护基本要求（GBT 22239-2008）》、 《信息安全技术 信息系统安全管理要求（GBT 20269-2006）》、《ISO/IEC 27001：2005 信息安全管理体系》的要求， 结合实际的职责和工作流程，策划制定信息安全管理体系文件，并形成《</w:t>
      </w:r>
      <w:del w:id="1150" w:author="yunwei01" w:date="2017-08-02T14:22:00Z">
        <w:r w:rsidR="00543823" w:rsidDel="00A97AE9">
          <w:rPr>
            <w:rFonts w:ascii="宋体" w:hAnsi="宋体" w:cs="宋体" w:hint="eastAsia"/>
            <w:color w:val="000000"/>
            <w:kern w:val="0"/>
            <w:sz w:val="24"/>
          </w:rPr>
          <w:delText>AAAAA</w:delText>
        </w:r>
      </w:del>
      <w:ins w:id="1151" w:author="yunwei01" w:date="2017-08-02T14:22:00Z">
        <w:r w:rsidR="00A97AE9">
          <w:rPr>
            <w:rFonts w:ascii="宋体" w:hAnsi="宋体" w:cs="宋体" w:hint="eastAsia"/>
            <w:color w:val="000000"/>
            <w:kern w:val="0"/>
            <w:sz w:val="24"/>
          </w:rPr>
          <w:t>资鼎(上海)互联网金融信息服务有限</w:t>
        </w:r>
      </w:ins>
      <w:del w:id="1152" w:author="yunwei01" w:date="2017-08-02T14:38:00Z">
        <w:r w:rsidR="00543823" w:rsidDel="004C1B14">
          <w:rPr>
            <w:rFonts w:ascii="宋体" w:hAnsi="宋体" w:cs="宋体" w:hint="eastAsia"/>
            <w:color w:val="000000"/>
            <w:kern w:val="0"/>
            <w:sz w:val="24"/>
          </w:rPr>
          <w:delText>公司</w:delText>
        </w:r>
      </w:del>
      <w:ins w:id="1153" w:author="yunwei01" w:date="2017-08-02T14:38:00Z">
        <w:r w:rsidR="004C1B14">
          <w:rPr>
            <w:rFonts w:ascii="宋体" w:hAnsi="宋体" w:cs="宋体" w:hint="eastAsia"/>
            <w:color w:val="000000"/>
            <w:kern w:val="0"/>
            <w:sz w:val="24"/>
          </w:rPr>
          <w:t>公司</w:t>
        </w:r>
      </w:ins>
      <w:del w:id="1154" w:author="yunwei01" w:date="2017-08-02T14:23:00Z">
        <w:r w:rsidR="00FF67FC" w:rsidDel="00A97AE9">
          <w:rPr>
            <w:rFonts w:ascii="宋体" w:hAnsi="宋体" w:cs="宋体" w:hint="eastAsia"/>
            <w:color w:val="000000"/>
            <w:kern w:val="0"/>
            <w:sz w:val="24"/>
          </w:rPr>
          <w:delText>XXXXX</w:delText>
        </w:r>
      </w:del>
      <w:r>
        <w:rPr>
          <w:rFonts w:ascii="宋体" w:hAnsi="宋体" w:cs="宋体" w:hint="eastAsia"/>
          <w:color w:val="000000"/>
          <w:kern w:val="0"/>
          <w:sz w:val="24"/>
        </w:rPr>
        <w:t>信息</w:t>
      </w:r>
      <w:r>
        <w:rPr>
          <w:rFonts w:ascii="宋体" w:hAnsi="宋体" w:cs="宋体"/>
          <w:color w:val="000000"/>
          <w:kern w:val="0"/>
          <w:sz w:val="24"/>
        </w:rPr>
        <w:t>安全管理体系文件汇编》</w:t>
      </w:r>
      <w:r>
        <w:rPr>
          <w:rFonts w:ascii="宋体" w:hAnsi="宋体" w:cs="宋体" w:hint="eastAsia"/>
          <w:color w:val="000000"/>
          <w:kern w:val="0"/>
          <w:sz w:val="24"/>
        </w:rPr>
        <w:t xml:space="preserve">。 </w:t>
      </w:r>
    </w:p>
    <w:p w14:paraId="7CE5752A" w14:textId="7A3D5B4A"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信息安全工作小组将制定的《</w:t>
      </w:r>
      <w:del w:id="1155" w:author="yunwei01" w:date="2017-08-02T14:22:00Z">
        <w:r w:rsidR="00543823" w:rsidDel="00A97AE9">
          <w:rPr>
            <w:rFonts w:ascii="宋体" w:hAnsi="宋体" w:cs="宋体" w:hint="eastAsia"/>
            <w:color w:val="000000"/>
            <w:kern w:val="0"/>
            <w:sz w:val="24"/>
          </w:rPr>
          <w:delText>AAAAA</w:delText>
        </w:r>
      </w:del>
      <w:ins w:id="1156" w:author="yunwei01" w:date="2017-08-02T14:22:00Z">
        <w:r w:rsidR="00A97AE9">
          <w:rPr>
            <w:rFonts w:ascii="宋体" w:hAnsi="宋体" w:cs="宋体" w:hint="eastAsia"/>
            <w:color w:val="000000"/>
            <w:kern w:val="0"/>
            <w:sz w:val="24"/>
          </w:rPr>
          <w:t>资鼎(上海)互联网金融信息服务有限</w:t>
        </w:r>
      </w:ins>
      <w:del w:id="1157" w:author="yunwei01" w:date="2017-08-02T14:38:00Z">
        <w:r w:rsidR="00543823" w:rsidDel="004C1B14">
          <w:rPr>
            <w:rFonts w:ascii="宋体" w:hAnsi="宋体" w:cs="宋体" w:hint="eastAsia"/>
            <w:color w:val="000000"/>
            <w:kern w:val="0"/>
            <w:sz w:val="24"/>
          </w:rPr>
          <w:delText>公司</w:delText>
        </w:r>
      </w:del>
      <w:ins w:id="1158" w:author="yunwei01" w:date="2017-08-02T14:38:00Z">
        <w:r w:rsidR="004C1B14">
          <w:rPr>
            <w:rFonts w:ascii="宋体" w:hAnsi="宋体" w:cs="宋体" w:hint="eastAsia"/>
            <w:color w:val="000000"/>
            <w:kern w:val="0"/>
            <w:sz w:val="24"/>
          </w:rPr>
          <w:t>公司</w:t>
        </w:r>
      </w:ins>
      <w:del w:id="1159" w:author="yunwei01" w:date="2017-08-02T14:23:00Z">
        <w:r w:rsidR="00FF67FC" w:rsidDel="00A97AE9">
          <w:rPr>
            <w:rFonts w:ascii="宋体" w:hAnsi="宋体" w:cs="宋体" w:hint="eastAsia"/>
            <w:color w:val="000000"/>
            <w:kern w:val="0"/>
            <w:sz w:val="24"/>
          </w:rPr>
          <w:delText>XXXXX</w:delText>
        </w:r>
      </w:del>
      <w:r>
        <w:rPr>
          <w:rFonts w:ascii="宋体" w:hAnsi="宋体" w:cs="宋体" w:hint="eastAsia"/>
          <w:color w:val="000000"/>
          <w:kern w:val="0"/>
          <w:sz w:val="24"/>
        </w:rPr>
        <w:t>信息</w:t>
      </w:r>
      <w:r>
        <w:rPr>
          <w:rFonts w:ascii="宋体" w:hAnsi="宋体" w:cs="宋体"/>
          <w:color w:val="000000"/>
          <w:kern w:val="0"/>
          <w:sz w:val="24"/>
        </w:rPr>
        <w:t>安全管理体系文件汇编》</w:t>
      </w:r>
      <w:r>
        <w:rPr>
          <w:rFonts w:ascii="宋体" w:hAnsi="宋体" w:cs="宋体" w:hint="eastAsia"/>
          <w:color w:val="000000"/>
          <w:kern w:val="0"/>
          <w:sz w:val="24"/>
        </w:rPr>
        <w:t xml:space="preserve">汇报给信息安全领导小组，信息安全领导小组进行审批确认。 </w:t>
      </w:r>
    </w:p>
    <w:p w14:paraId="09CCC592" w14:textId="4945F1CF" w:rsidR="0024427F" w:rsidRDefault="0063422A">
      <w:pPr>
        <w:pStyle w:val="3"/>
        <w:rPr>
          <w:rStyle w:val="2Char"/>
          <w:rFonts w:ascii="宋体" w:eastAsia="宋体" w:hAnsi="宋体" w:cs="宋体"/>
          <w:sz w:val="28"/>
          <w:szCs w:val="28"/>
        </w:rPr>
      </w:pPr>
      <w:bookmarkStart w:id="1160" w:name="_Toc1714"/>
      <w:bookmarkStart w:id="1161" w:name="_Toc388533518"/>
      <w:bookmarkStart w:id="1162" w:name="_Toc428792517"/>
      <w:bookmarkStart w:id="1163" w:name="_Toc489545146"/>
      <w:bookmarkStart w:id="1164" w:name="_Toc489546638"/>
      <w:bookmarkStart w:id="1165" w:name="_Toc489546983"/>
      <w:bookmarkStart w:id="1166" w:name="_Toc489547856"/>
      <w:bookmarkStart w:id="1167" w:name="_Toc489607043"/>
      <w:r>
        <w:rPr>
          <w:rStyle w:val="2Char"/>
          <w:rFonts w:ascii="宋体" w:eastAsia="宋体" w:hAnsi="宋体" w:cs="宋体" w:hint="eastAsia"/>
          <w:sz w:val="28"/>
          <w:szCs w:val="28"/>
        </w:rPr>
        <w:lastRenderedPageBreak/>
        <w:t>体系文件的评审</w:t>
      </w:r>
      <w:bookmarkEnd w:id="1160"/>
      <w:bookmarkEnd w:id="1161"/>
      <w:bookmarkEnd w:id="1162"/>
      <w:bookmarkEnd w:id="1163"/>
      <w:bookmarkEnd w:id="1164"/>
      <w:bookmarkEnd w:id="1165"/>
      <w:bookmarkEnd w:id="1166"/>
      <w:bookmarkEnd w:id="1167"/>
    </w:p>
    <w:p w14:paraId="0FC42884"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 xml:space="preserve">信息安全工作小组应定期发起对体系文件的评审, 应填写《体系文件建立申请表》(详见附1)。对体系文件的评审应至少每年进行一次。评审流程如下： </w:t>
      </w:r>
    </w:p>
    <w:p w14:paraId="73530573"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(1) 信息安全工作小组发起对体系文件的评审申请，信息安全领导小组确认后批准评审要求。</w:t>
      </w:r>
    </w:p>
    <w:p w14:paraId="53050124"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(2) 信息安全工作小组制定评审计划。计划中应确定各文档对应的评审责任人以及实施评审的时间计划。</w:t>
      </w:r>
    </w:p>
    <w:p w14:paraId="02099F5E"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(3) 各评审责任人根据时间计划，结合内部审核、管理评审、风险评估及日常记录的结果，评估现有文件的有效性和充分性。如果确定文档有必要进行修改，应填写《体系文件更改申请表》(详见附2)。</w:t>
      </w:r>
    </w:p>
    <w:p w14:paraId="46339218" w14:textId="0A618D55"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(4) 如果修改的内容只涉及</w:t>
      </w:r>
      <w:del w:id="1168" w:author="yunwei01" w:date="2017-08-02T14:23:00Z">
        <w:r w:rsidR="00FF67FC" w:rsidDel="00A97AE9">
          <w:rPr>
            <w:rFonts w:ascii="宋体" w:hAnsi="宋体" w:cs="宋体" w:hint="eastAsia"/>
            <w:color w:val="000000"/>
            <w:kern w:val="0"/>
            <w:sz w:val="24"/>
          </w:rPr>
          <w:delText>XXXXX</w:delText>
        </w:r>
      </w:del>
      <w:ins w:id="1169" w:author="yunwei01" w:date="2017-08-02T14:23:00Z">
        <w:r w:rsidR="00A97AE9">
          <w:rPr>
            <w:rFonts w:ascii="宋体" w:hAnsi="宋体" w:cs="宋体" w:hint="eastAsia"/>
            <w:color w:val="000000"/>
            <w:kern w:val="0"/>
            <w:sz w:val="24"/>
          </w:rPr>
          <w:t>研发部</w:t>
        </w:r>
      </w:ins>
      <w:r>
        <w:rPr>
          <w:rFonts w:ascii="宋体" w:hAnsi="宋体" w:cs="宋体" w:hint="eastAsia"/>
          <w:color w:val="000000"/>
          <w:kern w:val="0"/>
          <w:sz w:val="24"/>
        </w:rPr>
        <w:t>，则由信息安全工作小组组长进行审批，在审批同意后，由文档评审责任人进行修改。</w:t>
      </w:r>
    </w:p>
    <w:p w14:paraId="43787E5C" w14:textId="5B779D11"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(5) 如果修改的内容涉及到</w:t>
      </w:r>
      <w:del w:id="1170" w:author="yunwei01" w:date="2017-08-02T14:23:00Z">
        <w:r w:rsidR="00FF67FC" w:rsidDel="00A97AE9">
          <w:rPr>
            <w:rFonts w:ascii="宋体" w:hAnsi="宋体" w:cs="宋体" w:hint="eastAsia"/>
            <w:color w:val="000000"/>
            <w:kern w:val="0"/>
            <w:sz w:val="24"/>
          </w:rPr>
          <w:delText>XXXXX</w:delText>
        </w:r>
      </w:del>
      <w:ins w:id="1171" w:author="yunwei01" w:date="2017-08-02T14:23:00Z">
        <w:r w:rsidR="00A97AE9">
          <w:rPr>
            <w:rFonts w:ascii="宋体" w:hAnsi="宋体" w:cs="宋体" w:hint="eastAsia"/>
            <w:color w:val="000000"/>
            <w:kern w:val="0"/>
            <w:sz w:val="24"/>
          </w:rPr>
          <w:t>研发部</w:t>
        </w:r>
      </w:ins>
      <w:r>
        <w:rPr>
          <w:rFonts w:ascii="宋体" w:hAnsi="宋体" w:cs="宋体" w:hint="eastAsia"/>
          <w:color w:val="000000"/>
          <w:kern w:val="0"/>
          <w:sz w:val="24"/>
        </w:rPr>
        <w:t>以外的部门，需要所有涉及部门的会签。会签后，由文档评审责任人进行文档修改。如需要，可邀请专家对体系文件进行专家评审（详见附5、附6、附7）。</w:t>
      </w:r>
    </w:p>
    <w:p w14:paraId="00945F86"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(6) 修改完毕之后，各责任人将《体系文件评审记录表》(详见附3)和完善后的体系文件版本一并报送信息安全工作小组，由信息安全工作小组进行标识和保存。</w:t>
      </w:r>
    </w:p>
    <w:p w14:paraId="572151D3"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(7) 信息安全工作小组最终对评审结果向信息安全领导小组进行汇报。</w:t>
      </w:r>
    </w:p>
    <w:p w14:paraId="344CE3B2" w14:textId="4DB89C7A" w:rsidR="0024427F" w:rsidRDefault="0063422A">
      <w:pPr>
        <w:pStyle w:val="3"/>
        <w:rPr>
          <w:rStyle w:val="2Char"/>
          <w:rFonts w:ascii="宋体" w:eastAsia="宋体" w:hAnsi="宋体" w:cs="宋体"/>
          <w:sz w:val="28"/>
          <w:szCs w:val="28"/>
        </w:rPr>
      </w:pPr>
      <w:bookmarkStart w:id="1172" w:name="_Toc14258"/>
      <w:bookmarkStart w:id="1173" w:name="_Toc388533519"/>
      <w:bookmarkStart w:id="1174" w:name="_Toc428792518"/>
      <w:bookmarkStart w:id="1175" w:name="_Toc489545147"/>
      <w:bookmarkStart w:id="1176" w:name="_Toc489546639"/>
      <w:bookmarkStart w:id="1177" w:name="_Toc489546984"/>
      <w:bookmarkStart w:id="1178" w:name="_Toc489547857"/>
      <w:bookmarkStart w:id="1179" w:name="_Toc489607044"/>
      <w:r>
        <w:rPr>
          <w:rStyle w:val="2Char"/>
          <w:rFonts w:ascii="宋体" w:eastAsia="宋体" w:hAnsi="宋体" w:cs="宋体" w:hint="eastAsia"/>
          <w:sz w:val="28"/>
          <w:szCs w:val="28"/>
        </w:rPr>
        <w:t>体系文件的作废</w:t>
      </w:r>
      <w:bookmarkEnd w:id="1172"/>
      <w:bookmarkEnd w:id="1173"/>
      <w:bookmarkEnd w:id="1174"/>
      <w:bookmarkEnd w:id="1175"/>
      <w:bookmarkEnd w:id="1176"/>
      <w:bookmarkEnd w:id="1177"/>
      <w:bookmarkEnd w:id="1178"/>
      <w:bookmarkEnd w:id="1179"/>
    </w:p>
    <w:p w14:paraId="04C7F304"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(1) 在体系文件的评审过程中，如果评审责任人认为文件应当作废，则填写《体系文件作废申请表》(详见附4)，由信息安全工作小组审批后，报信息安全领导小组进行审批。</w:t>
      </w:r>
    </w:p>
    <w:p w14:paraId="05C2A1A5" w14:textId="1EE42809" w:rsidR="0024427F" w:rsidRPr="00B65E6D" w:rsidRDefault="0063422A">
      <w:pPr>
        <w:autoSpaceDE w:val="0"/>
        <w:autoSpaceDN w:val="0"/>
        <w:adjustRightInd w:val="0"/>
        <w:spacing w:line="360" w:lineRule="auto"/>
        <w:ind w:firstLineChars="200" w:firstLine="480"/>
        <w:jc w:val="left"/>
        <w:rPr>
          <w:rFonts w:ascii="宋体" w:hAnsi="宋体" w:cs="宋体"/>
          <w:color w:val="000000"/>
          <w:kern w:val="0"/>
          <w:sz w:val="24"/>
          <w:rPrChange w:id="1180" w:author="yunwei01" w:date="2017-08-04T09:48:00Z">
            <w:rPr/>
          </w:rPrChange>
        </w:rPr>
      </w:pPr>
      <w:r>
        <w:rPr>
          <w:rFonts w:ascii="宋体" w:hAnsi="宋体" w:cs="宋体" w:hint="eastAsia"/>
          <w:color w:val="000000"/>
          <w:kern w:val="0"/>
          <w:sz w:val="24"/>
        </w:rPr>
        <w:t>(2) 信息安全领导小组审批完成后，信息安全工作小组负责通知所有相关人员，并对《</w:t>
      </w:r>
      <w:del w:id="1181" w:author="yunwei01" w:date="2017-08-02T14:22:00Z">
        <w:r w:rsidR="00543823" w:rsidDel="00A97AE9">
          <w:rPr>
            <w:rFonts w:ascii="宋体" w:hAnsi="宋体" w:cs="宋体" w:hint="eastAsia"/>
            <w:color w:val="000000"/>
            <w:kern w:val="0"/>
            <w:sz w:val="24"/>
          </w:rPr>
          <w:delText>AAAAA</w:delText>
        </w:r>
      </w:del>
      <w:ins w:id="1182" w:author="yunwei01" w:date="2017-08-02T14:22:00Z">
        <w:r w:rsidR="00A97AE9">
          <w:rPr>
            <w:rFonts w:ascii="宋体" w:hAnsi="宋体" w:cs="宋体" w:hint="eastAsia"/>
            <w:color w:val="000000"/>
            <w:kern w:val="0"/>
            <w:sz w:val="24"/>
          </w:rPr>
          <w:t>资鼎(上海)互联网金融信息服务有限</w:t>
        </w:r>
      </w:ins>
      <w:del w:id="1183" w:author="yunwei01" w:date="2017-08-02T14:38:00Z">
        <w:r w:rsidR="00543823" w:rsidDel="004C1B14">
          <w:rPr>
            <w:rFonts w:ascii="宋体" w:hAnsi="宋体" w:cs="宋体" w:hint="eastAsia"/>
            <w:color w:val="000000"/>
            <w:kern w:val="0"/>
            <w:sz w:val="24"/>
          </w:rPr>
          <w:delText>公司</w:delText>
        </w:r>
      </w:del>
      <w:ins w:id="1184" w:author="yunwei01" w:date="2017-08-02T14:38:00Z">
        <w:r w:rsidR="004C1B14">
          <w:rPr>
            <w:rFonts w:ascii="宋体" w:hAnsi="宋体" w:cs="宋体" w:hint="eastAsia"/>
            <w:color w:val="000000"/>
            <w:kern w:val="0"/>
            <w:sz w:val="24"/>
          </w:rPr>
          <w:t>公司</w:t>
        </w:r>
      </w:ins>
      <w:del w:id="1185" w:author="yunwei01" w:date="2017-08-02T14:23:00Z">
        <w:r w:rsidR="00FF67FC" w:rsidDel="00A97AE9">
          <w:rPr>
            <w:rFonts w:ascii="宋体" w:hAnsi="宋体" w:cs="宋体" w:hint="eastAsia"/>
            <w:color w:val="000000"/>
            <w:kern w:val="0"/>
            <w:sz w:val="24"/>
          </w:rPr>
          <w:delText>XXXXX</w:delText>
        </w:r>
      </w:del>
      <w:r>
        <w:rPr>
          <w:rFonts w:ascii="宋体" w:hAnsi="宋体" w:cs="宋体" w:hint="eastAsia"/>
          <w:color w:val="000000"/>
          <w:kern w:val="0"/>
          <w:sz w:val="24"/>
        </w:rPr>
        <w:t>信息</w:t>
      </w:r>
      <w:r>
        <w:rPr>
          <w:rFonts w:ascii="宋体" w:hAnsi="宋体" w:cs="宋体"/>
          <w:color w:val="000000"/>
          <w:kern w:val="0"/>
          <w:sz w:val="24"/>
        </w:rPr>
        <w:t>安全管理体系文件</w:t>
      </w:r>
      <w:r>
        <w:rPr>
          <w:rFonts w:ascii="宋体" w:hAnsi="宋体" w:cs="宋体" w:hint="eastAsia"/>
          <w:color w:val="000000"/>
          <w:kern w:val="0"/>
          <w:sz w:val="24"/>
        </w:rPr>
        <w:t>》进行废除。</w:t>
      </w:r>
      <w:ins w:id="1186" w:author="yunwei01" w:date="2017-08-04T09:47:00Z">
        <w:r w:rsidR="00B65E6D">
          <w:rPr>
            <w:rFonts w:ascii="宋体" w:hAnsi="宋体" w:cs="宋体"/>
            <w:color w:val="000000"/>
            <w:kern w:val="0"/>
            <w:sz w:val="24"/>
          </w:rPr>
          <w:br w:type="page"/>
        </w:r>
      </w:ins>
      <w:del w:id="1187" w:author="yunwei01" w:date="2017-08-04T09:47:00Z">
        <w:r w:rsidDel="00B65E6D">
          <w:delText xml:space="preserve"> </w:delText>
        </w:r>
      </w:del>
    </w:p>
    <w:p w14:paraId="16BFEB78" w14:textId="77777777" w:rsidR="0024427F" w:rsidRDefault="0063422A">
      <w:pPr>
        <w:pStyle w:val="1"/>
        <w:jc w:val="center"/>
        <w:pPrChange w:id="1188" w:author="yunwei01" w:date="2017-08-02T15:15:00Z">
          <w:pPr>
            <w:pStyle w:val="1"/>
          </w:pPr>
        </w:pPrChange>
      </w:pPr>
      <w:bookmarkStart w:id="1189" w:name="_Toc428792519"/>
      <w:bookmarkStart w:id="1190" w:name="_Toc489545148"/>
      <w:bookmarkStart w:id="1191" w:name="_Toc489546640"/>
      <w:bookmarkStart w:id="1192" w:name="_Toc489546985"/>
      <w:bookmarkStart w:id="1193" w:name="_Toc489547858"/>
      <w:bookmarkStart w:id="1194" w:name="_Toc489607045"/>
      <w:bookmarkStart w:id="1195" w:name="_Toc399855209"/>
      <w:r>
        <w:rPr>
          <w:rFonts w:hint="eastAsia"/>
        </w:rPr>
        <w:lastRenderedPageBreak/>
        <w:t>信息安全管理体系</w:t>
      </w:r>
      <w:bookmarkEnd w:id="1189"/>
      <w:bookmarkEnd w:id="1190"/>
      <w:bookmarkEnd w:id="1191"/>
      <w:bookmarkEnd w:id="1192"/>
      <w:bookmarkEnd w:id="1193"/>
      <w:bookmarkEnd w:id="1194"/>
    </w:p>
    <w:p w14:paraId="5BB91ABB" w14:textId="70C1C108" w:rsidR="0024427F" w:rsidRDefault="0063422A">
      <w:pPr>
        <w:pStyle w:val="2"/>
      </w:pPr>
      <w:bookmarkStart w:id="1196" w:name="_Toc428792520"/>
      <w:bookmarkStart w:id="1197" w:name="_Toc489545149"/>
      <w:bookmarkStart w:id="1198" w:name="_Toc489546641"/>
      <w:bookmarkStart w:id="1199" w:name="_Toc489546986"/>
      <w:bookmarkStart w:id="1200" w:name="_Toc489547859"/>
      <w:bookmarkStart w:id="1201" w:name="_Toc489607046"/>
      <w:r>
        <w:rPr>
          <w:rFonts w:hint="eastAsia"/>
        </w:rPr>
        <w:t>信息安全管理体系</w:t>
      </w:r>
      <w:bookmarkEnd w:id="1195"/>
      <w:bookmarkEnd w:id="1196"/>
      <w:bookmarkEnd w:id="1197"/>
      <w:bookmarkEnd w:id="1198"/>
      <w:bookmarkEnd w:id="1199"/>
      <w:bookmarkEnd w:id="1200"/>
      <w:bookmarkEnd w:id="1201"/>
    </w:p>
    <w:p w14:paraId="6743645A" w14:textId="35FA17C8"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以</w:t>
      </w:r>
      <w:r>
        <w:rPr>
          <w:rFonts w:ascii="宋体" w:cs="宋体"/>
          <w:color w:val="000000"/>
          <w:kern w:val="0"/>
          <w:sz w:val="24"/>
        </w:rPr>
        <w:t>ISO/IEC 27001</w:t>
      </w:r>
      <w:r>
        <w:rPr>
          <w:rFonts w:ascii="宋体" w:cs="宋体" w:hint="eastAsia"/>
          <w:color w:val="000000"/>
          <w:kern w:val="0"/>
          <w:sz w:val="24"/>
        </w:rPr>
        <w:t>：</w:t>
      </w:r>
      <w:r>
        <w:rPr>
          <w:rFonts w:ascii="宋体" w:cs="宋体"/>
          <w:color w:val="000000"/>
          <w:kern w:val="0"/>
          <w:sz w:val="24"/>
        </w:rPr>
        <w:t xml:space="preserve">2005 </w:t>
      </w:r>
      <w:r>
        <w:rPr>
          <w:rFonts w:ascii="宋体" w:cs="宋体" w:hint="eastAsia"/>
          <w:color w:val="000000"/>
          <w:kern w:val="0"/>
          <w:sz w:val="24"/>
        </w:rPr>
        <w:t>《信息安全管理体系要求》为依据，建立信息安全管理体系，并形成相关的信息安全管理体系文件。由</w:t>
      </w:r>
      <w:del w:id="1202" w:author="yunwei01" w:date="2017-08-02T14:22:00Z">
        <w:r w:rsidR="00543823" w:rsidDel="00A97AE9">
          <w:rPr>
            <w:rFonts w:ascii="宋体" w:cs="宋体" w:hint="eastAsia"/>
            <w:color w:val="000000"/>
            <w:kern w:val="0"/>
            <w:sz w:val="24"/>
          </w:rPr>
          <w:delText>AAAAA</w:delText>
        </w:r>
      </w:del>
      <w:ins w:id="1203" w:author="yunwei01" w:date="2017-08-02T14:22:00Z">
        <w:r w:rsidR="00A97AE9">
          <w:rPr>
            <w:rFonts w:ascii="宋体" w:cs="宋体" w:hint="eastAsia"/>
            <w:color w:val="000000"/>
            <w:kern w:val="0"/>
            <w:sz w:val="24"/>
          </w:rPr>
          <w:t>资鼎(上海)互联网金融信息服务有限</w:t>
        </w:r>
      </w:ins>
      <w:del w:id="1204" w:author="yunwei01" w:date="2017-08-02T14:38:00Z">
        <w:r w:rsidR="00543823" w:rsidDel="004C1B14">
          <w:rPr>
            <w:rFonts w:ascii="宋体" w:cs="宋体" w:hint="eastAsia"/>
            <w:color w:val="000000"/>
            <w:kern w:val="0"/>
            <w:sz w:val="24"/>
          </w:rPr>
          <w:delText>公司</w:delText>
        </w:r>
      </w:del>
      <w:ins w:id="1205" w:author="yunwei01" w:date="2017-08-02T14:38:00Z">
        <w:r w:rsidR="004C1B14">
          <w:rPr>
            <w:rFonts w:ascii="宋体" w:cs="宋体" w:hint="eastAsia"/>
            <w:color w:val="000000"/>
            <w:kern w:val="0"/>
            <w:sz w:val="24"/>
          </w:rPr>
          <w:t>公司</w:t>
        </w:r>
      </w:ins>
      <w:r>
        <w:rPr>
          <w:rFonts w:ascii="宋体" w:cs="宋体" w:hint="eastAsia"/>
          <w:color w:val="000000"/>
          <w:kern w:val="0"/>
          <w:sz w:val="24"/>
        </w:rPr>
        <w:t>主管领导批准发布，在</w:t>
      </w:r>
      <w:del w:id="1206" w:author="yunwei01" w:date="2017-08-02T14:22:00Z">
        <w:r w:rsidR="00543823" w:rsidDel="00A97AE9">
          <w:rPr>
            <w:rFonts w:ascii="宋体" w:cs="宋体" w:hint="eastAsia"/>
            <w:color w:val="000000"/>
            <w:kern w:val="0"/>
            <w:sz w:val="24"/>
          </w:rPr>
          <w:delText>AAAAA</w:delText>
        </w:r>
      </w:del>
      <w:ins w:id="1207" w:author="yunwei01" w:date="2017-08-02T14:22:00Z">
        <w:r w:rsidR="00A97AE9">
          <w:rPr>
            <w:rFonts w:ascii="宋体" w:cs="宋体" w:hint="eastAsia"/>
            <w:color w:val="000000"/>
            <w:kern w:val="0"/>
            <w:sz w:val="24"/>
          </w:rPr>
          <w:t>资鼎(上海)互联网金融信息服务有限</w:t>
        </w:r>
      </w:ins>
      <w:del w:id="1208" w:author="yunwei01" w:date="2017-08-02T14:38:00Z">
        <w:r w:rsidR="00543823" w:rsidDel="004C1B14">
          <w:rPr>
            <w:rFonts w:ascii="宋体" w:cs="宋体" w:hint="eastAsia"/>
            <w:color w:val="000000"/>
            <w:kern w:val="0"/>
            <w:sz w:val="24"/>
          </w:rPr>
          <w:delText>公司</w:delText>
        </w:r>
      </w:del>
      <w:ins w:id="1209" w:author="yunwei01" w:date="2017-08-02T14:38:00Z">
        <w:r w:rsidR="004C1B14">
          <w:rPr>
            <w:rFonts w:ascii="宋体" w:cs="宋体" w:hint="eastAsia"/>
            <w:color w:val="000000"/>
            <w:kern w:val="0"/>
            <w:sz w:val="24"/>
          </w:rPr>
          <w:t>公司</w:t>
        </w:r>
      </w:ins>
      <w:r>
        <w:rPr>
          <w:rFonts w:ascii="宋体" w:cs="宋体" w:hint="eastAsia"/>
          <w:color w:val="000000"/>
          <w:kern w:val="0"/>
          <w:sz w:val="24"/>
        </w:rPr>
        <w:t>范围内实施并保持，利用内部审核、管理评审、定期检查、定期更新和预防措施以及持续改进的手段，确保信息安全管理体系的有效性。</w:t>
      </w:r>
    </w:p>
    <w:p w14:paraId="1F6DCA88" w14:textId="12CBBA55" w:rsidR="0024427F" w:rsidRDefault="0063422A">
      <w:pPr>
        <w:pStyle w:val="3"/>
      </w:pPr>
      <w:bookmarkStart w:id="1210" w:name="_Toc399855210"/>
      <w:bookmarkStart w:id="1211" w:name="_Toc428792521"/>
      <w:bookmarkStart w:id="1212" w:name="_Toc489545150"/>
      <w:bookmarkStart w:id="1213" w:name="_Toc489546642"/>
      <w:bookmarkStart w:id="1214" w:name="_Toc489546987"/>
      <w:bookmarkStart w:id="1215" w:name="_Toc489547860"/>
      <w:bookmarkStart w:id="1216" w:name="_Toc489607047"/>
      <w:r>
        <w:rPr>
          <w:rFonts w:hint="eastAsia"/>
        </w:rPr>
        <w:t>信息安全管理体系建立</w:t>
      </w:r>
      <w:bookmarkEnd w:id="1210"/>
      <w:bookmarkEnd w:id="1211"/>
      <w:bookmarkEnd w:id="1212"/>
      <w:bookmarkEnd w:id="1213"/>
      <w:bookmarkEnd w:id="1214"/>
      <w:bookmarkEnd w:id="1215"/>
      <w:bookmarkEnd w:id="1216"/>
    </w:p>
    <w:p w14:paraId="51FF8438" w14:textId="77777777" w:rsidR="0024427F" w:rsidRDefault="0063422A" w:rsidP="00F84F8A">
      <w:pPr>
        <w:pStyle w:val="4"/>
      </w:pPr>
      <w:r>
        <w:rPr>
          <w:rFonts w:hint="eastAsia"/>
        </w:rPr>
        <w:t>管理体系范围</w:t>
      </w:r>
    </w:p>
    <w:p w14:paraId="528036C1" w14:textId="3134A452"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根据</w:t>
      </w:r>
      <w:del w:id="1217" w:author="yunwei01" w:date="2017-08-02T14:22:00Z">
        <w:r w:rsidR="00543823" w:rsidDel="00A97AE9">
          <w:rPr>
            <w:rFonts w:ascii="宋体" w:cs="宋体" w:hint="eastAsia"/>
            <w:color w:val="000000"/>
            <w:kern w:val="0"/>
            <w:sz w:val="24"/>
          </w:rPr>
          <w:delText>AAAAA</w:delText>
        </w:r>
      </w:del>
      <w:ins w:id="1218" w:author="yunwei01" w:date="2017-08-02T14:22:00Z">
        <w:r w:rsidR="00A97AE9">
          <w:rPr>
            <w:rFonts w:ascii="宋体" w:cs="宋体" w:hint="eastAsia"/>
            <w:color w:val="000000"/>
            <w:kern w:val="0"/>
            <w:sz w:val="24"/>
          </w:rPr>
          <w:t>资鼎(上海)互联网金融信息服务有限</w:t>
        </w:r>
      </w:ins>
      <w:del w:id="1219" w:author="yunwei01" w:date="2017-08-02T14:38:00Z">
        <w:r w:rsidR="00543823" w:rsidDel="004C1B14">
          <w:rPr>
            <w:rFonts w:ascii="宋体" w:cs="宋体" w:hint="eastAsia"/>
            <w:color w:val="000000"/>
            <w:kern w:val="0"/>
            <w:sz w:val="24"/>
          </w:rPr>
          <w:delText>公司</w:delText>
        </w:r>
      </w:del>
      <w:ins w:id="1220" w:author="yunwei01" w:date="2017-08-02T14:38:00Z">
        <w:r w:rsidR="004C1B14">
          <w:rPr>
            <w:rFonts w:ascii="宋体" w:cs="宋体" w:hint="eastAsia"/>
            <w:color w:val="000000"/>
            <w:kern w:val="0"/>
            <w:sz w:val="24"/>
          </w:rPr>
          <w:t>公司</w:t>
        </w:r>
      </w:ins>
      <w:r>
        <w:rPr>
          <w:rFonts w:ascii="宋体" w:cs="宋体" w:hint="eastAsia"/>
          <w:color w:val="000000"/>
          <w:kern w:val="0"/>
          <w:sz w:val="24"/>
        </w:rPr>
        <w:t>系统业务特点、组织机构、物理位置确定</w:t>
      </w:r>
      <w:del w:id="1221" w:author="yunwei01" w:date="2017-08-02T14:22:00Z">
        <w:r w:rsidR="00317016" w:rsidDel="00A97AE9">
          <w:rPr>
            <w:rFonts w:ascii="宋体" w:cs="宋体" w:hint="eastAsia"/>
            <w:color w:val="000000"/>
            <w:kern w:val="0"/>
            <w:sz w:val="24"/>
          </w:rPr>
          <w:delText>AAAAA</w:delText>
        </w:r>
      </w:del>
      <w:ins w:id="1222" w:author="yunwei01" w:date="2017-08-03T09:26:00Z">
        <w:r w:rsidR="00C45388">
          <w:rPr>
            <w:rFonts w:ascii="宋体" w:cs="宋体" w:hint="eastAsia"/>
            <w:color w:val="000000"/>
            <w:kern w:val="0"/>
            <w:sz w:val="24"/>
          </w:rPr>
          <w:t>本</w:t>
        </w:r>
        <w:r w:rsidR="00C45388">
          <w:rPr>
            <w:rFonts w:ascii="宋体" w:cs="宋体"/>
            <w:color w:val="000000"/>
            <w:kern w:val="0"/>
            <w:sz w:val="24"/>
          </w:rPr>
          <w:t>公司</w:t>
        </w:r>
      </w:ins>
      <w:del w:id="1223" w:author="yunwei01" w:date="2017-08-02T14:38:00Z">
        <w:r w:rsidR="00317016" w:rsidDel="004C1B14">
          <w:rPr>
            <w:rFonts w:ascii="宋体" w:cs="宋体" w:hint="eastAsia"/>
            <w:color w:val="000000"/>
            <w:kern w:val="0"/>
            <w:sz w:val="24"/>
          </w:rPr>
          <w:delText>公司</w:delText>
        </w:r>
      </w:del>
      <w:del w:id="1224" w:author="yunwei01" w:date="2017-08-03T09:26:00Z">
        <w:r w:rsidR="00317016" w:rsidDel="00C45388">
          <w:rPr>
            <w:rFonts w:ascii="宋体" w:cs="宋体" w:hint="eastAsia"/>
            <w:color w:val="000000"/>
            <w:kern w:val="0"/>
            <w:sz w:val="24"/>
          </w:rPr>
          <w:delText>的</w:delText>
        </w:r>
      </w:del>
      <w:del w:id="1225" w:author="yunwei01" w:date="2017-08-02T14:23:00Z">
        <w:r w:rsidR="00317016" w:rsidDel="00A97AE9">
          <w:rPr>
            <w:rFonts w:ascii="宋体" w:cs="宋体" w:hint="eastAsia"/>
            <w:color w:val="000000"/>
            <w:kern w:val="0"/>
            <w:sz w:val="24"/>
          </w:rPr>
          <w:delText>BBBBB</w:delText>
        </w:r>
      </w:del>
      <w:ins w:id="1226" w:author="yunwei01" w:date="2017-08-02T14:42:00Z">
        <w:r w:rsidR="004C1B14">
          <w:rPr>
            <w:rFonts w:ascii="宋体" w:cs="宋体" w:hint="eastAsia"/>
            <w:color w:val="000000"/>
            <w:kern w:val="0"/>
            <w:sz w:val="24"/>
          </w:rPr>
          <w:t>“</w:t>
        </w:r>
      </w:ins>
      <w:ins w:id="1227"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del w:id="1228" w:author="yunwei01" w:date="2017-08-02T15:32:00Z">
        <w:r w:rsidDel="00AD0983">
          <w:rPr>
            <w:rFonts w:ascii="宋体" w:cs="宋体" w:hint="eastAsia"/>
            <w:color w:val="000000"/>
            <w:kern w:val="0"/>
            <w:sz w:val="24"/>
          </w:rPr>
          <w:delText xml:space="preserve"> </w:delText>
        </w:r>
      </w:del>
      <w:r>
        <w:rPr>
          <w:rFonts w:ascii="宋体" w:cs="宋体" w:hint="eastAsia"/>
          <w:color w:val="000000"/>
          <w:kern w:val="0"/>
          <w:sz w:val="24"/>
        </w:rPr>
        <w:t>信息安全管理体系的范围为：</w:t>
      </w:r>
    </w:p>
    <w:p w14:paraId="1BC15EDC" w14:textId="0E4A93E7" w:rsidR="0024427F" w:rsidRDefault="0063422A">
      <w:pPr>
        <w:numPr>
          <w:ilvl w:val="0"/>
          <w:numId w:val="2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所有部门和正式工作人员，包括</w:t>
      </w:r>
      <w:del w:id="1229" w:author="yunwei01" w:date="2017-08-02T14:22:00Z">
        <w:r w:rsidR="00543823" w:rsidDel="00A97AE9">
          <w:rPr>
            <w:rFonts w:ascii="宋体" w:cs="宋体" w:hint="eastAsia"/>
            <w:color w:val="000000"/>
            <w:kern w:val="0"/>
            <w:sz w:val="24"/>
          </w:rPr>
          <w:delText>AAAAA</w:delText>
        </w:r>
      </w:del>
      <w:ins w:id="1230" w:author="yunwei01" w:date="2017-08-02T14:22:00Z">
        <w:r w:rsidR="00A97AE9">
          <w:rPr>
            <w:rFonts w:ascii="宋体" w:cs="宋体" w:hint="eastAsia"/>
            <w:color w:val="000000"/>
            <w:kern w:val="0"/>
            <w:sz w:val="24"/>
          </w:rPr>
          <w:t>资鼎(上海)互联网金融信息服务有限</w:t>
        </w:r>
      </w:ins>
      <w:del w:id="1231" w:author="yunwei01" w:date="2017-08-02T14:38:00Z">
        <w:r w:rsidR="00543823" w:rsidDel="004C1B14">
          <w:rPr>
            <w:rFonts w:ascii="宋体" w:cs="宋体" w:hint="eastAsia"/>
            <w:color w:val="000000"/>
            <w:kern w:val="0"/>
            <w:sz w:val="24"/>
          </w:rPr>
          <w:delText>公司</w:delText>
        </w:r>
      </w:del>
      <w:ins w:id="1232" w:author="yunwei01" w:date="2017-08-02T14:38:00Z">
        <w:r w:rsidR="004C1B14">
          <w:rPr>
            <w:rFonts w:ascii="宋体" w:cs="宋体" w:hint="eastAsia"/>
            <w:color w:val="000000"/>
            <w:kern w:val="0"/>
            <w:sz w:val="24"/>
          </w:rPr>
          <w:t>公司</w:t>
        </w:r>
      </w:ins>
      <w:r>
        <w:rPr>
          <w:rFonts w:ascii="宋体" w:cs="宋体" w:hint="eastAsia"/>
          <w:color w:val="000000"/>
          <w:kern w:val="0"/>
          <w:sz w:val="24"/>
        </w:rPr>
        <w:t>所有成员；</w:t>
      </w:r>
    </w:p>
    <w:p w14:paraId="6460E21B" w14:textId="31E0A861" w:rsidR="0024427F" w:rsidRDefault="00543823">
      <w:pPr>
        <w:numPr>
          <w:ilvl w:val="0"/>
          <w:numId w:val="21"/>
        </w:numPr>
        <w:autoSpaceDE w:val="0"/>
        <w:autoSpaceDN w:val="0"/>
        <w:adjustRightInd w:val="0"/>
        <w:spacing w:line="360" w:lineRule="auto"/>
        <w:jc w:val="left"/>
        <w:rPr>
          <w:rFonts w:ascii="宋体" w:cs="宋体"/>
          <w:color w:val="000000"/>
          <w:kern w:val="0"/>
          <w:sz w:val="24"/>
        </w:rPr>
      </w:pPr>
      <w:del w:id="1233" w:author="yunwei01" w:date="2017-08-02T14:22:00Z">
        <w:r w:rsidDel="00A97AE9">
          <w:rPr>
            <w:rFonts w:ascii="宋体" w:cs="宋体" w:hint="eastAsia"/>
            <w:color w:val="000000"/>
            <w:kern w:val="0"/>
            <w:sz w:val="24"/>
          </w:rPr>
          <w:delText>AAAAA</w:delText>
        </w:r>
      </w:del>
      <w:ins w:id="1234" w:author="yunwei01" w:date="2017-08-02T14:22:00Z">
        <w:r w:rsidR="00A97AE9">
          <w:rPr>
            <w:rFonts w:ascii="宋体" w:cs="宋体" w:hint="eastAsia"/>
            <w:color w:val="000000"/>
            <w:kern w:val="0"/>
            <w:sz w:val="24"/>
          </w:rPr>
          <w:t>资鼎(上海)互联网金融信息服务有限</w:t>
        </w:r>
      </w:ins>
      <w:del w:id="1235" w:author="yunwei01" w:date="2017-08-02T14:38:00Z">
        <w:r w:rsidDel="004C1B14">
          <w:rPr>
            <w:rFonts w:ascii="宋体" w:cs="宋体" w:hint="eastAsia"/>
            <w:color w:val="000000"/>
            <w:kern w:val="0"/>
            <w:sz w:val="24"/>
          </w:rPr>
          <w:delText>公司</w:delText>
        </w:r>
      </w:del>
      <w:ins w:id="1236" w:author="yunwei01" w:date="2017-08-02T14:38:00Z">
        <w:r w:rsidR="004C1B14">
          <w:rPr>
            <w:rFonts w:ascii="宋体" w:cs="宋体" w:hint="eastAsia"/>
            <w:color w:val="000000"/>
            <w:kern w:val="0"/>
            <w:sz w:val="24"/>
          </w:rPr>
          <w:t>公司</w:t>
        </w:r>
      </w:ins>
      <w:del w:id="1237" w:author="yunwei01" w:date="2017-08-02T14:23:00Z">
        <w:r w:rsidR="00FF67FC" w:rsidDel="00A97AE9">
          <w:rPr>
            <w:rFonts w:ascii="宋体" w:cs="宋体" w:hint="eastAsia"/>
            <w:color w:val="000000"/>
            <w:kern w:val="0"/>
            <w:sz w:val="24"/>
          </w:rPr>
          <w:delText>XXXXX</w:delText>
        </w:r>
      </w:del>
      <w:ins w:id="1238" w:author="yunwei01" w:date="2017-08-02T14:23:00Z">
        <w:r w:rsidR="00A97AE9">
          <w:rPr>
            <w:rFonts w:ascii="宋体" w:cs="宋体" w:hint="eastAsia"/>
            <w:color w:val="000000"/>
            <w:kern w:val="0"/>
            <w:sz w:val="24"/>
          </w:rPr>
          <w:t>研发部</w:t>
        </w:r>
      </w:ins>
      <w:r w:rsidR="0063422A">
        <w:rPr>
          <w:rFonts w:ascii="宋体" w:cs="宋体" w:hint="eastAsia"/>
          <w:color w:val="000000"/>
          <w:kern w:val="0"/>
          <w:sz w:val="24"/>
        </w:rPr>
        <w:t>主要</w:t>
      </w:r>
      <w:ins w:id="1239" w:author="yunwei01" w:date="2017-08-04T15:25:00Z">
        <w:r w:rsidR="0014673E">
          <w:rPr>
            <w:rFonts w:ascii="宋体" w:cs="宋体" w:hint="eastAsia"/>
            <w:color w:val="000000"/>
            <w:kern w:val="0"/>
            <w:sz w:val="24"/>
          </w:rPr>
          <w:t>负责</w:t>
        </w:r>
      </w:ins>
      <w:ins w:id="1240" w:author="yunwei01" w:date="2017-08-03T09:27:00Z">
        <w:r w:rsidR="00003803">
          <w:rPr>
            <w:rFonts w:ascii="宋体" w:cs="宋体" w:hint="eastAsia"/>
            <w:color w:val="000000"/>
            <w:kern w:val="0"/>
            <w:sz w:val="24"/>
          </w:rPr>
          <w:t>本</w:t>
        </w:r>
      </w:ins>
      <w:del w:id="1241" w:author="yunwei01" w:date="2017-08-03T09:27:00Z">
        <w:r w:rsidR="0063422A" w:rsidDel="00003803">
          <w:rPr>
            <w:rFonts w:ascii="宋体" w:cs="宋体" w:hint="eastAsia"/>
            <w:color w:val="000000"/>
            <w:kern w:val="0"/>
            <w:sz w:val="24"/>
          </w:rPr>
          <w:delText>负责</w:delText>
        </w:r>
      </w:del>
      <w:del w:id="1242" w:author="yunwei01" w:date="2017-08-02T14:22:00Z">
        <w:r w:rsidR="00317016" w:rsidDel="00A97AE9">
          <w:rPr>
            <w:rFonts w:ascii="宋体" w:cs="宋体" w:hint="eastAsia"/>
            <w:color w:val="000000"/>
            <w:kern w:val="0"/>
            <w:sz w:val="24"/>
          </w:rPr>
          <w:delText>AAAAA</w:delText>
        </w:r>
      </w:del>
      <w:del w:id="1243" w:author="yunwei01" w:date="2017-08-02T14:38:00Z">
        <w:r w:rsidR="00317016" w:rsidDel="004C1B14">
          <w:rPr>
            <w:rFonts w:ascii="宋体" w:cs="宋体" w:hint="eastAsia"/>
            <w:color w:val="000000"/>
            <w:kern w:val="0"/>
            <w:sz w:val="24"/>
          </w:rPr>
          <w:delText>公司</w:delText>
        </w:r>
      </w:del>
      <w:ins w:id="1244"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245" w:author="yunwei01" w:date="2017-08-02T14:23:00Z">
        <w:r w:rsidR="00317016" w:rsidDel="00A97AE9">
          <w:rPr>
            <w:rFonts w:ascii="宋体" w:cs="宋体" w:hint="eastAsia"/>
            <w:color w:val="000000"/>
            <w:kern w:val="0"/>
            <w:sz w:val="24"/>
          </w:rPr>
          <w:delText>BBBBB</w:delText>
        </w:r>
      </w:del>
      <w:ins w:id="1246" w:author="yunwei01" w:date="2017-08-02T14:42:00Z">
        <w:r w:rsidR="004C1B14">
          <w:rPr>
            <w:rFonts w:ascii="宋体" w:cs="宋体" w:hint="eastAsia"/>
            <w:color w:val="000000"/>
            <w:kern w:val="0"/>
            <w:sz w:val="24"/>
          </w:rPr>
          <w:t>“</w:t>
        </w:r>
      </w:ins>
      <w:ins w:id="1247"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del w:id="1248" w:author="yunwei01" w:date="2017-08-02T15:17:00Z">
        <w:r w:rsidR="0063422A" w:rsidDel="0040134A">
          <w:rPr>
            <w:rFonts w:ascii="宋体" w:cs="宋体" w:hint="eastAsia"/>
            <w:color w:val="000000"/>
            <w:kern w:val="0"/>
            <w:sz w:val="24"/>
          </w:rPr>
          <w:delText xml:space="preserve"> </w:delText>
        </w:r>
      </w:del>
      <w:r w:rsidR="0063422A">
        <w:rPr>
          <w:rFonts w:ascii="宋体" w:cs="宋体" w:hint="eastAsia"/>
          <w:color w:val="000000"/>
          <w:kern w:val="0"/>
          <w:sz w:val="24"/>
        </w:rPr>
        <w:t>建设和运行工作及系统维护和管理；</w:t>
      </w:r>
    </w:p>
    <w:p w14:paraId="73CF0AE2" w14:textId="02CCC68D" w:rsidR="0024427F" w:rsidRDefault="0063422A">
      <w:pPr>
        <w:numPr>
          <w:ilvl w:val="0"/>
          <w:numId w:val="2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与系统业务活动相关的应用系统及其包含的全部信息资产，其中应用系统包括：</w:t>
      </w:r>
      <w:del w:id="1249" w:author="yunwei01" w:date="2017-08-02T14:22:00Z">
        <w:r w:rsidR="00317016" w:rsidDel="00A97AE9">
          <w:rPr>
            <w:rFonts w:ascii="宋体" w:cs="宋体" w:hint="eastAsia"/>
            <w:color w:val="000000"/>
            <w:kern w:val="0"/>
            <w:sz w:val="24"/>
          </w:rPr>
          <w:delText>AAAAA</w:delText>
        </w:r>
      </w:del>
      <w:ins w:id="1250" w:author="yunwei01" w:date="2017-08-02T14:22:00Z">
        <w:r w:rsidR="00A97AE9">
          <w:rPr>
            <w:rFonts w:ascii="宋体" w:cs="宋体" w:hint="eastAsia"/>
            <w:color w:val="000000"/>
            <w:kern w:val="0"/>
            <w:sz w:val="24"/>
          </w:rPr>
          <w:t>资鼎(上海)互联网金融信息服务有限</w:t>
        </w:r>
      </w:ins>
      <w:del w:id="1251" w:author="yunwei01" w:date="2017-08-02T14:38:00Z">
        <w:r w:rsidR="00317016" w:rsidDel="004C1B14">
          <w:rPr>
            <w:rFonts w:ascii="宋体" w:cs="宋体" w:hint="eastAsia"/>
            <w:color w:val="000000"/>
            <w:kern w:val="0"/>
            <w:sz w:val="24"/>
          </w:rPr>
          <w:delText>公司</w:delText>
        </w:r>
      </w:del>
      <w:ins w:id="1252"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253" w:author="yunwei01" w:date="2017-08-02T14:23:00Z">
        <w:r w:rsidR="00317016" w:rsidDel="00A97AE9">
          <w:rPr>
            <w:rFonts w:ascii="宋体" w:cs="宋体" w:hint="eastAsia"/>
            <w:color w:val="000000"/>
            <w:kern w:val="0"/>
            <w:sz w:val="24"/>
          </w:rPr>
          <w:delText>BBBBB</w:delText>
        </w:r>
      </w:del>
      <w:ins w:id="1254" w:author="yunwei01" w:date="2017-08-02T14:42:00Z">
        <w:r w:rsidR="004C1B14">
          <w:rPr>
            <w:rFonts w:ascii="宋体" w:cs="宋体" w:hint="eastAsia"/>
            <w:color w:val="000000"/>
            <w:kern w:val="0"/>
            <w:sz w:val="24"/>
          </w:rPr>
          <w:t>“</w:t>
        </w:r>
      </w:ins>
      <w:ins w:id="1255"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；信息资产包括：与上述业务应用系统相关的数据、硬件、软件、服务及文档等</w:t>
      </w:r>
      <w:ins w:id="1256" w:author="yunwei01" w:date="2017-08-02T15:42:00Z">
        <w:r w:rsidR="00E72E97">
          <w:rPr>
            <w:rFonts w:ascii="宋体" w:cs="宋体" w:hint="eastAsia"/>
            <w:color w:val="000000"/>
            <w:kern w:val="0"/>
            <w:sz w:val="24"/>
          </w:rPr>
          <w:t>。</w:t>
        </w:r>
      </w:ins>
      <w:del w:id="1257" w:author="yunwei01" w:date="2017-08-02T15:42:00Z">
        <w:r w:rsidDel="00E72E97">
          <w:rPr>
            <w:rFonts w:ascii="宋体" w:cs="宋体" w:hint="eastAsia"/>
            <w:color w:val="000000"/>
            <w:kern w:val="0"/>
            <w:sz w:val="24"/>
          </w:rPr>
          <w:delText>；</w:delText>
        </w:r>
      </w:del>
    </w:p>
    <w:p w14:paraId="68E18193" w14:textId="42A687B9" w:rsidR="0024427F" w:rsidDel="00AD0983" w:rsidRDefault="00317016">
      <w:pPr>
        <w:numPr>
          <w:ilvl w:val="0"/>
          <w:numId w:val="21"/>
        </w:numPr>
        <w:autoSpaceDE w:val="0"/>
        <w:autoSpaceDN w:val="0"/>
        <w:adjustRightInd w:val="0"/>
        <w:spacing w:line="360" w:lineRule="auto"/>
        <w:jc w:val="left"/>
        <w:rPr>
          <w:del w:id="1258" w:author="yunwei01" w:date="2017-08-02T15:38:00Z"/>
          <w:rFonts w:ascii="宋体" w:cs="宋体"/>
          <w:color w:val="000000"/>
          <w:kern w:val="0"/>
          <w:sz w:val="24"/>
        </w:rPr>
      </w:pPr>
      <w:del w:id="1259" w:author="yunwei01" w:date="2017-08-02T14:22:00Z">
        <w:r w:rsidDel="00A97AE9">
          <w:rPr>
            <w:rFonts w:ascii="宋体" w:cs="宋体" w:hint="eastAsia"/>
            <w:color w:val="000000"/>
            <w:kern w:val="0"/>
            <w:sz w:val="24"/>
          </w:rPr>
          <w:delText>AAAAA</w:delText>
        </w:r>
      </w:del>
      <w:del w:id="1260" w:author="yunwei01" w:date="2017-08-02T14:38:00Z">
        <w:r w:rsidDel="004C1B14">
          <w:rPr>
            <w:rFonts w:ascii="宋体" w:cs="宋体" w:hint="eastAsia"/>
            <w:color w:val="000000"/>
            <w:kern w:val="0"/>
            <w:sz w:val="24"/>
          </w:rPr>
          <w:delText>公司</w:delText>
        </w:r>
      </w:del>
      <w:del w:id="1261" w:author="yunwei01" w:date="2017-08-02T15:38:00Z">
        <w:r w:rsidDel="00AD0983">
          <w:rPr>
            <w:rFonts w:ascii="宋体" w:cs="宋体" w:hint="eastAsia"/>
            <w:color w:val="000000"/>
            <w:kern w:val="0"/>
            <w:sz w:val="24"/>
          </w:rPr>
          <w:delText>的</w:delText>
        </w:r>
      </w:del>
      <w:del w:id="1262" w:author="yunwei01" w:date="2017-08-02T14:23:00Z">
        <w:r w:rsidDel="00A97AE9">
          <w:rPr>
            <w:rFonts w:ascii="宋体" w:cs="宋体" w:hint="eastAsia"/>
            <w:color w:val="000000"/>
            <w:kern w:val="0"/>
            <w:sz w:val="24"/>
          </w:rPr>
          <w:delText>BBBBB</w:delText>
        </w:r>
      </w:del>
      <w:del w:id="1263" w:author="yunwei01" w:date="2017-08-02T15:38:00Z">
        <w:r w:rsidDel="00AD0983">
          <w:rPr>
            <w:rFonts w:ascii="宋体" w:cs="宋体" w:hint="eastAsia"/>
            <w:color w:val="000000"/>
            <w:kern w:val="0"/>
            <w:sz w:val="24"/>
          </w:rPr>
          <w:delText>系统</w:delText>
        </w:r>
        <w:r w:rsidR="0063422A" w:rsidDel="00AD0983">
          <w:rPr>
            <w:rFonts w:ascii="宋体" w:cs="宋体" w:hint="eastAsia"/>
            <w:color w:val="000000"/>
            <w:kern w:val="0"/>
            <w:sz w:val="24"/>
          </w:rPr>
          <w:delText xml:space="preserve"> 涉及的办公场所和上述业务应用系统所处机房，其中机房为</w:delText>
        </w:r>
      </w:del>
      <w:del w:id="1264" w:author="yunwei01" w:date="2017-08-02T14:22:00Z">
        <w:r w:rsidDel="00A97AE9">
          <w:rPr>
            <w:rFonts w:ascii="宋体" w:cs="宋体" w:hint="eastAsia"/>
            <w:color w:val="000000"/>
            <w:kern w:val="0"/>
            <w:sz w:val="24"/>
          </w:rPr>
          <w:delText>AAAAA</w:delText>
        </w:r>
      </w:del>
      <w:del w:id="1265" w:author="yunwei01" w:date="2017-08-02T14:38:00Z">
        <w:r w:rsidDel="004C1B14">
          <w:rPr>
            <w:rFonts w:ascii="宋体" w:cs="宋体" w:hint="eastAsia"/>
            <w:color w:val="000000"/>
            <w:kern w:val="0"/>
            <w:sz w:val="24"/>
          </w:rPr>
          <w:delText>公司</w:delText>
        </w:r>
      </w:del>
      <w:del w:id="1266" w:author="yunwei01" w:date="2017-08-02T15:38:00Z">
        <w:r w:rsidDel="00AD0983">
          <w:rPr>
            <w:rFonts w:ascii="宋体" w:cs="宋体" w:hint="eastAsia"/>
            <w:color w:val="000000"/>
            <w:kern w:val="0"/>
            <w:sz w:val="24"/>
          </w:rPr>
          <w:delText>的</w:delText>
        </w:r>
      </w:del>
      <w:del w:id="1267" w:author="yunwei01" w:date="2017-08-02T14:23:00Z">
        <w:r w:rsidDel="00A97AE9">
          <w:rPr>
            <w:rFonts w:ascii="宋体" w:cs="宋体" w:hint="eastAsia"/>
            <w:color w:val="000000"/>
            <w:kern w:val="0"/>
            <w:sz w:val="24"/>
          </w:rPr>
          <w:delText>BBBBB</w:delText>
        </w:r>
      </w:del>
      <w:del w:id="1268" w:author="yunwei01" w:date="2017-08-02T15:38:00Z">
        <w:r w:rsidDel="00AD0983">
          <w:rPr>
            <w:rFonts w:ascii="宋体" w:cs="宋体" w:hint="eastAsia"/>
            <w:color w:val="000000"/>
            <w:kern w:val="0"/>
            <w:sz w:val="24"/>
          </w:rPr>
          <w:delText>系统</w:delText>
        </w:r>
        <w:r w:rsidR="0063422A" w:rsidDel="00AD0983">
          <w:rPr>
            <w:rFonts w:ascii="宋体" w:cs="宋体" w:hint="eastAsia"/>
            <w:color w:val="000000"/>
            <w:kern w:val="0"/>
            <w:sz w:val="24"/>
          </w:rPr>
          <w:delText>所在机房。</w:delText>
        </w:r>
      </w:del>
    </w:p>
    <w:p w14:paraId="2E34DFD0" w14:textId="7B671FEA" w:rsidR="0024427F" w:rsidRDefault="0063422A" w:rsidP="00F84F8A">
      <w:pPr>
        <w:pStyle w:val="4"/>
      </w:pPr>
      <w:r>
        <w:rPr>
          <w:rFonts w:hint="eastAsia"/>
        </w:rPr>
        <w:t>风险评估</w:t>
      </w:r>
    </w:p>
    <w:p w14:paraId="3D7AE842" w14:textId="4C941FB1" w:rsidR="0024427F" w:rsidRDefault="0063422A">
      <w:pPr>
        <w:autoSpaceDE w:val="0"/>
        <w:autoSpaceDN w:val="0"/>
        <w:adjustRightInd w:val="0"/>
        <w:spacing w:line="360" w:lineRule="auto"/>
        <w:ind w:firstLineChars="200" w:firstLine="480"/>
        <w:jc w:val="left"/>
        <w:rPr>
          <w:sz w:val="23"/>
          <w:szCs w:val="23"/>
        </w:rPr>
      </w:pPr>
      <w:r>
        <w:rPr>
          <w:rFonts w:ascii="宋体" w:cs="宋体" w:hint="eastAsia"/>
          <w:color w:val="000000"/>
          <w:kern w:val="0"/>
          <w:sz w:val="24"/>
        </w:rPr>
        <w:t>在体系建立过程中，</w:t>
      </w:r>
      <w:del w:id="1269" w:author="yunwei01" w:date="2017-08-02T14:22:00Z">
        <w:r w:rsidR="00543823" w:rsidDel="00A97AE9">
          <w:rPr>
            <w:rFonts w:ascii="宋体" w:cs="宋体" w:hint="eastAsia"/>
            <w:color w:val="000000"/>
            <w:kern w:val="0"/>
            <w:sz w:val="24"/>
          </w:rPr>
          <w:delText>AAAAA</w:delText>
        </w:r>
      </w:del>
      <w:ins w:id="1270" w:author="yunwei01" w:date="2017-08-02T14:22:00Z">
        <w:r w:rsidR="00A97AE9">
          <w:rPr>
            <w:rFonts w:ascii="宋体" w:cs="宋体" w:hint="eastAsia"/>
            <w:color w:val="000000"/>
            <w:kern w:val="0"/>
            <w:sz w:val="24"/>
          </w:rPr>
          <w:t>资鼎(上海)互联网金融信息服务有限</w:t>
        </w:r>
      </w:ins>
      <w:del w:id="1271" w:author="yunwei01" w:date="2017-08-02T14:38:00Z">
        <w:r w:rsidR="00543823" w:rsidDel="004C1B14">
          <w:rPr>
            <w:rFonts w:ascii="宋体" w:cs="宋体" w:hint="eastAsia"/>
            <w:color w:val="000000"/>
            <w:kern w:val="0"/>
            <w:sz w:val="24"/>
          </w:rPr>
          <w:delText>公司</w:delText>
        </w:r>
      </w:del>
      <w:ins w:id="1272" w:author="yunwei01" w:date="2017-08-02T14:38:00Z">
        <w:r w:rsidR="004C1B14">
          <w:rPr>
            <w:rFonts w:ascii="宋体" w:cs="宋体" w:hint="eastAsia"/>
            <w:color w:val="000000"/>
            <w:kern w:val="0"/>
            <w:sz w:val="24"/>
          </w:rPr>
          <w:t>公司</w:t>
        </w:r>
      </w:ins>
      <w:r>
        <w:rPr>
          <w:rFonts w:ascii="宋体" w:cs="宋体" w:hint="eastAsia"/>
          <w:color w:val="000000"/>
          <w:kern w:val="0"/>
          <w:sz w:val="24"/>
        </w:rPr>
        <w:t>确定信息安全风险评估方法，对</w:t>
      </w:r>
      <w:ins w:id="1273" w:author="yunwei01" w:date="2017-08-03T09:28:00Z">
        <w:r w:rsidR="001F35D0">
          <w:rPr>
            <w:rFonts w:ascii="宋体" w:cs="宋体" w:hint="eastAsia"/>
            <w:color w:val="000000"/>
            <w:kern w:val="0"/>
            <w:sz w:val="24"/>
          </w:rPr>
          <w:t>本</w:t>
        </w:r>
        <w:r w:rsidR="001F35D0">
          <w:rPr>
            <w:rFonts w:ascii="宋体" w:cs="宋体"/>
            <w:color w:val="000000"/>
            <w:kern w:val="0"/>
            <w:sz w:val="24"/>
          </w:rPr>
          <w:t>公司</w:t>
        </w:r>
      </w:ins>
      <w:del w:id="1274" w:author="yunwei01" w:date="2017-08-02T14:22:00Z">
        <w:r w:rsidR="00317016" w:rsidDel="00A97AE9">
          <w:rPr>
            <w:rFonts w:ascii="宋体" w:cs="宋体" w:hint="eastAsia"/>
            <w:color w:val="000000"/>
            <w:kern w:val="0"/>
            <w:sz w:val="24"/>
          </w:rPr>
          <w:delText>AAAAA</w:delText>
        </w:r>
      </w:del>
      <w:del w:id="1275" w:author="yunwei01" w:date="2017-08-02T14:38:00Z">
        <w:r w:rsidR="00317016" w:rsidDel="004C1B14">
          <w:rPr>
            <w:rFonts w:ascii="宋体" w:cs="宋体" w:hint="eastAsia"/>
            <w:color w:val="000000"/>
            <w:kern w:val="0"/>
            <w:sz w:val="24"/>
          </w:rPr>
          <w:delText>公司</w:delText>
        </w:r>
      </w:del>
      <w:r w:rsidR="00317016">
        <w:rPr>
          <w:rFonts w:ascii="宋体" w:cs="宋体" w:hint="eastAsia"/>
          <w:color w:val="000000"/>
          <w:kern w:val="0"/>
          <w:sz w:val="24"/>
        </w:rPr>
        <w:t>的</w:t>
      </w:r>
      <w:del w:id="1276" w:author="yunwei01" w:date="2017-08-02T14:23:00Z">
        <w:r w:rsidR="00317016" w:rsidDel="00A97AE9">
          <w:rPr>
            <w:rFonts w:ascii="宋体" w:cs="宋体" w:hint="eastAsia"/>
            <w:color w:val="000000"/>
            <w:kern w:val="0"/>
            <w:sz w:val="24"/>
          </w:rPr>
          <w:delText>BBBBB</w:delText>
        </w:r>
      </w:del>
      <w:ins w:id="1277" w:author="yunwei01" w:date="2017-08-02T14:42:00Z">
        <w:r w:rsidR="004C1B14">
          <w:rPr>
            <w:rFonts w:ascii="宋体" w:cs="宋体" w:hint="eastAsia"/>
            <w:color w:val="000000"/>
            <w:kern w:val="0"/>
            <w:sz w:val="24"/>
          </w:rPr>
          <w:t>“</w:t>
        </w:r>
      </w:ins>
      <w:ins w:id="1278"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del w:id="1279" w:author="yunwei01" w:date="2017-08-02T15:43:00Z">
        <w:r w:rsidDel="002F761E">
          <w:rPr>
            <w:rFonts w:ascii="宋体" w:cs="宋体" w:hint="eastAsia"/>
            <w:color w:val="000000"/>
            <w:kern w:val="0"/>
            <w:sz w:val="24"/>
          </w:rPr>
          <w:delText xml:space="preserve"> </w:delText>
        </w:r>
      </w:del>
      <w:r>
        <w:rPr>
          <w:rFonts w:ascii="宋体" w:cs="宋体" w:hint="eastAsia"/>
          <w:color w:val="000000"/>
          <w:kern w:val="0"/>
          <w:sz w:val="24"/>
        </w:rPr>
        <w:t>实施风险评估(详见附8)，识别</w:t>
      </w:r>
      <w:ins w:id="1280" w:author="yunwei01" w:date="2017-08-03T09:28:00Z">
        <w:r w:rsidR="001F35D0">
          <w:rPr>
            <w:rFonts w:ascii="宋体" w:cs="宋体" w:hint="eastAsia"/>
            <w:color w:val="000000"/>
            <w:kern w:val="0"/>
            <w:sz w:val="24"/>
          </w:rPr>
          <w:t>本</w:t>
        </w:r>
      </w:ins>
      <w:del w:id="1281" w:author="yunwei01" w:date="2017-08-02T14:22:00Z">
        <w:r w:rsidR="00317016" w:rsidDel="00A97AE9">
          <w:rPr>
            <w:rFonts w:ascii="宋体" w:cs="宋体" w:hint="eastAsia"/>
            <w:color w:val="000000"/>
            <w:kern w:val="0"/>
            <w:sz w:val="24"/>
          </w:rPr>
          <w:delText>AAAAA</w:delText>
        </w:r>
      </w:del>
      <w:del w:id="1282" w:author="yunwei01" w:date="2017-08-02T14:38:00Z">
        <w:r w:rsidR="00317016" w:rsidDel="004C1B14">
          <w:rPr>
            <w:rFonts w:ascii="宋体" w:cs="宋体" w:hint="eastAsia"/>
            <w:color w:val="000000"/>
            <w:kern w:val="0"/>
            <w:sz w:val="24"/>
          </w:rPr>
          <w:delText>公司</w:delText>
        </w:r>
      </w:del>
      <w:ins w:id="1283"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284" w:author="yunwei01" w:date="2017-08-02T14:23:00Z">
        <w:r w:rsidR="00317016" w:rsidDel="00A97AE9">
          <w:rPr>
            <w:rFonts w:ascii="宋体" w:cs="宋体" w:hint="eastAsia"/>
            <w:color w:val="000000"/>
            <w:kern w:val="0"/>
            <w:sz w:val="24"/>
          </w:rPr>
          <w:delText>BBBBB</w:delText>
        </w:r>
      </w:del>
      <w:ins w:id="1285" w:author="yunwei01" w:date="2017-08-02T14:42:00Z">
        <w:r w:rsidR="004C1B14">
          <w:rPr>
            <w:rFonts w:ascii="宋体" w:cs="宋体" w:hint="eastAsia"/>
            <w:color w:val="000000"/>
            <w:kern w:val="0"/>
            <w:sz w:val="24"/>
          </w:rPr>
          <w:t>“</w:t>
        </w:r>
      </w:ins>
      <w:ins w:id="1286"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del w:id="1287" w:author="yunwei01" w:date="2017-08-02T15:43:00Z">
        <w:r w:rsidDel="002F761E">
          <w:rPr>
            <w:rFonts w:ascii="宋体" w:cs="宋体" w:hint="eastAsia"/>
            <w:color w:val="000000"/>
            <w:kern w:val="0"/>
            <w:sz w:val="24"/>
          </w:rPr>
          <w:delText xml:space="preserve"> </w:delText>
        </w:r>
      </w:del>
      <w:r>
        <w:rPr>
          <w:rFonts w:ascii="宋体" w:cs="宋体" w:hint="eastAsia"/>
          <w:color w:val="000000"/>
          <w:kern w:val="0"/>
          <w:sz w:val="24"/>
        </w:rPr>
        <w:t>所面临的风险，并根据风险进行相应的处理。</w:t>
      </w:r>
    </w:p>
    <w:p w14:paraId="2F2D0092" w14:textId="77777777" w:rsidR="0024427F" w:rsidRDefault="0063422A" w:rsidP="00F84F8A">
      <w:pPr>
        <w:pStyle w:val="4"/>
      </w:pPr>
      <w:r>
        <w:rPr>
          <w:rFonts w:hint="eastAsia"/>
        </w:rPr>
        <w:lastRenderedPageBreak/>
        <w:t>风险处置</w:t>
      </w:r>
    </w:p>
    <w:p w14:paraId="6C7BBDA6"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在风险评估后，根据风险评估的结果，确定风险处置的策略，包括：</w:t>
      </w:r>
    </w:p>
    <w:p w14:paraId="622776A0"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采用风险控制措施，以降低面临的信息安全风险；</w:t>
      </w:r>
    </w:p>
    <w:p w14:paraId="1EFEB29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在满足信息安全方针和风险接受准则的前提下，有意识地、客观地接受风险；</w:t>
      </w:r>
    </w:p>
    <w:p w14:paraId="2C15215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转移相关业务风险到其他方面，如：购买产品维保，运维服务外包等；</w:t>
      </w:r>
    </w:p>
    <w:p w14:paraId="41ADF1E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根据风险处置策略，制定风险控制措施，对已识别出的风险进行分类处理，并对残余风险进行了批准。</w:t>
      </w:r>
    </w:p>
    <w:p w14:paraId="49272F0C" w14:textId="5A09C37F" w:rsidR="0024427F" w:rsidRDefault="0063422A">
      <w:pPr>
        <w:pStyle w:val="3"/>
      </w:pPr>
      <w:bookmarkStart w:id="1288" w:name="_Toc399855211"/>
      <w:bookmarkStart w:id="1289" w:name="_Toc428792522"/>
      <w:bookmarkStart w:id="1290" w:name="_Toc489545151"/>
      <w:bookmarkStart w:id="1291" w:name="_Toc489546643"/>
      <w:bookmarkStart w:id="1292" w:name="_Toc489546988"/>
      <w:bookmarkStart w:id="1293" w:name="_Toc489547861"/>
      <w:bookmarkStart w:id="1294" w:name="_Toc489607048"/>
      <w:r>
        <w:rPr>
          <w:rFonts w:hint="eastAsia"/>
        </w:rPr>
        <w:t>信息安全管理体系实施</w:t>
      </w:r>
      <w:bookmarkEnd w:id="1288"/>
      <w:bookmarkEnd w:id="1289"/>
      <w:bookmarkEnd w:id="1290"/>
      <w:bookmarkEnd w:id="1291"/>
      <w:bookmarkEnd w:id="1292"/>
      <w:bookmarkEnd w:id="1293"/>
      <w:bookmarkEnd w:id="1294"/>
    </w:p>
    <w:p w14:paraId="7F44B54C"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在实施和运行信息安全管理体系中所开展的工作包括：</w:t>
      </w:r>
    </w:p>
    <w:p w14:paraId="09EC31EE" w14:textId="77777777" w:rsidR="0024427F" w:rsidRPr="00F402EF" w:rsidRDefault="0063422A">
      <w:pPr>
        <w:pStyle w:val="afffffff5"/>
        <w:numPr>
          <w:ilvl w:val="0"/>
          <w:numId w:val="58"/>
        </w:numPr>
        <w:ind w:firstLineChars="0"/>
        <w:rPr>
          <w:rFonts w:ascii="宋体" w:cs="宋体"/>
          <w:color w:val="000000"/>
          <w:kern w:val="0"/>
          <w:sz w:val="24"/>
          <w:rPrChange w:id="1295" w:author="yunwei01" w:date="2017-08-03T17:41:00Z">
            <w:rPr/>
          </w:rPrChange>
        </w:rPr>
        <w:pPrChange w:id="1296" w:author="yunwei01" w:date="2017-08-03T17:41:00Z">
          <w:pPr>
            <w:numPr>
              <w:numId w:val="20"/>
            </w:numPr>
            <w:autoSpaceDE w:val="0"/>
            <w:autoSpaceDN w:val="0"/>
            <w:adjustRightInd w:val="0"/>
            <w:spacing w:line="360" w:lineRule="auto"/>
            <w:ind w:left="900" w:hanging="420"/>
            <w:jc w:val="left"/>
            <w:outlineLvl w:val="0"/>
          </w:pPr>
        </w:pPrChange>
      </w:pPr>
      <w:bookmarkStart w:id="1297" w:name="_Toc489545152"/>
      <w:r w:rsidRPr="00F402EF">
        <w:rPr>
          <w:rFonts w:ascii="宋体" w:cs="宋体" w:hint="eastAsia"/>
          <w:color w:val="000000"/>
          <w:kern w:val="0"/>
          <w:sz w:val="24"/>
          <w:rPrChange w:id="1298" w:author="yunwei01" w:date="2017-08-03T17:41:00Z">
            <w:rPr>
              <w:rFonts w:hint="eastAsia"/>
            </w:rPr>
          </w:rPrChange>
        </w:rPr>
        <w:t>通过风险管理方法来控制信息系统中存在的信息安全风险，配置资源、明确职责和优先级别，实施适当的管理措施；</w:t>
      </w:r>
      <w:bookmarkEnd w:id="1297"/>
    </w:p>
    <w:p w14:paraId="45441AC1" w14:textId="77777777" w:rsidR="0024427F" w:rsidRPr="00F402EF" w:rsidRDefault="0063422A">
      <w:pPr>
        <w:pStyle w:val="afffffff5"/>
        <w:numPr>
          <w:ilvl w:val="0"/>
          <w:numId w:val="58"/>
        </w:numPr>
        <w:ind w:firstLineChars="0"/>
        <w:rPr>
          <w:rFonts w:ascii="宋体" w:cs="宋体"/>
          <w:color w:val="000000"/>
          <w:kern w:val="0"/>
          <w:sz w:val="24"/>
          <w:rPrChange w:id="1299" w:author="yunwei01" w:date="2017-08-03T17:41:00Z">
            <w:rPr/>
          </w:rPrChange>
        </w:rPr>
        <w:pPrChange w:id="1300" w:author="yunwei01" w:date="2017-08-03T17:41:00Z">
          <w:pPr>
            <w:numPr>
              <w:numId w:val="20"/>
            </w:numPr>
            <w:autoSpaceDE w:val="0"/>
            <w:autoSpaceDN w:val="0"/>
            <w:adjustRightInd w:val="0"/>
            <w:spacing w:line="360" w:lineRule="auto"/>
            <w:ind w:left="900" w:hanging="420"/>
            <w:jc w:val="left"/>
            <w:outlineLvl w:val="0"/>
          </w:pPr>
        </w:pPrChange>
      </w:pPr>
      <w:bookmarkStart w:id="1301" w:name="_Toc489545153"/>
      <w:r w:rsidRPr="00F402EF">
        <w:rPr>
          <w:rFonts w:ascii="宋体" w:cs="宋体" w:hint="eastAsia"/>
          <w:color w:val="000000"/>
          <w:kern w:val="0"/>
          <w:sz w:val="24"/>
          <w:rPrChange w:id="1302" w:author="yunwei01" w:date="2017-08-03T17:41:00Z">
            <w:rPr>
              <w:rFonts w:hint="eastAsia"/>
            </w:rPr>
          </w:rPrChange>
        </w:rPr>
        <w:t>实施各信息安全管理体系文件中包括的控制措施，以达到各控制目标；</w:t>
      </w:r>
      <w:bookmarkEnd w:id="1301"/>
    </w:p>
    <w:p w14:paraId="60C326CB" w14:textId="77777777" w:rsidR="0024427F" w:rsidRPr="00F402EF" w:rsidRDefault="0063422A">
      <w:pPr>
        <w:pStyle w:val="afffffff5"/>
        <w:numPr>
          <w:ilvl w:val="0"/>
          <w:numId w:val="58"/>
        </w:numPr>
        <w:ind w:firstLineChars="0"/>
        <w:rPr>
          <w:rFonts w:ascii="宋体" w:cs="宋体"/>
          <w:kern w:val="0"/>
          <w:sz w:val="24"/>
          <w:rPrChange w:id="1303" w:author="yunwei01" w:date="2017-08-03T17:41:00Z">
            <w:rPr/>
          </w:rPrChange>
        </w:rPr>
        <w:pPrChange w:id="1304" w:author="yunwei01" w:date="2017-08-03T17:41:00Z">
          <w:pPr>
            <w:numPr>
              <w:numId w:val="20"/>
            </w:numPr>
            <w:autoSpaceDE w:val="0"/>
            <w:autoSpaceDN w:val="0"/>
            <w:adjustRightInd w:val="0"/>
            <w:spacing w:line="360" w:lineRule="auto"/>
            <w:ind w:left="900" w:hanging="420"/>
            <w:jc w:val="left"/>
            <w:outlineLvl w:val="0"/>
          </w:pPr>
        </w:pPrChange>
      </w:pPr>
      <w:bookmarkStart w:id="1305" w:name="_Toc489545154"/>
      <w:r w:rsidRPr="00F402EF">
        <w:rPr>
          <w:rFonts w:ascii="宋体" w:cs="宋体" w:hint="eastAsia"/>
          <w:kern w:val="0"/>
          <w:sz w:val="24"/>
          <w:rPrChange w:id="1306" w:author="yunwei01" w:date="2017-08-03T17:41:00Z">
            <w:rPr>
              <w:rFonts w:hint="eastAsia"/>
            </w:rPr>
          </w:rPrChange>
        </w:rPr>
        <w:t>实施培训和意识教育计划，具体内容参见《培训制度》；</w:t>
      </w:r>
      <w:bookmarkEnd w:id="1305"/>
    </w:p>
    <w:p w14:paraId="39B41AEE" w14:textId="77777777" w:rsidR="0024427F" w:rsidRPr="00F402EF" w:rsidRDefault="0063422A">
      <w:pPr>
        <w:pStyle w:val="afffffff5"/>
        <w:numPr>
          <w:ilvl w:val="0"/>
          <w:numId w:val="58"/>
        </w:numPr>
        <w:ind w:firstLineChars="0"/>
        <w:rPr>
          <w:rFonts w:ascii="宋体" w:cs="宋体"/>
          <w:color w:val="000000"/>
          <w:kern w:val="0"/>
          <w:sz w:val="24"/>
          <w:rPrChange w:id="1307" w:author="yunwei01" w:date="2017-08-03T17:41:00Z">
            <w:rPr/>
          </w:rPrChange>
        </w:rPr>
        <w:pPrChange w:id="1308" w:author="yunwei01" w:date="2017-08-03T17:41:00Z">
          <w:pPr>
            <w:numPr>
              <w:numId w:val="20"/>
            </w:numPr>
            <w:autoSpaceDE w:val="0"/>
            <w:autoSpaceDN w:val="0"/>
            <w:adjustRightInd w:val="0"/>
            <w:spacing w:line="360" w:lineRule="auto"/>
            <w:ind w:left="900" w:hanging="420"/>
            <w:jc w:val="left"/>
            <w:outlineLvl w:val="0"/>
          </w:pPr>
        </w:pPrChange>
      </w:pPr>
      <w:bookmarkStart w:id="1309" w:name="_Toc489545155"/>
      <w:r w:rsidRPr="00F402EF">
        <w:rPr>
          <w:rFonts w:ascii="宋体" w:cs="宋体" w:hint="eastAsia"/>
          <w:color w:val="000000"/>
          <w:kern w:val="0"/>
          <w:sz w:val="24"/>
          <w:rPrChange w:id="1310" w:author="yunwei01" w:date="2017-08-03T17:41:00Z">
            <w:rPr>
              <w:rFonts w:hint="eastAsia"/>
            </w:rPr>
          </w:rPrChange>
        </w:rPr>
        <w:t>实施能迅速检测安全事件和响应安全事故的程序。</w:t>
      </w:r>
      <w:bookmarkEnd w:id="1309"/>
    </w:p>
    <w:p w14:paraId="4D79E67D" w14:textId="33A41076" w:rsidR="0024427F" w:rsidRDefault="0063422A">
      <w:pPr>
        <w:pStyle w:val="3"/>
      </w:pPr>
      <w:bookmarkStart w:id="1311" w:name="_Toc399855212"/>
      <w:bookmarkStart w:id="1312" w:name="_Toc428792523"/>
      <w:bookmarkStart w:id="1313" w:name="_Toc489545156"/>
      <w:bookmarkStart w:id="1314" w:name="_Toc489546644"/>
      <w:bookmarkStart w:id="1315" w:name="_Toc489546989"/>
      <w:bookmarkStart w:id="1316" w:name="_Toc489547862"/>
      <w:bookmarkStart w:id="1317" w:name="_Toc489607049"/>
      <w:r>
        <w:rPr>
          <w:rFonts w:hint="eastAsia"/>
        </w:rPr>
        <w:t>信息安全管理体系监察</w:t>
      </w:r>
      <w:bookmarkEnd w:id="1311"/>
      <w:bookmarkEnd w:id="1312"/>
      <w:bookmarkEnd w:id="1313"/>
      <w:bookmarkEnd w:id="1314"/>
      <w:bookmarkEnd w:id="1315"/>
      <w:bookmarkEnd w:id="1316"/>
      <w:bookmarkEnd w:id="1317"/>
    </w:p>
    <w:p w14:paraId="588C34EE"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严格执行监视和评审程序以及其它相关措施，以达到：</w:t>
      </w:r>
    </w:p>
    <w:p w14:paraId="15D78167" w14:textId="77777777" w:rsidR="0024427F" w:rsidRPr="00F402EF" w:rsidRDefault="0063422A">
      <w:pPr>
        <w:pStyle w:val="afffffff5"/>
        <w:numPr>
          <w:ilvl w:val="0"/>
          <w:numId w:val="59"/>
        </w:numPr>
        <w:ind w:firstLineChars="0"/>
        <w:rPr>
          <w:rFonts w:ascii="宋体" w:cs="宋体"/>
          <w:color w:val="000000"/>
          <w:kern w:val="0"/>
          <w:sz w:val="24"/>
          <w:rPrChange w:id="1318" w:author="yunwei01" w:date="2017-08-03T17:41:00Z">
            <w:rPr/>
          </w:rPrChange>
        </w:rPr>
        <w:pPrChange w:id="1319" w:author="yunwei01" w:date="2017-08-03T17:41:00Z">
          <w:pPr>
            <w:numPr>
              <w:numId w:val="20"/>
            </w:numPr>
            <w:autoSpaceDE w:val="0"/>
            <w:autoSpaceDN w:val="0"/>
            <w:adjustRightInd w:val="0"/>
            <w:spacing w:line="360" w:lineRule="auto"/>
            <w:ind w:left="900" w:hanging="420"/>
            <w:jc w:val="left"/>
            <w:outlineLvl w:val="0"/>
          </w:pPr>
        </w:pPrChange>
      </w:pPr>
      <w:bookmarkStart w:id="1320" w:name="_Toc489545157"/>
      <w:r w:rsidRPr="00F402EF">
        <w:rPr>
          <w:rFonts w:ascii="宋体" w:cs="宋体" w:hint="eastAsia"/>
          <w:color w:val="000000"/>
          <w:kern w:val="0"/>
          <w:sz w:val="24"/>
          <w:rPrChange w:id="1321" w:author="yunwei01" w:date="2017-08-03T17:41:00Z">
            <w:rPr>
              <w:rFonts w:hint="eastAsia"/>
            </w:rPr>
          </w:rPrChange>
        </w:rPr>
        <w:t>迅速检测信息安全管理体系运行过程中的缺陷和弱点；</w:t>
      </w:r>
      <w:bookmarkEnd w:id="1320"/>
    </w:p>
    <w:p w14:paraId="078C1853" w14:textId="77777777" w:rsidR="0024427F" w:rsidRPr="00F402EF" w:rsidRDefault="0063422A">
      <w:pPr>
        <w:pStyle w:val="afffffff5"/>
        <w:numPr>
          <w:ilvl w:val="0"/>
          <w:numId w:val="59"/>
        </w:numPr>
        <w:ind w:firstLineChars="0"/>
        <w:rPr>
          <w:rFonts w:ascii="宋体" w:cs="宋体"/>
          <w:color w:val="000000"/>
          <w:kern w:val="0"/>
          <w:sz w:val="24"/>
          <w:rPrChange w:id="1322" w:author="yunwei01" w:date="2017-08-03T17:41:00Z">
            <w:rPr/>
          </w:rPrChange>
        </w:rPr>
        <w:pPrChange w:id="1323" w:author="yunwei01" w:date="2017-08-03T17:41:00Z">
          <w:pPr>
            <w:numPr>
              <w:numId w:val="20"/>
            </w:numPr>
            <w:autoSpaceDE w:val="0"/>
            <w:autoSpaceDN w:val="0"/>
            <w:adjustRightInd w:val="0"/>
            <w:spacing w:line="360" w:lineRule="auto"/>
            <w:ind w:left="900" w:hanging="420"/>
            <w:jc w:val="left"/>
            <w:outlineLvl w:val="0"/>
          </w:pPr>
        </w:pPrChange>
      </w:pPr>
      <w:bookmarkStart w:id="1324" w:name="_Toc489545158"/>
      <w:r w:rsidRPr="00F402EF">
        <w:rPr>
          <w:rFonts w:ascii="宋体" w:cs="宋体" w:hint="eastAsia"/>
          <w:color w:val="000000"/>
          <w:kern w:val="0"/>
          <w:sz w:val="24"/>
          <w:rPrChange w:id="1325" w:author="yunwei01" w:date="2017-08-03T17:41:00Z">
            <w:rPr>
              <w:rFonts w:hint="eastAsia"/>
            </w:rPr>
          </w:rPrChange>
        </w:rPr>
        <w:t>迅速识别潜在的和已发生的信息安全违规和事故；</w:t>
      </w:r>
      <w:bookmarkEnd w:id="1324"/>
    </w:p>
    <w:p w14:paraId="248DDBB4" w14:textId="77777777" w:rsidR="0024427F" w:rsidRPr="00F402EF" w:rsidRDefault="0063422A">
      <w:pPr>
        <w:pStyle w:val="afffffff5"/>
        <w:numPr>
          <w:ilvl w:val="0"/>
          <w:numId w:val="59"/>
        </w:numPr>
        <w:ind w:firstLineChars="0"/>
        <w:rPr>
          <w:rFonts w:ascii="宋体" w:cs="宋体"/>
          <w:color w:val="000000"/>
          <w:kern w:val="0"/>
          <w:sz w:val="24"/>
          <w:rPrChange w:id="1326" w:author="yunwei01" w:date="2017-08-03T17:41:00Z">
            <w:rPr/>
          </w:rPrChange>
        </w:rPr>
        <w:pPrChange w:id="1327" w:author="yunwei01" w:date="2017-08-03T17:41:00Z">
          <w:pPr>
            <w:numPr>
              <w:numId w:val="20"/>
            </w:numPr>
            <w:autoSpaceDE w:val="0"/>
            <w:autoSpaceDN w:val="0"/>
            <w:adjustRightInd w:val="0"/>
            <w:spacing w:line="360" w:lineRule="auto"/>
            <w:ind w:left="900" w:hanging="420"/>
            <w:jc w:val="left"/>
            <w:outlineLvl w:val="0"/>
          </w:pPr>
        </w:pPrChange>
      </w:pPr>
      <w:bookmarkStart w:id="1328" w:name="_Toc489545159"/>
      <w:r w:rsidRPr="00F402EF">
        <w:rPr>
          <w:rFonts w:ascii="宋体" w:cs="宋体" w:hint="eastAsia"/>
          <w:color w:val="000000"/>
          <w:kern w:val="0"/>
          <w:sz w:val="24"/>
          <w:rPrChange w:id="1329" w:author="yunwei01" w:date="2017-08-03T17:41:00Z">
            <w:rPr>
              <w:rFonts w:hint="eastAsia"/>
            </w:rPr>
          </w:rPrChange>
        </w:rPr>
        <w:t>确保管理者分配给各人员的信息安全活动或通过信息技术实施的信息安全活动能如期执行；</w:t>
      </w:r>
      <w:bookmarkEnd w:id="1328"/>
    </w:p>
    <w:p w14:paraId="71326107" w14:textId="77777777" w:rsidR="0024427F" w:rsidRPr="00F402EF" w:rsidRDefault="0063422A">
      <w:pPr>
        <w:pStyle w:val="afffffff5"/>
        <w:numPr>
          <w:ilvl w:val="0"/>
          <w:numId w:val="59"/>
        </w:numPr>
        <w:ind w:firstLineChars="0"/>
        <w:rPr>
          <w:rFonts w:ascii="宋体" w:cs="宋体"/>
          <w:color w:val="000000"/>
          <w:kern w:val="0"/>
          <w:sz w:val="24"/>
          <w:rPrChange w:id="1330" w:author="yunwei01" w:date="2017-08-03T17:41:00Z">
            <w:rPr/>
          </w:rPrChange>
        </w:rPr>
        <w:pPrChange w:id="1331" w:author="yunwei01" w:date="2017-08-03T17:41:00Z">
          <w:pPr>
            <w:numPr>
              <w:numId w:val="20"/>
            </w:numPr>
            <w:autoSpaceDE w:val="0"/>
            <w:autoSpaceDN w:val="0"/>
            <w:adjustRightInd w:val="0"/>
            <w:spacing w:line="360" w:lineRule="auto"/>
            <w:ind w:left="900" w:hanging="420"/>
            <w:jc w:val="left"/>
            <w:outlineLvl w:val="0"/>
          </w:pPr>
        </w:pPrChange>
      </w:pPr>
      <w:bookmarkStart w:id="1332" w:name="_Toc489545160"/>
      <w:r w:rsidRPr="00F402EF">
        <w:rPr>
          <w:rFonts w:ascii="宋体" w:cs="宋体" w:hint="eastAsia"/>
          <w:color w:val="000000"/>
          <w:kern w:val="0"/>
          <w:sz w:val="24"/>
          <w:rPrChange w:id="1333" w:author="yunwei01" w:date="2017-08-03T17:41:00Z">
            <w:rPr>
              <w:rFonts w:hint="eastAsia"/>
            </w:rPr>
          </w:rPrChange>
        </w:rPr>
        <w:t>确定信息安全措施的有效性；</w:t>
      </w:r>
      <w:bookmarkEnd w:id="1332"/>
    </w:p>
    <w:p w14:paraId="34C1452D" w14:textId="77777777" w:rsidR="0024427F" w:rsidRPr="00F402EF" w:rsidRDefault="0063422A">
      <w:pPr>
        <w:pStyle w:val="afffffff5"/>
        <w:numPr>
          <w:ilvl w:val="0"/>
          <w:numId w:val="59"/>
        </w:numPr>
        <w:ind w:firstLineChars="0"/>
        <w:rPr>
          <w:rFonts w:ascii="宋体" w:cs="宋体"/>
          <w:color w:val="000000"/>
          <w:kern w:val="0"/>
          <w:sz w:val="24"/>
          <w:rPrChange w:id="1334" w:author="yunwei01" w:date="2017-08-03T17:41:00Z">
            <w:rPr/>
          </w:rPrChange>
        </w:rPr>
        <w:pPrChange w:id="1335" w:author="yunwei01" w:date="2017-08-03T17:41:00Z">
          <w:pPr>
            <w:numPr>
              <w:numId w:val="20"/>
            </w:numPr>
            <w:autoSpaceDE w:val="0"/>
            <w:autoSpaceDN w:val="0"/>
            <w:adjustRightInd w:val="0"/>
            <w:spacing w:line="360" w:lineRule="auto"/>
            <w:ind w:left="900" w:hanging="420"/>
            <w:jc w:val="left"/>
            <w:outlineLvl w:val="0"/>
          </w:pPr>
        </w:pPrChange>
      </w:pPr>
      <w:bookmarkStart w:id="1336" w:name="_Toc489545161"/>
      <w:r w:rsidRPr="00F402EF">
        <w:rPr>
          <w:rFonts w:ascii="宋体" w:cs="宋体" w:hint="eastAsia"/>
          <w:color w:val="000000"/>
          <w:kern w:val="0"/>
          <w:sz w:val="24"/>
          <w:rPrChange w:id="1337" w:author="yunwei01" w:date="2017-08-03T17:41:00Z">
            <w:rPr>
              <w:rFonts w:hint="eastAsia"/>
            </w:rPr>
          </w:rPrChange>
        </w:rPr>
        <w:t>定期进行信息安全管理评审，以判断信息安全管理体系的有效性；</w:t>
      </w:r>
      <w:bookmarkEnd w:id="1336"/>
    </w:p>
    <w:p w14:paraId="75879E18" w14:textId="77777777" w:rsidR="0024427F" w:rsidRPr="00F402EF" w:rsidRDefault="0063422A">
      <w:pPr>
        <w:pStyle w:val="afffffff5"/>
        <w:numPr>
          <w:ilvl w:val="0"/>
          <w:numId w:val="59"/>
        </w:numPr>
        <w:ind w:firstLineChars="0"/>
        <w:rPr>
          <w:rFonts w:ascii="宋体" w:cs="宋体"/>
          <w:color w:val="000000"/>
          <w:kern w:val="0"/>
          <w:sz w:val="24"/>
          <w:rPrChange w:id="1338" w:author="yunwei01" w:date="2017-08-03T17:41:00Z">
            <w:rPr/>
          </w:rPrChange>
        </w:rPr>
        <w:pPrChange w:id="1339" w:author="yunwei01" w:date="2017-08-03T17:41:00Z">
          <w:pPr>
            <w:numPr>
              <w:numId w:val="20"/>
            </w:numPr>
            <w:autoSpaceDE w:val="0"/>
            <w:autoSpaceDN w:val="0"/>
            <w:adjustRightInd w:val="0"/>
            <w:spacing w:line="360" w:lineRule="auto"/>
            <w:ind w:left="900" w:hanging="420"/>
            <w:jc w:val="left"/>
            <w:outlineLvl w:val="0"/>
          </w:pPr>
        </w:pPrChange>
      </w:pPr>
      <w:bookmarkStart w:id="1340" w:name="_Toc489545162"/>
      <w:r w:rsidRPr="00F402EF">
        <w:rPr>
          <w:rFonts w:ascii="宋体" w:cs="宋体" w:hint="eastAsia"/>
          <w:color w:val="000000"/>
          <w:kern w:val="0"/>
          <w:sz w:val="24"/>
          <w:rPrChange w:id="1341" w:author="yunwei01" w:date="2017-08-03T17:41:00Z">
            <w:rPr>
              <w:rFonts w:hint="eastAsia"/>
            </w:rPr>
          </w:rPrChange>
        </w:rPr>
        <w:t>定期进行信息安全风险评估的评审；</w:t>
      </w:r>
      <w:bookmarkEnd w:id="1340"/>
    </w:p>
    <w:p w14:paraId="6EC8FB3F" w14:textId="77777777" w:rsidR="0024427F" w:rsidRPr="00F402EF" w:rsidRDefault="0063422A">
      <w:pPr>
        <w:pStyle w:val="afffffff5"/>
        <w:numPr>
          <w:ilvl w:val="0"/>
          <w:numId w:val="59"/>
        </w:numPr>
        <w:ind w:firstLineChars="0"/>
        <w:rPr>
          <w:rFonts w:ascii="宋体" w:cs="宋体"/>
          <w:color w:val="000000"/>
          <w:kern w:val="0"/>
          <w:sz w:val="24"/>
          <w:rPrChange w:id="1342" w:author="yunwei01" w:date="2017-08-03T17:41:00Z">
            <w:rPr/>
          </w:rPrChange>
        </w:rPr>
        <w:pPrChange w:id="1343" w:author="yunwei01" w:date="2017-08-03T17:41:00Z">
          <w:pPr>
            <w:numPr>
              <w:numId w:val="20"/>
            </w:numPr>
            <w:autoSpaceDE w:val="0"/>
            <w:autoSpaceDN w:val="0"/>
            <w:adjustRightInd w:val="0"/>
            <w:spacing w:line="360" w:lineRule="auto"/>
            <w:ind w:left="900" w:hanging="420"/>
            <w:jc w:val="left"/>
            <w:outlineLvl w:val="0"/>
          </w:pPr>
        </w:pPrChange>
      </w:pPr>
      <w:bookmarkStart w:id="1344" w:name="_Toc489545163"/>
      <w:r w:rsidRPr="00F402EF">
        <w:rPr>
          <w:rFonts w:ascii="宋体" w:cs="宋体" w:hint="eastAsia"/>
          <w:color w:val="000000"/>
          <w:kern w:val="0"/>
          <w:sz w:val="24"/>
          <w:rPrChange w:id="1345" w:author="yunwei01" w:date="2017-08-03T17:41:00Z">
            <w:rPr>
              <w:rFonts w:hint="eastAsia"/>
            </w:rPr>
          </w:rPrChange>
        </w:rPr>
        <w:t>定期对信息安全管理体系进行管理评审；</w:t>
      </w:r>
      <w:bookmarkEnd w:id="1344"/>
    </w:p>
    <w:p w14:paraId="2F5B9BE5" w14:textId="77777777" w:rsidR="0024427F" w:rsidRPr="00F402EF" w:rsidRDefault="0063422A">
      <w:pPr>
        <w:pStyle w:val="afffffff5"/>
        <w:numPr>
          <w:ilvl w:val="0"/>
          <w:numId w:val="59"/>
        </w:numPr>
        <w:ind w:firstLineChars="0"/>
        <w:rPr>
          <w:rFonts w:ascii="宋体" w:cs="宋体"/>
          <w:color w:val="000000"/>
          <w:kern w:val="0"/>
          <w:sz w:val="24"/>
          <w:rPrChange w:id="1346" w:author="yunwei01" w:date="2017-08-03T17:41:00Z">
            <w:rPr/>
          </w:rPrChange>
        </w:rPr>
        <w:pPrChange w:id="1347" w:author="yunwei01" w:date="2017-08-03T17:41:00Z">
          <w:pPr>
            <w:numPr>
              <w:numId w:val="20"/>
            </w:numPr>
            <w:autoSpaceDE w:val="0"/>
            <w:autoSpaceDN w:val="0"/>
            <w:adjustRightInd w:val="0"/>
            <w:spacing w:line="360" w:lineRule="auto"/>
            <w:ind w:left="900" w:hanging="420"/>
            <w:jc w:val="left"/>
            <w:outlineLvl w:val="0"/>
          </w:pPr>
        </w:pPrChange>
      </w:pPr>
      <w:bookmarkStart w:id="1348" w:name="_Toc489545164"/>
      <w:r w:rsidRPr="00F402EF">
        <w:rPr>
          <w:rFonts w:ascii="宋体" w:cs="宋体" w:hint="eastAsia"/>
          <w:color w:val="000000"/>
          <w:kern w:val="0"/>
          <w:sz w:val="24"/>
          <w:rPrChange w:id="1349" w:author="yunwei01" w:date="2017-08-03T17:41:00Z">
            <w:rPr>
              <w:rFonts w:hint="eastAsia"/>
            </w:rPr>
          </w:rPrChange>
        </w:rPr>
        <w:t>依据监视和评审活动的</w:t>
      </w:r>
      <w:commentRangeStart w:id="1350"/>
      <w:r w:rsidRPr="00F402EF">
        <w:rPr>
          <w:rFonts w:ascii="宋体" w:cs="宋体" w:hint="eastAsia"/>
          <w:color w:val="000000"/>
          <w:kern w:val="0"/>
          <w:sz w:val="24"/>
          <w:rPrChange w:id="1351" w:author="yunwei01" w:date="2017-08-03T17:41:00Z">
            <w:rPr>
              <w:rFonts w:hint="eastAsia"/>
            </w:rPr>
          </w:rPrChange>
        </w:rPr>
        <w:t>结果</w:t>
      </w:r>
      <w:commentRangeEnd w:id="1350"/>
      <w:r w:rsidR="00894D56">
        <w:rPr>
          <w:rStyle w:val="affc"/>
        </w:rPr>
        <w:commentReference w:id="1350"/>
      </w:r>
      <w:r w:rsidRPr="00F402EF">
        <w:rPr>
          <w:rFonts w:ascii="宋体" w:cs="宋体" w:hint="eastAsia"/>
          <w:color w:val="000000"/>
          <w:kern w:val="0"/>
          <w:sz w:val="24"/>
          <w:rPrChange w:id="1352" w:author="yunwei01" w:date="2017-08-03T17:41:00Z">
            <w:rPr>
              <w:rFonts w:hint="eastAsia"/>
            </w:rPr>
          </w:rPrChange>
        </w:rPr>
        <w:t>，对信息安全管理体系进行修改和完善；</w:t>
      </w:r>
      <w:bookmarkEnd w:id="1348"/>
    </w:p>
    <w:p w14:paraId="68786B58" w14:textId="77777777" w:rsidR="0024427F" w:rsidRPr="00F402EF" w:rsidRDefault="0063422A">
      <w:pPr>
        <w:pStyle w:val="afffffff5"/>
        <w:numPr>
          <w:ilvl w:val="0"/>
          <w:numId w:val="59"/>
        </w:numPr>
        <w:ind w:firstLineChars="0"/>
        <w:rPr>
          <w:rFonts w:ascii="宋体" w:cs="宋体"/>
          <w:color w:val="000000"/>
          <w:kern w:val="0"/>
          <w:sz w:val="24"/>
          <w:rPrChange w:id="1353" w:author="yunwei01" w:date="2017-08-03T17:41:00Z">
            <w:rPr/>
          </w:rPrChange>
        </w:rPr>
        <w:pPrChange w:id="1354" w:author="yunwei01" w:date="2017-08-03T17:41:00Z">
          <w:pPr>
            <w:numPr>
              <w:numId w:val="20"/>
            </w:numPr>
            <w:autoSpaceDE w:val="0"/>
            <w:autoSpaceDN w:val="0"/>
            <w:adjustRightInd w:val="0"/>
            <w:spacing w:line="360" w:lineRule="auto"/>
            <w:ind w:left="900" w:hanging="420"/>
            <w:jc w:val="left"/>
            <w:outlineLvl w:val="0"/>
          </w:pPr>
        </w:pPrChange>
      </w:pPr>
      <w:bookmarkStart w:id="1355" w:name="_Toc489545165"/>
      <w:r w:rsidRPr="00F402EF">
        <w:rPr>
          <w:rFonts w:ascii="宋体" w:cs="宋体" w:hint="eastAsia"/>
          <w:color w:val="000000"/>
          <w:kern w:val="0"/>
          <w:sz w:val="24"/>
          <w:rPrChange w:id="1356" w:author="yunwei01" w:date="2017-08-03T17:41:00Z">
            <w:rPr>
              <w:rFonts w:hint="eastAsia"/>
            </w:rPr>
          </w:rPrChange>
        </w:rPr>
        <w:t>记录可能影响信息安全管理体系有效性或执行情况的措施和事件。</w:t>
      </w:r>
      <w:bookmarkEnd w:id="1355"/>
    </w:p>
    <w:p w14:paraId="420E2192" w14:textId="501D9AFE" w:rsidR="00EE0FC3" w:rsidRDefault="00B65E6D">
      <w:pPr>
        <w:autoSpaceDE w:val="0"/>
        <w:autoSpaceDN w:val="0"/>
        <w:adjustRightInd w:val="0"/>
        <w:spacing w:line="360" w:lineRule="auto"/>
        <w:jc w:val="left"/>
        <w:rPr>
          <w:rFonts w:ascii="宋体" w:cs="宋体"/>
          <w:color w:val="000000"/>
          <w:kern w:val="0"/>
          <w:sz w:val="24"/>
        </w:rPr>
      </w:pPr>
      <w:ins w:id="1357" w:author="yunwei01" w:date="2017-08-04T09:48:00Z">
        <w:r>
          <w:rPr>
            <w:rFonts w:ascii="宋体" w:cs="宋体"/>
            <w:color w:val="000000"/>
            <w:kern w:val="0"/>
            <w:sz w:val="24"/>
          </w:rPr>
          <w:br w:type="page"/>
        </w:r>
      </w:ins>
    </w:p>
    <w:p w14:paraId="14933297" w14:textId="77777777" w:rsidR="0024427F" w:rsidRDefault="0063422A">
      <w:pPr>
        <w:pStyle w:val="1"/>
        <w:jc w:val="center"/>
        <w:pPrChange w:id="1358" w:author="yunwei01" w:date="2017-08-02T15:58:00Z">
          <w:pPr>
            <w:pStyle w:val="1"/>
          </w:pPr>
        </w:pPrChange>
      </w:pPr>
      <w:bookmarkStart w:id="1359" w:name="_Toc428792524"/>
      <w:bookmarkStart w:id="1360" w:name="_Toc489545166"/>
      <w:bookmarkStart w:id="1361" w:name="_Toc489546645"/>
      <w:bookmarkStart w:id="1362" w:name="_Toc489546990"/>
      <w:bookmarkStart w:id="1363" w:name="_Toc489547863"/>
      <w:bookmarkStart w:id="1364" w:name="_Toc489607050"/>
      <w:bookmarkStart w:id="1365" w:name="_Toc399855213"/>
      <w:commentRangeStart w:id="1366"/>
      <w:r>
        <w:rPr>
          <w:rFonts w:hint="eastAsia"/>
        </w:rPr>
        <w:lastRenderedPageBreak/>
        <w:t>信息</w:t>
      </w:r>
      <w:commentRangeEnd w:id="1366"/>
      <w:r w:rsidR="00894D56">
        <w:rPr>
          <w:rStyle w:val="affc"/>
          <w:b w:val="0"/>
          <w:bCs w:val="0"/>
          <w:kern w:val="2"/>
        </w:rPr>
        <w:commentReference w:id="1366"/>
      </w:r>
      <w:r>
        <w:rPr>
          <w:rFonts w:hint="eastAsia"/>
        </w:rPr>
        <w:t>安全组织机构</w:t>
      </w:r>
      <w:commentRangeStart w:id="1367"/>
      <w:r>
        <w:rPr>
          <w:rFonts w:hint="eastAsia"/>
        </w:rPr>
        <w:t>制度</w:t>
      </w:r>
      <w:bookmarkEnd w:id="1359"/>
      <w:commentRangeEnd w:id="1367"/>
      <w:r w:rsidR="00CF1C8E">
        <w:rPr>
          <w:rStyle w:val="affc"/>
          <w:b w:val="0"/>
          <w:bCs w:val="0"/>
          <w:kern w:val="2"/>
        </w:rPr>
        <w:commentReference w:id="1367"/>
      </w:r>
      <w:bookmarkEnd w:id="1360"/>
      <w:bookmarkEnd w:id="1361"/>
      <w:bookmarkEnd w:id="1362"/>
      <w:bookmarkEnd w:id="1363"/>
      <w:bookmarkEnd w:id="1364"/>
    </w:p>
    <w:p w14:paraId="6E087616" w14:textId="322C1B02" w:rsidR="0024427F" w:rsidRDefault="0063422A">
      <w:pPr>
        <w:pStyle w:val="2"/>
      </w:pPr>
      <w:bookmarkStart w:id="1368" w:name="_Toc428792525"/>
      <w:bookmarkStart w:id="1369" w:name="_Toc489545167"/>
      <w:bookmarkStart w:id="1370" w:name="_Toc489546646"/>
      <w:bookmarkStart w:id="1371" w:name="_Toc489546991"/>
      <w:bookmarkStart w:id="1372" w:name="_Toc489547864"/>
      <w:bookmarkStart w:id="1373" w:name="_Toc489607051"/>
      <w:r>
        <w:rPr>
          <w:rFonts w:hint="eastAsia"/>
        </w:rPr>
        <w:t>信息安全组织机构</w:t>
      </w:r>
      <w:bookmarkEnd w:id="1365"/>
      <w:bookmarkEnd w:id="1368"/>
      <w:bookmarkEnd w:id="1369"/>
      <w:bookmarkEnd w:id="1370"/>
      <w:bookmarkEnd w:id="1371"/>
      <w:bookmarkEnd w:id="1372"/>
      <w:bookmarkEnd w:id="1373"/>
    </w:p>
    <w:p w14:paraId="55A722C7" w14:textId="4EFD553C" w:rsidR="0024427F" w:rsidRDefault="00543823">
      <w:pPr>
        <w:autoSpaceDE w:val="0"/>
        <w:autoSpaceDN w:val="0"/>
        <w:adjustRightInd w:val="0"/>
        <w:spacing w:line="360" w:lineRule="auto"/>
        <w:ind w:firstLineChars="200" w:firstLine="480"/>
        <w:jc w:val="left"/>
        <w:rPr>
          <w:rFonts w:ascii="宋体" w:cs="宋体"/>
          <w:color w:val="000000"/>
          <w:kern w:val="0"/>
          <w:sz w:val="24"/>
        </w:rPr>
      </w:pPr>
      <w:del w:id="1374" w:author="yunwei01" w:date="2017-08-02T14:22:00Z">
        <w:r w:rsidDel="00A97AE9">
          <w:rPr>
            <w:rFonts w:ascii="宋体" w:cs="宋体" w:hint="eastAsia"/>
            <w:color w:val="000000"/>
            <w:kern w:val="0"/>
            <w:sz w:val="24"/>
          </w:rPr>
          <w:delText>AAAAA</w:delText>
        </w:r>
      </w:del>
      <w:ins w:id="1375" w:author="yunwei01" w:date="2017-08-02T14:22:00Z">
        <w:r w:rsidR="00A97AE9">
          <w:rPr>
            <w:rFonts w:ascii="宋体" w:cs="宋体" w:hint="eastAsia"/>
            <w:color w:val="000000"/>
            <w:kern w:val="0"/>
            <w:sz w:val="24"/>
          </w:rPr>
          <w:t>资鼎(上海)互联网金融信息服务有限</w:t>
        </w:r>
      </w:ins>
      <w:del w:id="1376" w:author="yunwei01" w:date="2017-08-02T14:38:00Z">
        <w:r w:rsidDel="004C1B14">
          <w:rPr>
            <w:rFonts w:ascii="宋体" w:cs="宋体" w:hint="eastAsia"/>
            <w:color w:val="000000"/>
            <w:kern w:val="0"/>
            <w:sz w:val="24"/>
          </w:rPr>
          <w:delText>公司</w:delText>
        </w:r>
      </w:del>
      <w:ins w:id="1377" w:author="yunwei01" w:date="2017-08-02T14:38:00Z">
        <w:r w:rsidR="004C1B14">
          <w:rPr>
            <w:rFonts w:ascii="宋体" w:cs="宋体" w:hint="eastAsia"/>
            <w:color w:val="000000"/>
            <w:kern w:val="0"/>
            <w:sz w:val="24"/>
          </w:rPr>
          <w:t>公司</w:t>
        </w:r>
      </w:ins>
      <w:r w:rsidR="0063422A">
        <w:rPr>
          <w:rFonts w:ascii="宋体" w:cs="宋体" w:hint="eastAsia"/>
          <w:color w:val="000000"/>
          <w:kern w:val="0"/>
          <w:sz w:val="24"/>
        </w:rPr>
        <w:t>针对</w:t>
      </w:r>
      <w:ins w:id="1378" w:author="yunwei01" w:date="2017-08-02T17:14:00Z">
        <w:r w:rsidR="00C829F1">
          <w:rPr>
            <w:rFonts w:ascii="宋体" w:cs="宋体" w:hint="eastAsia"/>
            <w:color w:val="000000"/>
            <w:kern w:val="0"/>
            <w:sz w:val="24"/>
          </w:rPr>
          <w:t>本</w:t>
        </w:r>
      </w:ins>
      <w:del w:id="1379" w:author="yunwei01" w:date="2017-08-02T14:22:00Z">
        <w:r w:rsidR="00317016" w:rsidDel="00A97AE9">
          <w:rPr>
            <w:rFonts w:ascii="宋体" w:cs="宋体" w:hint="eastAsia"/>
            <w:color w:val="000000"/>
            <w:kern w:val="0"/>
            <w:sz w:val="24"/>
          </w:rPr>
          <w:delText>AAAAA</w:delText>
        </w:r>
      </w:del>
      <w:del w:id="1380" w:author="yunwei01" w:date="2017-08-02T14:38:00Z">
        <w:r w:rsidR="00317016" w:rsidDel="004C1B14">
          <w:rPr>
            <w:rFonts w:ascii="宋体" w:cs="宋体" w:hint="eastAsia"/>
            <w:color w:val="000000"/>
            <w:kern w:val="0"/>
            <w:sz w:val="24"/>
          </w:rPr>
          <w:delText>公司</w:delText>
        </w:r>
      </w:del>
      <w:ins w:id="1381"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382" w:author="yunwei01" w:date="2017-08-02T14:23:00Z">
        <w:r w:rsidR="00317016" w:rsidDel="00A97AE9">
          <w:rPr>
            <w:rFonts w:ascii="宋体" w:cs="宋体" w:hint="eastAsia"/>
            <w:color w:val="000000"/>
            <w:kern w:val="0"/>
            <w:sz w:val="24"/>
          </w:rPr>
          <w:delText>BBBBB</w:delText>
        </w:r>
      </w:del>
      <w:ins w:id="1383" w:author="yunwei01" w:date="2017-08-02T14:42:00Z">
        <w:r w:rsidR="004C1B14">
          <w:rPr>
            <w:rFonts w:ascii="宋体" w:cs="宋体" w:hint="eastAsia"/>
            <w:color w:val="000000"/>
            <w:kern w:val="0"/>
            <w:sz w:val="24"/>
          </w:rPr>
          <w:t>“</w:t>
        </w:r>
      </w:ins>
      <w:ins w:id="1384"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sidR="0063422A">
        <w:rPr>
          <w:rFonts w:ascii="宋体" w:cs="宋体" w:hint="eastAsia"/>
          <w:color w:val="000000"/>
          <w:kern w:val="0"/>
          <w:sz w:val="24"/>
        </w:rPr>
        <w:t>的信息安全组织机构包括信息安全领导小组和信息系统安全小组。</w:t>
      </w:r>
    </w:p>
    <w:p w14:paraId="07EDFEA5"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信息系统安全小组的成员包括：机房管理员、主机管理员、网络管理员、应用管理员、安全管理员、安全审计员。</w:t>
      </w:r>
    </w:p>
    <w:p w14:paraId="504EA4F5"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根据各个职位职责不同，对于安全管理员与安全审计员应配备专职人员，不可兼任；对于关键事务岗位应考虑多人共同管理。</w:t>
      </w:r>
    </w:p>
    <w:p w14:paraId="741B1A80" w14:textId="4BD41EBA" w:rsidR="0024427F" w:rsidRDefault="00543823">
      <w:pPr>
        <w:autoSpaceDE w:val="0"/>
        <w:autoSpaceDN w:val="0"/>
        <w:adjustRightInd w:val="0"/>
        <w:spacing w:line="360" w:lineRule="auto"/>
        <w:ind w:firstLineChars="200" w:firstLine="480"/>
        <w:jc w:val="left"/>
        <w:rPr>
          <w:rFonts w:ascii="宋体" w:cs="宋体"/>
          <w:kern w:val="0"/>
          <w:sz w:val="24"/>
        </w:rPr>
      </w:pPr>
      <w:del w:id="1385" w:author="yunwei01" w:date="2017-08-02T14:22:00Z">
        <w:r w:rsidDel="00A97AE9">
          <w:rPr>
            <w:rFonts w:ascii="宋体" w:cs="宋体" w:hint="eastAsia"/>
            <w:kern w:val="0"/>
            <w:sz w:val="24"/>
          </w:rPr>
          <w:delText>AAAAA</w:delText>
        </w:r>
      </w:del>
      <w:ins w:id="1386" w:author="yunwei01" w:date="2017-08-02T14:22:00Z">
        <w:r w:rsidR="00A97AE9">
          <w:rPr>
            <w:rFonts w:ascii="宋体" w:cs="宋体" w:hint="eastAsia"/>
            <w:kern w:val="0"/>
            <w:sz w:val="24"/>
          </w:rPr>
          <w:t>资鼎(上海)互联网金融信息服务有限</w:t>
        </w:r>
      </w:ins>
      <w:del w:id="1387" w:author="yunwei01" w:date="2017-08-02T14:38:00Z">
        <w:r w:rsidDel="004C1B14">
          <w:rPr>
            <w:rFonts w:ascii="宋体" w:cs="宋体" w:hint="eastAsia"/>
            <w:kern w:val="0"/>
            <w:sz w:val="24"/>
          </w:rPr>
          <w:delText>公司</w:delText>
        </w:r>
      </w:del>
      <w:ins w:id="1388" w:author="yunwei01" w:date="2017-08-02T14:38:00Z">
        <w:r w:rsidR="004C1B14">
          <w:rPr>
            <w:rFonts w:ascii="宋体" w:cs="宋体" w:hint="eastAsia"/>
            <w:kern w:val="0"/>
            <w:sz w:val="24"/>
          </w:rPr>
          <w:t>公司</w:t>
        </w:r>
      </w:ins>
      <w:r w:rsidR="0063422A">
        <w:rPr>
          <w:rFonts w:ascii="宋体" w:cs="宋体" w:hint="eastAsia"/>
          <w:kern w:val="0"/>
          <w:sz w:val="24"/>
        </w:rPr>
        <w:t>信息安全体系组织机构图</w:t>
      </w:r>
      <w:commentRangeStart w:id="1389"/>
      <w:r w:rsidR="0063422A">
        <w:rPr>
          <w:rFonts w:ascii="宋体" w:cs="宋体" w:hint="eastAsia"/>
          <w:kern w:val="0"/>
          <w:sz w:val="24"/>
        </w:rPr>
        <w:t>如下</w:t>
      </w:r>
      <w:commentRangeEnd w:id="1389"/>
      <w:r w:rsidR="006C4ABC">
        <w:rPr>
          <w:rStyle w:val="affc"/>
        </w:rPr>
        <w:commentReference w:id="1389"/>
      </w:r>
      <w:r w:rsidR="0063422A">
        <w:rPr>
          <w:rFonts w:ascii="宋体" w:cs="宋体" w:hint="eastAsia"/>
          <w:kern w:val="0"/>
          <w:sz w:val="24"/>
        </w:rPr>
        <w:t>：</w:t>
      </w:r>
    </w:p>
    <w:p w14:paraId="4ED495FD" w14:textId="33E67234" w:rsidR="0024427F" w:rsidRDefault="000802EE">
      <w:pPr>
        <w:autoSpaceDE w:val="0"/>
        <w:autoSpaceDN w:val="0"/>
        <w:adjustRightInd w:val="0"/>
        <w:spacing w:line="360" w:lineRule="auto"/>
        <w:jc w:val="center"/>
        <w:rPr>
          <w:rFonts w:ascii="宋体" w:cs="宋体"/>
          <w:color w:val="000000"/>
          <w:kern w:val="0"/>
          <w:sz w:val="24"/>
        </w:rPr>
      </w:pPr>
      <w:r w:rsidRPr="000802EE">
        <w:t xml:space="preserve"> </w:t>
      </w:r>
      <w:r w:rsidR="00E67B4D">
        <w:rPr>
          <w:noProof/>
        </w:rPr>
        <w:drawing>
          <wp:inline distT="0" distB="0" distL="0" distR="0" wp14:anchorId="2F7743DE" wp14:editId="3F926790">
            <wp:extent cx="4118919" cy="2282699"/>
            <wp:effectExtent l="0" t="0" r="0" b="3810"/>
            <wp:docPr id="52" name="图片 52" descr="C:\Users\sstl002\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tl002\Desktop\无标题.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5782" t="20992" r="38615" b="24116"/>
                    <a:stretch/>
                  </pic:blipFill>
                  <pic:spPr bwMode="auto">
                    <a:xfrm>
                      <a:off x="0" y="0"/>
                      <a:ext cx="4120190" cy="2283403"/>
                    </a:xfrm>
                    <a:prstGeom prst="rect">
                      <a:avLst/>
                    </a:prstGeom>
                    <a:noFill/>
                    <a:ln>
                      <a:noFill/>
                    </a:ln>
                    <a:extLst>
                      <a:ext uri="{53640926-AAD7-44D8-BBD7-CCE9431645EC}">
                        <a14:shadowObscured xmlns:a14="http://schemas.microsoft.com/office/drawing/2010/main"/>
                      </a:ext>
                    </a:extLst>
                  </pic:spPr>
                </pic:pic>
              </a:graphicData>
            </a:graphic>
          </wp:inline>
        </w:drawing>
      </w:r>
    </w:p>
    <w:p w14:paraId="4C8ADD8E" w14:textId="05663BA5" w:rsidR="0024427F" w:rsidRDefault="0063422A" w:rsidP="00F84F8A">
      <w:pPr>
        <w:pStyle w:val="3"/>
      </w:pPr>
      <w:bookmarkStart w:id="1390" w:name="_Toc399855214"/>
      <w:bookmarkStart w:id="1391" w:name="_Toc428792526"/>
      <w:bookmarkStart w:id="1392" w:name="_Toc489545168"/>
      <w:bookmarkStart w:id="1393" w:name="_Toc489546647"/>
      <w:bookmarkStart w:id="1394" w:name="_Toc489546992"/>
      <w:bookmarkStart w:id="1395" w:name="_Toc489547865"/>
      <w:bookmarkStart w:id="1396" w:name="_Toc489607052"/>
      <w:r>
        <w:rPr>
          <w:rFonts w:hint="eastAsia"/>
        </w:rPr>
        <w:t>信息安全职能部门职责</w:t>
      </w:r>
      <w:bookmarkEnd w:id="1390"/>
      <w:bookmarkEnd w:id="1391"/>
      <w:bookmarkEnd w:id="1392"/>
      <w:bookmarkEnd w:id="1393"/>
      <w:bookmarkEnd w:id="1394"/>
      <w:bookmarkEnd w:id="1395"/>
      <w:bookmarkEnd w:id="1396"/>
    </w:p>
    <w:p w14:paraId="066277D7" w14:textId="58F0411F" w:rsidR="0024427F" w:rsidRDefault="0063422A">
      <w:pPr>
        <w:autoSpaceDE w:val="0"/>
        <w:autoSpaceDN w:val="0"/>
        <w:adjustRightInd w:val="0"/>
        <w:spacing w:line="360" w:lineRule="auto"/>
        <w:ind w:firstLineChars="200" w:firstLine="480"/>
        <w:jc w:val="left"/>
        <w:rPr>
          <w:sz w:val="24"/>
        </w:rPr>
      </w:pPr>
      <w:r>
        <w:rPr>
          <w:rFonts w:hint="eastAsia"/>
          <w:sz w:val="24"/>
        </w:rPr>
        <w:t>信息安全职能部门为</w:t>
      </w:r>
      <w:commentRangeStart w:id="1397"/>
      <w:del w:id="1398" w:author="yunwei01" w:date="2017-08-02T14:23:00Z">
        <w:r w:rsidR="00FF67FC" w:rsidDel="00A97AE9">
          <w:rPr>
            <w:rFonts w:hint="eastAsia"/>
            <w:sz w:val="24"/>
          </w:rPr>
          <w:delText>XXXXX</w:delText>
        </w:r>
      </w:del>
      <w:commentRangeEnd w:id="1397"/>
      <w:ins w:id="1399" w:author="yunwei01" w:date="2017-08-02T14:23:00Z">
        <w:r w:rsidR="00A97AE9">
          <w:rPr>
            <w:rFonts w:hint="eastAsia"/>
            <w:sz w:val="24"/>
          </w:rPr>
          <w:t>研发部</w:t>
        </w:r>
      </w:ins>
      <w:r w:rsidR="00DE393D">
        <w:rPr>
          <w:rStyle w:val="affc"/>
        </w:rPr>
        <w:commentReference w:id="1397"/>
      </w:r>
      <w:r>
        <w:rPr>
          <w:rFonts w:hint="eastAsia"/>
          <w:sz w:val="24"/>
        </w:rPr>
        <w:t>，主要职责如下：</w:t>
      </w:r>
    </w:p>
    <w:p w14:paraId="0A9C3220" w14:textId="77777777" w:rsidR="0024427F" w:rsidRDefault="0063422A">
      <w:pPr>
        <w:numPr>
          <w:ilvl w:val="0"/>
          <w:numId w:val="22"/>
        </w:numPr>
        <w:adjustRightInd w:val="0"/>
        <w:spacing w:before="100" w:beforeAutospacing="1" w:after="100" w:afterAutospacing="1" w:line="360" w:lineRule="auto"/>
        <w:textAlignment w:val="baseline"/>
        <w:rPr>
          <w:sz w:val="24"/>
        </w:rPr>
      </w:pPr>
      <w:r>
        <w:rPr>
          <w:sz w:val="24"/>
        </w:rPr>
        <w:t>保障</w:t>
      </w:r>
      <w:r>
        <w:rPr>
          <w:rFonts w:hint="eastAsia"/>
          <w:sz w:val="24"/>
        </w:rPr>
        <w:t>机房信息</w:t>
      </w:r>
      <w:r>
        <w:rPr>
          <w:sz w:val="24"/>
        </w:rPr>
        <w:t>系统的安全运行</w:t>
      </w:r>
      <w:r>
        <w:rPr>
          <w:rFonts w:hint="eastAsia"/>
          <w:sz w:val="24"/>
        </w:rPr>
        <w:t>；负责机房的环境维护和物理访问管理；负责机房的设备维护及设备管理；负责机房内任何事故的上报及处理；负责制定及修订有关机房安全管理制度。</w:t>
      </w:r>
    </w:p>
    <w:p w14:paraId="253B9FE3" w14:textId="77777777" w:rsidR="0024427F" w:rsidRDefault="0063422A">
      <w:pPr>
        <w:numPr>
          <w:ilvl w:val="0"/>
          <w:numId w:val="22"/>
        </w:numPr>
        <w:adjustRightInd w:val="0"/>
        <w:spacing w:before="100" w:beforeAutospacing="1" w:after="100" w:afterAutospacing="1" w:line="360" w:lineRule="auto"/>
        <w:textAlignment w:val="baseline"/>
        <w:rPr>
          <w:sz w:val="24"/>
        </w:rPr>
      </w:pPr>
      <w:r>
        <w:rPr>
          <w:rFonts w:hint="eastAsia"/>
          <w:sz w:val="24"/>
        </w:rPr>
        <w:t>负责对机房值班人员及技术维护人员（外包方）进行日常工作管理和检查；</w:t>
      </w:r>
    </w:p>
    <w:p w14:paraId="7B718C05" w14:textId="2E9F05ED"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t>负责</w:t>
      </w:r>
      <w:ins w:id="1400" w:author="yunwei01" w:date="2017-08-02T17:17:00Z">
        <w:r w:rsidR="00C829F1">
          <w:rPr>
            <w:rFonts w:ascii="宋体" w:cs="宋体" w:hint="eastAsia"/>
            <w:color w:val="000000"/>
            <w:kern w:val="0"/>
            <w:sz w:val="24"/>
          </w:rPr>
          <w:t>本</w:t>
        </w:r>
      </w:ins>
      <w:del w:id="1401" w:author="yunwei01" w:date="2017-08-02T14:22:00Z">
        <w:r w:rsidR="00543823" w:rsidDel="00A97AE9">
          <w:rPr>
            <w:rFonts w:ascii="宋体" w:cs="宋体" w:hint="eastAsia"/>
            <w:color w:val="000000"/>
            <w:kern w:val="0"/>
            <w:sz w:val="24"/>
          </w:rPr>
          <w:delText>AAAAA</w:delText>
        </w:r>
      </w:del>
      <w:del w:id="1402" w:author="yunwei01" w:date="2017-08-02T14:38:00Z">
        <w:r w:rsidR="00543823" w:rsidDel="004C1B14">
          <w:rPr>
            <w:rFonts w:ascii="宋体" w:cs="宋体" w:hint="eastAsia"/>
            <w:color w:val="000000"/>
            <w:kern w:val="0"/>
            <w:sz w:val="24"/>
          </w:rPr>
          <w:delText>公司</w:delText>
        </w:r>
      </w:del>
      <w:del w:id="1403" w:author="yunwei01" w:date="2017-08-02T17:17:00Z">
        <w:r w:rsidDel="00C829F1">
          <w:rPr>
            <w:rFonts w:ascii="宋体" w:cs="宋体" w:hint="eastAsia"/>
            <w:color w:val="000000"/>
            <w:kern w:val="0"/>
            <w:sz w:val="24"/>
          </w:rPr>
          <w:delText>的</w:delText>
        </w:r>
      </w:del>
      <w:del w:id="1404" w:author="yunwei01" w:date="2017-08-02T14:22:00Z">
        <w:r w:rsidR="00317016" w:rsidDel="00A97AE9">
          <w:rPr>
            <w:rFonts w:ascii="宋体" w:cs="宋体" w:hint="eastAsia"/>
            <w:color w:val="000000"/>
            <w:kern w:val="0"/>
            <w:sz w:val="24"/>
          </w:rPr>
          <w:delText>AAAAA</w:delText>
        </w:r>
      </w:del>
      <w:del w:id="1405" w:author="yunwei01" w:date="2017-08-02T14:38:00Z">
        <w:r w:rsidR="00317016" w:rsidDel="004C1B14">
          <w:rPr>
            <w:rFonts w:ascii="宋体" w:cs="宋体" w:hint="eastAsia"/>
            <w:color w:val="000000"/>
            <w:kern w:val="0"/>
            <w:sz w:val="24"/>
          </w:rPr>
          <w:delText>公司</w:delText>
        </w:r>
      </w:del>
      <w:ins w:id="1406"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407" w:author="yunwei01" w:date="2017-08-02T14:23:00Z">
        <w:r w:rsidR="00317016" w:rsidDel="00A97AE9">
          <w:rPr>
            <w:rFonts w:ascii="宋体" w:cs="宋体" w:hint="eastAsia"/>
            <w:color w:val="000000"/>
            <w:kern w:val="0"/>
            <w:sz w:val="24"/>
          </w:rPr>
          <w:delText>BBBBB</w:delText>
        </w:r>
      </w:del>
      <w:ins w:id="1408" w:author="yunwei01" w:date="2017-08-02T14:43:00Z">
        <w:r w:rsidR="004C1B14">
          <w:rPr>
            <w:rFonts w:ascii="宋体" w:cs="宋体" w:hint="eastAsia"/>
            <w:color w:val="000000"/>
            <w:kern w:val="0"/>
            <w:sz w:val="24"/>
          </w:rPr>
          <w:t>“</w:t>
        </w:r>
      </w:ins>
      <w:ins w:id="1409"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的使用控制及处置管理。</w:t>
      </w:r>
    </w:p>
    <w:p w14:paraId="4E15A3BC" w14:textId="77777777"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lastRenderedPageBreak/>
        <w:t>介质的使用人负责在单位内部介质的使用控制及处置管理。</w:t>
      </w:r>
    </w:p>
    <w:p w14:paraId="2F375052" w14:textId="77777777"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t>各相关接待人负责其接待的外来人员的介质的使用及监督。</w:t>
      </w:r>
    </w:p>
    <w:p w14:paraId="78111847" w14:textId="1F6E8F01"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hint="eastAsia"/>
          <w:kern w:val="0"/>
          <w:sz w:val="24"/>
        </w:rPr>
        <w:t>负责</w:t>
      </w:r>
      <w:ins w:id="1410" w:author="yunwei01" w:date="2017-08-02T17:18:00Z">
        <w:r w:rsidR="00A74408">
          <w:rPr>
            <w:rFonts w:hint="eastAsia"/>
            <w:kern w:val="0"/>
            <w:sz w:val="24"/>
          </w:rPr>
          <w:t>本</w:t>
        </w:r>
      </w:ins>
      <w:del w:id="1411" w:author="yunwei01" w:date="2017-08-02T14:22:00Z">
        <w:r w:rsidR="00543823" w:rsidDel="00A97AE9">
          <w:rPr>
            <w:rFonts w:hint="eastAsia"/>
            <w:kern w:val="0"/>
            <w:sz w:val="24"/>
          </w:rPr>
          <w:delText>AAAAA</w:delText>
        </w:r>
      </w:del>
      <w:del w:id="1412" w:author="yunwei01" w:date="2017-08-02T14:38:00Z">
        <w:r w:rsidR="00543823" w:rsidDel="004C1B14">
          <w:rPr>
            <w:rFonts w:hint="eastAsia"/>
            <w:kern w:val="0"/>
            <w:sz w:val="24"/>
          </w:rPr>
          <w:delText>公司</w:delText>
        </w:r>
      </w:del>
      <w:ins w:id="1413" w:author="yunwei01" w:date="2017-08-02T14:38:00Z">
        <w:r w:rsidR="004C1B14">
          <w:rPr>
            <w:rFonts w:hint="eastAsia"/>
            <w:kern w:val="0"/>
            <w:sz w:val="24"/>
          </w:rPr>
          <w:t>公司</w:t>
        </w:r>
      </w:ins>
      <w:r>
        <w:rPr>
          <w:rFonts w:hint="eastAsia"/>
          <w:kern w:val="0"/>
          <w:sz w:val="24"/>
        </w:rPr>
        <w:t>网络系统安全管理。</w:t>
      </w:r>
    </w:p>
    <w:p w14:paraId="42DD485D" w14:textId="3A0E1BBD"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hint="eastAsia"/>
          <w:kern w:val="0"/>
          <w:sz w:val="24"/>
        </w:rPr>
        <w:t>负责</w:t>
      </w:r>
      <w:ins w:id="1414" w:author="yunwei01" w:date="2017-08-02T17:18:00Z">
        <w:r w:rsidR="00A74408">
          <w:rPr>
            <w:rFonts w:hint="eastAsia"/>
            <w:kern w:val="0"/>
            <w:sz w:val="24"/>
          </w:rPr>
          <w:t>本</w:t>
        </w:r>
      </w:ins>
      <w:del w:id="1415" w:author="yunwei01" w:date="2017-08-02T14:22:00Z">
        <w:r w:rsidR="00543823" w:rsidDel="00A97AE9">
          <w:rPr>
            <w:rFonts w:hint="eastAsia"/>
            <w:kern w:val="0"/>
            <w:sz w:val="24"/>
          </w:rPr>
          <w:delText>AAAAA</w:delText>
        </w:r>
      </w:del>
      <w:del w:id="1416" w:author="yunwei01" w:date="2017-08-02T14:38:00Z">
        <w:r w:rsidR="00543823" w:rsidDel="004C1B14">
          <w:rPr>
            <w:rFonts w:hint="eastAsia"/>
            <w:kern w:val="0"/>
            <w:sz w:val="24"/>
          </w:rPr>
          <w:delText>公司</w:delText>
        </w:r>
      </w:del>
      <w:ins w:id="1417" w:author="yunwei01" w:date="2017-08-02T14:38:00Z">
        <w:r w:rsidR="004C1B14">
          <w:rPr>
            <w:rFonts w:hint="eastAsia"/>
            <w:kern w:val="0"/>
            <w:sz w:val="24"/>
          </w:rPr>
          <w:t>公司</w:t>
        </w:r>
      </w:ins>
      <w:r>
        <w:rPr>
          <w:rFonts w:hint="eastAsia"/>
          <w:kern w:val="0"/>
          <w:sz w:val="24"/>
        </w:rPr>
        <w:t>基础平台系统安全管理，应用系统安全管理。</w:t>
      </w:r>
    </w:p>
    <w:p w14:paraId="3E2DF944" w14:textId="57AE593E"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t>负责</w:t>
      </w:r>
      <w:ins w:id="1418" w:author="yunwei01" w:date="2017-08-02T17:18:00Z">
        <w:r w:rsidR="00A74408">
          <w:rPr>
            <w:rFonts w:ascii="宋体" w:cs="宋体" w:hint="eastAsia"/>
            <w:color w:val="000000"/>
            <w:kern w:val="0"/>
            <w:sz w:val="24"/>
          </w:rPr>
          <w:t>本</w:t>
        </w:r>
      </w:ins>
      <w:del w:id="1419" w:author="yunwei01" w:date="2017-08-02T14:22:00Z">
        <w:r w:rsidR="00543823" w:rsidDel="00A97AE9">
          <w:rPr>
            <w:rFonts w:hint="eastAsia"/>
            <w:kern w:val="0"/>
            <w:sz w:val="24"/>
          </w:rPr>
          <w:delText>AAAAA</w:delText>
        </w:r>
      </w:del>
      <w:del w:id="1420" w:author="yunwei01" w:date="2017-08-02T14:38:00Z">
        <w:r w:rsidR="00543823" w:rsidDel="004C1B14">
          <w:rPr>
            <w:rFonts w:hint="eastAsia"/>
            <w:kern w:val="0"/>
            <w:sz w:val="24"/>
          </w:rPr>
          <w:delText>公司</w:delText>
        </w:r>
      </w:del>
      <w:ins w:id="1421" w:author="yunwei01" w:date="2017-08-02T14:38:00Z">
        <w:r w:rsidR="004C1B14">
          <w:rPr>
            <w:rFonts w:hint="eastAsia"/>
            <w:kern w:val="0"/>
            <w:sz w:val="24"/>
          </w:rPr>
          <w:t>公司</w:t>
        </w:r>
      </w:ins>
      <w:r>
        <w:rPr>
          <w:rFonts w:hint="eastAsia"/>
          <w:kern w:val="0"/>
          <w:sz w:val="24"/>
        </w:rPr>
        <w:t>信息系统</w:t>
      </w:r>
      <w:r>
        <w:rPr>
          <w:rFonts w:ascii="宋体" w:cs="宋体" w:hint="eastAsia"/>
          <w:color w:val="000000"/>
          <w:kern w:val="0"/>
          <w:sz w:val="24"/>
        </w:rPr>
        <w:t>的恶意代码防范工作，及发生恶意代码攻击时的应急处理。</w:t>
      </w:r>
    </w:p>
    <w:p w14:paraId="04C08B9C" w14:textId="47B686C4"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t>负责</w:t>
      </w:r>
      <w:ins w:id="1422" w:author="yunwei01" w:date="2017-08-02T17:18:00Z">
        <w:r w:rsidR="00A74408">
          <w:rPr>
            <w:rFonts w:ascii="宋体" w:cs="宋体" w:hint="eastAsia"/>
            <w:color w:val="000000"/>
            <w:kern w:val="0"/>
            <w:sz w:val="24"/>
          </w:rPr>
          <w:t>本</w:t>
        </w:r>
      </w:ins>
      <w:del w:id="1423" w:author="yunwei01" w:date="2017-08-02T14:22:00Z">
        <w:r w:rsidR="00543823" w:rsidDel="00A97AE9">
          <w:rPr>
            <w:rFonts w:hint="eastAsia"/>
            <w:kern w:val="0"/>
            <w:sz w:val="24"/>
          </w:rPr>
          <w:delText>AAAAA</w:delText>
        </w:r>
      </w:del>
      <w:del w:id="1424" w:author="yunwei01" w:date="2017-08-02T14:38:00Z">
        <w:r w:rsidR="00543823" w:rsidDel="004C1B14">
          <w:rPr>
            <w:rFonts w:hint="eastAsia"/>
            <w:kern w:val="0"/>
            <w:sz w:val="24"/>
          </w:rPr>
          <w:delText>公司</w:delText>
        </w:r>
      </w:del>
      <w:ins w:id="1425" w:author="yunwei01" w:date="2017-08-02T14:38:00Z">
        <w:r w:rsidR="004C1B14">
          <w:rPr>
            <w:rFonts w:hint="eastAsia"/>
            <w:kern w:val="0"/>
            <w:sz w:val="24"/>
          </w:rPr>
          <w:t>公司</w:t>
        </w:r>
      </w:ins>
      <w:r>
        <w:rPr>
          <w:rFonts w:hint="eastAsia"/>
          <w:kern w:val="0"/>
          <w:sz w:val="24"/>
        </w:rPr>
        <w:t>信息系统</w:t>
      </w:r>
      <w:r>
        <w:rPr>
          <w:rFonts w:ascii="宋体" w:cs="宋体" w:hint="eastAsia"/>
          <w:color w:val="000000"/>
          <w:kern w:val="0"/>
          <w:sz w:val="24"/>
        </w:rPr>
        <w:t>的密码使用管理工作，包括密码的保管、分配、修改、授权。</w:t>
      </w:r>
    </w:p>
    <w:p w14:paraId="69B89458" w14:textId="7EAFC83A"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t>负责</w:t>
      </w:r>
      <w:ins w:id="1426" w:author="yunwei01" w:date="2017-08-02T17:18:00Z">
        <w:r w:rsidR="00A74408">
          <w:rPr>
            <w:rFonts w:ascii="宋体" w:cs="宋体" w:hint="eastAsia"/>
            <w:color w:val="000000"/>
            <w:kern w:val="0"/>
            <w:sz w:val="24"/>
          </w:rPr>
          <w:t>本</w:t>
        </w:r>
      </w:ins>
      <w:del w:id="1427" w:author="yunwei01" w:date="2017-08-02T14:22:00Z">
        <w:r w:rsidR="00543823" w:rsidDel="00A97AE9">
          <w:rPr>
            <w:rFonts w:hint="eastAsia"/>
            <w:kern w:val="0"/>
            <w:sz w:val="24"/>
          </w:rPr>
          <w:delText>AAAAA</w:delText>
        </w:r>
      </w:del>
      <w:del w:id="1428" w:author="yunwei01" w:date="2017-08-02T14:38:00Z">
        <w:r w:rsidR="00543823" w:rsidDel="004C1B14">
          <w:rPr>
            <w:rFonts w:hint="eastAsia"/>
            <w:kern w:val="0"/>
            <w:sz w:val="24"/>
          </w:rPr>
          <w:delText>公司</w:delText>
        </w:r>
      </w:del>
      <w:ins w:id="1429" w:author="yunwei01" w:date="2017-08-02T14:38:00Z">
        <w:r w:rsidR="004C1B14">
          <w:rPr>
            <w:rFonts w:hint="eastAsia"/>
            <w:kern w:val="0"/>
            <w:sz w:val="24"/>
          </w:rPr>
          <w:t>公司</w:t>
        </w:r>
      </w:ins>
      <w:r>
        <w:rPr>
          <w:rFonts w:hint="eastAsia"/>
          <w:kern w:val="0"/>
          <w:sz w:val="24"/>
        </w:rPr>
        <w:t>信息系统</w:t>
      </w:r>
      <w:r>
        <w:rPr>
          <w:rFonts w:ascii="宋体" w:cs="宋体" w:hint="eastAsia"/>
          <w:color w:val="000000"/>
          <w:kern w:val="0"/>
          <w:sz w:val="24"/>
        </w:rPr>
        <w:t>数据备份与恢复管理工作。</w:t>
      </w:r>
    </w:p>
    <w:p w14:paraId="691FE868" w14:textId="3266FD5E" w:rsidR="0024427F" w:rsidRDefault="0063422A">
      <w:pPr>
        <w:numPr>
          <w:ilvl w:val="0"/>
          <w:numId w:val="22"/>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t>负责</w:t>
      </w:r>
      <w:ins w:id="1430" w:author="yunwei01" w:date="2017-08-02T17:18:00Z">
        <w:r w:rsidR="00A74408">
          <w:rPr>
            <w:rFonts w:ascii="宋体" w:cs="宋体" w:hint="eastAsia"/>
            <w:color w:val="000000"/>
            <w:kern w:val="0"/>
            <w:sz w:val="24"/>
          </w:rPr>
          <w:t>本</w:t>
        </w:r>
      </w:ins>
      <w:del w:id="1431" w:author="yunwei01" w:date="2017-08-02T14:22:00Z">
        <w:r w:rsidR="00543823" w:rsidDel="00A97AE9">
          <w:rPr>
            <w:rFonts w:hint="eastAsia"/>
            <w:kern w:val="0"/>
            <w:sz w:val="24"/>
          </w:rPr>
          <w:delText>AAAAA</w:delText>
        </w:r>
      </w:del>
      <w:del w:id="1432" w:author="yunwei01" w:date="2017-08-02T14:38:00Z">
        <w:r w:rsidR="00543823" w:rsidDel="004C1B14">
          <w:rPr>
            <w:rFonts w:hint="eastAsia"/>
            <w:kern w:val="0"/>
            <w:sz w:val="24"/>
          </w:rPr>
          <w:delText>公司</w:delText>
        </w:r>
      </w:del>
      <w:ins w:id="1433" w:author="yunwei01" w:date="2017-08-02T14:38:00Z">
        <w:r w:rsidR="004C1B14">
          <w:rPr>
            <w:rFonts w:hint="eastAsia"/>
            <w:kern w:val="0"/>
            <w:sz w:val="24"/>
          </w:rPr>
          <w:t>公司</w:t>
        </w:r>
      </w:ins>
      <w:r>
        <w:rPr>
          <w:rFonts w:ascii="宋体" w:cs="宋体" w:hint="eastAsia"/>
          <w:color w:val="000000"/>
          <w:kern w:val="0"/>
          <w:sz w:val="24"/>
        </w:rPr>
        <w:t>信息系统安全事件管理工作。</w:t>
      </w:r>
    </w:p>
    <w:p w14:paraId="0823C1F7" w14:textId="655BE427" w:rsidR="0024427F" w:rsidRDefault="0063422A" w:rsidP="00F84F8A">
      <w:pPr>
        <w:pStyle w:val="3"/>
      </w:pPr>
      <w:bookmarkStart w:id="1434" w:name="_Toc399855215"/>
      <w:bookmarkStart w:id="1435" w:name="_Toc428792527"/>
      <w:bookmarkStart w:id="1436" w:name="_Toc489545169"/>
      <w:bookmarkStart w:id="1437" w:name="_Toc489546648"/>
      <w:bookmarkStart w:id="1438" w:name="_Toc489546993"/>
      <w:bookmarkStart w:id="1439" w:name="_Toc489547866"/>
      <w:bookmarkStart w:id="1440" w:name="_Toc489607053"/>
      <w:r>
        <w:rPr>
          <w:rFonts w:hint="eastAsia"/>
        </w:rPr>
        <w:t>信息安全领导小组职责</w:t>
      </w:r>
      <w:bookmarkEnd w:id="1434"/>
      <w:bookmarkEnd w:id="1435"/>
      <w:bookmarkEnd w:id="1436"/>
      <w:bookmarkEnd w:id="1437"/>
      <w:bookmarkEnd w:id="1438"/>
      <w:bookmarkEnd w:id="1439"/>
      <w:bookmarkEnd w:id="1440"/>
    </w:p>
    <w:p w14:paraId="5ED4CE96" w14:textId="77777777" w:rsidR="0024427F" w:rsidRDefault="0063422A">
      <w:pPr>
        <w:autoSpaceDE w:val="0"/>
        <w:autoSpaceDN w:val="0"/>
        <w:adjustRightInd w:val="0"/>
        <w:spacing w:line="360" w:lineRule="auto"/>
        <w:ind w:firstLineChars="200" w:firstLine="480"/>
        <w:jc w:val="left"/>
      </w:pPr>
      <w:r>
        <w:rPr>
          <w:rFonts w:ascii="宋体" w:cs="宋体" w:hint="eastAsia"/>
          <w:color w:val="000000"/>
          <w:kern w:val="0"/>
          <w:sz w:val="24"/>
        </w:rPr>
        <w:t>信息安全领导小组主要职责如下：</w:t>
      </w:r>
    </w:p>
    <w:p w14:paraId="250630A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负责关于信息安全方面工作的方针政策；</w:t>
      </w:r>
    </w:p>
    <w:p w14:paraId="798445AF" w14:textId="5B383458"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审定</w:t>
      </w:r>
      <w:del w:id="1441" w:author="yunwei01" w:date="2017-08-02T14:22:00Z">
        <w:r w:rsidR="00317016" w:rsidDel="00A97AE9">
          <w:rPr>
            <w:rFonts w:ascii="宋体" w:cs="宋体" w:hint="eastAsia"/>
            <w:color w:val="000000"/>
            <w:kern w:val="0"/>
            <w:sz w:val="24"/>
          </w:rPr>
          <w:delText>AAAAA</w:delText>
        </w:r>
      </w:del>
      <w:ins w:id="1442" w:author="yunwei01" w:date="2017-08-02T14:22:00Z">
        <w:r w:rsidR="00A97AE9">
          <w:rPr>
            <w:rFonts w:ascii="宋体" w:cs="宋体" w:hint="eastAsia"/>
            <w:color w:val="000000"/>
            <w:kern w:val="0"/>
            <w:sz w:val="24"/>
          </w:rPr>
          <w:t>资鼎(上海)互联网金融信息服务有限</w:t>
        </w:r>
      </w:ins>
      <w:del w:id="1443" w:author="yunwei01" w:date="2017-08-02T14:38:00Z">
        <w:r w:rsidR="00317016" w:rsidDel="004C1B14">
          <w:rPr>
            <w:rFonts w:ascii="宋体" w:cs="宋体" w:hint="eastAsia"/>
            <w:color w:val="000000"/>
            <w:kern w:val="0"/>
            <w:sz w:val="24"/>
          </w:rPr>
          <w:delText>公司</w:delText>
        </w:r>
      </w:del>
      <w:ins w:id="1444"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445" w:author="yunwei01" w:date="2017-08-02T14:23:00Z">
        <w:r w:rsidR="00317016" w:rsidDel="00A97AE9">
          <w:rPr>
            <w:rFonts w:ascii="宋体" w:cs="宋体" w:hint="eastAsia"/>
            <w:color w:val="000000"/>
            <w:kern w:val="0"/>
            <w:sz w:val="24"/>
          </w:rPr>
          <w:delText>BBBBB</w:delText>
        </w:r>
      </w:del>
      <w:ins w:id="1446" w:author="yunwei01" w:date="2017-08-02T14:43:00Z">
        <w:r w:rsidR="004C1B14">
          <w:rPr>
            <w:rFonts w:ascii="宋体" w:cs="宋体" w:hint="eastAsia"/>
            <w:color w:val="000000"/>
            <w:kern w:val="0"/>
            <w:sz w:val="24"/>
          </w:rPr>
          <w:t>“</w:t>
        </w:r>
      </w:ins>
      <w:ins w:id="1447"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del w:id="1448" w:author="yunwei01" w:date="2017-08-02T17:19:00Z">
        <w:r w:rsidDel="008F3382">
          <w:rPr>
            <w:rFonts w:ascii="宋体" w:cs="宋体" w:hint="eastAsia"/>
            <w:color w:val="000000"/>
            <w:kern w:val="0"/>
            <w:sz w:val="24"/>
          </w:rPr>
          <w:delText xml:space="preserve"> </w:delText>
        </w:r>
      </w:del>
      <w:r>
        <w:rPr>
          <w:rFonts w:ascii="宋体" w:cs="宋体" w:hint="eastAsia"/>
          <w:color w:val="000000"/>
          <w:kern w:val="0"/>
          <w:sz w:val="24"/>
        </w:rPr>
        <w:t>的安全建设规划；</w:t>
      </w:r>
    </w:p>
    <w:p w14:paraId="6272496D"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对信息系统安全工作的重大事项做出决策；</w:t>
      </w:r>
    </w:p>
    <w:p w14:paraId="5577C85E" w14:textId="25DC7C9C"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研究审定</w:t>
      </w:r>
      <w:del w:id="1449" w:author="yunwei01" w:date="2017-08-02T14:22:00Z">
        <w:r w:rsidR="00317016" w:rsidDel="00A97AE9">
          <w:rPr>
            <w:rFonts w:ascii="宋体" w:cs="宋体" w:hint="eastAsia"/>
            <w:color w:val="000000"/>
            <w:kern w:val="0"/>
            <w:sz w:val="24"/>
          </w:rPr>
          <w:delText>AAAAA</w:delText>
        </w:r>
      </w:del>
      <w:ins w:id="1450" w:author="yunwei01" w:date="2017-08-02T14:22:00Z">
        <w:r w:rsidR="00A97AE9">
          <w:rPr>
            <w:rFonts w:ascii="宋体" w:cs="宋体" w:hint="eastAsia"/>
            <w:color w:val="000000"/>
            <w:kern w:val="0"/>
            <w:sz w:val="24"/>
          </w:rPr>
          <w:t>资鼎(上海)互联网金融信息服务有限</w:t>
        </w:r>
      </w:ins>
      <w:del w:id="1451" w:author="yunwei01" w:date="2017-08-02T14:38:00Z">
        <w:r w:rsidR="00317016" w:rsidDel="004C1B14">
          <w:rPr>
            <w:rFonts w:ascii="宋体" w:cs="宋体" w:hint="eastAsia"/>
            <w:color w:val="000000"/>
            <w:kern w:val="0"/>
            <w:sz w:val="24"/>
          </w:rPr>
          <w:delText>公司</w:delText>
        </w:r>
      </w:del>
      <w:ins w:id="1452"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453" w:author="yunwei01" w:date="2017-08-02T14:23:00Z">
        <w:r w:rsidR="00317016" w:rsidDel="00A97AE9">
          <w:rPr>
            <w:rFonts w:ascii="宋体" w:cs="宋体" w:hint="eastAsia"/>
            <w:color w:val="000000"/>
            <w:kern w:val="0"/>
            <w:sz w:val="24"/>
          </w:rPr>
          <w:delText>BBBBB</w:delText>
        </w:r>
      </w:del>
      <w:ins w:id="1454" w:author="yunwei01" w:date="2017-08-02T14:43:00Z">
        <w:r w:rsidR="004C1B14">
          <w:rPr>
            <w:rFonts w:ascii="宋体" w:cs="宋体" w:hint="eastAsia"/>
            <w:color w:val="000000"/>
            <w:kern w:val="0"/>
            <w:sz w:val="24"/>
          </w:rPr>
          <w:t>“</w:t>
        </w:r>
      </w:ins>
      <w:ins w:id="1455"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del w:id="1456" w:author="yunwei01" w:date="2017-08-02T17:19:00Z">
        <w:r w:rsidDel="008F3382">
          <w:rPr>
            <w:rFonts w:ascii="宋体" w:cs="宋体" w:hint="eastAsia"/>
            <w:color w:val="000000"/>
            <w:kern w:val="0"/>
            <w:sz w:val="24"/>
          </w:rPr>
          <w:delText xml:space="preserve"> </w:delText>
        </w:r>
      </w:del>
      <w:r>
        <w:rPr>
          <w:rFonts w:ascii="宋体" w:cs="宋体" w:hint="eastAsia"/>
          <w:color w:val="000000"/>
          <w:kern w:val="0"/>
          <w:sz w:val="24"/>
        </w:rPr>
        <w:t>安全建设和管理工作中的制度、标准及相关政策，并协调相关部门监督制度、政策的实施情况；</w:t>
      </w:r>
    </w:p>
    <w:p w14:paraId="6F4E9BF5" w14:textId="77777777" w:rsidR="0024427F" w:rsidRDefault="0063422A">
      <w:pPr>
        <w:numPr>
          <w:ilvl w:val="0"/>
          <w:numId w:val="20"/>
        </w:numPr>
        <w:autoSpaceDE w:val="0"/>
        <w:autoSpaceDN w:val="0"/>
        <w:adjustRightInd w:val="0"/>
        <w:spacing w:line="360" w:lineRule="auto"/>
        <w:jc w:val="left"/>
        <w:rPr>
          <w:rFonts w:hAnsi="Arial"/>
          <w:sz w:val="23"/>
          <w:szCs w:val="23"/>
        </w:rPr>
      </w:pPr>
      <w:r>
        <w:rPr>
          <w:rFonts w:ascii="宋体" w:cs="宋体" w:hint="eastAsia"/>
          <w:color w:val="000000"/>
          <w:kern w:val="0"/>
          <w:sz w:val="24"/>
        </w:rPr>
        <w:t>组织、协调和指导信息安全的宣传、普及教育工作。</w:t>
      </w:r>
    </w:p>
    <w:p w14:paraId="35C1EFBB" w14:textId="0C2A2E41" w:rsidR="0024427F" w:rsidRDefault="0063422A" w:rsidP="00F84F8A">
      <w:pPr>
        <w:pStyle w:val="3"/>
      </w:pPr>
      <w:bookmarkStart w:id="1457" w:name="_Toc399855216"/>
      <w:bookmarkStart w:id="1458" w:name="_Toc428792528"/>
      <w:bookmarkStart w:id="1459" w:name="_Toc489545170"/>
      <w:bookmarkStart w:id="1460" w:name="_Toc489546649"/>
      <w:bookmarkStart w:id="1461" w:name="_Toc489546994"/>
      <w:bookmarkStart w:id="1462" w:name="_Toc489547867"/>
      <w:bookmarkStart w:id="1463" w:name="_Toc489607054"/>
      <w:r>
        <w:rPr>
          <w:rFonts w:hint="eastAsia"/>
        </w:rPr>
        <w:t>信息系统安全小组职责</w:t>
      </w:r>
      <w:bookmarkEnd w:id="1457"/>
      <w:r>
        <w:rPr>
          <w:rFonts w:hint="eastAsia"/>
        </w:rPr>
        <w:t>及要求</w:t>
      </w:r>
      <w:bookmarkEnd w:id="1458"/>
      <w:bookmarkEnd w:id="1459"/>
      <w:bookmarkEnd w:id="1460"/>
      <w:bookmarkEnd w:id="1461"/>
      <w:bookmarkEnd w:id="1462"/>
      <w:bookmarkEnd w:id="1463"/>
    </w:p>
    <w:p w14:paraId="6C1697C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负责贯彻落实信息安全领导小组关于信息系统安全工作的要求和规定，并落实各项安全工作；</w:t>
      </w:r>
    </w:p>
    <w:p w14:paraId="39CA562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负责信息系统的安全管理体系和规章制度的建立、实施；</w:t>
      </w:r>
    </w:p>
    <w:p w14:paraId="22582FD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建设、技术保障和操作规范等各方面的逐步建成；</w:t>
      </w:r>
    </w:p>
    <w:p w14:paraId="2C30603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组织制订和贯彻信息系统运行安全保障和维护工作制度。</w:t>
      </w:r>
    </w:p>
    <w:p w14:paraId="56E7E34A" w14:textId="77777777" w:rsidR="0024427F" w:rsidRDefault="0063422A" w:rsidP="00F84F8A">
      <w:pPr>
        <w:pStyle w:val="4"/>
      </w:pPr>
      <w:r>
        <w:rPr>
          <w:rFonts w:hint="eastAsia"/>
        </w:rPr>
        <w:lastRenderedPageBreak/>
        <w:t>机房管理员职责及要求</w:t>
      </w:r>
    </w:p>
    <w:p w14:paraId="19076866" w14:textId="77777777" w:rsidR="0024427F" w:rsidRDefault="0063422A">
      <w:pPr>
        <w:autoSpaceDE w:val="0"/>
        <w:autoSpaceDN w:val="0"/>
        <w:adjustRightInd w:val="0"/>
        <w:spacing w:line="360" w:lineRule="auto"/>
        <w:ind w:firstLineChars="200" w:firstLine="482"/>
        <w:jc w:val="left"/>
        <w:rPr>
          <w:b/>
        </w:rPr>
      </w:pPr>
      <w:r>
        <w:rPr>
          <w:rFonts w:ascii="宋体" w:cs="宋体" w:hint="eastAsia"/>
          <w:b/>
          <w:color w:val="000000"/>
          <w:kern w:val="0"/>
          <w:sz w:val="24"/>
        </w:rPr>
        <w:t>机房管理员主要职责</w:t>
      </w:r>
      <w:commentRangeStart w:id="1464"/>
      <w:r>
        <w:rPr>
          <w:rFonts w:ascii="宋体" w:cs="宋体" w:hint="eastAsia"/>
          <w:b/>
          <w:color w:val="000000"/>
          <w:kern w:val="0"/>
          <w:sz w:val="24"/>
        </w:rPr>
        <w:t>如下</w:t>
      </w:r>
      <w:commentRangeEnd w:id="1464"/>
      <w:r w:rsidR="00DE393D">
        <w:rPr>
          <w:rStyle w:val="affc"/>
        </w:rPr>
        <w:commentReference w:id="1464"/>
      </w:r>
      <w:r>
        <w:rPr>
          <w:rFonts w:ascii="宋体" w:cs="宋体" w:hint="eastAsia"/>
          <w:b/>
          <w:color w:val="000000"/>
          <w:kern w:val="0"/>
          <w:sz w:val="24"/>
        </w:rPr>
        <w:t>：</w:t>
      </w:r>
    </w:p>
    <w:p w14:paraId="4C3CD4B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负责保障机房物理与环境的安全建设管理</w:t>
      </w:r>
    </w:p>
    <w:p w14:paraId="54B94B2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负责制定机房基础设施的相关资产清单(详见附9)</w:t>
      </w:r>
    </w:p>
    <w:p w14:paraId="63849C09" w14:textId="00568E41"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内容包括资产名称、重要程度、所处位置等。</w:t>
      </w:r>
    </w:p>
    <w:p w14:paraId="7162FE0D"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明确产品所有者、使用者与维护者；对所有产品进行标记，实现信息资产从采购、安装、调试、使用、变更到报废整个周期的安全管理，并且密码相关产品符合国家密码主管部门的要求。</w:t>
      </w:r>
    </w:p>
    <w:p w14:paraId="7DB9316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令相关人员能够按照维护规程对系统进行操作，降低和避免因误操作所引发信息安全事件的可能性。</w:t>
      </w:r>
    </w:p>
    <w:p w14:paraId="44AA3AC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负责保障机房物理与环境安全</w:t>
      </w:r>
    </w:p>
    <w:p w14:paraId="519DBAD6" w14:textId="7878E7D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实施包括门禁、视频监控、报警等安全防范措施，确保机房物理安全。部署机房专用空调、</w:t>
      </w:r>
      <w:r>
        <w:rPr>
          <w:rFonts w:ascii="宋体" w:cs="宋体"/>
          <w:color w:val="000000"/>
          <w:kern w:val="0"/>
          <w:sz w:val="24"/>
        </w:rPr>
        <w:t>UPS</w:t>
      </w:r>
      <w:r>
        <w:rPr>
          <w:rFonts w:ascii="宋体" w:cs="宋体" w:hint="eastAsia"/>
          <w:color w:val="000000"/>
          <w:kern w:val="0"/>
          <w:sz w:val="24"/>
        </w:rPr>
        <w:t>等环境保障设施，对机房设施运转情况进行每日</w:t>
      </w:r>
      <w:del w:id="1465" w:author="yunwei01" w:date="2017-08-03T09:30:00Z">
        <w:r w:rsidDel="001F35D0">
          <w:rPr>
            <w:rFonts w:ascii="宋体" w:cs="宋体" w:hint="eastAsia"/>
            <w:color w:val="000000"/>
            <w:kern w:val="0"/>
            <w:sz w:val="24"/>
          </w:rPr>
          <w:delText>两</w:delText>
        </w:r>
      </w:del>
      <w:ins w:id="1466" w:author="yunwei01" w:date="2017-08-03T09:30:00Z">
        <w:r w:rsidR="001F35D0">
          <w:rPr>
            <w:rFonts w:ascii="宋体" w:cs="宋体" w:hint="eastAsia"/>
            <w:color w:val="000000"/>
            <w:kern w:val="0"/>
            <w:sz w:val="24"/>
          </w:rPr>
          <w:t>至少</w:t>
        </w:r>
        <w:r w:rsidR="001F35D0">
          <w:rPr>
            <w:rFonts w:ascii="宋体" w:cs="宋体"/>
            <w:color w:val="000000"/>
            <w:kern w:val="0"/>
            <w:sz w:val="24"/>
          </w:rPr>
          <w:t>一</w:t>
        </w:r>
      </w:ins>
      <w:r>
        <w:rPr>
          <w:rFonts w:ascii="宋体" w:cs="宋体" w:hint="eastAsia"/>
          <w:color w:val="000000"/>
          <w:kern w:val="0"/>
          <w:sz w:val="24"/>
        </w:rPr>
        <w:t>次巡检、维护、故障处理和变更管理。严格对机房人员和设备的出入管理，进出需登记，外来人员需由相关管理人员陪同方能访问机房。</w:t>
      </w:r>
    </w:p>
    <w:p w14:paraId="2B1575B7" w14:textId="2B2EBB13"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在机房基础设施变更、重要操作、物理访问等的进行逐级审批，负责日常审批，重大变更需上报到</w:t>
      </w:r>
      <w:del w:id="1467" w:author="yunwei01" w:date="2017-08-02T14:22:00Z">
        <w:r w:rsidR="00543823" w:rsidDel="00A97AE9">
          <w:rPr>
            <w:rFonts w:ascii="宋体" w:cs="宋体" w:hint="eastAsia"/>
            <w:color w:val="000000"/>
            <w:kern w:val="0"/>
            <w:sz w:val="24"/>
          </w:rPr>
          <w:delText>AAAAA</w:delText>
        </w:r>
      </w:del>
      <w:ins w:id="1468" w:author="yunwei01" w:date="2017-08-02T14:22:00Z">
        <w:r w:rsidR="00A97AE9">
          <w:rPr>
            <w:rFonts w:ascii="宋体" w:cs="宋体" w:hint="eastAsia"/>
            <w:color w:val="000000"/>
            <w:kern w:val="0"/>
            <w:sz w:val="24"/>
          </w:rPr>
          <w:t>资鼎(上海)互联网金融信息服务有限</w:t>
        </w:r>
      </w:ins>
      <w:del w:id="1469" w:author="yunwei01" w:date="2017-08-02T14:38:00Z">
        <w:r w:rsidR="00543823" w:rsidDel="004C1B14">
          <w:rPr>
            <w:rFonts w:ascii="宋体" w:cs="宋体" w:hint="eastAsia"/>
            <w:color w:val="000000"/>
            <w:kern w:val="0"/>
            <w:sz w:val="24"/>
          </w:rPr>
          <w:delText>公司</w:delText>
        </w:r>
      </w:del>
      <w:ins w:id="1470" w:author="yunwei01" w:date="2017-08-02T14:38:00Z">
        <w:r w:rsidR="004C1B14">
          <w:rPr>
            <w:rFonts w:ascii="宋体" w:cs="宋体" w:hint="eastAsia"/>
            <w:color w:val="000000"/>
            <w:kern w:val="0"/>
            <w:sz w:val="24"/>
          </w:rPr>
          <w:t>公司</w:t>
        </w:r>
      </w:ins>
      <w:r>
        <w:rPr>
          <w:rFonts w:ascii="宋体" w:cs="宋体" w:hint="eastAsia"/>
          <w:color w:val="000000"/>
          <w:kern w:val="0"/>
          <w:sz w:val="24"/>
        </w:rPr>
        <w:t>领导小组负责人进行核准和审批后，方可进行变更；</w:t>
      </w:r>
    </w:p>
    <w:p w14:paraId="7151BC6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负责组织实施机房基础设施各类事故（故障）的应急处理。</w:t>
      </w:r>
    </w:p>
    <w:p w14:paraId="67B4B957" w14:textId="77777777" w:rsidR="0024427F" w:rsidRDefault="0063422A">
      <w:pPr>
        <w:autoSpaceDE w:val="0"/>
        <w:autoSpaceDN w:val="0"/>
        <w:adjustRightInd w:val="0"/>
        <w:spacing w:line="360" w:lineRule="auto"/>
        <w:ind w:firstLineChars="200" w:firstLine="482"/>
        <w:jc w:val="left"/>
        <w:rPr>
          <w:rFonts w:ascii="宋体" w:cs="宋体"/>
          <w:b/>
          <w:color w:val="000000"/>
          <w:kern w:val="0"/>
          <w:sz w:val="24"/>
        </w:rPr>
      </w:pPr>
      <w:r>
        <w:rPr>
          <w:rFonts w:ascii="宋体" w:cs="宋体" w:hint="eastAsia"/>
          <w:b/>
          <w:color w:val="000000"/>
          <w:kern w:val="0"/>
          <w:sz w:val="24"/>
        </w:rPr>
        <w:t>机房管理员任职要求如下：</w:t>
      </w:r>
    </w:p>
    <w:p w14:paraId="1B373239" w14:textId="2DDE2C2B" w:rsidR="0024427F" w:rsidRDefault="0063422A">
      <w:pPr>
        <w:autoSpaceDE w:val="0"/>
        <w:autoSpaceDN w:val="0"/>
        <w:adjustRightInd w:val="0"/>
        <w:spacing w:line="360" w:lineRule="auto"/>
        <w:ind w:left="567"/>
        <w:jc w:val="left"/>
        <w:rPr>
          <w:color w:val="000000"/>
          <w:sz w:val="24"/>
        </w:rPr>
      </w:pPr>
      <w:r>
        <w:rPr>
          <w:rFonts w:hint="eastAsia"/>
          <w:color w:val="000000"/>
          <w:sz w:val="24"/>
        </w:rPr>
        <w:t>1</w:t>
      </w:r>
      <w:r>
        <w:rPr>
          <w:rFonts w:hint="eastAsia"/>
          <w:color w:val="000000"/>
          <w:sz w:val="24"/>
        </w:rPr>
        <w:t>、遵守</w:t>
      </w:r>
      <w:del w:id="1471" w:author="yunwei01" w:date="2017-08-02T14:22:00Z">
        <w:r w:rsidR="00543823" w:rsidDel="00A97AE9">
          <w:rPr>
            <w:rFonts w:hint="eastAsia"/>
            <w:color w:val="000000"/>
            <w:sz w:val="24"/>
          </w:rPr>
          <w:delText>AAAAA</w:delText>
        </w:r>
      </w:del>
      <w:ins w:id="1472" w:author="yunwei01" w:date="2017-08-02T14:22:00Z">
        <w:r w:rsidR="00A97AE9">
          <w:rPr>
            <w:rFonts w:hint="eastAsia"/>
            <w:color w:val="000000"/>
            <w:sz w:val="24"/>
          </w:rPr>
          <w:t>资鼎</w:t>
        </w:r>
        <w:r w:rsidR="00A97AE9">
          <w:rPr>
            <w:rFonts w:hint="eastAsia"/>
            <w:color w:val="000000"/>
            <w:sz w:val="24"/>
          </w:rPr>
          <w:t>(</w:t>
        </w:r>
        <w:r w:rsidR="00A97AE9">
          <w:rPr>
            <w:rFonts w:hint="eastAsia"/>
            <w:color w:val="000000"/>
            <w:sz w:val="24"/>
          </w:rPr>
          <w:t>上海</w:t>
        </w:r>
        <w:r w:rsidR="00A97AE9">
          <w:rPr>
            <w:rFonts w:hint="eastAsia"/>
            <w:color w:val="000000"/>
            <w:sz w:val="24"/>
          </w:rPr>
          <w:t>)</w:t>
        </w:r>
        <w:r w:rsidR="00A97AE9">
          <w:rPr>
            <w:rFonts w:hint="eastAsia"/>
            <w:color w:val="000000"/>
            <w:sz w:val="24"/>
          </w:rPr>
          <w:t>互联网金融信息服务有限</w:t>
        </w:r>
      </w:ins>
      <w:del w:id="1473" w:author="yunwei01" w:date="2017-08-02T14:38:00Z">
        <w:r w:rsidR="00543823" w:rsidDel="004C1B14">
          <w:rPr>
            <w:rFonts w:hint="eastAsia"/>
            <w:color w:val="000000"/>
            <w:sz w:val="24"/>
          </w:rPr>
          <w:delText>公司</w:delText>
        </w:r>
      </w:del>
      <w:ins w:id="1474" w:author="yunwei01" w:date="2017-08-02T14:38:00Z">
        <w:r w:rsidR="004C1B14">
          <w:rPr>
            <w:rFonts w:hint="eastAsia"/>
            <w:color w:val="000000"/>
            <w:sz w:val="24"/>
          </w:rPr>
          <w:t>公司</w:t>
        </w:r>
      </w:ins>
      <w:r>
        <w:rPr>
          <w:rFonts w:hint="eastAsia"/>
          <w:color w:val="000000"/>
          <w:sz w:val="24"/>
        </w:rPr>
        <w:t>的各项规章制度；具有良好的职业道德和敬业精神；</w:t>
      </w:r>
      <w:r>
        <w:rPr>
          <w:rFonts w:hint="eastAsia"/>
          <w:color w:val="000000"/>
          <w:sz w:val="24"/>
        </w:rPr>
        <w:t xml:space="preserve"> </w:t>
      </w:r>
    </w:p>
    <w:p w14:paraId="2F8E7299"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2</w:t>
      </w:r>
      <w:r>
        <w:rPr>
          <w:rFonts w:hint="eastAsia"/>
          <w:color w:val="000000"/>
          <w:sz w:val="24"/>
        </w:rPr>
        <w:t>、爱岗敬业，吃苦耐劳，愿意长期从事机房管理工作；</w:t>
      </w:r>
      <w:r>
        <w:rPr>
          <w:rFonts w:hint="eastAsia"/>
          <w:color w:val="000000"/>
          <w:sz w:val="24"/>
        </w:rPr>
        <w:t xml:space="preserve"> </w:t>
      </w:r>
    </w:p>
    <w:p w14:paraId="06CF32C6" w14:textId="280D7B22" w:rsidR="0024427F" w:rsidRDefault="0063422A">
      <w:pPr>
        <w:autoSpaceDE w:val="0"/>
        <w:autoSpaceDN w:val="0"/>
        <w:adjustRightInd w:val="0"/>
        <w:spacing w:line="360" w:lineRule="auto"/>
        <w:ind w:left="567"/>
        <w:jc w:val="left"/>
        <w:rPr>
          <w:color w:val="000000"/>
          <w:sz w:val="24"/>
        </w:rPr>
      </w:pPr>
      <w:r>
        <w:rPr>
          <w:rFonts w:hint="eastAsia"/>
          <w:color w:val="000000"/>
          <w:sz w:val="24"/>
        </w:rPr>
        <w:t>3</w:t>
      </w:r>
      <w:r>
        <w:rPr>
          <w:rFonts w:hint="eastAsia"/>
          <w:color w:val="000000"/>
          <w:sz w:val="24"/>
        </w:rPr>
        <w:t>、服从分配与管理，团结协作具有良好的团队精神；能全心全意为</w:t>
      </w:r>
      <w:del w:id="1475" w:author="yunwei01" w:date="2017-08-02T14:22:00Z">
        <w:r w:rsidR="00543823" w:rsidDel="00A97AE9">
          <w:rPr>
            <w:rFonts w:hint="eastAsia"/>
            <w:color w:val="000000"/>
            <w:sz w:val="24"/>
          </w:rPr>
          <w:delText>AAAAA</w:delText>
        </w:r>
      </w:del>
      <w:ins w:id="1476" w:author="yunwei01" w:date="2017-08-02T14:22:00Z">
        <w:r w:rsidR="00A97AE9">
          <w:rPr>
            <w:rFonts w:hint="eastAsia"/>
            <w:color w:val="000000"/>
            <w:sz w:val="24"/>
          </w:rPr>
          <w:t>资鼎</w:t>
        </w:r>
        <w:r w:rsidR="00A97AE9">
          <w:rPr>
            <w:rFonts w:hint="eastAsia"/>
            <w:color w:val="000000"/>
            <w:sz w:val="24"/>
          </w:rPr>
          <w:t>(</w:t>
        </w:r>
        <w:r w:rsidR="00A97AE9">
          <w:rPr>
            <w:rFonts w:hint="eastAsia"/>
            <w:color w:val="000000"/>
            <w:sz w:val="24"/>
          </w:rPr>
          <w:t>上海</w:t>
        </w:r>
        <w:r w:rsidR="00A97AE9">
          <w:rPr>
            <w:rFonts w:hint="eastAsia"/>
            <w:color w:val="000000"/>
            <w:sz w:val="24"/>
          </w:rPr>
          <w:t>)</w:t>
        </w:r>
        <w:r w:rsidR="00A97AE9">
          <w:rPr>
            <w:rFonts w:hint="eastAsia"/>
            <w:color w:val="000000"/>
            <w:sz w:val="24"/>
          </w:rPr>
          <w:t>互联网金融信息服务有限</w:t>
        </w:r>
      </w:ins>
      <w:del w:id="1477" w:author="yunwei01" w:date="2017-08-02T14:38:00Z">
        <w:r w:rsidR="00543823" w:rsidDel="004C1B14">
          <w:rPr>
            <w:rFonts w:hint="eastAsia"/>
            <w:color w:val="000000"/>
            <w:sz w:val="24"/>
          </w:rPr>
          <w:delText>公司</w:delText>
        </w:r>
      </w:del>
      <w:ins w:id="1478" w:author="yunwei01" w:date="2017-08-02T14:38:00Z">
        <w:r w:rsidR="004C1B14">
          <w:rPr>
            <w:rFonts w:hint="eastAsia"/>
            <w:color w:val="000000"/>
            <w:sz w:val="24"/>
          </w:rPr>
          <w:t>公司</w:t>
        </w:r>
      </w:ins>
      <w:r>
        <w:rPr>
          <w:rFonts w:hint="eastAsia"/>
          <w:color w:val="000000"/>
          <w:sz w:val="24"/>
        </w:rPr>
        <w:t>服务，言行举止形象文明；</w:t>
      </w:r>
      <w:r>
        <w:rPr>
          <w:rFonts w:hint="eastAsia"/>
          <w:color w:val="000000"/>
          <w:sz w:val="24"/>
        </w:rPr>
        <w:t xml:space="preserve"> </w:t>
      </w:r>
    </w:p>
    <w:p w14:paraId="55DB8B94"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4</w:t>
      </w:r>
      <w:r>
        <w:rPr>
          <w:rFonts w:hint="eastAsia"/>
          <w:color w:val="000000"/>
          <w:sz w:val="24"/>
        </w:rPr>
        <w:t>、了解计算机软硬件安装及维护，动手能力强；</w:t>
      </w:r>
      <w:r>
        <w:rPr>
          <w:rFonts w:hint="eastAsia"/>
          <w:color w:val="000000"/>
          <w:sz w:val="24"/>
        </w:rPr>
        <w:t xml:space="preserve"> </w:t>
      </w:r>
    </w:p>
    <w:p w14:paraId="628688B3"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5</w:t>
      </w:r>
      <w:r>
        <w:rPr>
          <w:rFonts w:hint="eastAsia"/>
          <w:color w:val="000000"/>
          <w:sz w:val="24"/>
        </w:rPr>
        <w:t>、具有一定的组织能力和语言表达能力。</w:t>
      </w:r>
    </w:p>
    <w:p w14:paraId="5E37365C"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6</w:t>
      </w:r>
      <w:r>
        <w:rPr>
          <w:rFonts w:hint="eastAsia"/>
          <w:color w:val="000000"/>
          <w:sz w:val="24"/>
        </w:rPr>
        <w:t>、具备保密意识。</w:t>
      </w:r>
    </w:p>
    <w:p w14:paraId="072D4084" w14:textId="77777777" w:rsidR="0024427F" w:rsidRDefault="0063422A" w:rsidP="00F84F8A">
      <w:pPr>
        <w:pStyle w:val="4"/>
      </w:pPr>
      <w:r>
        <w:rPr>
          <w:rFonts w:hint="eastAsia"/>
        </w:rPr>
        <w:lastRenderedPageBreak/>
        <w:t>主机管理员</w:t>
      </w:r>
    </w:p>
    <w:p w14:paraId="6E10BA4D" w14:textId="77777777" w:rsidR="0024427F" w:rsidRDefault="0063422A">
      <w:pPr>
        <w:autoSpaceDE w:val="0"/>
        <w:autoSpaceDN w:val="0"/>
        <w:adjustRightInd w:val="0"/>
        <w:spacing w:line="360" w:lineRule="auto"/>
        <w:ind w:firstLineChars="200" w:firstLine="482"/>
        <w:jc w:val="left"/>
        <w:rPr>
          <w:rFonts w:ascii="宋体" w:cs="宋体"/>
          <w:b/>
          <w:color w:val="000000"/>
          <w:kern w:val="0"/>
          <w:sz w:val="24"/>
        </w:rPr>
      </w:pPr>
      <w:r>
        <w:rPr>
          <w:rFonts w:ascii="宋体" w:cs="宋体" w:hint="eastAsia"/>
          <w:b/>
          <w:color w:val="000000"/>
          <w:kern w:val="0"/>
          <w:sz w:val="24"/>
        </w:rPr>
        <w:t>主机管理员主要职责如下：</w:t>
      </w:r>
    </w:p>
    <w:p w14:paraId="12C81E9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负责保障主机（包括服务器设备、操作系统、数据库系统、数据备份）；</w:t>
      </w:r>
    </w:p>
    <w:p w14:paraId="2249B7F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信息安全日常管理</w:t>
      </w:r>
    </w:p>
    <w:p w14:paraId="01230195" w14:textId="7AD6B5B1"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包括系统口令管理、无人值守设备管理、屏幕保护、便携机管理等，促使每位人员的日常工作符合</w:t>
      </w:r>
      <w:del w:id="1479" w:author="yunwei01" w:date="2017-08-02T14:22:00Z">
        <w:r w:rsidR="00317016" w:rsidDel="00A97AE9">
          <w:rPr>
            <w:rFonts w:ascii="宋体" w:cs="宋体" w:hint="eastAsia"/>
            <w:color w:val="000000"/>
            <w:kern w:val="0"/>
            <w:sz w:val="24"/>
          </w:rPr>
          <w:delText>AAAAA</w:delText>
        </w:r>
      </w:del>
      <w:ins w:id="1480" w:author="yunwei01" w:date="2017-08-02T14:22:00Z">
        <w:r w:rsidR="00A97AE9">
          <w:rPr>
            <w:rFonts w:ascii="宋体" w:cs="宋体" w:hint="eastAsia"/>
            <w:color w:val="000000"/>
            <w:kern w:val="0"/>
            <w:sz w:val="24"/>
          </w:rPr>
          <w:t>资鼎(上海)互联网金融信息服务有限</w:t>
        </w:r>
      </w:ins>
      <w:del w:id="1481" w:author="yunwei01" w:date="2017-08-02T14:38:00Z">
        <w:r w:rsidR="00317016" w:rsidDel="004C1B14">
          <w:rPr>
            <w:rFonts w:ascii="宋体" w:cs="宋体" w:hint="eastAsia"/>
            <w:color w:val="000000"/>
            <w:kern w:val="0"/>
            <w:sz w:val="24"/>
          </w:rPr>
          <w:delText>公司</w:delText>
        </w:r>
      </w:del>
      <w:ins w:id="1482"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483" w:author="yunwei01" w:date="2017-08-02T14:23:00Z">
        <w:r w:rsidR="00317016" w:rsidDel="00A97AE9">
          <w:rPr>
            <w:rFonts w:ascii="宋体" w:cs="宋体" w:hint="eastAsia"/>
            <w:color w:val="000000"/>
            <w:kern w:val="0"/>
            <w:sz w:val="24"/>
          </w:rPr>
          <w:delText>BBBBB</w:delText>
        </w:r>
      </w:del>
      <w:ins w:id="1484" w:author="yunwei01" w:date="2017-08-02T14:43:00Z">
        <w:r w:rsidR="004C1B14">
          <w:rPr>
            <w:rFonts w:ascii="宋体" w:cs="宋体" w:hint="eastAsia"/>
            <w:color w:val="000000"/>
            <w:kern w:val="0"/>
            <w:sz w:val="24"/>
          </w:rPr>
          <w:t>“</w:t>
        </w:r>
      </w:ins>
      <w:ins w:id="1485"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 xml:space="preserve"> 的信息安全策略和制度要求。</w:t>
      </w:r>
      <w:r w:rsidRPr="0063349D">
        <w:rPr>
          <w:rFonts w:ascii="宋体" w:cs="宋体" w:hint="eastAsia"/>
          <w:color w:val="000000"/>
          <w:kern w:val="0"/>
          <w:sz w:val="24"/>
        </w:rPr>
        <w:t>负责主机运行维护体系和主机技术支持平台的建设与运行管理</w:t>
      </w:r>
      <w:r>
        <w:rPr>
          <w:rFonts w:ascii="宋体" w:cs="宋体" w:hint="eastAsia"/>
          <w:color w:val="000000"/>
          <w:kern w:val="0"/>
          <w:sz w:val="24"/>
        </w:rPr>
        <w:t>，建立服务器设备、操作系统、数据库系统、数据备份文档化的操作和维护规程，使得各个相关人员能够采用规范化的形式对系统进行操作，降低和避免因误操作所引发信息安全事件的可能性。</w:t>
      </w:r>
    </w:p>
    <w:p w14:paraId="5C4E568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重要信息和信息系统备份</w:t>
      </w:r>
    </w:p>
    <w:p w14:paraId="44596CB4"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定期进行重要信息和信息系统备份，并对备份介质进行安全地保存，以及对备份数据定期进行备份测试验证，保证各种备份信息的保密性、完整性和可用性，确保所有重要信息系统和重要数据在故障、灾难后及其它特定要求下进行可靠的恢复。</w:t>
      </w:r>
    </w:p>
    <w:p w14:paraId="35AC0710"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负责统一部署防病毒软件，并每周更新病毒库；</w:t>
      </w:r>
    </w:p>
    <w:p w14:paraId="2397CA3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负责全系统的计算机恶意代码防治和主机安全的管理工作，制定检查计划（包含在主机巡检工作中），督促检查工作；</w:t>
      </w:r>
    </w:p>
    <w:p w14:paraId="1134FB1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负责重要信息系统的访问控制管理，对系统特殊权限和系统实用工具的使用进行严格的审批和监管；</w:t>
      </w:r>
    </w:p>
    <w:p w14:paraId="389279A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负责组织实施主机各类事故（故障）的应急处理。</w:t>
      </w:r>
    </w:p>
    <w:p w14:paraId="6651C7A5" w14:textId="77777777" w:rsidR="0024427F" w:rsidRDefault="0063422A">
      <w:pPr>
        <w:autoSpaceDE w:val="0"/>
        <w:autoSpaceDN w:val="0"/>
        <w:adjustRightInd w:val="0"/>
        <w:spacing w:line="360" w:lineRule="auto"/>
        <w:ind w:firstLineChars="200" w:firstLine="482"/>
        <w:jc w:val="left"/>
        <w:rPr>
          <w:rFonts w:ascii="宋体" w:cs="宋体"/>
          <w:b/>
          <w:color w:val="000000"/>
          <w:kern w:val="0"/>
          <w:sz w:val="24"/>
        </w:rPr>
      </w:pPr>
      <w:r>
        <w:rPr>
          <w:rFonts w:ascii="宋体" w:cs="宋体" w:hint="eastAsia"/>
          <w:b/>
          <w:color w:val="000000"/>
          <w:kern w:val="0"/>
          <w:sz w:val="24"/>
        </w:rPr>
        <w:t>主机管理员任职要求如下：</w:t>
      </w:r>
    </w:p>
    <w:p w14:paraId="6A64E5D2"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1</w:t>
      </w:r>
      <w:r>
        <w:rPr>
          <w:rFonts w:hint="eastAsia"/>
          <w:color w:val="000000"/>
          <w:sz w:val="24"/>
        </w:rPr>
        <w:t>、一年以上相关工作经验。</w:t>
      </w:r>
    </w:p>
    <w:p w14:paraId="3BD1A42C"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2</w:t>
      </w:r>
      <w:r>
        <w:rPr>
          <w:rFonts w:hint="eastAsia"/>
          <w:color w:val="000000"/>
          <w:sz w:val="24"/>
        </w:rPr>
        <w:t>、了解熟悉服务器软件和运行系统</w:t>
      </w:r>
      <w:r>
        <w:rPr>
          <w:rFonts w:hint="eastAsia"/>
          <w:color w:val="000000"/>
          <w:sz w:val="24"/>
        </w:rPr>
        <w:t>(Apache</w:t>
      </w:r>
      <w:r>
        <w:rPr>
          <w:rFonts w:hint="eastAsia"/>
          <w:color w:val="000000"/>
          <w:sz w:val="24"/>
        </w:rPr>
        <w:t>、</w:t>
      </w:r>
      <w:r>
        <w:rPr>
          <w:rFonts w:hint="eastAsia"/>
          <w:color w:val="000000"/>
          <w:sz w:val="24"/>
        </w:rPr>
        <w:t>Windows /UNIX),</w:t>
      </w:r>
      <w:r>
        <w:rPr>
          <w:rFonts w:hint="eastAsia"/>
          <w:color w:val="000000"/>
          <w:sz w:val="24"/>
        </w:rPr>
        <w:t>和网络故障排除，熟悉了解安全措施，能主动学习和聆听良好的时间安排能力，出色的沟通能力以及客户服务能力，完美解决问题，灵活且可靠，以及独立工作能力。</w:t>
      </w:r>
    </w:p>
    <w:p w14:paraId="749401A0"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3</w:t>
      </w:r>
      <w:r>
        <w:rPr>
          <w:rFonts w:hint="eastAsia"/>
          <w:color w:val="000000"/>
          <w:sz w:val="24"/>
        </w:rPr>
        <w:t>、具备保密意识</w:t>
      </w:r>
    </w:p>
    <w:p w14:paraId="6D0F4890" w14:textId="77777777" w:rsidR="0024427F" w:rsidRDefault="0063422A" w:rsidP="00F84F8A">
      <w:pPr>
        <w:pStyle w:val="4"/>
      </w:pPr>
      <w:r>
        <w:rPr>
          <w:rFonts w:hint="eastAsia"/>
        </w:rPr>
        <w:lastRenderedPageBreak/>
        <w:t>网络管理员</w:t>
      </w:r>
    </w:p>
    <w:p w14:paraId="7E5FBCD0" w14:textId="77777777" w:rsidR="0024427F" w:rsidRDefault="0063422A">
      <w:pPr>
        <w:autoSpaceDE w:val="0"/>
        <w:autoSpaceDN w:val="0"/>
        <w:adjustRightInd w:val="0"/>
        <w:spacing w:line="360" w:lineRule="auto"/>
        <w:ind w:firstLineChars="200" w:firstLine="482"/>
        <w:jc w:val="left"/>
        <w:rPr>
          <w:rFonts w:ascii="宋体" w:cs="宋体"/>
          <w:b/>
          <w:color w:val="000000"/>
          <w:kern w:val="0"/>
          <w:sz w:val="24"/>
        </w:rPr>
      </w:pPr>
      <w:r>
        <w:rPr>
          <w:rFonts w:ascii="宋体" w:cs="宋体" w:hint="eastAsia"/>
          <w:b/>
          <w:color w:val="000000"/>
          <w:kern w:val="0"/>
          <w:sz w:val="24"/>
        </w:rPr>
        <w:t>网络管理员主要职责如下：</w:t>
      </w:r>
    </w:p>
    <w:p w14:paraId="39DB652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负责保障网络安全建设管理；</w:t>
      </w:r>
    </w:p>
    <w:p w14:paraId="30C58C06"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规范网络管理流程；</w:t>
      </w:r>
    </w:p>
    <w:p w14:paraId="259994C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采用技术和管理两方面的控制措施，加强对应用系统的安全控制，提高网络的安全性和稳定性；</w:t>
      </w:r>
    </w:p>
    <w:p w14:paraId="0FEC6A0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对重要网络设备应有文档化的操作和维护规程，使得维护人员能够采用规范化的形式对系统进行操作，降低和避免因误操作所引发信息安全事件的可能性；</w:t>
      </w:r>
    </w:p>
    <w:p w14:paraId="7BAC9E6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负责保障网络安全，协助安全管理员部署网络安全产品，确保网络安全；对网络设备设施运转情况进行定期巡检、维护、故障处理和变更管理；</w:t>
      </w:r>
    </w:p>
    <w:p w14:paraId="2845CC08" w14:textId="214997AE"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在网络系统变更、重要操作、访问等的进行逐级审批，负责日常审批，重大变更需报到</w:t>
      </w:r>
      <w:del w:id="1486" w:author="yunwei01" w:date="2017-08-02T14:22:00Z">
        <w:r w:rsidR="00543823" w:rsidDel="00A97AE9">
          <w:rPr>
            <w:rFonts w:ascii="宋体" w:cs="宋体" w:hint="eastAsia"/>
            <w:color w:val="000000"/>
            <w:kern w:val="0"/>
            <w:sz w:val="24"/>
          </w:rPr>
          <w:delText>AAAAA</w:delText>
        </w:r>
      </w:del>
      <w:ins w:id="1487" w:author="yunwei01" w:date="2017-08-02T14:22:00Z">
        <w:r w:rsidR="00A97AE9">
          <w:rPr>
            <w:rFonts w:ascii="宋体" w:cs="宋体" w:hint="eastAsia"/>
            <w:color w:val="000000"/>
            <w:kern w:val="0"/>
            <w:sz w:val="24"/>
          </w:rPr>
          <w:t>资鼎(上海)互联网金融信息服务有限</w:t>
        </w:r>
      </w:ins>
      <w:del w:id="1488" w:author="yunwei01" w:date="2017-08-02T14:38:00Z">
        <w:r w:rsidR="00543823" w:rsidDel="004C1B14">
          <w:rPr>
            <w:rFonts w:ascii="宋体" w:cs="宋体" w:hint="eastAsia"/>
            <w:color w:val="000000"/>
            <w:kern w:val="0"/>
            <w:sz w:val="24"/>
          </w:rPr>
          <w:delText>公司</w:delText>
        </w:r>
      </w:del>
      <w:ins w:id="1489" w:author="yunwei01" w:date="2017-08-02T14:38:00Z">
        <w:r w:rsidR="004C1B14">
          <w:rPr>
            <w:rFonts w:ascii="宋体" w:cs="宋体" w:hint="eastAsia"/>
            <w:color w:val="000000"/>
            <w:kern w:val="0"/>
            <w:sz w:val="24"/>
          </w:rPr>
          <w:t>公司</w:t>
        </w:r>
      </w:ins>
      <w:r>
        <w:rPr>
          <w:rFonts w:ascii="宋体" w:cs="宋体" w:hint="eastAsia"/>
          <w:color w:val="000000"/>
          <w:kern w:val="0"/>
          <w:sz w:val="24"/>
        </w:rPr>
        <w:t>领导小组进行核准和审批后，方可进行变更；</w:t>
      </w:r>
    </w:p>
    <w:p w14:paraId="18B1171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负责组织实施网络各类事故（故障）的应急处理。</w:t>
      </w:r>
    </w:p>
    <w:p w14:paraId="5CCE9794" w14:textId="77777777" w:rsidR="0024427F" w:rsidRDefault="0063422A">
      <w:pPr>
        <w:autoSpaceDE w:val="0"/>
        <w:autoSpaceDN w:val="0"/>
        <w:adjustRightInd w:val="0"/>
        <w:spacing w:line="360" w:lineRule="auto"/>
        <w:ind w:firstLineChars="200" w:firstLine="482"/>
        <w:jc w:val="left"/>
        <w:rPr>
          <w:rFonts w:ascii="宋体" w:cs="宋体"/>
          <w:b/>
          <w:color w:val="000000"/>
          <w:kern w:val="0"/>
          <w:sz w:val="24"/>
        </w:rPr>
      </w:pPr>
      <w:r>
        <w:rPr>
          <w:rFonts w:ascii="宋体" w:cs="宋体" w:hint="eastAsia"/>
          <w:b/>
          <w:color w:val="000000"/>
          <w:kern w:val="0"/>
          <w:sz w:val="24"/>
        </w:rPr>
        <w:t>网络管理员任职要求如下：</w:t>
      </w:r>
    </w:p>
    <w:p w14:paraId="7C99EFA4"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1</w:t>
      </w:r>
      <w:r>
        <w:rPr>
          <w:rFonts w:hint="eastAsia"/>
          <w:color w:val="000000"/>
          <w:sz w:val="24"/>
        </w:rPr>
        <w:t>、大专以上学历，计算机、通信等相关专业</w:t>
      </w:r>
    </w:p>
    <w:p w14:paraId="388B4F7A"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2</w:t>
      </w:r>
      <w:r>
        <w:rPr>
          <w:rFonts w:hint="eastAsia"/>
          <w:color w:val="000000"/>
          <w:sz w:val="24"/>
        </w:rPr>
        <w:t>、二年以上网络管理员工作经验</w:t>
      </w:r>
    </w:p>
    <w:p w14:paraId="5374E08C"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3</w:t>
      </w:r>
      <w:r>
        <w:rPr>
          <w:rFonts w:hint="eastAsia"/>
          <w:color w:val="000000"/>
          <w:sz w:val="24"/>
        </w:rPr>
        <w:t>、熟悉常用服务器设备，具备故障诊断和处理能力</w:t>
      </w:r>
    </w:p>
    <w:p w14:paraId="45D743E9" w14:textId="71E0204A" w:rsidR="0024427F" w:rsidRDefault="0063422A">
      <w:pPr>
        <w:autoSpaceDE w:val="0"/>
        <w:autoSpaceDN w:val="0"/>
        <w:adjustRightInd w:val="0"/>
        <w:spacing w:line="360" w:lineRule="auto"/>
        <w:ind w:left="567"/>
        <w:jc w:val="left"/>
        <w:rPr>
          <w:color w:val="000000"/>
          <w:sz w:val="24"/>
        </w:rPr>
      </w:pPr>
      <w:r>
        <w:rPr>
          <w:rFonts w:hint="eastAsia"/>
          <w:color w:val="000000"/>
          <w:sz w:val="24"/>
        </w:rPr>
        <w:t>4</w:t>
      </w:r>
      <w:r>
        <w:rPr>
          <w:rFonts w:hint="eastAsia"/>
          <w:color w:val="000000"/>
          <w:sz w:val="24"/>
        </w:rPr>
        <w:t>、熟练掌握</w:t>
      </w:r>
      <w:r w:rsidR="00C24FCB">
        <w:rPr>
          <w:rFonts w:hint="eastAsia"/>
          <w:color w:val="000000"/>
          <w:sz w:val="24"/>
        </w:rPr>
        <w:t>Windows</w:t>
      </w:r>
      <w:r>
        <w:rPr>
          <w:rFonts w:hint="eastAsia"/>
          <w:color w:val="000000"/>
          <w:sz w:val="24"/>
        </w:rPr>
        <w:t xml:space="preserve"> </w:t>
      </w:r>
      <w:r>
        <w:rPr>
          <w:rFonts w:hint="eastAsia"/>
          <w:color w:val="000000"/>
          <w:sz w:val="24"/>
        </w:rPr>
        <w:t>操作系统的管理、维护</w:t>
      </w:r>
    </w:p>
    <w:p w14:paraId="6E550E72"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5</w:t>
      </w:r>
      <w:r>
        <w:rPr>
          <w:rFonts w:hint="eastAsia"/>
          <w:color w:val="000000"/>
          <w:sz w:val="24"/>
        </w:rPr>
        <w:t>、了解主流厂商的设备和技术发展</w:t>
      </w:r>
    </w:p>
    <w:p w14:paraId="50180C39"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6</w:t>
      </w:r>
      <w:r>
        <w:rPr>
          <w:rFonts w:hint="eastAsia"/>
          <w:color w:val="000000"/>
          <w:sz w:val="24"/>
        </w:rPr>
        <w:t>、具备保密意识</w:t>
      </w:r>
    </w:p>
    <w:p w14:paraId="4599B442"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7</w:t>
      </w:r>
      <w:r>
        <w:rPr>
          <w:rFonts w:hint="eastAsia"/>
          <w:color w:val="000000"/>
          <w:sz w:val="24"/>
        </w:rPr>
        <w:t>、具备良好职业道德与工作态度，善于沟通</w:t>
      </w:r>
    </w:p>
    <w:p w14:paraId="34A521BE" w14:textId="77777777" w:rsidR="0024427F" w:rsidRDefault="0063422A" w:rsidP="00F84F8A">
      <w:pPr>
        <w:pStyle w:val="4"/>
      </w:pPr>
      <w:r>
        <w:rPr>
          <w:rFonts w:hint="eastAsia"/>
        </w:rPr>
        <w:t>应用管理员</w:t>
      </w:r>
    </w:p>
    <w:p w14:paraId="3E0C40BA" w14:textId="77777777" w:rsidR="0024427F" w:rsidRDefault="0063422A">
      <w:pPr>
        <w:autoSpaceDE w:val="0"/>
        <w:autoSpaceDN w:val="0"/>
        <w:adjustRightInd w:val="0"/>
        <w:spacing w:line="360" w:lineRule="auto"/>
        <w:ind w:firstLineChars="200" w:firstLine="482"/>
        <w:jc w:val="left"/>
        <w:rPr>
          <w:rFonts w:ascii="宋体" w:cs="宋体"/>
          <w:b/>
          <w:color w:val="000000"/>
          <w:kern w:val="0"/>
          <w:sz w:val="24"/>
        </w:rPr>
      </w:pPr>
      <w:r>
        <w:rPr>
          <w:rFonts w:ascii="宋体" w:cs="宋体" w:hint="eastAsia"/>
          <w:b/>
          <w:color w:val="000000"/>
          <w:kern w:val="0"/>
          <w:sz w:val="24"/>
        </w:rPr>
        <w:t>应用管理员主要职责如下：</w:t>
      </w:r>
    </w:p>
    <w:p w14:paraId="771BFD1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负责保障软件开发管理</w:t>
      </w:r>
    </w:p>
    <w:p w14:paraId="07C8DC7C" w14:textId="3374C1B2"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lastRenderedPageBreak/>
        <w:t>在</w:t>
      </w:r>
      <w:del w:id="1490" w:author="yunwei01" w:date="2017-08-02T14:22:00Z">
        <w:r w:rsidR="00317016" w:rsidDel="00A97AE9">
          <w:rPr>
            <w:rFonts w:ascii="宋体" w:cs="宋体" w:hint="eastAsia"/>
            <w:color w:val="000000"/>
            <w:kern w:val="0"/>
            <w:sz w:val="24"/>
          </w:rPr>
          <w:delText>AAAAA</w:delText>
        </w:r>
      </w:del>
      <w:ins w:id="1491" w:author="yunwei01" w:date="2017-08-02T14:22:00Z">
        <w:r w:rsidR="00A97AE9">
          <w:rPr>
            <w:rFonts w:ascii="宋体" w:cs="宋体" w:hint="eastAsia"/>
            <w:color w:val="000000"/>
            <w:kern w:val="0"/>
            <w:sz w:val="24"/>
          </w:rPr>
          <w:t>资鼎(上海)互联网金融信息服务有限</w:t>
        </w:r>
      </w:ins>
      <w:del w:id="1492" w:author="yunwei01" w:date="2017-08-02T14:38:00Z">
        <w:r w:rsidR="00317016" w:rsidDel="004C1B14">
          <w:rPr>
            <w:rFonts w:ascii="宋体" w:cs="宋体" w:hint="eastAsia"/>
            <w:color w:val="000000"/>
            <w:kern w:val="0"/>
            <w:sz w:val="24"/>
          </w:rPr>
          <w:delText>公司</w:delText>
        </w:r>
      </w:del>
      <w:ins w:id="1493"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494" w:author="yunwei01" w:date="2017-08-02T14:23:00Z">
        <w:r w:rsidR="00317016" w:rsidDel="00A97AE9">
          <w:rPr>
            <w:rFonts w:ascii="宋体" w:cs="宋体" w:hint="eastAsia"/>
            <w:color w:val="000000"/>
            <w:kern w:val="0"/>
            <w:sz w:val="24"/>
          </w:rPr>
          <w:delText>BBBBB</w:delText>
        </w:r>
      </w:del>
      <w:ins w:id="1495" w:author="yunwei01" w:date="2017-08-02T14:43:00Z">
        <w:r w:rsidR="004C1B14">
          <w:rPr>
            <w:rFonts w:ascii="宋体" w:cs="宋体" w:hint="eastAsia"/>
            <w:color w:val="000000"/>
            <w:kern w:val="0"/>
            <w:sz w:val="24"/>
          </w:rPr>
          <w:t>“</w:t>
        </w:r>
      </w:ins>
      <w:ins w:id="1496"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系统立项和审批过程中，同步考虑信息安全需求和目标。应保证系统设计、开发过程的安全，重点加强对软件代码安全性的管理。属于外包软件开发的，应与服务提供商签署保密协议。系统开发完成后，应要求通过第三方安全机构对软件安全性的测评。</w:t>
      </w:r>
    </w:p>
    <w:p w14:paraId="3FBF2A08"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负责建立重要应用的文档化操作和维护规程（详见附10），使得各个相关人员能够采用规范化的形式对系统进行操作，降低和避免因误操作所引发信息安全事件的可能性；</w:t>
      </w:r>
    </w:p>
    <w:p w14:paraId="23BC5C76" w14:textId="3F85B821"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负责信息安全日常管理，包括应用系统口令管理、授权审批管理等，促使每位人员的日常工作符合</w:t>
      </w:r>
      <w:del w:id="1497" w:author="yunwei01" w:date="2017-08-02T14:22:00Z">
        <w:r w:rsidR="00317016" w:rsidDel="00A97AE9">
          <w:rPr>
            <w:rFonts w:ascii="宋体" w:cs="宋体" w:hint="eastAsia"/>
            <w:color w:val="000000"/>
            <w:kern w:val="0"/>
            <w:sz w:val="24"/>
          </w:rPr>
          <w:delText>AAAAA</w:delText>
        </w:r>
      </w:del>
      <w:ins w:id="1498" w:author="yunwei01" w:date="2017-08-02T14:22:00Z">
        <w:r w:rsidR="00A97AE9">
          <w:rPr>
            <w:rFonts w:ascii="宋体" w:cs="宋体" w:hint="eastAsia"/>
            <w:color w:val="000000"/>
            <w:kern w:val="0"/>
            <w:sz w:val="24"/>
          </w:rPr>
          <w:t>资鼎(上海)互联网金融信息服务有限</w:t>
        </w:r>
      </w:ins>
      <w:del w:id="1499" w:author="yunwei01" w:date="2017-08-02T14:38:00Z">
        <w:r w:rsidR="00317016" w:rsidDel="004C1B14">
          <w:rPr>
            <w:rFonts w:ascii="宋体" w:cs="宋体" w:hint="eastAsia"/>
            <w:color w:val="000000"/>
            <w:kern w:val="0"/>
            <w:sz w:val="24"/>
          </w:rPr>
          <w:delText>公司</w:delText>
        </w:r>
      </w:del>
      <w:ins w:id="1500"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501" w:author="yunwei01" w:date="2017-08-02T14:23:00Z">
        <w:r w:rsidR="00317016" w:rsidDel="00A97AE9">
          <w:rPr>
            <w:rFonts w:ascii="宋体" w:cs="宋体" w:hint="eastAsia"/>
            <w:color w:val="000000"/>
            <w:kern w:val="0"/>
            <w:sz w:val="24"/>
          </w:rPr>
          <w:delText>BBBBB</w:delText>
        </w:r>
      </w:del>
      <w:ins w:id="1502" w:author="yunwei01" w:date="2017-08-02T14:43:00Z">
        <w:r w:rsidR="004C1B14">
          <w:rPr>
            <w:rFonts w:ascii="宋体" w:cs="宋体" w:hint="eastAsia"/>
            <w:color w:val="000000"/>
            <w:kern w:val="0"/>
            <w:sz w:val="24"/>
          </w:rPr>
          <w:t>“</w:t>
        </w:r>
      </w:ins>
      <w:ins w:id="1503"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系统信息安全策略和制度要求。</w:t>
      </w:r>
    </w:p>
    <w:p w14:paraId="0C33CF65" w14:textId="4FA16464"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在应用系统变更、重要操作、访问等的进行逐级审批，负责日常审批，重大变更需报到</w:t>
      </w:r>
      <w:del w:id="1504" w:author="yunwei01" w:date="2017-08-02T14:22:00Z">
        <w:r w:rsidR="00543823" w:rsidDel="00A97AE9">
          <w:rPr>
            <w:rFonts w:ascii="宋体" w:cs="宋体" w:hint="eastAsia"/>
            <w:color w:val="000000"/>
            <w:kern w:val="0"/>
            <w:sz w:val="24"/>
          </w:rPr>
          <w:delText>AAAAA</w:delText>
        </w:r>
      </w:del>
      <w:ins w:id="1505" w:author="yunwei01" w:date="2017-08-02T14:22:00Z">
        <w:r w:rsidR="00A97AE9">
          <w:rPr>
            <w:rFonts w:ascii="宋体" w:cs="宋体" w:hint="eastAsia"/>
            <w:color w:val="000000"/>
            <w:kern w:val="0"/>
            <w:sz w:val="24"/>
          </w:rPr>
          <w:t>资鼎(上海)互联网金融信息服务有限</w:t>
        </w:r>
      </w:ins>
      <w:del w:id="1506" w:author="yunwei01" w:date="2017-08-02T14:38:00Z">
        <w:r w:rsidR="00543823" w:rsidDel="004C1B14">
          <w:rPr>
            <w:rFonts w:ascii="宋体" w:cs="宋体" w:hint="eastAsia"/>
            <w:color w:val="000000"/>
            <w:kern w:val="0"/>
            <w:sz w:val="24"/>
          </w:rPr>
          <w:delText>公司</w:delText>
        </w:r>
      </w:del>
      <w:ins w:id="1507" w:author="yunwei01" w:date="2017-08-02T14:38:00Z">
        <w:r w:rsidR="004C1B14">
          <w:rPr>
            <w:rFonts w:ascii="宋体" w:cs="宋体" w:hint="eastAsia"/>
            <w:color w:val="000000"/>
            <w:kern w:val="0"/>
            <w:sz w:val="24"/>
          </w:rPr>
          <w:t>公司</w:t>
        </w:r>
      </w:ins>
      <w:r>
        <w:rPr>
          <w:rFonts w:ascii="宋体" w:cs="宋体" w:hint="eastAsia"/>
          <w:color w:val="000000"/>
          <w:kern w:val="0"/>
          <w:sz w:val="24"/>
        </w:rPr>
        <w:t>领导小组进行核准和审批后，方可进行变更；</w:t>
      </w:r>
    </w:p>
    <w:p w14:paraId="3AA815D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负责组织实施应用系统各类事故（故障）的应急处理。</w:t>
      </w:r>
    </w:p>
    <w:p w14:paraId="5D5A526F" w14:textId="77777777" w:rsidR="0024427F" w:rsidRDefault="0063422A">
      <w:pPr>
        <w:autoSpaceDE w:val="0"/>
        <w:autoSpaceDN w:val="0"/>
        <w:adjustRightInd w:val="0"/>
        <w:spacing w:line="360" w:lineRule="auto"/>
        <w:ind w:firstLineChars="200" w:firstLine="482"/>
        <w:jc w:val="left"/>
        <w:rPr>
          <w:rFonts w:ascii="宋体" w:cs="宋体"/>
          <w:b/>
          <w:color w:val="000000"/>
          <w:kern w:val="0"/>
          <w:sz w:val="24"/>
        </w:rPr>
      </w:pPr>
      <w:r>
        <w:rPr>
          <w:rFonts w:ascii="宋体" w:cs="宋体" w:hint="eastAsia"/>
          <w:b/>
          <w:color w:val="000000"/>
          <w:kern w:val="0"/>
          <w:sz w:val="24"/>
        </w:rPr>
        <w:t>应用管理员任职要求如下：</w:t>
      </w:r>
    </w:p>
    <w:p w14:paraId="6D196628"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1</w:t>
      </w:r>
      <w:r>
        <w:rPr>
          <w:rFonts w:hint="eastAsia"/>
          <w:color w:val="000000"/>
          <w:sz w:val="24"/>
        </w:rPr>
        <w:t>、全日制大学本科及以上学历；</w:t>
      </w:r>
    </w:p>
    <w:p w14:paraId="0270F3B6"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2</w:t>
      </w:r>
      <w:r>
        <w:rPr>
          <w:rFonts w:hint="eastAsia"/>
          <w:color w:val="000000"/>
          <w:sz w:val="24"/>
        </w:rPr>
        <w:t>、</w:t>
      </w:r>
      <w:r>
        <w:rPr>
          <w:rFonts w:hint="eastAsia"/>
          <w:color w:val="000000"/>
          <w:sz w:val="24"/>
        </w:rPr>
        <w:t>3</w:t>
      </w:r>
      <w:r>
        <w:rPr>
          <w:rFonts w:hint="eastAsia"/>
          <w:color w:val="000000"/>
          <w:sz w:val="24"/>
        </w:rPr>
        <w:t>年以上信息项目管理或软件开发及维护工作经验；</w:t>
      </w:r>
    </w:p>
    <w:p w14:paraId="4242453D"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3</w:t>
      </w:r>
      <w:r>
        <w:rPr>
          <w:rFonts w:hint="eastAsia"/>
          <w:color w:val="000000"/>
          <w:sz w:val="24"/>
        </w:rPr>
        <w:t>、工作责任心强，有良好的团队合作精神，沟通表达能力、文字表达能力及组织、协调能力较强；</w:t>
      </w:r>
    </w:p>
    <w:p w14:paraId="036710E1" w14:textId="77777777" w:rsidR="0024427F" w:rsidRDefault="0063422A" w:rsidP="00F84F8A">
      <w:pPr>
        <w:pStyle w:val="4"/>
      </w:pPr>
      <w:r>
        <w:rPr>
          <w:rFonts w:hint="eastAsia"/>
        </w:rPr>
        <w:t>安全管理员</w:t>
      </w:r>
    </w:p>
    <w:p w14:paraId="23FF3872" w14:textId="77777777" w:rsidR="0024427F" w:rsidRDefault="0063422A">
      <w:pPr>
        <w:autoSpaceDE w:val="0"/>
        <w:autoSpaceDN w:val="0"/>
        <w:adjustRightInd w:val="0"/>
        <w:spacing w:line="360" w:lineRule="auto"/>
        <w:ind w:firstLineChars="200" w:firstLine="482"/>
        <w:jc w:val="left"/>
        <w:rPr>
          <w:rFonts w:ascii="宋体" w:cs="宋体"/>
          <w:b/>
          <w:color w:val="000000"/>
          <w:kern w:val="0"/>
          <w:sz w:val="24"/>
        </w:rPr>
      </w:pPr>
      <w:r>
        <w:rPr>
          <w:rFonts w:ascii="宋体" w:cs="宋体" w:hint="eastAsia"/>
          <w:b/>
          <w:color w:val="000000"/>
          <w:kern w:val="0"/>
          <w:sz w:val="24"/>
        </w:rPr>
        <w:t>安全管理员主要职责如下：</w:t>
      </w:r>
    </w:p>
    <w:p w14:paraId="11252371"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负责安全制度的贯彻执行；</w:t>
      </w:r>
    </w:p>
    <w:p w14:paraId="58CD581A" w14:textId="77777777" w:rsidR="0024427F" w:rsidRDefault="0063422A">
      <w:pPr>
        <w:numPr>
          <w:ilvl w:val="0"/>
          <w:numId w:val="23"/>
        </w:numPr>
        <w:autoSpaceDE w:val="0"/>
        <w:autoSpaceDN w:val="0"/>
        <w:adjustRightInd w:val="0"/>
        <w:spacing w:line="360" w:lineRule="auto"/>
        <w:ind w:firstLine="147"/>
        <w:jc w:val="left"/>
        <w:rPr>
          <w:rFonts w:ascii="宋体" w:cs="宋体"/>
          <w:color w:val="000000"/>
          <w:kern w:val="0"/>
          <w:sz w:val="24"/>
        </w:rPr>
      </w:pPr>
      <w:r>
        <w:rPr>
          <w:rFonts w:ascii="宋体" w:cs="宋体" w:hint="eastAsia"/>
          <w:color w:val="000000"/>
          <w:kern w:val="0"/>
          <w:sz w:val="24"/>
        </w:rPr>
        <w:t>负责制订信息系统安全规划，并在实施过程中逐步完善；</w:t>
      </w:r>
    </w:p>
    <w:p w14:paraId="58B9C42C" w14:textId="6D36C483"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负责制定安全设备或系统的相关资产清单。内容包括资产名称、重要程度、所处位置等；</w:t>
      </w:r>
    </w:p>
    <w:p w14:paraId="69A7A6F2" w14:textId="77777777"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负责制定安全设备或系统的文档化的操作和维护规程，使得运维人员能够采用规范化的形式对系统进行操作，降低和避免因误操作所引发信息</w:t>
      </w:r>
      <w:r>
        <w:rPr>
          <w:rFonts w:ascii="宋体" w:cs="宋体" w:hint="eastAsia"/>
          <w:color w:val="000000"/>
          <w:kern w:val="0"/>
          <w:sz w:val="24"/>
        </w:rPr>
        <w:lastRenderedPageBreak/>
        <w:t>安全事件的可能性；</w:t>
      </w:r>
    </w:p>
    <w:p w14:paraId="5FBC7F62" w14:textId="77777777"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负责对安全设备或系统运行维护管理，对安全设备或系统运转情况进行定期巡检、维护、故障处理和变更管理。负责组织实施安全设备或系统各类事故（故障）的应急处理；</w:t>
      </w:r>
    </w:p>
    <w:p w14:paraId="5D6FBAE6" w14:textId="77777777" w:rsidR="0024427F" w:rsidRDefault="0063422A">
      <w:pPr>
        <w:numPr>
          <w:ilvl w:val="0"/>
          <w:numId w:val="23"/>
        </w:numPr>
        <w:autoSpaceDE w:val="0"/>
        <w:autoSpaceDN w:val="0"/>
        <w:adjustRightInd w:val="0"/>
        <w:spacing w:line="360" w:lineRule="auto"/>
        <w:ind w:firstLine="147"/>
        <w:jc w:val="left"/>
        <w:rPr>
          <w:rFonts w:ascii="宋体" w:cs="宋体"/>
          <w:color w:val="000000"/>
          <w:kern w:val="0"/>
          <w:sz w:val="24"/>
        </w:rPr>
      </w:pPr>
      <w:r>
        <w:rPr>
          <w:rFonts w:ascii="宋体" w:cs="宋体" w:hint="eastAsia"/>
          <w:color w:val="000000"/>
          <w:kern w:val="0"/>
          <w:sz w:val="24"/>
        </w:rPr>
        <w:t>每年进行风险评估，根据评估结果会同其他负责人进行风险处置；</w:t>
      </w:r>
    </w:p>
    <w:p w14:paraId="226203C4" w14:textId="77777777"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负责协助领导安排安全培训，负责协助负责制定每年安全教育计划，加强信息系统的安全教育，通过各种方式进行宣传和培训，提高全系统安全防范意识；</w:t>
      </w:r>
    </w:p>
    <w:p w14:paraId="2537337F" w14:textId="77777777"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负责制定安全检查计划包括检查职责、检查周期、检查范围、检查内容、检查报告的编制、检查整改、检查通报等内容。对信息系统安全检查并进行情况通报。对记录进行收集、整理、归档。(详见附11)</w:t>
      </w:r>
    </w:p>
    <w:p w14:paraId="51BF58F1" w14:textId="77777777"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当出现安全事件时，负责对发生的安全事件及时上报，并配合相关的调查和纠正工作；</w:t>
      </w:r>
    </w:p>
    <w:p w14:paraId="34C3EC2B" w14:textId="77777777"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当信息系统运行发生重大问题时，协助相关部门正确判断原因，根据指令立即采取安全措施启动相关处理程序；</w:t>
      </w:r>
    </w:p>
    <w:p w14:paraId="5B48068F" w14:textId="77777777"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负责与外部安全机构的协调联系，在发生重大安全事件时以协调获取外部安全机构的支持；</w:t>
      </w:r>
    </w:p>
    <w:p w14:paraId="75308D17" w14:textId="77777777"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负责对介质的管理，对介质的归档、查询和借用进行记录，对介质进行定期盘点并记录，对故障介质的进行送修和销毁并记录，对于保密性高的介质销毁需要申报领导批准，并进行记录。对介质物理传输的交接进行记录。</w:t>
      </w:r>
    </w:p>
    <w:p w14:paraId="62A18FD5" w14:textId="33B4C502" w:rsidR="0024427F" w:rsidRDefault="0063422A">
      <w:pPr>
        <w:numPr>
          <w:ilvl w:val="0"/>
          <w:numId w:val="23"/>
        </w:numPr>
        <w:autoSpaceDE w:val="0"/>
        <w:autoSpaceDN w:val="0"/>
        <w:adjustRightInd w:val="0"/>
        <w:spacing w:line="360" w:lineRule="auto"/>
        <w:ind w:left="851" w:hanging="284"/>
        <w:jc w:val="left"/>
        <w:rPr>
          <w:rFonts w:ascii="宋体" w:cs="宋体"/>
          <w:color w:val="000000"/>
          <w:kern w:val="0"/>
          <w:sz w:val="24"/>
        </w:rPr>
      </w:pPr>
      <w:r>
        <w:rPr>
          <w:rFonts w:ascii="宋体" w:cs="宋体" w:hint="eastAsia"/>
          <w:color w:val="000000"/>
          <w:kern w:val="0"/>
          <w:sz w:val="24"/>
        </w:rPr>
        <w:t>加强对信息系统外包业务与外包方的管理，在与信息系统外包方签署的服务协议中，对信息系统安全加以要求。通过审批、访问控制、监控、签署保密协议等措施，加强外部方访问“</w:t>
      </w:r>
      <w:del w:id="1508" w:author="yunwei01" w:date="2017-08-02T14:22:00Z">
        <w:r w:rsidR="00317016" w:rsidDel="00A97AE9">
          <w:rPr>
            <w:rFonts w:ascii="宋体" w:cs="宋体" w:hint="eastAsia"/>
            <w:color w:val="000000"/>
            <w:kern w:val="0"/>
            <w:sz w:val="24"/>
          </w:rPr>
          <w:delText>AAAAA</w:delText>
        </w:r>
      </w:del>
      <w:ins w:id="1509" w:author="yunwei01" w:date="2017-08-02T14:22:00Z">
        <w:r w:rsidR="00A97AE9">
          <w:rPr>
            <w:rFonts w:ascii="宋体" w:cs="宋体" w:hint="eastAsia"/>
            <w:color w:val="000000"/>
            <w:kern w:val="0"/>
            <w:sz w:val="24"/>
          </w:rPr>
          <w:t>资鼎(上海)互联网金融信息服务有限</w:t>
        </w:r>
      </w:ins>
      <w:del w:id="1510" w:author="yunwei01" w:date="2017-08-02T14:38:00Z">
        <w:r w:rsidR="00317016" w:rsidDel="004C1B14">
          <w:rPr>
            <w:rFonts w:ascii="宋体" w:cs="宋体" w:hint="eastAsia"/>
            <w:color w:val="000000"/>
            <w:kern w:val="0"/>
            <w:sz w:val="24"/>
          </w:rPr>
          <w:delText>公司</w:delText>
        </w:r>
      </w:del>
      <w:ins w:id="1511"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512" w:author="yunwei01" w:date="2017-08-02T14:23:00Z">
        <w:r w:rsidR="00317016" w:rsidDel="00A97AE9">
          <w:rPr>
            <w:rFonts w:ascii="宋体" w:cs="宋体" w:hint="eastAsia"/>
            <w:color w:val="000000"/>
            <w:kern w:val="0"/>
            <w:sz w:val="24"/>
          </w:rPr>
          <w:delText>BBBBB</w:delText>
        </w:r>
      </w:del>
      <w:ins w:id="1513" w:author="yunwei01" w:date="2017-08-02T14:43:00Z">
        <w:r w:rsidR="004C1B14">
          <w:rPr>
            <w:rFonts w:ascii="宋体" w:cs="宋体" w:hint="eastAsia"/>
            <w:color w:val="000000"/>
            <w:kern w:val="0"/>
            <w:sz w:val="24"/>
          </w:rPr>
          <w:t>“</w:t>
        </w:r>
      </w:ins>
      <w:ins w:id="1514"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系统”的管理，防止外部方危害信息系统安全。</w:t>
      </w:r>
    </w:p>
    <w:p w14:paraId="6B17CE8B" w14:textId="77777777" w:rsidR="0024427F" w:rsidRDefault="0063422A">
      <w:pPr>
        <w:numPr>
          <w:ilvl w:val="0"/>
          <w:numId w:val="23"/>
        </w:numPr>
        <w:autoSpaceDE w:val="0"/>
        <w:autoSpaceDN w:val="0"/>
        <w:adjustRightInd w:val="0"/>
        <w:spacing w:line="360" w:lineRule="auto"/>
        <w:ind w:left="851" w:hanging="284"/>
        <w:jc w:val="left"/>
      </w:pPr>
      <w:r>
        <w:rPr>
          <w:rFonts w:ascii="宋体" w:cs="宋体" w:hint="eastAsia"/>
          <w:color w:val="000000"/>
          <w:kern w:val="0"/>
          <w:sz w:val="24"/>
        </w:rPr>
        <w:t>重视对</w:t>
      </w:r>
      <w:r>
        <w:rPr>
          <w:rFonts w:ascii="宋体" w:cs="宋体"/>
          <w:color w:val="000000"/>
          <w:kern w:val="0"/>
          <w:sz w:val="24"/>
        </w:rPr>
        <w:t>IT</w:t>
      </w:r>
      <w:r>
        <w:rPr>
          <w:rFonts w:ascii="宋体" w:cs="宋体" w:hint="eastAsia"/>
          <w:color w:val="000000"/>
          <w:kern w:val="0"/>
          <w:sz w:val="24"/>
        </w:rPr>
        <w:t>服务连续性的管理，建立对各类信息安全事件的预防、预警、响应、处置、恢复机制，并编写相应的应急预案；</w:t>
      </w:r>
    </w:p>
    <w:p w14:paraId="0B5BA77B" w14:textId="77777777" w:rsidR="0024427F" w:rsidRDefault="0063422A">
      <w:pPr>
        <w:numPr>
          <w:ilvl w:val="0"/>
          <w:numId w:val="23"/>
        </w:numPr>
        <w:autoSpaceDE w:val="0"/>
        <w:autoSpaceDN w:val="0"/>
        <w:adjustRightInd w:val="0"/>
        <w:spacing w:line="360" w:lineRule="auto"/>
        <w:ind w:left="851" w:hanging="284"/>
        <w:jc w:val="left"/>
      </w:pPr>
      <w:r>
        <w:rPr>
          <w:rFonts w:ascii="宋体" w:cs="宋体" w:hint="eastAsia"/>
          <w:color w:val="000000"/>
          <w:kern w:val="0"/>
          <w:sz w:val="24"/>
        </w:rPr>
        <w:t>在符合国家密码管理相关规定的条件下，合理使用密码技术和密码设</w:t>
      </w:r>
      <w:r>
        <w:rPr>
          <w:rFonts w:ascii="宋体" w:cs="宋体" w:hint="eastAsia"/>
          <w:color w:val="000000"/>
          <w:kern w:val="0"/>
          <w:sz w:val="24"/>
        </w:rPr>
        <w:lastRenderedPageBreak/>
        <w:t>备，严格密钥生成、分发、保存等方面的安全管理，保障密码技术使用的安全性。(密码变更记录表见附13)</w:t>
      </w:r>
    </w:p>
    <w:p w14:paraId="5634CC42" w14:textId="77777777" w:rsidR="0024427F" w:rsidRDefault="0063422A">
      <w:pPr>
        <w:autoSpaceDE w:val="0"/>
        <w:autoSpaceDN w:val="0"/>
        <w:adjustRightInd w:val="0"/>
        <w:spacing w:line="360" w:lineRule="auto"/>
        <w:ind w:left="567"/>
        <w:jc w:val="left"/>
        <w:rPr>
          <w:rFonts w:ascii="宋体" w:cs="宋体"/>
          <w:b/>
          <w:color w:val="000000"/>
          <w:kern w:val="0"/>
          <w:sz w:val="24"/>
        </w:rPr>
      </w:pPr>
      <w:r>
        <w:rPr>
          <w:rFonts w:ascii="宋体" w:cs="宋体" w:hint="eastAsia"/>
          <w:b/>
          <w:color w:val="000000"/>
          <w:kern w:val="0"/>
          <w:sz w:val="24"/>
        </w:rPr>
        <w:t>安全管理员任职要求如下：</w:t>
      </w:r>
    </w:p>
    <w:p w14:paraId="428CF11E"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1</w:t>
      </w:r>
      <w:r>
        <w:rPr>
          <w:rFonts w:hint="eastAsia"/>
          <w:color w:val="000000"/>
          <w:sz w:val="24"/>
        </w:rPr>
        <w:t>、大专以上学历，计算机、通信等相关专业</w:t>
      </w:r>
    </w:p>
    <w:p w14:paraId="340AF061"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2</w:t>
      </w:r>
      <w:r>
        <w:rPr>
          <w:rFonts w:hint="eastAsia"/>
          <w:color w:val="000000"/>
          <w:sz w:val="24"/>
        </w:rPr>
        <w:t>、二年以上网络管理员工作经验</w:t>
      </w:r>
    </w:p>
    <w:p w14:paraId="22B482F8"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3</w:t>
      </w:r>
      <w:r>
        <w:rPr>
          <w:rFonts w:hint="eastAsia"/>
          <w:color w:val="000000"/>
          <w:sz w:val="24"/>
        </w:rPr>
        <w:t>、熟悉常用服务器设备，具备故障诊断和处理能力</w:t>
      </w:r>
    </w:p>
    <w:p w14:paraId="021133BF"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4</w:t>
      </w:r>
      <w:r>
        <w:rPr>
          <w:rFonts w:hint="eastAsia"/>
          <w:color w:val="000000"/>
          <w:sz w:val="24"/>
        </w:rPr>
        <w:t>、具备保密意识</w:t>
      </w:r>
    </w:p>
    <w:p w14:paraId="68FADD15"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5</w:t>
      </w:r>
      <w:r>
        <w:rPr>
          <w:rFonts w:hint="eastAsia"/>
          <w:color w:val="000000"/>
          <w:sz w:val="24"/>
        </w:rPr>
        <w:t>、具备良好职业道德与工作态度，善于沟通</w:t>
      </w:r>
    </w:p>
    <w:p w14:paraId="7B005F65" w14:textId="77777777" w:rsidR="0024427F" w:rsidRDefault="0024427F">
      <w:pPr>
        <w:autoSpaceDE w:val="0"/>
        <w:autoSpaceDN w:val="0"/>
        <w:adjustRightInd w:val="0"/>
        <w:spacing w:line="360" w:lineRule="auto"/>
        <w:ind w:left="851"/>
        <w:jc w:val="left"/>
      </w:pPr>
    </w:p>
    <w:p w14:paraId="5858A4B2" w14:textId="77777777" w:rsidR="0024427F" w:rsidRDefault="0063422A" w:rsidP="00F84F8A">
      <w:pPr>
        <w:pStyle w:val="4"/>
      </w:pPr>
      <w:r>
        <w:rPr>
          <w:rFonts w:hint="eastAsia"/>
        </w:rPr>
        <w:t>安全审计员</w:t>
      </w:r>
    </w:p>
    <w:p w14:paraId="5BB31602" w14:textId="77777777" w:rsidR="0024427F" w:rsidRDefault="0063422A">
      <w:pPr>
        <w:autoSpaceDE w:val="0"/>
        <w:autoSpaceDN w:val="0"/>
        <w:adjustRightInd w:val="0"/>
        <w:spacing w:line="360" w:lineRule="auto"/>
        <w:ind w:left="567"/>
        <w:jc w:val="left"/>
        <w:rPr>
          <w:rFonts w:ascii="宋体" w:cs="宋体"/>
          <w:b/>
          <w:color w:val="000000"/>
          <w:kern w:val="0"/>
          <w:sz w:val="24"/>
        </w:rPr>
      </w:pPr>
      <w:r>
        <w:rPr>
          <w:rFonts w:ascii="宋体" w:cs="宋体" w:hint="eastAsia"/>
          <w:b/>
          <w:color w:val="000000"/>
          <w:kern w:val="0"/>
          <w:sz w:val="24"/>
        </w:rPr>
        <w:t>安全审计员的主要职责：</w:t>
      </w:r>
    </w:p>
    <w:p w14:paraId="0060204D" w14:textId="565829B8" w:rsidR="0024427F" w:rsidRDefault="0063422A">
      <w:pPr>
        <w:numPr>
          <w:ilvl w:val="0"/>
          <w:numId w:val="23"/>
        </w:numPr>
        <w:autoSpaceDE w:val="0"/>
        <w:autoSpaceDN w:val="0"/>
        <w:adjustRightInd w:val="0"/>
        <w:spacing w:line="360" w:lineRule="auto"/>
        <w:ind w:firstLine="147"/>
        <w:jc w:val="left"/>
        <w:rPr>
          <w:rFonts w:ascii="宋体" w:cs="宋体"/>
          <w:color w:val="000000"/>
          <w:kern w:val="0"/>
          <w:sz w:val="24"/>
        </w:rPr>
      </w:pPr>
      <w:r>
        <w:rPr>
          <w:color w:val="000000"/>
          <w:sz w:val="24"/>
        </w:rPr>
        <w:t>参与制定</w:t>
      </w:r>
      <w:del w:id="1515" w:author="yunwei01" w:date="2017-08-02T14:22:00Z">
        <w:r w:rsidR="00543823" w:rsidDel="00A97AE9">
          <w:rPr>
            <w:rFonts w:hint="eastAsia"/>
            <w:color w:val="000000"/>
            <w:sz w:val="24"/>
          </w:rPr>
          <w:delText>AAAAA</w:delText>
        </w:r>
      </w:del>
      <w:ins w:id="1516" w:author="yunwei01" w:date="2017-08-02T14:22:00Z">
        <w:r w:rsidR="00A97AE9">
          <w:rPr>
            <w:rFonts w:hint="eastAsia"/>
            <w:color w:val="000000"/>
            <w:sz w:val="24"/>
          </w:rPr>
          <w:t>资鼎</w:t>
        </w:r>
        <w:r w:rsidR="00A97AE9">
          <w:rPr>
            <w:rFonts w:hint="eastAsia"/>
            <w:color w:val="000000"/>
            <w:sz w:val="24"/>
          </w:rPr>
          <w:t>(</w:t>
        </w:r>
        <w:r w:rsidR="00A97AE9">
          <w:rPr>
            <w:rFonts w:hint="eastAsia"/>
            <w:color w:val="000000"/>
            <w:sz w:val="24"/>
          </w:rPr>
          <w:t>上海</w:t>
        </w:r>
        <w:r w:rsidR="00A97AE9">
          <w:rPr>
            <w:rFonts w:hint="eastAsia"/>
            <w:color w:val="000000"/>
            <w:sz w:val="24"/>
          </w:rPr>
          <w:t>)</w:t>
        </w:r>
        <w:r w:rsidR="00A97AE9">
          <w:rPr>
            <w:rFonts w:hint="eastAsia"/>
            <w:color w:val="000000"/>
            <w:sz w:val="24"/>
          </w:rPr>
          <w:t>互联网金融信息服务有限</w:t>
        </w:r>
      </w:ins>
      <w:del w:id="1517" w:author="yunwei01" w:date="2017-08-02T14:38:00Z">
        <w:r w:rsidR="00543823" w:rsidDel="004C1B14">
          <w:rPr>
            <w:rFonts w:hint="eastAsia"/>
            <w:color w:val="000000"/>
            <w:sz w:val="24"/>
          </w:rPr>
          <w:delText>公司</w:delText>
        </w:r>
      </w:del>
      <w:ins w:id="1518" w:author="yunwei01" w:date="2017-08-02T14:38:00Z">
        <w:r w:rsidR="004C1B14">
          <w:rPr>
            <w:rFonts w:hint="eastAsia"/>
            <w:color w:val="000000"/>
            <w:sz w:val="24"/>
          </w:rPr>
          <w:t>公司</w:t>
        </w:r>
      </w:ins>
      <w:r>
        <w:rPr>
          <w:color w:val="000000"/>
          <w:sz w:val="24"/>
        </w:rPr>
        <w:t>规章制度和流程，规章制度和流程培训与宣传；</w:t>
      </w:r>
    </w:p>
    <w:p w14:paraId="02C3C7B9" w14:textId="75270C88" w:rsidR="0024427F" w:rsidRDefault="0063422A">
      <w:pPr>
        <w:numPr>
          <w:ilvl w:val="0"/>
          <w:numId w:val="23"/>
        </w:numPr>
        <w:autoSpaceDE w:val="0"/>
        <w:autoSpaceDN w:val="0"/>
        <w:adjustRightInd w:val="0"/>
        <w:spacing w:line="360" w:lineRule="auto"/>
        <w:ind w:firstLine="147"/>
        <w:jc w:val="left"/>
        <w:rPr>
          <w:color w:val="000000"/>
          <w:sz w:val="24"/>
        </w:rPr>
      </w:pPr>
      <w:r>
        <w:rPr>
          <w:color w:val="000000"/>
          <w:sz w:val="24"/>
        </w:rPr>
        <w:t>根据</w:t>
      </w:r>
      <w:del w:id="1519" w:author="yunwei01" w:date="2017-08-02T14:22:00Z">
        <w:r w:rsidR="00543823" w:rsidDel="00A97AE9">
          <w:rPr>
            <w:rFonts w:hint="eastAsia"/>
            <w:color w:val="000000"/>
            <w:sz w:val="24"/>
          </w:rPr>
          <w:delText>AAAAA</w:delText>
        </w:r>
      </w:del>
      <w:ins w:id="1520" w:author="yunwei01" w:date="2017-08-02T14:22:00Z">
        <w:r w:rsidR="00A97AE9">
          <w:rPr>
            <w:rFonts w:hint="eastAsia"/>
            <w:color w:val="000000"/>
            <w:sz w:val="24"/>
          </w:rPr>
          <w:t>资鼎</w:t>
        </w:r>
        <w:r w:rsidR="00A97AE9">
          <w:rPr>
            <w:rFonts w:hint="eastAsia"/>
            <w:color w:val="000000"/>
            <w:sz w:val="24"/>
          </w:rPr>
          <w:t>(</w:t>
        </w:r>
        <w:r w:rsidR="00A97AE9">
          <w:rPr>
            <w:rFonts w:hint="eastAsia"/>
            <w:color w:val="000000"/>
            <w:sz w:val="24"/>
          </w:rPr>
          <w:t>上海</w:t>
        </w:r>
        <w:r w:rsidR="00A97AE9">
          <w:rPr>
            <w:rFonts w:hint="eastAsia"/>
            <w:color w:val="000000"/>
            <w:sz w:val="24"/>
          </w:rPr>
          <w:t>)</w:t>
        </w:r>
        <w:r w:rsidR="00A97AE9">
          <w:rPr>
            <w:rFonts w:hint="eastAsia"/>
            <w:color w:val="000000"/>
            <w:sz w:val="24"/>
          </w:rPr>
          <w:t>互联网金融信息服务有限</w:t>
        </w:r>
      </w:ins>
      <w:del w:id="1521" w:author="yunwei01" w:date="2017-08-02T14:38:00Z">
        <w:r w:rsidR="00543823" w:rsidDel="004C1B14">
          <w:rPr>
            <w:rFonts w:hint="eastAsia"/>
            <w:color w:val="000000"/>
            <w:sz w:val="24"/>
          </w:rPr>
          <w:delText>公司</w:delText>
        </w:r>
      </w:del>
      <w:ins w:id="1522" w:author="yunwei01" w:date="2017-08-02T14:38:00Z">
        <w:r w:rsidR="004C1B14">
          <w:rPr>
            <w:rFonts w:hint="eastAsia"/>
            <w:color w:val="000000"/>
            <w:sz w:val="24"/>
          </w:rPr>
          <w:t>公司</w:t>
        </w:r>
      </w:ins>
      <w:r>
        <w:rPr>
          <w:color w:val="000000"/>
          <w:sz w:val="24"/>
        </w:rPr>
        <w:t>的审计要求制定审计计划，定期或不定期的开展审计工作，撰写审计报告，开展风险评估，发现安全漏洞或隐患，提交处理报告和切合实际可操作的处理方案，指导实施；</w:t>
      </w:r>
    </w:p>
    <w:p w14:paraId="2BD1BBF5" w14:textId="77777777" w:rsidR="0024427F" w:rsidRDefault="0063422A">
      <w:pPr>
        <w:numPr>
          <w:ilvl w:val="0"/>
          <w:numId w:val="23"/>
        </w:numPr>
        <w:autoSpaceDE w:val="0"/>
        <w:autoSpaceDN w:val="0"/>
        <w:adjustRightInd w:val="0"/>
        <w:spacing w:line="360" w:lineRule="auto"/>
        <w:ind w:firstLine="147"/>
        <w:jc w:val="left"/>
        <w:rPr>
          <w:color w:val="000000"/>
          <w:sz w:val="24"/>
        </w:rPr>
      </w:pPr>
      <w:r>
        <w:rPr>
          <w:color w:val="000000"/>
          <w:sz w:val="24"/>
        </w:rPr>
        <w:t>负责机房安全审计，负责数据库服务器、数据备份与灾难恢复审计；</w:t>
      </w:r>
    </w:p>
    <w:p w14:paraId="28246D40" w14:textId="77777777" w:rsidR="0024427F" w:rsidRDefault="0063422A">
      <w:pPr>
        <w:numPr>
          <w:ilvl w:val="0"/>
          <w:numId w:val="23"/>
        </w:numPr>
        <w:autoSpaceDE w:val="0"/>
        <w:autoSpaceDN w:val="0"/>
        <w:adjustRightInd w:val="0"/>
        <w:spacing w:line="360" w:lineRule="auto"/>
        <w:ind w:firstLine="147"/>
        <w:jc w:val="left"/>
        <w:rPr>
          <w:color w:val="000000"/>
          <w:sz w:val="24"/>
        </w:rPr>
      </w:pPr>
      <w:r>
        <w:rPr>
          <w:color w:val="000000"/>
          <w:sz w:val="24"/>
        </w:rPr>
        <w:t>负责操作系统安全审计，关键系统的用户角色权限审计；</w:t>
      </w:r>
      <w:r>
        <w:rPr>
          <w:rFonts w:hint="eastAsia"/>
          <w:color w:val="000000"/>
          <w:sz w:val="24"/>
        </w:rPr>
        <w:t>（安全审计员安全审计工作报告每月）</w:t>
      </w:r>
    </w:p>
    <w:p w14:paraId="1880003D" w14:textId="77777777" w:rsidR="0024427F" w:rsidRDefault="0063422A">
      <w:pPr>
        <w:numPr>
          <w:ilvl w:val="0"/>
          <w:numId w:val="23"/>
        </w:numPr>
        <w:autoSpaceDE w:val="0"/>
        <w:autoSpaceDN w:val="0"/>
        <w:adjustRightInd w:val="0"/>
        <w:spacing w:line="360" w:lineRule="auto"/>
        <w:ind w:firstLine="147"/>
        <w:jc w:val="left"/>
        <w:rPr>
          <w:color w:val="000000"/>
          <w:sz w:val="24"/>
        </w:rPr>
      </w:pPr>
      <w:r>
        <w:rPr>
          <w:color w:val="000000"/>
          <w:sz w:val="24"/>
        </w:rPr>
        <w:t>负责日常信息安全规章制度和流程的执行审计，信息系统环境安全审计等；</w:t>
      </w:r>
    </w:p>
    <w:p w14:paraId="0195E70A" w14:textId="77777777" w:rsidR="0024427F" w:rsidRDefault="0063422A">
      <w:pPr>
        <w:numPr>
          <w:ilvl w:val="0"/>
          <w:numId w:val="23"/>
        </w:numPr>
        <w:autoSpaceDE w:val="0"/>
        <w:autoSpaceDN w:val="0"/>
        <w:adjustRightInd w:val="0"/>
        <w:spacing w:line="360" w:lineRule="auto"/>
        <w:ind w:firstLine="147"/>
        <w:jc w:val="left"/>
        <w:rPr>
          <w:color w:val="000000"/>
          <w:sz w:val="24"/>
        </w:rPr>
      </w:pPr>
      <w:r>
        <w:rPr>
          <w:color w:val="000000"/>
          <w:sz w:val="24"/>
        </w:rPr>
        <w:t>对被审计部门提供咨询、建议、协调等服务和公司领导安排的相关工作；</w:t>
      </w:r>
    </w:p>
    <w:p w14:paraId="6ECD0F4F" w14:textId="77777777" w:rsidR="0024427F" w:rsidRDefault="0063422A">
      <w:pPr>
        <w:numPr>
          <w:ilvl w:val="0"/>
          <w:numId w:val="23"/>
        </w:numPr>
        <w:autoSpaceDE w:val="0"/>
        <w:autoSpaceDN w:val="0"/>
        <w:adjustRightInd w:val="0"/>
        <w:spacing w:line="360" w:lineRule="auto"/>
        <w:ind w:firstLine="147"/>
        <w:jc w:val="left"/>
        <w:rPr>
          <w:color w:val="000000"/>
          <w:sz w:val="24"/>
        </w:rPr>
      </w:pPr>
      <w:r>
        <w:rPr>
          <w:color w:val="000000"/>
          <w:sz w:val="24"/>
        </w:rPr>
        <w:t>负责对系统管理员、安全管理员的操作行为进行审计跟踪分析和监督检查，及时发现违规行为，每月向安全管理</w:t>
      </w:r>
      <w:r>
        <w:rPr>
          <w:rFonts w:hint="eastAsia"/>
          <w:color w:val="000000"/>
          <w:sz w:val="24"/>
        </w:rPr>
        <w:t>中心</w:t>
      </w:r>
      <w:r>
        <w:rPr>
          <w:color w:val="000000"/>
          <w:sz w:val="24"/>
        </w:rPr>
        <w:t>汇报工作情况；</w:t>
      </w:r>
      <w:r>
        <w:rPr>
          <w:rFonts w:hint="eastAsia"/>
          <w:color w:val="000000"/>
          <w:sz w:val="24"/>
        </w:rPr>
        <w:t>(</w:t>
      </w:r>
      <w:r>
        <w:rPr>
          <w:rFonts w:hint="eastAsia"/>
          <w:color w:val="000000"/>
          <w:sz w:val="24"/>
        </w:rPr>
        <w:t>详见附</w:t>
      </w:r>
      <w:r>
        <w:rPr>
          <w:rFonts w:hint="eastAsia"/>
          <w:color w:val="000000"/>
          <w:sz w:val="24"/>
        </w:rPr>
        <w:t>14)</w:t>
      </w:r>
    </w:p>
    <w:p w14:paraId="4BD13363" w14:textId="77777777" w:rsidR="0024427F" w:rsidRDefault="0063422A">
      <w:pPr>
        <w:autoSpaceDE w:val="0"/>
        <w:autoSpaceDN w:val="0"/>
        <w:adjustRightInd w:val="0"/>
        <w:spacing w:line="360" w:lineRule="auto"/>
        <w:ind w:left="567"/>
        <w:jc w:val="left"/>
        <w:rPr>
          <w:rFonts w:ascii="宋体" w:cs="宋体"/>
          <w:b/>
          <w:color w:val="000000"/>
          <w:kern w:val="0"/>
          <w:sz w:val="24"/>
        </w:rPr>
      </w:pPr>
      <w:r>
        <w:rPr>
          <w:rFonts w:ascii="宋体" w:cs="宋体" w:hint="eastAsia"/>
          <w:b/>
          <w:color w:val="000000"/>
          <w:kern w:val="0"/>
          <w:sz w:val="24"/>
        </w:rPr>
        <w:t>安全审计员任职要求如下：</w:t>
      </w:r>
    </w:p>
    <w:p w14:paraId="33AD36F4"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1</w:t>
      </w:r>
      <w:r>
        <w:rPr>
          <w:rFonts w:hint="eastAsia"/>
          <w:color w:val="000000"/>
          <w:sz w:val="24"/>
        </w:rPr>
        <w:t>、大专以上学历，计算机、通信等相关专业</w:t>
      </w:r>
    </w:p>
    <w:p w14:paraId="17220E40"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lastRenderedPageBreak/>
        <w:t>2</w:t>
      </w:r>
      <w:r>
        <w:rPr>
          <w:rFonts w:hint="eastAsia"/>
          <w:color w:val="000000"/>
          <w:sz w:val="24"/>
        </w:rPr>
        <w:t>、二年以上安全管理员工作经验</w:t>
      </w:r>
    </w:p>
    <w:p w14:paraId="10897E67"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3</w:t>
      </w:r>
      <w:r>
        <w:rPr>
          <w:rFonts w:hint="eastAsia"/>
          <w:color w:val="000000"/>
          <w:sz w:val="24"/>
        </w:rPr>
        <w:t>、熟悉常用服务器设备，具备故障诊断和处理能力</w:t>
      </w:r>
    </w:p>
    <w:p w14:paraId="05C2DE08"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4</w:t>
      </w:r>
      <w:r>
        <w:rPr>
          <w:rFonts w:hint="eastAsia"/>
          <w:color w:val="000000"/>
          <w:sz w:val="24"/>
        </w:rPr>
        <w:t>、具备保密意识</w:t>
      </w:r>
    </w:p>
    <w:p w14:paraId="1FCC9D9E"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5</w:t>
      </w:r>
      <w:r>
        <w:rPr>
          <w:rFonts w:hint="eastAsia"/>
          <w:color w:val="000000"/>
          <w:sz w:val="24"/>
        </w:rPr>
        <w:t>、具备良好职业道德与工作态度，善于沟通</w:t>
      </w:r>
    </w:p>
    <w:p w14:paraId="07C77F88" w14:textId="77777777" w:rsidR="0024427F" w:rsidRDefault="0063422A" w:rsidP="00F84F8A">
      <w:pPr>
        <w:pStyle w:val="4"/>
      </w:pPr>
      <w:r>
        <w:rPr>
          <w:rFonts w:hint="eastAsia"/>
        </w:rPr>
        <w:t>专家小组</w:t>
      </w:r>
    </w:p>
    <w:p w14:paraId="0B7442AD" w14:textId="77777777" w:rsidR="0024427F" w:rsidRDefault="0063422A">
      <w:pPr>
        <w:autoSpaceDE w:val="0"/>
        <w:autoSpaceDN w:val="0"/>
        <w:adjustRightInd w:val="0"/>
        <w:spacing w:line="360" w:lineRule="auto"/>
        <w:ind w:left="567"/>
        <w:jc w:val="left"/>
        <w:rPr>
          <w:rFonts w:ascii="宋体" w:cs="宋体"/>
          <w:b/>
          <w:color w:val="000000"/>
          <w:kern w:val="0"/>
          <w:sz w:val="24"/>
        </w:rPr>
      </w:pPr>
      <w:r>
        <w:rPr>
          <w:rFonts w:ascii="宋体" w:cs="宋体" w:hint="eastAsia"/>
          <w:b/>
          <w:color w:val="000000"/>
          <w:kern w:val="0"/>
          <w:sz w:val="24"/>
        </w:rPr>
        <w:t>专家小组主要职责:</w:t>
      </w:r>
    </w:p>
    <w:p w14:paraId="062E9828" w14:textId="77777777" w:rsidR="0024427F" w:rsidRDefault="0063422A">
      <w:pPr>
        <w:numPr>
          <w:ilvl w:val="0"/>
          <w:numId w:val="23"/>
        </w:numPr>
        <w:autoSpaceDE w:val="0"/>
        <w:autoSpaceDN w:val="0"/>
        <w:adjustRightInd w:val="0"/>
        <w:spacing w:line="360" w:lineRule="auto"/>
        <w:ind w:firstLine="147"/>
        <w:jc w:val="left"/>
        <w:rPr>
          <w:color w:val="000000"/>
          <w:sz w:val="24"/>
        </w:rPr>
      </w:pPr>
      <w:r>
        <w:rPr>
          <w:rFonts w:hint="eastAsia"/>
          <w:color w:val="000000"/>
          <w:sz w:val="24"/>
        </w:rPr>
        <w:t>专家应符合有关资历要求和知识要求，具有高度的事业心和责任心，认真履行检查职责；检查中坚持客观公正，实事求是，不走过场，不弄虚作假，不隐瞒真实情况。对检查结果和所提的意见和建议负责。</w:t>
      </w:r>
    </w:p>
    <w:p w14:paraId="448FD793" w14:textId="2C5770A1" w:rsidR="0024427F" w:rsidRDefault="0063422A">
      <w:pPr>
        <w:numPr>
          <w:ilvl w:val="0"/>
          <w:numId w:val="23"/>
        </w:numPr>
        <w:autoSpaceDE w:val="0"/>
        <w:autoSpaceDN w:val="0"/>
        <w:adjustRightInd w:val="0"/>
        <w:spacing w:line="360" w:lineRule="auto"/>
        <w:ind w:firstLine="147"/>
        <w:jc w:val="left"/>
        <w:rPr>
          <w:color w:val="000000"/>
          <w:sz w:val="24"/>
        </w:rPr>
      </w:pPr>
      <w:r>
        <w:rPr>
          <w:rFonts w:hint="eastAsia"/>
          <w:color w:val="000000"/>
          <w:sz w:val="24"/>
        </w:rPr>
        <w:t>受</w:t>
      </w:r>
      <w:del w:id="1523" w:author="yunwei01" w:date="2017-08-02T14:22:00Z">
        <w:r w:rsidR="00543823" w:rsidDel="00A97AE9">
          <w:rPr>
            <w:rFonts w:ascii="宋体" w:cs="宋体" w:hint="eastAsia"/>
            <w:color w:val="000000"/>
            <w:kern w:val="0"/>
            <w:sz w:val="24"/>
          </w:rPr>
          <w:delText>AAAAA</w:delText>
        </w:r>
      </w:del>
      <w:ins w:id="1524" w:author="yunwei01" w:date="2017-08-02T14:22:00Z">
        <w:r w:rsidR="00A97AE9">
          <w:rPr>
            <w:rFonts w:ascii="宋体" w:cs="宋体" w:hint="eastAsia"/>
            <w:color w:val="000000"/>
            <w:kern w:val="0"/>
            <w:sz w:val="24"/>
          </w:rPr>
          <w:t>资鼎(上海)互联网金融信息服务有限</w:t>
        </w:r>
      </w:ins>
      <w:del w:id="1525" w:author="yunwei01" w:date="2017-08-02T14:38:00Z">
        <w:r w:rsidR="00543823" w:rsidDel="004C1B14">
          <w:rPr>
            <w:rFonts w:ascii="宋体" w:cs="宋体" w:hint="eastAsia"/>
            <w:color w:val="000000"/>
            <w:kern w:val="0"/>
            <w:sz w:val="24"/>
          </w:rPr>
          <w:delText>公司</w:delText>
        </w:r>
      </w:del>
      <w:ins w:id="1526" w:author="yunwei01" w:date="2017-08-02T14:38:00Z">
        <w:r w:rsidR="004C1B14">
          <w:rPr>
            <w:rFonts w:ascii="宋体" w:cs="宋体" w:hint="eastAsia"/>
            <w:color w:val="000000"/>
            <w:kern w:val="0"/>
            <w:sz w:val="24"/>
          </w:rPr>
          <w:t>公司</w:t>
        </w:r>
      </w:ins>
      <w:r>
        <w:rPr>
          <w:rFonts w:hint="eastAsia"/>
          <w:color w:val="000000"/>
          <w:sz w:val="24"/>
        </w:rPr>
        <w:t>委托，定期对其生产作业场所进行安全检查。检查时做到全面细致，不留死角。确保经检查、整改和复查，安全制度、应急救援、消防设施、安全设施等重要设施，屏蔽机房等重要场所部位符合相关规范要求。</w:t>
      </w:r>
    </w:p>
    <w:p w14:paraId="5D4E0036" w14:textId="01F45959" w:rsidR="0024427F" w:rsidRDefault="0063422A">
      <w:pPr>
        <w:numPr>
          <w:ilvl w:val="0"/>
          <w:numId w:val="23"/>
        </w:numPr>
        <w:autoSpaceDE w:val="0"/>
        <w:autoSpaceDN w:val="0"/>
        <w:adjustRightInd w:val="0"/>
        <w:spacing w:line="360" w:lineRule="auto"/>
        <w:ind w:firstLine="147"/>
        <w:jc w:val="left"/>
        <w:rPr>
          <w:color w:val="000000"/>
          <w:sz w:val="24"/>
        </w:rPr>
      </w:pPr>
      <w:r>
        <w:rPr>
          <w:rFonts w:hint="eastAsia"/>
          <w:color w:val="000000"/>
          <w:sz w:val="24"/>
        </w:rPr>
        <w:t>对安全检查中查出的问题和隐患应逐一向</w:t>
      </w:r>
      <w:del w:id="1527" w:author="yunwei01" w:date="2017-08-02T14:22:00Z">
        <w:r w:rsidR="00543823" w:rsidDel="00A97AE9">
          <w:rPr>
            <w:rFonts w:ascii="宋体" w:cs="宋体" w:hint="eastAsia"/>
            <w:color w:val="000000"/>
            <w:kern w:val="0"/>
            <w:sz w:val="24"/>
          </w:rPr>
          <w:delText>AAAAA</w:delText>
        </w:r>
      </w:del>
      <w:ins w:id="1528" w:author="yunwei01" w:date="2017-08-02T14:22:00Z">
        <w:r w:rsidR="00A97AE9">
          <w:rPr>
            <w:rFonts w:ascii="宋体" w:cs="宋体" w:hint="eastAsia"/>
            <w:color w:val="000000"/>
            <w:kern w:val="0"/>
            <w:sz w:val="24"/>
          </w:rPr>
          <w:t>资鼎(上海)互联网金融信息服务有限</w:t>
        </w:r>
      </w:ins>
      <w:del w:id="1529" w:author="yunwei01" w:date="2017-08-02T14:38:00Z">
        <w:r w:rsidR="00543823" w:rsidDel="004C1B14">
          <w:rPr>
            <w:rFonts w:ascii="宋体" w:cs="宋体" w:hint="eastAsia"/>
            <w:color w:val="000000"/>
            <w:kern w:val="0"/>
            <w:sz w:val="24"/>
          </w:rPr>
          <w:delText>公司</w:delText>
        </w:r>
      </w:del>
      <w:ins w:id="1530" w:author="yunwei01" w:date="2017-08-02T14:38:00Z">
        <w:r w:rsidR="004C1B14">
          <w:rPr>
            <w:rFonts w:ascii="宋体" w:cs="宋体" w:hint="eastAsia"/>
            <w:color w:val="000000"/>
            <w:kern w:val="0"/>
            <w:sz w:val="24"/>
          </w:rPr>
          <w:t>公司</w:t>
        </w:r>
      </w:ins>
      <w:r>
        <w:rPr>
          <w:rFonts w:hint="eastAsia"/>
          <w:color w:val="000000"/>
          <w:sz w:val="24"/>
        </w:rPr>
        <w:t>交底，并提出整改意见和建议；对查出的重大事故隐患应及时通报</w:t>
      </w:r>
      <w:del w:id="1531" w:author="yunwei01" w:date="2017-08-02T14:22:00Z">
        <w:r w:rsidR="00543823" w:rsidDel="00A97AE9">
          <w:rPr>
            <w:rFonts w:ascii="宋体" w:cs="宋体" w:hint="eastAsia"/>
            <w:color w:val="000000"/>
            <w:kern w:val="0"/>
            <w:sz w:val="24"/>
          </w:rPr>
          <w:delText>AAAAA</w:delText>
        </w:r>
      </w:del>
      <w:ins w:id="1532" w:author="yunwei01" w:date="2017-08-02T14:22:00Z">
        <w:r w:rsidR="00A97AE9">
          <w:rPr>
            <w:rFonts w:ascii="宋体" w:cs="宋体" w:hint="eastAsia"/>
            <w:color w:val="000000"/>
            <w:kern w:val="0"/>
            <w:sz w:val="24"/>
          </w:rPr>
          <w:t>资鼎(上海)互联网金融信息服务有限</w:t>
        </w:r>
      </w:ins>
      <w:del w:id="1533" w:author="yunwei01" w:date="2017-08-02T14:38:00Z">
        <w:r w:rsidR="00543823" w:rsidDel="004C1B14">
          <w:rPr>
            <w:rFonts w:ascii="宋体" w:cs="宋体" w:hint="eastAsia"/>
            <w:color w:val="000000"/>
            <w:kern w:val="0"/>
            <w:sz w:val="24"/>
          </w:rPr>
          <w:delText>公司</w:delText>
        </w:r>
      </w:del>
      <w:ins w:id="1534" w:author="yunwei01" w:date="2017-08-02T14:38:00Z">
        <w:r w:rsidR="004C1B14">
          <w:rPr>
            <w:rFonts w:ascii="宋体" w:cs="宋体" w:hint="eastAsia"/>
            <w:color w:val="000000"/>
            <w:kern w:val="0"/>
            <w:sz w:val="24"/>
          </w:rPr>
          <w:t>公司</w:t>
        </w:r>
      </w:ins>
      <w:r>
        <w:rPr>
          <w:rFonts w:hint="eastAsia"/>
          <w:color w:val="000000"/>
          <w:sz w:val="24"/>
        </w:rPr>
        <w:t>结束后，应如实记录检查情况，并在检查记录上签字。</w:t>
      </w:r>
    </w:p>
    <w:p w14:paraId="146B0158" w14:textId="0D8B96E7" w:rsidR="0024427F" w:rsidRDefault="0063422A">
      <w:pPr>
        <w:numPr>
          <w:ilvl w:val="0"/>
          <w:numId w:val="23"/>
        </w:numPr>
        <w:autoSpaceDE w:val="0"/>
        <w:autoSpaceDN w:val="0"/>
        <w:adjustRightInd w:val="0"/>
        <w:spacing w:line="360" w:lineRule="auto"/>
        <w:ind w:firstLine="147"/>
        <w:jc w:val="left"/>
        <w:rPr>
          <w:color w:val="000000"/>
          <w:sz w:val="24"/>
        </w:rPr>
      </w:pPr>
      <w:r>
        <w:rPr>
          <w:rFonts w:hint="eastAsia"/>
          <w:color w:val="000000"/>
          <w:sz w:val="24"/>
        </w:rPr>
        <w:t>针对</w:t>
      </w:r>
      <w:del w:id="1535" w:author="yunwei01" w:date="2017-08-02T14:22:00Z">
        <w:r w:rsidR="00543823" w:rsidDel="00A97AE9">
          <w:rPr>
            <w:rFonts w:ascii="宋体" w:cs="宋体" w:hint="eastAsia"/>
            <w:color w:val="000000"/>
            <w:kern w:val="0"/>
            <w:sz w:val="24"/>
          </w:rPr>
          <w:delText>AAAAA</w:delText>
        </w:r>
      </w:del>
      <w:ins w:id="1536" w:author="yunwei01" w:date="2017-08-02T14:22:00Z">
        <w:r w:rsidR="00A97AE9">
          <w:rPr>
            <w:rFonts w:ascii="宋体" w:cs="宋体" w:hint="eastAsia"/>
            <w:color w:val="000000"/>
            <w:kern w:val="0"/>
            <w:sz w:val="24"/>
          </w:rPr>
          <w:t>资鼎(上海)互联网金融信息服务有限</w:t>
        </w:r>
      </w:ins>
      <w:del w:id="1537" w:author="yunwei01" w:date="2017-08-02T14:38:00Z">
        <w:r w:rsidR="00543823" w:rsidDel="004C1B14">
          <w:rPr>
            <w:rFonts w:ascii="宋体" w:cs="宋体" w:hint="eastAsia"/>
            <w:color w:val="000000"/>
            <w:kern w:val="0"/>
            <w:sz w:val="24"/>
          </w:rPr>
          <w:delText>公司</w:delText>
        </w:r>
      </w:del>
      <w:ins w:id="1538" w:author="yunwei01" w:date="2017-08-02T14:38:00Z">
        <w:r w:rsidR="004C1B14">
          <w:rPr>
            <w:rFonts w:ascii="宋体" w:cs="宋体" w:hint="eastAsia"/>
            <w:color w:val="000000"/>
            <w:kern w:val="0"/>
            <w:sz w:val="24"/>
          </w:rPr>
          <w:t>公司</w:t>
        </w:r>
      </w:ins>
      <w:r>
        <w:rPr>
          <w:rFonts w:ascii="宋体" w:cs="宋体" w:hint="eastAsia"/>
          <w:color w:val="000000"/>
          <w:kern w:val="0"/>
          <w:sz w:val="24"/>
        </w:rPr>
        <w:t>信息安全</w:t>
      </w:r>
      <w:r>
        <w:rPr>
          <w:rFonts w:hint="eastAsia"/>
          <w:color w:val="000000"/>
          <w:sz w:val="24"/>
        </w:rPr>
        <w:t>事故隐患，适时对整改情况进行复查，整改复查情况应如实记录并由</w:t>
      </w:r>
      <w:del w:id="1539" w:author="yunwei01" w:date="2017-08-02T14:22:00Z">
        <w:r w:rsidR="00543823" w:rsidDel="00A97AE9">
          <w:rPr>
            <w:rFonts w:ascii="宋体" w:cs="宋体" w:hint="eastAsia"/>
            <w:color w:val="000000"/>
            <w:kern w:val="0"/>
            <w:sz w:val="24"/>
          </w:rPr>
          <w:delText>AAAAA</w:delText>
        </w:r>
      </w:del>
      <w:ins w:id="1540" w:author="yunwei01" w:date="2017-08-02T14:22:00Z">
        <w:r w:rsidR="00A97AE9">
          <w:rPr>
            <w:rFonts w:ascii="宋体" w:cs="宋体" w:hint="eastAsia"/>
            <w:color w:val="000000"/>
            <w:kern w:val="0"/>
            <w:sz w:val="24"/>
          </w:rPr>
          <w:t>资鼎(上海)互联网金融信息服务有限</w:t>
        </w:r>
      </w:ins>
      <w:del w:id="1541" w:author="yunwei01" w:date="2017-08-02T14:38:00Z">
        <w:r w:rsidR="00543823" w:rsidDel="004C1B14">
          <w:rPr>
            <w:rFonts w:ascii="宋体" w:cs="宋体" w:hint="eastAsia"/>
            <w:color w:val="000000"/>
            <w:kern w:val="0"/>
            <w:sz w:val="24"/>
          </w:rPr>
          <w:delText>公司</w:delText>
        </w:r>
      </w:del>
      <w:ins w:id="1542" w:author="yunwei01" w:date="2017-08-02T14:38:00Z">
        <w:r w:rsidR="004C1B14">
          <w:rPr>
            <w:rFonts w:ascii="宋体" w:cs="宋体" w:hint="eastAsia"/>
            <w:color w:val="000000"/>
            <w:kern w:val="0"/>
            <w:sz w:val="24"/>
          </w:rPr>
          <w:t>公司</w:t>
        </w:r>
      </w:ins>
      <w:r>
        <w:rPr>
          <w:rFonts w:hint="eastAsia"/>
          <w:color w:val="000000"/>
          <w:sz w:val="24"/>
        </w:rPr>
        <w:t>存档。</w:t>
      </w:r>
    </w:p>
    <w:p w14:paraId="681F4BC2" w14:textId="77777777" w:rsidR="0024427F" w:rsidRDefault="0063422A">
      <w:pPr>
        <w:autoSpaceDE w:val="0"/>
        <w:autoSpaceDN w:val="0"/>
        <w:adjustRightInd w:val="0"/>
        <w:spacing w:line="360" w:lineRule="auto"/>
        <w:ind w:left="567"/>
        <w:jc w:val="left"/>
        <w:rPr>
          <w:rFonts w:ascii="宋体" w:cs="宋体"/>
          <w:b/>
          <w:color w:val="000000"/>
          <w:kern w:val="0"/>
          <w:sz w:val="24"/>
        </w:rPr>
      </w:pPr>
      <w:r>
        <w:rPr>
          <w:rFonts w:ascii="宋体" w:cs="宋体" w:hint="eastAsia"/>
          <w:b/>
          <w:color w:val="000000"/>
          <w:kern w:val="0"/>
          <w:sz w:val="24"/>
        </w:rPr>
        <w:t>专家小组任职要求：</w:t>
      </w:r>
    </w:p>
    <w:p w14:paraId="13AA3390"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1</w:t>
      </w:r>
      <w:r>
        <w:rPr>
          <w:rFonts w:hint="eastAsia"/>
          <w:color w:val="000000"/>
          <w:sz w:val="24"/>
        </w:rPr>
        <w:t>、硕士以上学历；</w:t>
      </w:r>
    </w:p>
    <w:p w14:paraId="0388C5E0"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2</w:t>
      </w:r>
      <w:r>
        <w:rPr>
          <w:rFonts w:hint="eastAsia"/>
          <w:color w:val="000000"/>
          <w:sz w:val="24"/>
        </w:rPr>
        <w:t>、了解并熟悉信息工程及相关领域知识；</w:t>
      </w:r>
    </w:p>
    <w:p w14:paraId="311BDC72"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2</w:t>
      </w:r>
      <w:r>
        <w:rPr>
          <w:rFonts w:hint="eastAsia"/>
          <w:color w:val="000000"/>
          <w:sz w:val="24"/>
        </w:rPr>
        <w:t>、熟悉相关法律法规及规范</w:t>
      </w:r>
      <w:r>
        <w:rPr>
          <w:rFonts w:hint="eastAsia"/>
          <w:color w:val="000000"/>
          <w:sz w:val="24"/>
        </w:rPr>
        <w:t>/</w:t>
      </w:r>
      <w:r>
        <w:rPr>
          <w:rFonts w:hint="eastAsia"/>
          <w:color w:val="000000"/>
          <w:sz w:val="24"/>
        </w:rPr>
        <w:t>标准；</w:t>
      </w:r>
    </w:p>
    <w:p w14:paraId="14E4D27D"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3</w:t>
      </w:r>
      <w:r>
        <w:rPr>
          <w:rFonts w:hint="eastAsia"/>
          <w:color w:val="000000"/>
          <w:sz w:val="24"/>
        </w:rPr>
        <w:t>、了解</w:t>
      </w:r>
      <w:r>
        <w:rPr>
          <w:rFonts w:hint="eastAsia"/>
          <w:color w:val="000000"/>
          <w:sz w:val="24"/>
        </w:rPr>
        <w:t>ISO9001</w:t>
      </w:r>
      <w:r>
        <w:rPr>
          <w:rFonts w:hint="eastAsia"/>
          <w:color w:val="000000"/>
          <w:sz w:val="24"/>
        </w:rPr>
        <w:t>管理体系；</w:t>
      </w:r>
    </w:p>
    <w:p w14:paraId="296BCD6B"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4</w:t>
      </w:r>
      <w:r>
        <w:rPr>
          <w:rFonts w:hint="eastAsia"/>
          <w:color w:val="000000"/>
          <w:sz w:val="24"/>
        </w:rPr>
        <w:t>、具备注册安全工程师、注册安全评价师、注册风险评价师等资质证书优先考虑；</w:t>
      </w:r>
    </w:p>
    <w:p w14:paraId="27B44AB4"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5</w:t>
      </w:r>
      <w:r>
        <w:rPr>
          <w:rFonts w:hint="eastAsia"/>
          <w:color w:val="000000"/>
          <w:sz w:val="24"/>
        </w:rPr>
        <w:t>、熟悉国家及地方政府对环境、健康与安全方面的政策法规</w:t>
      </w:r>
    </w:p>
    <w:p w14:paraId="4AA2A425"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lastRenderedPageBreak/>
        <w:t>6</w:t>
      </w:r>
      <w:r>
        <w:rPr>
          <w:rFonts w:hint="eastAsia"/>
          <w:color w:val="000000"/>
          <w:sz w:val="24"/>
        </w:rPr>
        <w:t>、具备良好的组织协调能力、沟通能力及团队协作能力；</w:t>
      </w:r>
    </w:p>
    <w:p w14:paraId="5C800797" w14:textId="77777777" w:rsidR="0024427F" w:rsidRDefault="0063422A">
      <w:pPr>
        <w:autoSpaceDE w:val="0"/>
        <w:autoSpaceDN w:val="0"/>
        <w:adjustRightInd w:val="0"/>
        <w:spacing w:line="360" w:lineRule="auto"/>
        <w:ind w:left="567"/>
        <w:jc w:val="left"/>
        <w:rPr>
          <w:color w:val="000000"/>
          <w:sz w:val="24"/>
        </w:rPr>
      </w:pPr>
      <w:r>
        <w:rPr>
          <w:rFonts w:hint="eastAsia"/>
          <w:color w:val="000000"/>
          <w:sz w:val="24"/>
        </w:rPr>
        <w:t>7</w:t>
      </w:r>
      <w:r>
        <w:rPr>
          <w:rFonts w:hint="eastAsia"/>
          <w:color w:val="000000"/>
          <w:sz w:val="24"/>
        </w:rPr>
        <w:t>、良好的语言表达、交流能力。</w:t>
      </w:r>
    </w:p>
    <w:p w14:paraId="36B01821" w14:textId="77777777" w:rsidR="0024427F" w:rsidRDefault="0063422A">
      <w:pPr>
        <w:autoSpaceDE w:val="0"/>
        <w:autoSpaceDN w:val="0"/>
        <w:adjustRightInd w:val="0"/>
        <w:spacing w:line="360" w:lineRule="auto"/>
        <w:ind w:left="567"/>
        <w:jc w:val="left"/>
        <w:rPr>
          <w:color w:val="000000"/>
          <w:sz w:val="24"/>
        </w:rPr>
      </w:pPr>
      <w:r>
        <w:rPr>
          <w:rFonts w:ascii="宋体" w:cs="宋体" w:hint="eastAsia"/>
          <w:color w:val="000000"/>
          <w:kern w:val="0"/>
          <w:sz w:val="24"/>
        </w:rPr>
        <w:t>8、具备保密意识</w:t>
      </w:r>
    </w:p>
    <w:p w14:paraId="1C9A6F86" w14:textId="72ACBF30" w:rsidR="0024427F" w:rsidRDefault="0063422A" w:rsidP="00F84F8A">
      <w:pPr>
        <w:pStyle w:val="3"/>
      </w:pPr>
      <w:bookmarkStart w:id="1543" w:name="_Toc399855217"/>
      <w:bookmarkStart w:id="1544" w:name="_Toc428792529"/>
      <w:bookmarkStart w:id="1545" w:name="_Toc489545171"/>
      <w:bookmarkStart w:id="1546" w:name="_Toc489546650"/>
      <w:bookmarkStart w:id="1547" w:name="_Toc489546995"/>
      <w:bookmarkStart w:id="1548" w:name="_Toc489547868"/>
      <w:bookmarkStart w:id="1549" w:name="_Toc489607055"/>
      <w:r>
        <w:rPr>
          <w:rFonts w:hint="eastAsia"/>
        </w:rPr>
        <w:t>信息安全小组权限</w:t>
      </w:r>
      <w:bookmarkEnd w:id="1543"/>
      <w:bookmarkEnd w:id="1544"/>
      <w:bookmarkEnd w:id="1545"/>
      <w:bookmarkEnd w:id="1546"/>
      <w:bookmarkEnd w:id="1547"/>
      <w:bookmarkEnd w:id="1548"/>
      <w:bookmarkEnd w:id="1549"/>
    </w:p>
    <w:p w14:paraId="6BB530B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系统管理员</w:t>
      </w:r>
    </w:p>
    <w:p w14:paraId="211B79F6" w14:textId="77777777" w:rsidR="0024427F" w:rsidRDefault="0063422A">
      <w:pPr>
        <w:autoSpaceDE w:val="0"/>
        <w:autoSpaceDN w:val="0"/>
        <w:adjustRightInd w:val="0"/>
        <w:spacing w:line="360" w:lineRule="auto"/>
        <w:ind w:left="480"/>
        <w:jc w:val="left"/>
        <w:rPr>
          <w:rFonts w:ascii="宋体" w:cs="宋体"/>
          <w:color w:val="000000"/>
          <w:kern w:val="0"/>
          <w:sz w:val="24"/>
        </w:rPr>
      </w:pPr>
      <w:r>
        <w:rPr>
          <w:rFonts w:ascii="宋体" w:cs="宋体" w:hint="eastAsia"/>
          <w:color w:val="000000"/>
          <w:kern w:val="0"/>
          <w:sz w:val="24"/>
        </w:rPr>
        <w:t>系统管理员拥有最高的管理权限，包括更改系统和网络配置，新增用户。</w:t>
      </w:r>
    </w:p>
    <w:p w14:paraId="362287F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网络管理员、主机管理员</w:t>
      </w:r>
    </w:p>
    <w:p w14:paraId="65C5FD84" w14:textId="77777777" w:rsidR="0024427F" w:rsidRDefault="0063422A">
      <w:pPr>
        <w:autoSpaceDE w:val="0"/>
        <w:autoSpaceDN w:val="0"/>
        <w:adjustRightInd w:val="0"/>
        <w:spacing w:line="360" w:lineRule="auto"/>
        <w:ind w:firstLineChars="200" w:firstLine="480"/>
        <w:jc w:val="left"/>
        <w:rPr>
          <w:sz w:val="24"/>
        </w:rPr>
      </w:pPr>
      <w:r>
        <w:rPr>
          <w:rFonts w:hint="eastAsia"/>
          <w:sz w:val="24"/>
        </w:rPr>
        <w:t>网络和主机管理员的权限仅次于系统管理员，包括更改系统和网络配置，但无法新增用户。</w:t>
      </w:r>
    </w:p>
    <w:p w14:paraId="779BB06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安全管理员</w:t>
      </w:r>
    </w:p>
    <w:p w14:paraId="2ACB5E7F" w14:textId="77777777" w:rsidR="0024427F" w:rsidRDefault="0063422A">
      <w:pPr>
        <w:autoSpaceDE w:val="0"/>
        <w:autoSpaceDN w:val="0"/>
        <w:adjustRightInd w:val="0"/>
        <w:spacing w:line="360" w:lineRule="auto"/>
        <w:ind w:firstLineChars="200" w:firstLine="480"/>
        <w:jc w:val="left"/>
        <w:rPr>
          <w:sz w:val="24"/>
        </w:rPr>
      </w:pPr>
      <w:r>
        <w:rPr>
          <w:rFonts w:hint="eastAsia"/>
          <w:sz w:val="24"/>
        </w:rPr>
        <w:t>安全管理员只拥有管理权，包括查看安全日志，安全设备配置的变更、备份、环境的安全等。</w:t>
      </w:r>
    </w:p>
    <w:p w14:paraId="56F50A5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机房管理员</w:t>
      </w:r>
    </w:p>
    <w:p w14:paraId="119BCF5B" w14:textId="77777777" w:rsidR="0024427F" w:rsidRDefault="0063422A">
      <w:pPr>
        <w:autoSpaceDE w:val="0"/>
        <w:autoSpaceDN w:val="0"/>
        <w:adjustRightInd w:val="0"/>
        <w:spacing w:line="360" w:lineRule="auto"/>
        <w:ind w:firstLineChars="200" w:firstLine="480"/>
        <w:jc w:val="left"/>
        <w:rPr>
          <w:sz w:val="24"/>
        </w:rPr>
      </w:pPr>
      <w:r>
        <w:rPr>
          <w:rFonts w:hint="eastAsia"/>
          <w:sz w:val="24"/>
        </w:rPr>
        <w:t>机房管理员只拥有对硬件设备的操作权，但无法对硬件配置进行任何更改，机房管理员登录硬件设备的帐号只有查看权。</w:t>
      </w:r>
    </w:p>
    <w:p w14:paraId="216E9EA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安全审计员</w:t>
      </w:r>
    </w:p>
    <w:p w14:paraId="2BC9B9F9" w14:textId="77777777" w:rsidR="0024427F" w:rsidRDefault="0063422A">
      <w:pPr>
        <w:autoSpaceDE w:val="0"/>
        <w:autoSpaceDN w:val="0"/>
        <w:adjustRightInd w:val="0"/>
        <w:spacing w:line="360" w:lineRule="auto"/>
        <w:ind w:firstLineChars="200" w:firstLine="480"/>
        <w:jc w:val="left"/>
        <w:rPr>
          <w:sz w:val="24"/>
        </w:rPr>
      </w:pPr>
      <w:bookmarkStart w:id="1550" w:name="_Toc321411240"/>
      <w:bookmarkStart w:id="1551" w:name="_Toc321411241"/>
      <w:bookmarkEnd w:id="1550"/>
      <w:bookmarkEnd w:id="1551"/>
      <w:r>
        <w:rPr>
          <w:rFonts w:hint="eastAsia"/>
          <w:sz w:val="24"/>
        </w:rPr>
        <w:t>安全管理员只拥有审计权，包括查看审计日志，审核审查系统和网络配置更改，审查各种数据库记录等。</w:t>
      </w:r>
    </w:p>
    <w:p w14:paraId="74F0539B" w14:textId="48E75589" w:rsidR="0024427F" w:rsidRDefault="0063422A" w:rsidP="00F84F8A">
      <w:pPr>
        <w:pStyle w:val="3"/>
      </w:pPr>
      <w:bookmarkStart w:id="1552" w:name="_Toc321928247"/>
      <w:bookmarkStart w:id="1553" w:name="_Toc399855218"/>
      <w:bookmarkStart w:id="1554" w:name="_Toc428792530"/>
      <w:bookmarkStart w:id="1555" w:name="_Toc489545172"/>
      <w:bookmarkStart w:id="1556" w:name="_Toc489546651"/>
      <w:bookmarkStart w:id="1557" w:name="_Toc489546996"/>
      <w:bookmarkStart w:id="1558" w:name="_Toc489547869"/>
      <w:bookmarkStart w:id="1559" w:name="_Toc489607056"/>
      <w:r>
        <w:rPr>
          <w:rFonts w:hint="eastAsia"/>
        </w:rPr>
        <w:t>信息安全管理人员</w:t>
      </w:r>
      <w:bookmarkEnd w:id="1552"/>
      <w:bookmarkEnd w:id="1553"/>
      <w:bookmarkEnd w:id="1554"/>
      <w:bookmarkEnd w:id="1555"/>
      <w:bookmarkEnd w:id="1556"/>
      <w:bookmarkEnd w:id="1557"/>
      <w:bookmarkEnd w:id="1558"/>
      <w:bookmarkEnd w:id="1559"/>
    </w:p>
    <w:p w14:paraId="42C44C75" w14:textId="4DCB5B81" w:rsidR="0024427F" w:rsidRDefault="00543823">
      <w:pPr>
        <w:autoSpaceDE w:val="0"/>
        <w:autoSpaceDN w:val="0"/>
        <w:adjustRightInd w:val="0"/>
        <w:spacing w:line="360" w:lineRule="auto"/>
        <w:ind w:firstLineChars="200" w:firstLine="480"/>
        <w:jc w:val="left"/>
        <w:rPr>
          <w:rFonts w:ascii="宋体" w:cs="宋体"/>
          <w:kern w:val="0"/>
          <w:sz w:val="24"/>
        </w:rPr>
      </w:pPr>
      <w:del w:id="1560" w:author="yunwei01" w:date="2017-08-02T14:22:00Z">
        <w:r w:rsidDel="00A97AE9">
          <w:rPr>
            <w:rFonts w:ascii="宋体" w:cs="宋体" w:hint="eastAsia"/>
            <w:kern w:val="0"/>
            <w:sz w:val="24"/>
          </w:rPr>
          <w:delText>AAAAA</w:delText>
        </w:r>
      </w:del>
      <w:ins w:id="1561" w:author="yunwei01" w:date="2017-08-02T14:22:00Z">
        <w:r w:rsidR="00A97AE9">
          <w:rPr>
            <w:rFonts w:ascii="宋体" w:cs="宋体" w:hint="eastAsia"/>
            <w:kern w:val="0"/>
            <w:sz w:val="24"/>
          </w:rPr>
          <w:t>资鼎(上海)互联网金融信息服务有限</w:t>
        </w:r>
      </w:ins>
      <w:del w:id="1562" w:author="yunwei01" w:date="2017-08-02T14:38:00Z">
        <w:r w:rsidDel="004C1B14">
          <w:rPr>
            <w:rFonts w:ascii="宋体" w:cs="宋体" w:hint="eastAsia"/>
            <w:kern w:val="0"/>
            <w:sz w:val="24"/>
          </w:rPr>
          <w:delText>公司</w:delText>
        </w:r>
      </w:del>
      <w:ins w:id="1563" w:author="yunwei01" w:date="2017-08-02T14:38:00Z">
        <w:r w:rsidR="004C1B14">
          <w:rPr>
            <w:rFonts w:ascii="宋体" w:cs="宋体" w:hint="eastAsia"/>
            <w:kern w:val="0"/>
            <w:sz w:val="24"/>
          </w:rPr>
          <w:t>公司</w:t>
        </w:r>
      </w:ins>
      <w:r w:rsidR="0063422A">
        <w:rPr>
          <w:rFonts w:ascii="宋体" w:cs="宋体" w:hint="eastAsia"/>
          <w:kern w:val="0"/>
          <w:sz w:val="24"/>
        </w:rPr>
        <w:t>设置有系统管理员、安全管理员和安全审计员、应用管理员、主机管理员、机房管理员，配备多名管理人员和技术人员承担信息系统日常运行维护和管理任务。</w:t>
      </w:r>
      <w:del w:id="1564" w:author="yunwei01" w:date="2017-08-02T14:22:00Z">
        <w:r w:rsidDel="00A97AE9">
          <w:rPr>
            <w:rFonts w:ascii="宋体" w:cs="宋体" w:hint="eastAsia"/>
            <w:kern w:val="0"/>
            <w:sz w:val="24"/>
          </w:rPr>
          <w:delText>AAAAA</w:delText>
        </w:r>
      </w:del>
      <w:ins w:id="1565" w:author="yunwei01" w:date="2017-08-02T14:22:00Z">
        <w:r w:rsidR="00A97AE9">
          <w:rPr>
            <w:rFonts w:ascii="宋体" w:cs="宋体" w:hint="eastAsia"/>
            <w:kern w:val="0"/>
            <w:sz w:val="24"/>
          </w:rPr>
          <w:t>资鼎(上海)互联网金融信息服务有限</w:t>
        </w:r>
      </w:ins>
      <w:del w:id="1566" w:author="yunwei01" w:date="2017-08-02T14:38:00Z">
        <w:r w:rsidDel="004C1B14">
          <w:rPr>
            <w:rFonts w:ascii="宋体" w:cs="宋体" w:hint="eastAsia"/>
            <w:kern w:val="0"/>
            <w:sz w:val="24"/>
          </w:rPr>
          <w:delText>公司</w:delText>
        </w:r>
      </w:del>
      <w:ins w:id="1567" w:author="yunwei01" w:date="2017-08-02T14:38:00Z">
        <w:r w:rsidR="004C1B14">
          <w:rPr>
            <w:rFonts w:ascii="宋体" w:cs="宋体" w:hint="eastAsia"/>
            <w:kern w:val="0"/>
            <w:sz w:val="24"/>
          </w:rPr>
          <w:t>公司</w:t>
        </w:r>
      </w:ins>
      <w:r w:rsidR="0063422A">
        <w:rPr>
          <w:rFonts w:ascii="宋体" w:cs="宋体" w:hint="eastAsia"/>
          <w:kern w:val="0"/>
          <w:sz w:val="24"/>
        </w:rPr>
        <w:t>将部分工作委托给专业技术公司完成，并和公司签订保密协议。</w:t>
      </w:r>
    </w:p>
    <w:p w14:paraId="7FB5F4C0" w14:textId="581E78B8" w:rsidR="0024427F" w:rsidRDefault="00543823">
      <w:pPr>
        <w:autoSpaceDE w:val="0"/>
        <w:autoSpaceDN w:val="0"/>
        <w:adjustRightInd w:val="0"/>
        <w:spacing w:line="360" w:lineRule="auto"/>
        <w:ind w:firstLineChars="200" w:firstLine="480"/>
        <w:jc w:val="left"/>
        <w:rPr>
          <w:rFonts w:ascii="宋体" w:cs="宋体"/>
          <w:kern w:val="0"/>
          <w:sz w:val="24"/>
        </w:rPr>
      </w:pPr>
      <w:del w:id="1568" w:author="yunwei01" w:date="2017-08-02T14:22:00Z">
        <w:r w:rsidDel="00A97AE9">
          <w:rPr>
            <w:rFonts w:ascii="宋体" w:cs="宋体" w:hint="eastAsia"/>
            <w:kern w:val="0"/>
            <w:sz w:val="24"/>
          </w:rPr>
          <w:delText>AAAAA</w:delText>
        </w:r>
      </w:del>
      <w:ins w:id="1569" w:author="yunwei01" w:date="2017-08-02T14:22:00Z">
        <w:r w:rsidR="00A97AE9">
          <w:rPr>
            <w:rFonts w:ascii="宋体" w:cs="宋体" w:hint="eastAsia"/>
            <w:kern w:val="0"/>
            <w:sz w:val="24"/>
          </w:rPr>
          <w:t>资鼎(上海)互联网金融信息服务有限</w:t>
        </w:r>
      </w:ins>
      <w:del w:id="1570" w:author="yunwei01" w:date="2017-08-02T14:38:00Z">
        <w:r w:rsidDel="004C1B14">
          <w:rPr>
            <w:rFonts w:ascii="宋体" w:cs="宋体" w:hint="eastAsia"/>
            <w:kern w:val="0"/>
            <w:sz w:val="24"/>
          </w:rPr>
          <w:delText>公司</w:delText>
        </w:r>
      </w:del>
      <w:ins w:id="1571" w:author="yunwei01" w:date="2017-08-02T14:38:00Z">
        <w:r w:rsidR="004C1B14">
          <w:rPr>
            <w:rFonts w:ascii="宋体" w:cs="宋体" w:hint="eastAsia"/>
            <w:kern w:val="0"/>
            <w:sz w:val="24"/>
          </w:rPr>
          <w:t>公司</w:t>
        </w:r>
      </w:ins>
      <w:r w:rsidR="0063422A">
        <w:rPr>
          <w:rFonts w:ascii="宋体" w:cs="宋体" w:hint="eastAsia"/>
          <w:kern w:val="0"/>
          <w:sz w:val="24"/>
        </w:rPr>
        <w:t>应用管理员、主机管理员、安全管理员、机房管理员、网络管理员以及安全审计员，承担信息系统日常运行维护和管理任务。(备份管理员操作变更 详见附12: 备份管理员操作变更申请单)</w:t>
      </w:r>
    </w:p>
    <w:p w14:paraId="027B5833" w14:textId="77777777" w:rsidR="0024427F" w:rsidRDefault="0063422A">
      <w:pPr>
        <w:autoSpaceDE w:val="0"/>
        <w:autoSpaceDN w:val="0"/>
        <w:adjustRightInd w:val="0"/>
        <w:spacing w:line="360" w:lineRule="auto"/>
        <w:ind w:firstLineChars="200" w:firstLine="480"/>
        <w:jc w:val="left"/>
        <w:rPr>
          <w:rFonts w:ascii="宋体" w:cs="宋体"/>
          <w:kern w:val="0"/>
          <w:sz w:val="24"/>
        </w:rPr>
      </w:pPr>
      <w:r>
        <w:rPr>
          <w:rFonts w:ascii="宋体" w:cs="宋体" w:hint="eastAsia"/>
          <w:kern w:val="0"/>
          <w:sz w:val="24"/>
        </w:rPr>
        <w:t>各机构人员情况如下表所示：</w:t>
      </w:r>
    </w:p>
    <w:p w14:paraId="59D1C988" w14:textId="1ACFF464" w:rsidR="00EE0FC3" w:rsidDel="00B65E6D" w:rsidRDefault="00EE0FC3">
      <w:pPr>
        <w:autoSpaceDE w:val="0"/>
        <w:autoSpaceDN w:val="0"/>
        <w:adjustRightInd w:val="0"/>
        <w:spacing w:line="360" w:lineRule="auto"/>
        <w:ind w:firstLineChars="200" w:firstLine="480"/>
        <w:jc w:val="left"/>
        <w:rPr>
          <w:del w:id="1572" w:author="yunwei01" w:date="2017-08-04T09:48:00Z"/>
          <w:rFonts w:ascii="宋体" w:cs="宋体"/>
          <w:kern w:val="0"/>
          <w:sz w:val="24"/>
        </w:rPr>
      </w:pPr>
    </w:p>
    <w:tbl>
      <w:tblPr>
        <w:tblW w:w="82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Look w:val="04A0" w:firstRow="1" w:lastRow="0" w:firstColumn="1" w:lastColumn="0" w:noHBand="0" w:noVBand="1"/>
      </w:tblPr>
      <w:tblGrid>
        <w:gridCol w:w="1892"/>
        <w:gridCol w:w="2722"/>
        <w:gridCol w:w="1690"/>
        <w:gridCol w:w="1986"/>
      </w:tblGrid>
      <w:tr w:rsidR="0024427F" w14:paraId="605F9818" w14:textId="77777777">
        <w:trPr>
          <w:cantSplit/>
          <w:trHeight w:val="154"/>
          <w:jc w:val="center"/>
        </w:trPr>
        <w:tc>
          <w:tcPr>
            <w:tcW w:w="8290" w:type="dxa"/>
            <w:gridSpan w:val="4"/>
            <w:shd w:val="clear" w:color="auto" w:fill="FFFFFF"/>
            <w:vAlign w:val="center"/>
          </w:tcPr>
          <w:p w14:paraId="1FD5991C" w14:textId="2E8DC8D1" w:rsidR="0024427F" w:rsidRDefault="00543823">
            <w:pPr>
              <w:jc w:val="center"/>
              <w:rPr>
                <w:rFonts w:ascii="宋体" w:cs="宋体"/>
                <w:b/>
                <w:kern w:val="0"/>
                <w:sz w:val="24"/>
              </w:rPr>
            </w:pPr>
            <w:del w:id="1573" w:author="yunwei01" w:date="2017-08-02T14:22:00Z">
              <w:r w:rsidDel="00A97AE9">
                <w:rPr>
                  <w:rFonts w:ascii="宋体" w:cs="宋体" w:hint="eastAsia"/>
                  <w:b/>
                  <w:kern w:val="0"/>
                  <w:sz w:val="24"/>
                </w:rPr>
                <w:delText>AAAAA</w:delText>
              </w:r>
            </w:del>
            <w:ins w:id="1574" w:author="yunwei01" w:date="2017-08-02T14:22:00Z">
              <w:r w:rsidR="00A97AE9">
                <w:rPr>
                  <w:rFonts w:ascii="宋体" w:cs="宋体" w:hint="eastAsia"/>
                  <w:b/>
                  <w:kern w:val="0"/>
                  <w:sz w:val="24"/>
                </w:rPr>
                <w:t>资鼎(上海)互联网金融信息服务有限</w:t>
              </w:r>
            </w:ins>
            <w:del w:id="1575" w:author="yunwei01" w:date="2017-08-02T14:38:00Z">
              <w:r w:rsidDel="004C1B14">
                <w:rPr>
                  <w:rFonts w:ascii="宋体" w:cs="宋体" w:hint="eastAsia"/>
                  <w:b/>
                  <w:kern w:val="0"/>
                  <w:sz w:val="24"/>
                </w:rPr>
                <w:delText>公司</w:delText>
              </w:r>
            </w:del>
            <w:ins w:id="1576" w:author="yunwei01" w:date="2017-08-02T14:38:00Z">
              <w:r w:rsidR="004C1B14">
                <w:rPr>
                  <w:rFonts w:ascii="宋体" w:cs="宋体" w:hint="eastAsia"/>
                  <w:b/>
                  <w:kern w:val="0"/>
                  <w:sz w:val="24"/>
                </w:rPr>
                <w:t>公司</w:t>
              </w:r>
            </w:ins>
            <w:r w:rsidR="0063422A">
              <w:rPr>
                <w:rFonts w:ascii="宋体" w:cs="宋体" w:hint="eastAsia"/>
                <w:b/>
                <w:kern w:val="0"/>
                <w:sz w:val="24"/>
              </w:rPr>
              <w:t>信息安全领导小组</w:t>
            </w:r>
          </w:p>
        </w:tc>
      </w:tr>
      <w:tr w:rsidR="0024427F" w14:paraId="5BA31EEA" w14:textId="77777777">
        <w:trPr>
          <w:cantSplit/>
          <w:trHeight w:val="154"/>
          <w:jc w:val="center"/>
        </w:trPr>
        <w:tc>
          <w:tcPr>
            <w:tcW w:w="1892" w:type="dxa"/>
            <w:shd w:val="clear" w:color="auto" w:fill="FFFFFF"/>
            <w:vAlign w:val="center"/>
          </w:tcPr>
          <w:p w14:paraId="4E5AB127" w14:textId="77777777" w:rsidR="0024427F" w:rsidRDefault="0063422A">
            <w:pPr>
              <w:spacing w:beforeLines="50" w:before="156" w:afterLines="50" w:after="156"/>
              <w:jc w:val="center"/>
              <w:rPr>
                <w:rFonts w:ascii="宋体" w:hAnsi="宋体"/>
                <w:szCs w:val="21"/>
              </w:rPr>
            </w:pPr>
            <w:r>
              <w:rPr>
                <w:rFonts w:ascii="宋体" w:hAnsi="宋体" w:hint="eastAsia"/>
                <w:szCs w:val="21"/>
              </w:rPr>
              <w:t>角  色</w:t>
            </w:r>
          </w:p>
        </w:tc>
        <w:tc>
          <w:tcPr>
            <w:tcW w:w="2722" w:type="dxa"/>
            <w:shd w:val="clear" w:color="auto" w:fill="FFFFFF"/>
            <w:vAlign w:val="center"/>
          </w:tcPr>
          <w:p w14:paraId="084AF63E" w14:textId="77777777" w:rsidR="0024427F" w:rsidRDefault="0063422A">
            <w:pPr>
              <w:spacing w:beforeLines="50" w:before="156" w:afterLines="50" w:after="156"/>
              <w:jc w:val="center"/>
              <w:rPr>
                <w:rFonts w:ascii="宋体" w:hAnsi="宋体"/>
                <w:szCs w:val="21"/>
              </w:rPr>
            </w:pPr>
            <w:r>
              <w:rPr>
                <w:rFonts w:ascii="宋体" w:hAnsi="宋体" w:hint="eastAsia"/>
                <w:szCs w:val="21"/>
              </w:rPr>
              <w:t>职务</w:t>
            </w:r>
          </w:p>
        </w:tc>
        <w:tc>
          <w:tcPr>
            <w:tcW w:w="1690" w:type="dxa"/>
            <w:shd w:val="clear" w:color="auto" w:fill="FFFFFF"/>
            <w:vAlign w:val="center"/>
          </w:tcPr>
          <w:p w14:paraId="3ED57088" w14:textId="77777777" w:rsidR="0024427F" w:rsidRDefault="0063422A">
            <w:pPr>
              <w:spacing w:beforeLines="50" w:before="156" w:afterLines="50" w:after="156"/>
              <w:jc w:val="center"/>
              <w:rPr>
                <w:rFonts w:ascii="宋体" w:hAnsi="宋体"/>
                <w:szCs w:val="21"/>
              </w:rPr>
            </w:pPr>
            <w:r>
              <w:rPr>
                <w:rFonts w:ascii="宋体" w:hAnsi="宋体" w:hint="eastAsia"/>
                <w:szCs w:val="21"/>
              </w:rPr>
              <w:t>姓名</w:t>
            </w:r>
          </w:p>
        </w:tc>
        <w:tc>
          <w:tcPr>
            <w:tcW w:w="1986" w:type="dxa"/>
            <w:shd w:val="clear" w:color="auto" w:fill="FFFFFF"/>
          </w:tcPr>
          <w:p w14:paraId="1D4ADA3D" w14:textId="77777777" w:rsidR="0024427F" w:rsidRDefault="0063422A">
            <w:pPr>
              <w:spacing w:beforeLines="50" w:before="156" w:afterLines="50" w:after="156"/>
              <w:jc w:val="center"/>
              <w:rPr>
                <w:rFonts w:ascii="宋体" w:hAnsi="宋体"/>
                <w:szCs w:val="21"/>
                <w:highlight w:val="yellow"/>
              </w:rPr>
            </w:pPr>
            <w:r>
              <w:rPr>
                <w:rFonts w:ascii="宋体" w:hAnsi="宋体" w:hint="eastAsia"/>
                <w:szCs w:val="21"/>
              </w:rPr>
              <w:t>联系电话</w:t>
            </w:r>
          </w:p>
        </w:tc>
      </w:tr>
      <w:tr w:rsidR="0024427F" w14:paraId="2F9BCE56" w14:textId="77777777">
        <w:trPr>
          <w:cantSplit/>
          <w:trHeight w:val="136"/>
          <w:jc w:val="center"/>
        </w:trPr>
        <w:tc>
          <w:tcPr>
            <w:tcW w:w="1892" w:type="dxa"/>
            <w:shd w:val="clear" w:color="auto" w:fill="FFFFFF"/>
            <w:vAlign w:val="center"/>
          </w:tcPr>
          <w:p w14:paraId="1BE5DF29" w14:textId="77777777" w:rsidR="0024427F" w:rsidRDefault="0063422A">
            <w:pPr>
              <w:spacing w:beforeLines="50" w:before="156" w:afterLines="50" w:after="156"/>
              <w:jc w:val="center"/>
              <w:rPr>
                <w:rFonts w:ascii="宋体" w:hAnsi="宋体"/>
                <w:szCs w:val="21"/>
              </w:rPr>
            </w:pPr>
            <w:r>
              <w:rPr>
                <w:rFonts w:ascii="宋体" w:hAnsi="宋体" w:hint="eastAsia"/>
                <w:szCs w:val="21"/>
              </w:rPr>
              <w:t>组长</w:t>
            </w:r>
          </w:p>
        </w:tc>
        <w:tc>
          <w:tcPr>
            <w:tcW w:w="2722" w:type="dxa"/>
            <w:shd w:val="clear" w:color="auto" w:fill="FFFFFF"/>
            <w:vAlign w:val="center"/>
          </w:tcPr>
          <w:p w14:paraId="5CAEEDCD" w14:textId="73ECE682" w:rsidR="0024427F" w:rsidRDefault="00E75D2D">
            <w:pPr>
              <w:jc w:val="center"/>
              <w:rPr>
                <w:rFonts w:ascii="宋体" w:hAnsi="宋体"/>
                <w:szCs w:val="21"/>
              </w:rPr>
            </w:pPr>
            <w:ins w:id="1577" w:author="yunwei01" w:date="2017-08-04T17:24:00Z">
              <w:r w:rsidRPr="00E75D2D">
                <w:rPr>
                  <w:rFonts w:ascii="宋体" w:hAnsi="宋体"/>
                  <w:szCs w:val="21"/>
                </w:rPr>
                <w:t>VP</w:t>
              </w:r>
            </w:ins>
          </w:p>
        </w:tc>
        <w:tc>
          <w:tcPr>
            <w:tcW w:w="1690" w:type="dxa"/>
            <w:shd w:val="clear" w:color="auto" w:fill="FFFFFF"/>
            <w:vAlign w:val="center"/>
          </w:tcPr>
          <w:p w14:paraId="3DE5BD5F" w14:textId="13E2778D" w:rsidR="0024427F" w:rsidRDefault="00E75D2D">
            <w:pPr>
              <w:jc w:val="center"/>
              <w:rPr>
                <w:rFonts w:ascii="宋体" w:hAnsi="宋体" w:hint="eastAsia"/>
                <w:szCs w:val="21"/>
              </w:rPr>
            </w:pPr>
            <w:ins w:id="1578" w:author="yunwei01" w:date="2017-08-04T17:24:00Z">
              <w:r>
                <w:rPr>
                  <w:rFonts w:ascii="宋体" w:hAnsi="宋体" w:hint="eastAsia"/>
                  <w:szCs w:val="21"/>
                </w:rPr>
                <w:t>姚</w:t>
              </w:r>
              <w:r>
                <w:rPr>
                  <w:rFonts w:ascii="宋体" w:hAnsi="宋体"/>
                  <w:szCs w:val="21"/>
                </w:rPr>
                <w:t>力</w:t>
              </w:r>
            </w:ins>
          </w:p>
        </w:tc>
        <w:tc>
          <w:tcPr>
            <w:tcW w:w="1986" w:type="dxa"/>
            <w:shd w:val="clear" w:color="auto" w:fill="FFFFFF"/>
            <w:vAlign w:val="center"/>
          </w:tcPr>
          <w:p w14:paraId="319EAE91" w14:textId="6CAE7C9A" w:rsidR="0024427F" w:rsidRDefault="00E75D2D">
            <w:pPr>
              <w:jc w:val="center"/>
              <w:rPr>
                <w:rFonts w:ascii="宋体" w:hAnsi="宋体"/>
                <w:szCs w:val="21"/>
              </w:rPr>
            </w:pPr>
            <w:ins w:id="1579" w:author="yunwei01" w:date="2017-08-04T17:24:00Z">
              <w:r w:rsidRPr="00E75D2D">
                <w:rPr>
                  <w:rFonts w:ascii="宋体" w:hAnsi="宋体"/>
                  <w:szCs w:val="21"/>
                </w:rPr>
                <w:t>13916347636</w:t>
              </w:r>
            </w:ins>
          </w:p>
        </w:tc>
      </w:tr>
      <w:tr w:rsidR="0024427F" w14:paraId="6F66B56F" w14:textId="77777777">
        <w:trPr>
          <w:cantSplit/>
          <w:trHeight w:val="20"/>
          <w:jc w:val="center"/>
        </w:trPr>
        <w:tc>
          <w:tcPr>
            <w:tcW w:w="1892" w:type="dxa"/>
            <w:tcBorders>
              <w:bottom w:val="single" w:sz="6" w:space="0" w:color="auto"/>
            </w:tcBorders>
            <w:shd w:val="clear" w:color="auto" w:fill="FFFFFF"/>
            <w:vAlign w:val="center"/>
          </w:tcPr>
          <w:p w14:paraId="07479508" w14:textId="77777777" w:rsidR="0024427F" w:rsidRDefault="0063422A">
            <w:pPr>
              <w:spacing w:beforeLines="50" w:before="156" w:afterLines="50" w:after="156"/>
              <w:jc w:val="center"/>
              <w:rPr>
                <w:rFonts w:ascii="宋体" w:hAnsi="宋体"/>
                <w:szCs w:val="21"/>
              </w:rPr>
            </w:pPr>
            <w:r>
              <w:rPr>
                <w:rFonts w:ascii="宋体" w:hAnsi="宋体" w:hint="eastAsia"/>
                <w:szCs w:val="21"/>
              </w:rPr>
              <w:t>副组长</w:t>
            </w:r>
          </w:p>
        </w:tc>
        <w:tc>
          <w:tcPr>
            <w:tcW w:w="2722" w:type="dxa"/>
            <w:tcBorders>
              <w:bottom w:val="single" w:sz="6" w:space="0" w:color="auto"/>
            </w:tcBorders>
            <w:shd w:val="clear" w:color="auto" w:fill="FFFFFF"/>
            <w:vAlign w:val="center"/>
          </w:tcPr>
          <w:p w14:paraId="602D1AF0" w14:textId="5B618103" w:rsidR="0024427F" w:rsidRDefault="00E75D2D">
            <w:pPr>
              <w:jc w:val="center"/>
              <w:rPr>
                <w:rFonts w:ascii="宋体" w:hAnsi="宋体" w:hint="eastAsia"/>
                <w:szCs w:val="21"/>
              </w:rPr>
            </w:pPr>
            <w:ins w:id="1580" w:author="yunwei01" w:date="2017-08-04T17:25:00Z">
              <w:r w:rsidRPr="00EA2B89">
                <w:rPr>
                  <w:rFonts w:ascii="宋体" w:hAnsi="宋体"/>
                  <w:szCs w:val="21"/>
                </w:rPr>
                <w:t>CPO</w:t>
              </w:r>
            </w:ins>
          </w:p>
        </w:tc>
        <w:tc>
          <w:tcPr>
            <w:tcW w:w="1690" w:type="dxa"/>
            <w:tcBorders>
              <w:bottom w:val="single" w:sz="6" w:space="0" w:color="auto"/>
            </w:tcBorders>
            <w:shd w:val="clear" w:color="auto" w:fill="FFFFFF"/>
            <w:vAlign w:val="center"/>
          </w:tcPr>
          <w:p w14:paraId="3D6F4A85" w14:textId="075A3394" w:rsidR="0024427F" w:rsidRDefault="00E75D2D">
            <w:pPr>
              <w:jc w:val="center"/>
              <w:rPr>
                <w:rFonts w:ascii="宋体" w:hAnsi="宋体"/>
                <w:szCs w:val="21"/>
              </w:rPr>
            </w:pPr>
            <w:ins w:id="1581" w:author="yunwei01" w:date="2017-08-04T17:25:00Z">
              <w:r w:rsidRPr="00EA2B89">
                <w:rPr>
                  <w:rFonts w:ascii="宋体" w:hAnsi="宋体" w:hint="eastAsia"/>
                  <w:szCs w:val="21"/>
                </w:rPr>
                <w:t>刘逸凡</w:t>
              </w:r>
            </w:ins>
          </w:p>
        </w:tc>
        <w:tc>
          <w:tcPr>
            <w:tcW w:w="1986" w:type="dxa"/>
            <w:tcBorders>
              <w:bottom w:val="single" w:sz="6" w:space="0" w:color="auto"/>
            </w:tcBorders>
            <w:shd w:val="clear" w:color="auto" w:fill="FFFFFF"/>
            <w:vAlign w:val="center"/>
          </w:tcPr>
          <w:p w14:paraId="718AA848" w14:textId="64E82D87" w:rsidR="0024427F" w:rsidRDefault="00E75D2D">
            <w:pPr>
              <w:jc w:val="center"/>
              <w:rPr>
                <w:rFonts w:ascii="宋体" w:hAnsi="宋体" w:hint="eastAsia"/>
                <w:szCs w:val="21"/>
              </w:rPr>
            </w:pPr>
            <w:ins w:id="1582" w:author="yunwei01" w:date="2017-08-04T17:25:00Z">
              <w:r w:rsidRPr="00EA2B89">
                <w:rPr>
                  <w:rFonts w:ascii="宋体" w:hAnsi="宋体"/>
                  <w:szCs w:val="21"/>
                </w:rPr>
                <w:t>17717393229</w:t>
              </w:r>
            </w:ins>
          </w:p>
        </w:tc>
      </w:tr>
      <w:tr w:rsidR="0024427F" w14:paraId="2F58D942" w14:textId="77777777">
        <w:trPr>
          <w:cantSplit/>
          <w:trHeight w:val="20"/>
          <w:jc w:val="center"/>
        </w:trPr>
        <w:tc>
          <w:tcPr>
            <w:tcW w:w="8290" w:type="dxa"/>
            <w:gridSpan w:val="4"/>
            <w:tcBorders>
              <w:bottom w:val="single" w:sz="6" w:space="0" w:color="auto"/>
            </w:tcBorders>
            <w:shd w:val="clear" w:color="auto" w:fill="FFFFFF"/>
            <w:vAlign w:val="center"/>
          </w:tcPr>
          <w:p w14:paraId="524B5716" w14:textId="7A35DC03" w:rsidR="0024427F" w:rsidRDefault="00543823">
            <w:pPr>
              <w:jc w:val="center"/>
              <w:rPr>
                <w:rFonts w:ascii="宋体" w:hAnsi="宋体"/>
                <w:szCs w:val="21"/>
              </w:rPr>
            </w:pPr>
            <w:del w:id="1583" w:author="yunwei01" w:date="2017-08-02T14:22:00Z">
              <w:r w:rsidDel="00A97AE9">
                <w:rPr>
                  <w:rFonts w:ascii="宋体" w:cs="宋体" w:hint="eastAsia"/>
                  <w:b/>
                  <w:kern w:val="0"/>
                  <w:sz w:val="24"/>
                </w:rPr>
                <w:delText>AAAAA</w:delText>
              </w:r>
            </w:del>
            <w:ins w:id="1584" w:author="yunwei01" w:date="2017-08-02T14:22:00Z">
              <w:r w:rsidR="00A97AE9">
                <w:rPr>
                  <w:rFonts w:ascii="宋体" w:cs="宋体" w:hint="eastAsia"/>
                  <w:b/>
                  <w:kern w:val="0"/>
                  <w:sz w:val="24"/>
                </w:rPr>
                <w:t>资鼎(上海)互联网金融信息服务有限</w:t>
              </w:r>
            </w:ins>
            <w:del w:id="1585" w:author="yunwei01" w:date="2017-08-02T14:38:00Z">
              <w:r w:rsidDel="004C1B14">
                <w:rPr>
                  <w:rFonts w:ascii="宋体" w:cs="宋体" w:hint="eastAsia"/>
                  <w:b/>
                  <w:kern w:val="0"/>
                  <w:sz w:val="24"/>
                </w:rPr>
                <w:delText>公司</w:delText>
              </w:r>
            </w:del>
            <w:ins w:id="1586" w:author="yunwei01" w:date="2017-08-02T14:38:00Z">
              <w:r w:rsidR="004C1B14">
                <w:rPr>
                  <w:rFonts w:ascii="宋体" w:cs="宋体" w:hint="eastAsia"/>
                  <w:b/>
                  <w:kern w:val="0"/>
                  <w:sz w:val="24"/>
                </w:rPr>
                <w:t>公司</w:t>
              </w:r>
            </w:ins>
            <w:r w:rsidR="0063422A">
              <w:rPr>
                <w:rFonts w:ascii="宋体" w:cs="宋体" w:hint="eastAsia"/>
                <w:b/>
                <w:kern w:val="0"/>
                <w:sz w:val="24"/>
              </w:rPr>
              <w:t>信息安全小组</w:t>
            </w:r>
          </w:p>
        </w:tc>
      </w:tr>
      <w:tr w:rsidR="00101981" w14:paraId="266B6375" w14:textId="77777777">
        <w:trPr>
          <w:cantSplit/>
          <w:trHeight w:val="20"/>
          <w:jc w:val="center"/>
        </w:trPr>
        <w:tc>
          <w:tcPr>
            <w:tcW w:w="1892" w:type="dxa"/>
            <w:shd w:val="clear" w:color="auto" w:fill="FFFFFF"/>
            <w:vAlign w:val="center"/>
          </w:tcPr>
          <w:p w14:paraId="7E9392E3" w14:textId="77777777" w:rsidR="00101981" w:rsidRDefault="00101981" w:rsidP="00101981">
            <w:pPr>
              <w:spacing w:beforeLines="50" w:before="156" w:afterLines="50" w:after="156"/>
              <w:jc w:val="center"/>
              <w:rPr>
                <w:rFonts w:ascii="宋体" w:hAnsi="宋体"/>
                <w:szCs w:val="21"/>
              </w:rPr>
            </w:pPr>
            <w:del w:id="1587" w:author="yunwei01" w:date="2017-08-04T12:24:00Z">
              <w:r w:rsidDel="00145D50">
                <w:rPr>
                  <w:rFonts w:ascii="宋体" w:hAnsi="宋体" w:hint="eastAsia"/>
                  <w:szCs w:val="21"/>
                </w:rPr>
                <w:delText>系统/</w:delText>
              </w:r>
            </w:del>
            <w:r>
              <w:rPr>
                <w:rFonts w:ascii="宋体" w:hAnsi="宋体" w:hint="eastAsia"/>
                <w:szCs w:val="21"/>
              </w:rPr>
              <w:t>主机管理员</w:t>
            </w:r>
          </w:p>
        </w:tc>
        <w:tc>
          <w:tcPr>
            <w:tcW w:w="2722" w:type="dxa"/>
            <w:shd w:val="clear" w:color="auto" w:fill="FFFFFF"/>
            <w:vAlign w:val="center"/>
          </w:tcPr>
          <w:p w14:paraId="7E770D77" w14:textId="5EF0BEE4" w:rsidR="00101981" w:rsidRDefault="00145D50" w:rsidP="00101981">
            <w:pPr>
              <w:jc w:val="center"/>
              <w:rPr>
                <w:rFonts w:ascii="宋体" w:hAnsi="宋体"/>
                <w:szCs w:val="21"/>
              </w:rPr>
            </w:pPr>
            <w:ins w:id="1588" w:author="yunwei01" w:date="2017-08-04T12:24:00Z">
              <w:r>
                <w:rPr>
                  <w:rFonts w:ascii="宋体" w:hAnsi="宋体" w:hint="eastAsia"/>
                  <w:szCs w:val="21"/>
                </w:rPr>
                <w:t>技术</w:t>
              </w:r>
              <w:r>
                <w:rPr>
                  <w:rFonts w:ascii="宋体" w:hAnsi="宋体"/>
                  <w:szCs w:val="21"/>
                </w:rPr>
                <w:t>经理</w:t>
              </w:r>
            </w:ins>
          </w:p>
        </w:tc>
        <w:tc>
          <w:tcPr>
            <w:tcW w:w="1690" w:type="dxa"/>
            <w:shd w:val="clear" w:color="auto" w:fill="FFFFFF"/>
            <w:vAlign w:val="center"/>
          </w:tcPr>
          <w:p w14:paraId="384C89F0" w14:textId="7BABF8E6" w:rsidR="00101981" w:rsidRDefault="00174964" w:rsidP="00101981">
            <w:pPr>
              <w:jc w:val="center"/>
              <w:rPr>
                <w:rFonts w:ascii="宋体" w:hAnsi="宋体"/>
                <w:szCs w:val="21"/>
              </w:rPr>
            </w:pPr>
            <w:ins w:id="1589" w:author="yunwei01" w:date="2017-08-04T12:17:00Z">
              <w:r w:rsidRPr="00174964">
                <w:rPr>
                  <w:rFonts w:ascii="宋体" w:hAnsi="宋体" w:hint="eastAsia"/>
                  <w:szCs w:val="21"/>
                </w:rPr>
                <w:t>徐垚鑫</w:t>
              </w:r>
            </w:ins>
          </w:p>
        </w:tc>
        <w:tc>
          <w:tcPr>
            <w:tcW w:w="1986" w:type="dxa"/>
            <w:shd w:val="clear" w:color="auto" w:fill="FFFFFF"/>
            <w:vAlign w:val="center"/>
          </w:tcPr>
          <w:p w14:paraId="6B5491D4" w14:textId="3A949493" w:rsidR="00101981" w:rsidRDefault="00245F63" w:rsidP="00101981">
            <w:pPr>
              <w:jc w:val="center"/>
              <w:rPr>
                <w:rFonts w:ascii="宋体" w:hAnsi="宋体"/>
                <w:szCs w:val="21"/>
              </w:rPr>
            </w:pPr>
            <w:ins w:id="1590" w:author="yunwei01" w:date="2017-08-04T12:25:00Z">
              <w:r w:rsidRPr="00145D50">
                <w:rPr>
                  <w:rFonts w:ascii="宋体" w:hAnsi="宋体"/>
                  <w:szCs w:val="21"/>
                </w:rPr>
                <w:t>13262509737</w:t>
              </w:r>
            </w:ins>
          </w:p>
        </w:tc>
      </w:tr>
      <w:tr w:rsidR="00CF4D3F" w14:paraId="090DD13C" w14:textId="77777777">
        <w:trPr>
          <w:cantSplit/>
          <w:trHeight w:val="20"/>
          <w:jc w:val="center"/>
        </w:trPr>
        <w:tc>
          <w:tcPr>
            <w:tcW w:w="1892" w:type="dxa"/>
            <w:shd w:val="clear" w:color="auto" w:fill="FFFFFF"/>
            <w:vAlign w:val="center"/>
          </w:tcPr>
          <w:p w14:paraId="00D359A6" w14:textId="77777777" w:rsidR="00CF4D3F" w:rsidRDefault="00CF4D3F" w:rsidP="00CF4D3F">
            <w:pPr>
              <w:spacing w:beforeLines="50" w:before="156" w:afterLines="50" w:after="156"/>
              <w:jc w:val="center"/>
              <w:rPr>
                <w:rFonts w:ascii="宋体" w:hAnsi="宋体"/>
                <w:b/>
                <w:szCs w:val="21"/>
              </w:rPr>
            </w:pPr>
            <w:r>
              <w:rPr>
                <w:rFonts w:ascii="宋体" w:hAnsi="宋体" w:hint="eastAsia"/>
                <w:szCs w:val="21"/>
              </w:rPr>
              <w:t>机房管理员</w:t>
            </w:r>
          </w:p>
        </w:tc>
        <w:tc>
          <w:tcPr>
            <w:tcW w:w="2722" w:type="dxa"/>
            <w:shd w:val="clear" w:color="auto" w:fill="FFFFFF"/>
            <w:vAlign w:val="center"/>
          </w:tcPr>
          <w:p w14:paraId="4722D620" w14:textId="50EB2964" w:rsidR="00CF4D3F" w:rsidRDefault="00145D50" w:rsidP="00CF4D3F">
            <w:pPr>
              <w:jc w:val="center"/>
              <w:rPr>
                <w:rFonts w:ascii="宋体" w:hAnsi="宋体"/>
                <w:szCs w:val="21"/>
              </w:rPr>
            </w:pPr>
            <w:ins w:id="1591" w:author="yunwei01" w:date="2017-08-04T12:24:00Z">
              <w:r>
                <w:rPr>
                  <w:rFonts w:ascii="宋体" w:hAnsi="宋体" w:hint="eastAsia"/>
                  <w:szCs w:val="21"/>
                </w:rPr>
                <w:t>运</w:t>
              </w:r>
              <w:r>
                <w:rPr>
                  <w:rFonts w:ascii="宋体" w:hAnsi="宋体"/>
                  <w:szCs w:val="21"/>
                </w:rPr>
                <w:t>维工程师</w:t>
              </w:r>
            </w:ins>
          </w:p>
        </w:tc>
        <w:tc>
          <w:tcPr>
            <w:tcW w:w="1690" w:type="dxa"/>
            <w:shd w:val="clear" w:color="auto" w:fill="FFFFFF"/>
            <w:vAlign w:val="center"/>
          </w:tcPr>
          <w:p w14:paraId="1E7D5289" w14:textId="4C1E9EED" w:rsidR="00CF4D3F" w:rsidRDefault="00174964" w:rsidP="00CF4D3F">
            <w:pPr>
              <w:jc w:val="center"/>
            </w:pPr>
            <w:ins w:id="1592" w:author="yunwei01" w:date="2017-08-04T12:18:00Z">
              <w:r>
                <w:rPr>
                  <w:rFonts w:hint="eastAsia"/>
                </w:rPr>
                <w:t>吴</w:t>
              </w:r>
              <w:r>
                <w:t>姜为</w:t>
              </w:r>
            </w:ins>
          </w:p>
        </w:tc>
        <w:tc>
          <w:tcPr>
            <w:tcW w:w="1986" w:type="dxa"/>
            <w:shd w:val="clear" w:color="auto" w:fill="FFFFFF"/>
            <w:vAlign w:val="center"/>
          </w:tcPr>
          <w:p w14:paraId="48D40698" w14:textId="71149A39" w:rsidR="00CF4D3F" w:rsidRDefault="00245F63" w:rsidP="00CF4D3F">
            <w:pPr>
              <w:jc w:val="center"/>
              <w:rPr>
                <w:rFonts w:ascii="宋体" w:hAnsi="宋体"/>
                <w:szCs w:val="21"/>
              </w:rPr>
            </w:pPr>
            <w:ins w:id="1593" w:author="yunwei01" w:date="2017-08-04T12:25:00Z">
              <w:r>
                <w:rPr>
                  <w:rFonts w:ascii="宋体" w:hAnsi="宋体" w:hint="eastAsia"/>
                  <w:szCs w:val="21"/>
                </w:rPr>
                <w:t>17612124551</w:t>
              </w:r>
            </w:ins>
          </w:p>
        </w:tc>
      </w:tr>
      <w:tr w:rsidR="00CF4D3F" w14:paraId="7E8811F5" w14:textId="77777777">
        <w:trPr>
          <w:cantSplit/>
          <w:trHeight w:val="20"/>
          <w:jc w:val="center"/>
        </w:trPr>
        <w:tc>
          <w:tcPr>
            <w:tcW w:w="1892" w:type="dxa"/>
            <w:shd w:val="clear" w:color="auto" w:fill="FFFFFF"/>
            <w:vAlign w:val="center"/>
          </w:tcPr>
          <w:p w14:paraId="7220A05E" w14:textId="77777777" w:rsidR="00CF4D3F" w:rsidRDefault="00CF4D3F" w:rsidP="00CF4D3F">
            <w:pPr>
              <w:spacing w:beforeLines="50" w:before="156" w:afterLines="50" w:after="156"/>
              <w:jc w:val="center"/>
              <w:rPr>
                <w:rFonts w:ascii="宋体" w:hAnsi="宋体"/>
                <w:szCs w:val="21"/>
              </w:rPr>
            </w:pPr>
            <w:r>
              <w:rPr>
                <w:rFonts w:ascii="宋体" w:hAnsi="宋体" w:hint="eastAsia"/>
                <w:szCs w:val="21"/>
              </w:rPr>
              <w:t>网络管理员</w:t>
            </w:r>
          </w:p>
        </w:tc>
        <w:tc>
          <w:tcPr>
            <w:tcW w:w="2722" w:type="dxa"/>
            <w:shd w:val="clear" w:color="auto" w:fill="FFFFFF"/>
            <w:vAlign w:val="center"/>
          </w:tcPr>
          <w:p w14:paraId="68B5317A" w14:textId="56B58FC3" w:rsidR="00CF4D3F" w:rsidRDefault="00145D50" w:rsidP="00CF4D3F">
            <w:pPr>
              <w:jc w:val="center"/>
              <w:rPr>
                <w:rFonts w:ascii="宋体" w:hAnsi="宋体"/>
                <w:szCs w:val="21"/>
              </w:rPr>
            </w:pPr>
            <w:ins w:id="1594" w:author="yunwei01" w:date="2017-08-04T12:25:00Z">
              <w:r>
                <w:rPr>
                  <w:rFonts w:ascii="宋体" w:hAnsi="宋体" w:hint="eastAsia"/>
                  <w:szCs w:val="21"/>
                </w:rPr>
                <w:t>运</w:t>
              </w:r>
              <w:r>
                <w:rPr>
                  <w:rFonts w:ascii="宋体" w:hAnsi="宋体"/>
                  <w:szCs w:val="21"/>
                </w:rPr>
                <w:t>维工程师</w:t>
              </w:r>
            </w:ins>
          </w:p>
        </w:tc>
        <w:tc>
          <w:tcPr>
            <w:tcW w:w="1690" w:type="dxa"/>
            <w:shd w:val="clear" w:color="auto" w:fill="FFFFFF"/>
            <w:vAlign w:val="center"/>
          </w:tcPr>
          <w:p w14:paraId="0A3814ED" w14:textId="43E90938" w:rsidR="00CF4D3F" w:rsidRDefault="00174964" w:rsidP="00CF4D3F">
            <w:pPr>
              <w:jc w:val="center"/>
              <w:rPr>
                <w:rFonts w:ascii="宋体" w:hAnsi="宋体"/>
                <w:szCs w:val="21"/>
              </w:rPr>
            </w:pPr>
            <w:ins w:id="1595" w:author="yunwei01" w:date="2017-08-04T12:18:00Z">
              <w:r>
                <w:rPr>
                  <w:rFonts w:ascii="宋体" w:hAnsi="宋体" w:hint="eastAsia"/>
                  <w:szCs w:val="21"/>
                </w:rPr>
                <w:t>吴姜</w:t>
              </w:r>
              <w:r>
                <w:rPr>
                  <w:rFonts w:ascii="宋体" w:hAnsi="宋体"/>
                  <w:szCs w:val="21"/>
                </w:rPr>
                <w:t>为</w:t>
              </w:r>
            </w:ins>
          </w:p>
        </w:tc>
        <w:tc>
          <w:tcPr>
            <w:tcW w:w="1986" w:type="dxa"/>
            <w:shd w:val="clear" w:color="auto" w:fill="FFFFFF"/>
            <w:vAlign w:val="center"/>
          </w:tcPr>
          <w:p w14:paraId="24878863" w14:textId="61F7B7E0" w:rsidR="00CF4D3F" w:rsidRDefault="00245F63" w:rsidP="00CF4D3F">
            <w:pPr>
              <w:jc w:val="center"/>
              <w:rPr>
                <w:rFonts w:ascii="宋体" w:hAnsi="宋体"/>
                <w:szCs w:val="21"/>
              </w:rPr>
            </w:pPr>
            <w:ins w:id="1596" w:author="yunwei01" w:date="2017-08-04T12:25:00Z">
              <w:r>
                <w:rPr>
                  <w:rFonts w:ascii="宋体" w:hAnsi="宋体" w:hint="eastAsia"/>
                  <w:szCs w:val="21"/>
                </w:rPr>
                <w:t>17612124551</w:t>
              </w:r>
            </w:ins>
          </w:p>
        </w:tc>
      </w:tr>
      <w:tr w:rsidR="00CF4D3F" w14:paraId="5FB0E403" w14:textId="77777777">
        <w:trPr>
          <w:cantSplit/>
          <w:trHeight w:val="20"/>
          <w:jc w:val="center"/>
        </w:trPr>
        <w:tc>
          <w:tcPr>
            <w:tcW w:w="1892" w:type="dxa"/>
            <w:shd w:val="clear" w:color="auto" w:fill="FFFFFF"/>
            <w:vAlign w:val="center"/>
          </w:tcPr>
          <w:p w14:paraId="4525D598" w14:textId="77777777" w:rsidR="00CF4D3F" w:rsidRDefault="00CF4D3F" w:rsidP="00CF4D3F">
            <w:pPr>
              <w:spacing w:beforeLines="50" w:before="156" w:afterLines="50" w:after="156"/>
              <w:jc w:val="center"/>
              <w:rPr>
                <w:rFonts w:ascii="宋体" w:hAnsi="宋体"/>
                <w:b/>
                <w:szCs w:val="21"/>
              </w:rPr>
            </w:pPr>
            <w:r>
              <w:rPr>
                <w:rFonts w:ascii="宋体" w:hAnsi="宋体" w:hint="eastAsia"/>
                <w:szCs w:val="21"/>
              </w:rPr>
              <w:t>应用管理员</w:t>
            </w:r>
          </w:p>
        </w:tc>
        <w:tc>
          <w:tcPr>
            <w:tcW w:w="2722" w:type="dxa"/>
            <w:shd w:val="clear" w:color="auto" w:fill="FFFFFF"/>
            <w:vAlign w:val="center"/>
          </w:tcPr>
          <w:p w14:paraId="57801025" w14:textId="6AC1E111" w:rsidR="00CF4D3F" w:rsidRDefault="00145D50" w:rsidP="00CF4D3F">
            <w:pPr>
              <w:jc w:val="center"/>
              <w:rPr>
                <w:rFonts w:ascii="宋体" w:hAnsi="宋体"/>
                <w:szCs w:val="21"/>
              </w:rPr>
            </w:pPr>
            <w:ins w:id="1597" w:author="yunwei01" w:date="2017-08-04T12:24:00Z">
              <w:r>
                <w:rPr>
                  <w:rFonts w:ascii="宋体" w:hAnsi="宋体" w:hint="eastAsia"/>
                  <w:szCs w:val="21"/>
                </w:rPr>
                <w:t>开发经理</w:t>
              </w:r>
            </w:ins>
          </w:p>
        </w:tc>
        <w:tc>
          <w:tcPr>
            <w:tcW w:w="1690" w:type="dxa"/>
            <w:shd w:val="clear" w:color="auto" w:fill="FFFFFF"/>
            <w:vAlign w:val="center"/>
          </w:tcPr>
          <w:p w14:paraId="66F832CE" w14:textId="5FE01F28" w:rsidR="00CF4D3F" w:rsidRDefault="00174964" w:rsidP="00CF4D3F">
            <w:pPr>
              <w:ind w:firstLineChars="200" w:firstLine="420"/>
            </w:pPr>
            <w:ins w:id="1598" w:author="yunwei01" w:date="2017-08-04T12:18:00Z">
              <w:r w:rsidRPr="00174964">
                <w:rPr>
                  <w:rFonts w:hint="eastAsia"/>
                </w:rPr>
                <w:t>温健根</w:t>
              </w:r>
            </w:ins>
          </w:p>
        </w:tc>
        <w:tc>
          <w:tcPr>
            <w:tcW w:w="1986" w:type="dxa"/>
            <w:shd w:val="clear" w:color="auto" w:fill="FFFFFF"/>
            <w:vAlign w:val="center"/>
          </w:tcPr>
          <w:p w14:paraId="5AC20118" w14:textId="453D27A7" w:rsidR="00CF4D3F" w:rsidRDefault="00245F63" w:rsidP="00CF4D3F">
            <w:pPr>
              <w:jc w:val="center"/>
              <w:rPr>
                <w:rFonts w:ascii="宋体" w:hAnsi="宋体"/>
                <w:szCs w:val="21"/>
              </w:rPr>
            </w:pPr>
            <w:ins w:id="1599" w:author="yunwei01" w:date="2017-08-04T12:25:00Z">
              <w:r w:rsidRPr="00145D50">
                <w:rPr>
                  <w:rFonts w:ascii="宋体" w:hAnsi="宋体"/>
                  <w:szCs w:val="21"/>
                </w:rPr>
                <w:t>15921587198</w:t>
              </w:r>
            </w:ins>
          </w:p>
        </w:tc>
      </w:tr>
      <w:tr w:rsidR="00101981" w14:paraId="40AC034D" w14:textId="77777777">
        <w:trPr>
          <w:cantSplit/>
          <w:trHeight w:val="20"/>
          <w:jc w:val="center"/>
        </w:trPr>
        <w:tc>
          <w:tcPr>
            <w:tcW w:w="8290" w:type="dxa"/>
            <w:gridSpan w:val="4"/>
            <w:shd w:val="clear" w:color="auto" w:fill="FFFFFF"/>
            <w:vAlign w:val="center"/>
          </w:tcPr>
          <w:p w14:paraId="20282F51" w14:textId="46757804" w:rsidR="00101981" w:rsidRDefault="00543823" w:rsidP="00101981">
            <w:pPr>
              <w:jc w:val="center"/>
              <w:rPr>
                <w:rFonts w:ascii="宋体" w:cs="宋体"/>
                <w:b/>
                <w:kern w:val="0"/>
                <w:sz w:val="24"/>
              </w:rPr>
            </w:pPr>
            <w:del w:id="1600" w:author="yunwei01" w:date="2017-08-02T14:22:00Z">
              <w:r w:rsidDel="00A97AE9">
                <w:rPr>
                  <w:rFonts w:ascii="宋体" w:cs="宋体" w:hint="eastAsia"/>
                  <w:b/>
                  <w:kern w:val="0"/>
                  <w:sz w:val="24"/>
                </w:rPr>
                <w:delText>AAAAA</w:delText>
              </w:r>
            </w:del>
            <w:ins w:id="1601" w:author="yunwei01" w:date="2017-08-02T14:22:00Z">
              <w:r w:rsidR="00A97AE9">
                <w:rPr>
                  <w:rFonts w:ascii="宋体" w:cs="宋体" w:hint="eastAsia"/>
                  <w:b/>
                  <w:kern w:val="0"/>
                  <w:sz w:val="24"/>
                </w:rPr>
                <w:t>资鼎(上海)互联网金融信息服务有限</w:t>
              </w:r>
            </w:ins>
            <w:del w:id="1602" w:author="yunwei01" w:date="2017-08-02T14:38:00Z">
              <w:r w:rsidDel="004C1B14">
                <w:rPr>
                  <w:rFonts w:ascii="宋体" w:cs="宋体" w:hint="eastAsia"/>
                  <w:b/>
                  <w:kern w:val="0"/>
                  <w:sz w:val="24"/>
                </w:rPr>
                <w:delText>公司</w:delText>
              </w:r>
            </w:del>
            <w:ins w:id="1603" w:author="yunwei01" w:date="2017-08-02T14:38:00Z">
              <w:r w:rsidR="004C1B14">
                <w:rPr>
                  <w:rFonts w:ascii="宋体" w:cs="宋体" w:hint="eastAsia"/>
                  <w:b/>
                  <w:kern w:val="0"/>
                  <w:sz w:val="24"/>
                </w:rPr>
                <w:t>公司</w:t>
              </w:r>
            </w:ins>
            <w:r w:rsidR="00101981">
              <w:rPr>
                <w:rFonts w:ascii="宋体" w:cs="宋体" w:hint="eastAsia"/>
                <w:b/>
                <w:kern w:val="0"/>
                <w:sz w:val="24"/>
              </w:rPr>
              <w:t>信息安全后备小组</w:t>
            </w:r>
          </w:p>
        </w:tc>
      </w:tr>
      <w:tr w:rsidR="00CD0E48" w14:paraId="7DB5BD24" w14:textId="77777777" w:rsidTr="00CD0E48">
        <w:trPr>
          <w:cantSplit/>
          <w:trHeight w:val="20"/>
          <w:jc w:val="center"/>
        </w:trPr>
        <w:tc>
          <w:tcPr>
            <w:tcW w:w="1892" w:type="dxa"/>
            <w:shd w:val="clear" w:color="auto" w:fill="FFFFFF"/>
            <w:vAlign w:val="center"/>
          </w:tcPr>
          <w:p w14:paraId="220788C0" w14:textId="77777777" w:rsidR="00CD0E48" w:rsidRPr="009E7E80" w:rsidRDefault="00CD0E48" w:rsidP="00CD0E48">
            <w:pPr>
              <w:spacing w:beforeLines="50" w:before="156" w:afterLines="50" w:after="156"/>
              <w:jc w:val="center"/>
              <w:rPr>
                <w:rFonts w:ascii="宋体" w:hAnsi="宋体"/>
                <w:szCs w:val="21"/>
                <w:rPrChange w:id="1604" w:author="yunwei01" w:date="2017-08-04T17:29:00Z">
                  <w:rPr>
                    <w:rFonts w:ascii="宋体" w:hAnsi="宋体"/>
                    <w:szCs w:val="21"/>
                  </w:rPr>
                </w:rPrChange>
              </w:rPr>
            </w:pPr>
            <w:r w:rsidRPr="009E7E80">
              <w:rPr>
                <w:rFonts w:ascii="宋体" w:hAnsi="宋体" w:hint="eastAsia"/>
                <w:szCs w:val="21"/>
                <w:rPrChange w:id="1605" w:author="yunwei01" w:date="2017-08-04T17:29:00Z">
                  <w:rPr>
                    <w:rFonts w:ascii="宋体" w:hAnsi="宋体" w:hint="eastAsia"/>
                    <w:b/>
                    <w:szCs w:val="21"/>
                  </w:rPr>
                </w:rPrChange>
              </w:rPr>
              <w:t>备份系统/主机管理员</w:t>
            </w:r>
          </w:p>
        </w:tc>
        <w:tc>
          <w:tcPr>
            <w:tcW w:w="2722" w:type="dxa"/>
            <w:shd w:val="clear" w:color="auto" w:fill="FFFFFF"/>
            <w:vAlign w:val="center"/>
          </w:tcPr>
          <w:p w14:paraId="1615F72F" w14:textId="13F2E555" w:rsidR="00CD0E48" w:rsidRDefault="00CD0E48" w:rsidP="00CD0E48">
            <w:pPr>
              <w:jc w:val="center"/>
              <w:rPr>
                <w:rFonts w:ascii="宋体" w:hAnsi="宋体" w:hint="eastAsia"/>
                <w:szCs w:val="21"/>
              </w:rPr>
            </w:pPr>
            <w:bookmarkStart w:id="1606" w:name="_GoBack"/>
            <w:bookmarkEnd w:id="1606"/>
          </w:p>
        </w:tc>
        <w:tc>
          <w:tcPr>
            <w:tcW w:w="1690" w:type="dxa"/>
            <w:shd w:val="clear" w:color="auto" w:fill="FFFFFF"/>
            <w:vAlign w:val="center"/>
          </w:tcPr>
          <w:p w14:paraId="63B879D9" w14:textId="34B82650" w:rsidR="00CD0E48" w:rsidRDefault="00CD0E48" w:rsidP="00CD0E48">
            <w:pPr>
              <w:jc w:val="center"/>
              <w:rPr>
                <w:rFonts w:ascii="宋体" w:hAnsi="宋体"/>
                <w:szCs w:val="21"/>
              </w:rPr>
            </w:pPr>
          </w:p>
        </w:tc>
        <w:tc>
          <w:tcPr>
            <w:tcW w:w="1986" w:type="dxa"/>
            <w:shd w:val="clear" w:color="auto" w:fill="FFFFFF"/>
            <w:vAlign w:val="center"/>
          </w:tcPr>
          <w:p w14:paraId="37276761" w14:textId="5A16469E" w:rsidR="00CD0E48" w:rsidRDefault="00CD0E48" w:rsidP="00CD0E48">
            <w:pPr>
              <w:jc w:val="center"/>
              <w:rPr>
                <w:rFonts w:ascii="宋体" w:hAnsi="宋体"/>
                <w:szCs w:val="21"/>
              </w:rPr>
            </w:pPr>
          </w:p>
        </w:tc>
      </w:tr>
      <w:tr w:rsidR="00CD0E48" w14:paraId="7D535CA9" w14:textId="77777777" w:rsidTr="00CD0E48">
        <w:trPr>
          <w:cantSplit/>
          <w:trHeight w:val="20"/>
          <w:jc w:val="center"/>
        </w:trPr>
        <w:tc>
          <w:tcPr>
            <w:tcW w:w="1892" w:type="dxa"/>
            <w:shd w:val="clear" w:color="auto" w:fill="FFFFFF"/>
            <w:vAlign w:val="center"/>
          </w:tcPr>
          <w:p w14:paraId="4026042A" w14:textId="77777777" w:rsidR="00CD0E48" w:rsidRPr="009E7E80" w:rsidRDefault="00CD0E48" w:rsidP="00CD0E48">
            <w:pPr>
              <w:spacing w:beforeLines="50" w:before="156" w:afterLines="50" w:after="156"/>
              <w:jc w:val="center"/>
              <w:rPr>
                <w:rFonts w:ascii="宋体" w:hAnsi="宋体"/>
                <w:szCs w:val="21"/>
                <w:rPrChange w:id="1607" w:author="yunwei01" w:date="2017-08-04T17:29:00Z">
                  <w:rPr>
                    <w:rFonts w:ascii="宋体" w:hAnsi="宋体"/>
                    <w:b/>
                    <w:szCs w:val="21"/>
                  </w:rPr>
                </w:rPrChange>
              </w:rPr>
            </w:pPr>
            <w:r w:rsidRPr="009E7E80">
              <w:rPr>
                <w:rFonts w:ascii="宋体" w:hAnsi="宋体" w:hint="eastAsia"/>
                <w:szCs w:val="21"/>
                <w:rPrChange w:id="1608" w:author="yunwei01" w:date="2017-08-04T17:29:00Z">
                  <w:rPr>
                    <w:rFonts w:ascii="宋体" w:hAnsi="宋体" w:hint="eastAsia"/>
                    <w:b/>
                    <w:szCs w:val="21"/>
                  </w:rPr>
                </w:rPrChange>
              </w:rPr>
              <w:t>备份机房管理员</w:t>
            </w:r>
          </w:p>
        </w:tc>
        <w:tc>
          <w:tcPr>
            <w:tcW w:w="2722" w:type="dxa"/>
            <w:shd w:val="clear" w:color="auto" w:fill="FFFFFF"/>
            <w:vAlign w:val="center"/>
          </w:tcPr>
          <w:p w14:paraId="0D7AA34A" w14:textId="0154ADBD" w:rsidR="00CD0E48" w:rsidRDefault="00CD0E48" w:rsidP="00CD0E48">
            <w:pPr>
              <w:jc w:val="center"/>
              <w:rPr>
                <w:rFonts w:ascii="宋体" w:hAnsi="宋体" w:hint="eastAsia"/>
                <w:szCs w:val="21"/>
              </w:rPr>
            </w:pPr>
          </w:p>
        </w:tc>
        <w:tc>
          <w:tcPr>
            <w:tcW w:w="1690" w:type="dxa"/>
            <w:shd w:val="clear" w:color="auto" w:fill="FFFFFF"/>
            <w:vAlign w:val="center"/>
          </w:tcPr>
          <w:p w14:paraId="34D7142B" w14:textId="51C03014" w:rsidR="00CD0E48" w:rsidRDefault="00CD0E48" w:rsidP="00CD0E48">
            <w:pPr>
              <w:jc w:val="center"/>
              <w:rPr>
                <w:rFonts w:ascii="宋体" w:hAnsi="宋体" w:hint="eastAsia"/>
                <w:szCs w:val="21"/>
              </w:rPr>
            </w:pPr>
          </w:p>
        </w:tc>
        <w:tc>
          <w:tcPr>
            <w:tcW w:w="1986" w:type="dxa"/>
            <w:shd w:val="clear" w:color="auto" w:fill="FFFFFF"/>
            <w:vAlign w:val="center"/>
          </w:tcPr>
          <w:p w14:paraId="3A2D77A2" w14:textId="239FFBD5" w:rsidR="00CD0E48" w:rsidRDefault="00CD0E48" w:rsidP="00CD0E48">
            <w:pPr>
              <w:jc w:val="center"/>
              <w:rPr>
                <w:rFonts w:ascii="宋体" w:hAnsi="宋体"/>
                <w:szCs w:val="21"/>
              </w:rPr>
            </w:pPr>
          </w:p>
        </w:tc>
      </w:tr>
      <w:tr w:rsidR="00CD0E48" w14:paraId="121C0228" w14:textId="77777777" w:rsidTr="00CD0E48">
        <w:trPr>
          <w:cantSplit/>
          <w:trHeight w:val="20"/>
          <w:jc w:val="center"/>
        </w:trPr>
        <w:tc>
          <w:tcPr>
            <w:tcW w:w="1892" w:type="dxa"/>
            <w:shd w:val="clear" w:color="auto" w:fill="FFFFFF"/>
            <w:vAlign w:val="center"/>
          </w:tcPr>
          <w:p w14:paraId="0216C54C" w14:textId="77777777" w:rsidR="00CD0E48" w:rsidRPr="009E7E80" w:rsidRDefault="00CD0E48" w:rsidP="00CD0E48">
            <w:pPr>
              <w:spacing w:beforeLines="50" w:before="156" w:afterLines="50" w:after="156"/>
              <w:jc w:val="center"/>
              <w:rPr>
                <w:rFonts w:ascii="宋体" w:hAnsi="宋体"/>
                <w:szCs w:val="21"/>
                <w:rPrChange w:id="1609" w:author="yunwei01" w:date="2017-08-04T17:29:00Z">
                  <w:rPr>
                    <w:rFonts w:ascii="宋体" w:hAnsi="宋体"/>
                    <w:szCs w:val="21"/>
                  </w:rPr>
                </w:rPrChange>
              </w:rPr>
            </w:pPr>
            <w:r w:rsidRPr="009E7E80">
              <w:rPr>
                <w:rFonts w:ascii="宋体" w:hAnsi="宋体" w:hint="eastAsia"/>
                <w:szCs w:val="21"/>
                <w:rPrChange w:id="1610" w:author="yunwei01" w:date="2017-08-04T17:29:00Z">
                  <w:rPr>
                    <w:rFonts w:ascii="宋体" w:hAnsi="宋体" w:hint="eastAsia"/>
                    <w:b/>
                    <w:szCs w:val="21"/>
                  </w:rPr>
                </w:rPrChange>
              </w:rPr>
              <w:t>备份网络管理员</w:t>
            </w:r>
          </w:p>
        </w:tc>
        <w:tc>
          <w:tcPr>
            <w:tcW w:w="2722" w:type="dxa"/>
            <w:shd w:val="clear" w:color="auto" w:fill="FFFFFF"/>
            <w:vAlign w:val="center"/>
          </w:tcPr>
          <w:p w14:paraId="3E9B9880" w14:textId="4E089878" w:rsidR="00CD0E48" w:rsidRDefault="00CD0E48" w:rsidP="00CD0E48">
            <w:pPr>
              <w:jc w:val="center"/>
              <w:rPr>
                <w:rFonts w:ascii="宋体" w:hAnsi="宋体" w:hint="eastAsia"/>
                <w:szCs w:val="21"/>
              </w:rPr>
            </w:pPr>
          </w:p>
        </w:tc>
        <w:tc>
          <w:tcPr>
            <w:tcW w:w="1690" w:type="dxa"/>
            <w:shd w:val="clear" w:color="auto" w:fill="FFFFFF"/>
            <w:vAlign w:val="center"/>
          </w:tcPr>
          <w:p w14:paraId="72364090" w14:textId="2D08265D" w:rsidR="00CD0E48" w:rsidRDefault="00CD0E48" w:rsidP="00CD0E48">
            <w:pPr>
              <w:jc w:val="center"/>
              <w:rPr>
                <w:rFonts w:ascii="宋体" w:hAnsi="宋体" w:hint="eastAsia"/>
                <w:szCs w:val="21"/>
              </w:rPr>
            </w:pPr>
          </w:p>
        </w:tc>
        <w:tc>
          <w:tcPr>
            <w:tcW w:w="1986" w:type="dxa"/>
            <w:shd w:val="clear" w:color="auto" w:fill="FFFFFF"/>
            <w:vAlign w:val="center"/>
          </w:tcPr>
          <w:p w14:paraId="2657D1E5" w14:textId="4B8CEB73" w:rsidR="00CD0E48" w:rsidRDefault="00CD0E48" w:rsidP="00CD0E48">
            <w:pPr>
              <w:jc w:val="center"/>
              <w:rPr>
                <w:rFonts w:ascii="宋体" w:hAnsi="宋体"/>
                <w:szCs w:val="21"/>
              </w:rPr>
            </w:pPr>
          </w:p>
        </w:tc>
      </w:tr>
      <w:tr w:rsidR="00CF4D3F" w14:paraId="0BCFC3BC" w14:textId="77777777" w:rsidTr="00CD0E48">
        <w:trPr>
          <w:cantSplit/>
          <w:trHeight w:val="20"/>
          <w:jc w:val="center"/>
        </w:trPr>
        <w:tc>
          <w:tcPr>
            <w:tcW w:w="1892" w:type="dxa"/>
            <w:shd w:val="clear" w:color="auto" w:fill="FFFFFF"/>
            <w:vAlign w:val="center"/>
          </w:tcPr>
          <w:p w14:paraId="578B6257" w14:textId="77777777" w:rsidR="00CF4D3F" w:rsidRPr="009E7E80" w:rsidRDefault="00CF4D3F" w:rsidP="00CF4D3F">
            <w:pPr>
              <w:spacing w:beforeLines="50" w:before="156" w:afterLines="50" w:after="156"/>
              <w:jc w:val="center"/>
              <w:rPr>
                <w:rFonts w:ascii="宋体" w:hAnsi="宋体"/>
                <w:szCs w:val="21"/>
                <w:rPrChange w:id="1611" w:author="yunwei01" w:date="2017-08-04T17:29:00Z">
                  <w:rPr>
                    <w:rFonts w:ascii="宋体" w:hAnsi="宋体"/>
                    <w:b/>
                    <w:szCs w:val="21"/>
                  </w:rPr>
                </w:rPrChange>
              </w:rPr>
            </w:pPr>
            <w:r w:rsidRPr="009E7E80">
              <w:rPr>
                <w:rFonts w:ascii="宋体" w:hAnsi="宋体" w:hint="eastAsia"/>
                <w:szCs w:val="21"/>
                <w:rPrChange w:id="1612" w:author="yunwei01" w:date="2017-08-04T17:29:00Z">
                  <w:rPr>
                    <w:rFonts w:ascii="宋体" w:hAnsi="宋体" w:hint="eastAsia"/>
                    <w:b/>
                    <w:szCs w:val="21"/>
                  </w:rPr>
                </w:rPrChange>
              </w:rPr>
              <w:t>备份应用管理员</w:t>
            </w:r>
          </w:p>
        </w:tc>
        <w:tc>
          <w:tcPr>
            <w:tcW w:w="2722" w:type="dxa"/>
            <w:shd w:val="clear" w:color="auto" w:fill="FFFFFF"/>
            <w:vAlign w:val="center"/>
          </w:tcPr>
          <w:p w14:paraId="19488B16" w14:textId="109A9FD0" w:rsidR="00CF4D3F" w:rsidRDefault="00CF4D3F" w:rsidP="00CF4D3F">
            <w:pPr>
              <w:jc w:val="center"/>
              <w:rPr>
                <w:rFonts w:ascii="宋体" w:hAnsi="宋体"/>
                <w:szCs w:val="21"/>
              </w:rPr>
            </w:pPr>
          </w:p>
        </w:tc>
        <w:tc>
          <w:tcPr>
            <w:tcW w:w="1690" w:type="dxa"/>
            <w:shd w:val="clear" w:color="auto" w:fill="FFFFFF"/>
            <w:vAlign w:val="center"/>
          </w:tcPr>
          <w:p w14:paraId="0F0C788D" w14:textId="22A05B0C" w:rsidR="00CF4D3F" w:rsidRDefault="00CF4D3F" w:rsidP="00CF4D3F">
            <w:pPr>
              <w:jc w:val="center"/>
              <w:rPr>
                <w:rFonts w:ascii="宋体" w:hAnsi="宋体"/>
                <w:szCs w:val="21"/>
              </w:rPr>
            </w:pPr>
          </w:p>
        </w:tc>
        <w:tc>
          <w:tcPr>
            <w:tcW w:w="1986" w:type="dxa"/>
            <w:shd w:val="clear" w:color="auto" w:fill="FFFFFF"/>
            <w:vAlign w:val="center"/>
          </w:tcPr>
          <w:p w14:paraId="6C797D7B" w14:textId="78318925" w:rsidR="00CF4D3F" w:rsidRDefault="00CF4D3F" w:rsidP="00CF4D3F">
            <w:pPr>
              <w:jc w:val="center"/>
              <w:rPr>
                <w:rFonts w:ascii="宋体" w:hAnsi="宋体"/>
                <w:szCs w:val="21"/>
              </w:rPr>
            </w:pPr>
          </w:p>
        </w:tc>
      </w:tr>
    </w:tbl>
    <w:p w14:paraId="3C94B413" w14:textId="77777777" w:rsidR="0024427F" w:rsidRDefault="0024427F">
      <w:pPr>
        <w:autoSpaceDE w:val="0"/>
        <w:autoSpaceDN w:val="0"/>
        <w:adjustRightInd w:val="0"/>
        <w:spacing w:line="360" w:lineRule="auto"/>
        <w:rPr>
          <w:rFonts w:ascii="宋体" w:cs="宋体"/>
          <w:kern w:val="0"/>
          <w:sz w:val="24"/>
        </w:rPr>
      </w:pPr>
    </w:p>
    <w:p w14:paraId="2FCD2042" w14:textId="77777777" w:rsidR="0024427F" w:rsidRDefault="0024427F">
      <w:pPr>
        <w:autoSpaceDE w:val="0"/>
        <w:autoSpaceDN w:val="0"/>
        <w:adjustRightInd w:val="0"/>
        <w:spacing w:line="360" w:lineRule="auto"/>
        <w:rPr>
          <w:rFonts w:ascii="宋体" w:cs="宋体"/>
          <w:kern w:val="0"/>
          <w:sz w:val="24"/>
        </w:rPr>
      </w:pPr>
    </w:p>
    <w:tbl>
      <w:tblPr>
        <w:tblW w:w="82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Look w:val="04A0" w:firstRow="1" w:lastRow="0" w:firstColumn="1" w:lastColumn="0" w:noHBand="0" w:noVBand="1"/>
      </w:tblPr>
      <w:tblGrid>
        <w:gridCol w:w="1892"/>
        <w:gridCol w:w="2722"/>
        <w:gridCol w:w="1690"/>
        <w:gridCol w:w="1986"/>
      </w:tblGrid>
      <w:tr w:rsidR="0024427F" w14:paraId="2A56362B" w14:textId="77777777">
        <w:trPr>
          <w:trHeight w:val="154"/>
          <w:tblHeader/>
        </w:trPr>
        <w:tc>
          <w:tcPr>
            <w:tcW w:w="8290" w:type="dxa"/>
            <w:gridSpan w:val="4"/>
            <w:shd w:val="clear" w:color="auto" w:fill="FFFFFF"/>
            <w:vAlign w:val="center"/>
          </w:tcPr>
          <w:p w14:paraId="6B5B5845" w14:textId="0075DE38" w:rsidR="0024427F" w:rsidRDefault="00543823">
            <w:pPr>
              <w:spacing w:beforeLines="50" w:before="156" w:afterLines="50" w:after="156"/>
              <w:jc w:val="center"/>
              <w:rPr>
                <w:rFonts w:ascii="宋体" w:hAnsi="宋体"/>
                <w:szCs w:val="21"/>
              </w:rPr>
            </w:pPr>
            <w:del w:id="1613" w:author="yunwei01" w:date="2017-08-02T14:22:00Z">
              <w:r w:rsidDel="00A97AE9">
                <w:rPr>
                  <w:rFonts w:ascii="宋体" w:cs="宋体" w:hint="eastAsia"/>
                  <w:b/>
                  <w:kern w:val="0"/>
                  <w:sz w:val="24"/>
                </w:rPr>
                <w:delText>AAAAA</w:delText>
              </w:r>
            </w:del>
            <w:ins w:id="1614" w:author="yunwei01" w:date="2017-08-02T14:22:00Z">
              <w:r w:rsidR="00A97AE9">
                <w:rPr>
                  <w:rFonts w:ascii="宋体" w:cs="宋体" w:hint="eastAsia"/>
                  <w:b/>
                  <w:kern w:val="0"/>
                  <w:sz w:val="24"/>
                </w:rPr>
                <w:t>资鼎(上海)互联网金融信息服务有限</w:t>
              </w:r>
            </w:ins>
            <w:del w:id="1615" w:author="yunwei01" w:date="2017-08-02T14:38:00Z">
              <w:r w:rsidDel="004C1B14">
                <w:rPr>
                  <w:rFonts w:ascii="宋体" w:cs="宋体" w:hint="eastAsia"/>
                  <w:b/>
                  <w:kern w:val="0"/>
                  <w:sz w:val="24"/>
                </w:rPr>
                <w:delText>公司</w:delText>
              </w:r>
            </w:del>
            <w:ins w:id="1616" w:author="yunwei01" w:date="2017-08-02T14:38:00Z">
              <w:r w:rsidR="004C1B14">
                <w:rPr>
                  <w:rFonts w:ascii="宋体" w:cs="宋体" w:hint="eastAsia"/>
                  <w:b/>
                  <w:kern w:val="0"/>
                  <w:sz w:val="24"/>
                </w:rPr>
                <w:t>公司</w:t>
              </w:r>
            </w:ins>
            <w:r w:rsidR="0063422A">
              <w:rPr>
                <w:rFonts w:ascii="宋体" w:cs="宋体" w:hint="eastAsia"/>
                <w:b/>
                <w:kern w:val="0"/>
                <w:sz w:val="24"/>
              </w:rPr>
              <w:t>信息小组信息化三员</w:t>
            </w:r>
          </w:p>
        </w:tc>
      </w:tr>
      <w:tr w:rsidR="0024427F" w14:paraId="19915619" w14:textId="77777777">
        <w:trPr>
          <w:trHeight w:val="154"/>
          <w:tblHeader/>
        </w:trPr>
        <w:tc>
          <w:tcPr>
            <w:tcW w:w="1892" w:type="dxa"/>
            <w:shd w:val="clear" w:color="auto" w:fill="FFFFFF"/>
            <w:vAlign w:val="center"/>
          </w:tcPr>
          <w:p w14:paraId="4868E710" w14:textId="77777777" w:rsidR="0024427F" w:rsidRDefault="0063422A">
            <w:pPr>
              <w:spacing w:beforeLines="50" w:before="156" w:afterLines="50" w:after="156"/>
              <w:jc w:val="center"/>
              <w:rPr>
                <w:rFonts w:ascii="宋体" w:hAnsi="宋体"/>
                <w:szCs w:val="21"/>
              </w:rPr>
            </w:pPr>
            <w:r>
              <w:rPr>
                <w:rFonts w:ascii="宋体" w:hAnsi="宋体" w:hint="eastAsia"/>
                <w:szCs w:val="21"/>
              </w:rPr>
              <w:t>角  色</w:t>
            </w:r>
          </w:p>
        </w:tc>
        <w:tc>
          <w:tcPr>
            <w:tcW w:w="2722" w:type="dxa"/>
            <w:shd w:val="clear" w:color="auto" w:fill="FFFFFF"/>
            <w:vAlign w:val="center"/>
          </w:tcPr>
          <w:p w14:paraId="7B7529AD" w14:textId="77777777" w:rsidR="0024427F" w:rsidRDefault="0063422A">
            <w:pPr>
              <w:spacing w:beforeLines="50" w:before="156" w:afterLines="50" w:after="156"/>
              <w:jc w:val="center"/>
              <w:rPr>
                <w:rFonts w:ascii="宋体" w:hAnsi="宋体"/>
                <w:szCs w:val="21"/>
              </w:rPr>
            </w:pPr>
            <w:r>
              <w:rPr>
                <w:rFonts w:ascii="宋体" w:hAnsi="宋体" w:hint="eastAsia"/>
                <w:szCs w:val="21"/>
              </w:rPr>
              <w:t>职务</w:t>
            </w:r>
          </w:p>
        </w:tc>
        <w:tc>
          <w:tcPr>
            <w:tcW w:w="1690" w:type="dxa"/>
            <w:shd w:val="clear" w:color="auto" w:fill="FFFFFF"/>
            <w:vAlign w:val="center"/>
          </w:tcPr>
          <w:p w14:paraId="58CCBC05" w14:textId="77777777" w:rsidR="0024427F" w:rsidRDefault="0063422A">
            <w:pPr>
              <w:spacing w:beforeLines="50" w:before="156" w:afterLines="50" w:after="156"/>
              <w:jc w:val="center"/>
              <w:rPr>
                <w:rFonts w:ascii="宋体" w:hAnsi="宋体"/>
                <w:szCs w:val="21"/>
              </w:rPr>
            </w:pPr>
            <w:r>
              <w:rPr>
                <w:rFonts w:ascii="宋体" w:hAnsi="宋体" w:hint="eastAsia"/>
                <w:szCs w:val="21"/>
              </w:rPr>
              <w:t>姓名</w:t>
            </w:r>
          </w:p>
        </w:tc>
        <w:tc>
          <w:tcPr>
            <w:tcW w:w="1986" w:type="dxa"/>
            <w:shd w:val="clear" w:color="auto" w:fill="FFFFFF"/>
          </w:tcPr>
          <w:p w14:paraId="4155F47E" w14:textId="77777777" w:rsidR="0024427F" w:rsidRDefault="0063422A">
            <w:pPr>
              <w:spacing w:beforeLines="50" w:before="156" w:afterLines="50" w:after="156"/>
              <w:jc w:val="center"/>
              <w:rPr>
                <w:rFonts w:ascii="宋体" w:hAnsi="宋体"/>
                <w:szCs w:val="21"/>
              </w:rPr>
            </w:pPr>
            <w:r>
              <w:rPr>
                <w:rFonts w:ascii="宋体" w:hAnsi="宋体" w:hint="eastAsia"/>
                <w:szCs w:val="21"/>
              </w:rPr>
              <w:t>联系电话</w:t>
            </w:r>
          </w:p>
        </w:tc>
      </w:tr>
      <w:tr w:rsidR="00132541" w14:paraId="16B347F7" w14:textId="77777777">
        <w:trPr>
          <w:trHeight w:val="136"/>
        </w:trPr>
        <w:tc>
          <w:tcPr>
            <w:tcW w:w="1892" w:type="dxa"/>
            <w:shd w:val="clear" w:color="auto" w:fill="FFFFFF"/>
            <w:vAlign w:val="center"/>
          </w:tcPr>
          <w:p w14:paraId="77A0CC21" w14:textId="77777777" w:rsidR="00132541" w:rsidRDefault="00132541" w:rsidP="00132541">
            <w:pPr>
              <w:spacing w:beforeLines="50" w:before="156" w:afterLines="50" w:after="156"/>
              <w:jc w:val="center"/>
              <w:rPr>
                <w:rFonts w:ascii="宋体" w:hAnsi="宋体"/>
                <w:szCs w:val="21"/>
              </w:rPr>
            </w:pPr>
            <w:r>
              <w:rPr>
                <w:rFonts w:ascii="宋体" w:hAnsi="宋体" w:hint="eastAsia"/>
                <w:szCs w:val="21"/>
              </w:rPr>
              <w:t>系统管理员</w:t>
            </w:r>
          </w:p>
        </w:tc>
        <w:tc>
          <w:tcPr>
            <w:tcW w:w="2722" w:type="dxa"/>
            <w:shd w:val="clear" w:color="auto" w:fill="FFFFFF"/>
            <w:vAlign w:val="center"/>
          </w:tcPr>
          <w:p w14:paraId="6EC40007" w14:textId="25461C82" w:rsidR="00132541" w:rsidRDefault="00EA2B89" w:rsidP="00132541">
            <w:pPr>
              <w:jc w:val="center"/>
              <w:rPr>
                <w:rFonts w:ascii="宋体" w:hAnsi="宋体"/>
                <w:szCs w:val="21"/>
              </w:rPr>
            </w:pPr>
            <w:ins w:id="1617" w:author="yunwei01" w:date="2017-08-04T15:15:00Z">
              <w:r>
                <w:rPr>
                  <w:rFonts w:ascii="宋体" w:hAnsi="宋体" w:hint="eastAsia"/>
                  <w:szCs w:val="21"/>
                </w:rPr>
                <w:t>开发经理</w:t>
              </w:r>
            </w:ins>
          </w:p>
        </w:tc>
        <w:tc>
          <w:tcPr>
            <w:tcW w:w="1690" w:type="dxa"/>
            <w:shd w:val="clear" w:color="auto" w:fill="FFFFFF"/>
            <w:vAlign w:val="center"/>
          </w:tcPr>
          <w:p w14:paraId="7041F810" w14:textId="799156C5" w:rsidR="00132541" w:rsidRDefault="00145D50" w:rsidP="00132541">
            <w:pPr>
              <w:jc w:val="center"/>
              <w:rPr>
                <w:rFonts w:ascii="宋体" w:hAnsi="宋体"/>
                <w:szCs w:val="21"/>
              </w:rPr>
            </w:pPr>
            <w:ins w:id="1618" w:author="yunwei01" w:date="2017-08-04T12:19:00Z">
              <w:r w:rsidRPr="00145D50">
                <w:rPr>
                  <w:rFonts w:ascii="宋体" w:hAnsi="宋体" w:hint="eastAsia"/>
                  <w:szCs w:val="21"/>
                </w:rPr>
                <w:t>温健根</w:t>
              </w:r>
            </w:ins>
          </w:p>
        </w:tc>
        <w:tc>
          <w:tcPr>
            <w:tcW w:w="1986" w:type="dxa"/>
            <w:shd w:val="clear" w:color="auto" w:fill="FFFFFF"/>
            <w:vAlign w:val="center"/>
          </w:tcPr>
          <w:p w14:paraId="2DD670D4" w14:textId="4BAC9170" w:rsidR="00132541" w:rsidRDefault="00EA2B89" w:rsidP="00132541">
            <w:pPr>
              <w:jc w:val="center"/>
              <w:rPr>
                <w:rFonts w:ascii="宋体" w:hAnsi="宋体"/>
                <w:szCs w:val="21"/>
              </w:rPr>
            </w:pPr>
            <w:ins w:id="1619" w:author="yunwei01" w:date="2017-08-04T15:16:00Z">
              <w:r w:rsidRPr="00145D50">
                <w:rPr>
                  <w:rFonts w:ascii="宋体" w:hAnsi="宋体"/>
                  <w:szCs w:val="21"/>
                </w:rPr>
                <w:t>15921587198</w:t>
              </w:r>
            </w:ins>
          </w:p>
        </w:tc>
      </w:tr>
      <w:tr w:rsidR="00132541" w14:paraId="2CA52840" w14:textId="77777777">
        <w:trPr>
          <w:trHeight w:val="20"/>
        </w:trPr>
        <w:tc>
          <w:tcPr>
            <w:tcW w:w="1892" w:type="dxa"/>
            <w:shd w:val="clear" w:color="auto" w:fill="FFFFFF"/>
            <w:vAlign w:val="center"/>
          </w:tcPr>
          <w:p w14:paraId="76DC8520" w14:textId="77777777" w:rsidR="00132541" w:rsidRDefault="00132541" w:rsidP="00132541">
            <w:pPr>
              <w:spacing w:beforeLines="50" w:before="156" w:afterLines="50" w:after="156"/>
              <w:jc w:val="center"/>
              <w:rPr>
                <w:rFonts w:ascii="宋体" w:hAnsi="宋体"/>
                <w:szCs w:val="21"/>
              </w:rPr>
            </w:pPr>
            <w:r>
              <w:rPr>
                <w:rFonts w:ascii="宋体" w:hAnsi="宋体" w:hint="eastAsia"/>
                <w:szCs w:val="21"/>
              </w:rPr>
              <w:t>安全管理员</w:t>
            </w:r>
          </w:p>
        </w:tc>
        <w:tc>
          <w:tcPr>
            <w:tcW w:w="2722" w:type="dxa"/>
            <w:shd w:val="clear" w:color="auto" w:fill="FFFFFF"/>
            <w:vAlign w:val="center"/>
          </w:tcPr>
          <w:p w14:paraId="04EC17E3" w14:textId="60880095" w:rsidR="00132541" w:rsidRDefault="00EA2B89" w:rsidP="00132541">
            <w:pPr>
              <w:jc w:val="center"/>
              <w:rPr>
                <w:rFonts w:ascii="宋体" w:hAnsi="宋体"/>
                <w:szCs w:val="21"/>
              </w:rPr>
            </w:pPr>
            <w:ins w:id="1620" w:author="yunwei01" w:date="2017-08-04T15:15:00Z">
              <w:r>
                <w:rPr>
                  <w:rFonts w:ascii="宋体" w:hAnsi="宋体" w:hint="eastAsia"/>
                  <w:szCs w:val="21"/>
                </w:rPr>
                <w:t>技术</w:t>
              </w:r>
              <w:r>
                <w:rPr>
                  <w:rFonts w:ascii="宋体" w:hAnsi="宋体"/>
                  <w:szCs w:val="21"/>
                </w:rPr>
                <w:t>经理</w:t>
              </w:r>
            </w:ins>
          </w:p>
        </w:tc>
        <w:tc>
          <w:tcPr>
            <w:tcW w:w="1690" w:type="dxa"/>
            <w:shd w:val="clear" w:color="auto" w:fill="FFFFFF"/>
            <w:vAlign w:val="center"/>
          </w:tcPr>
          <w:p w14:paraId="705D0B4C" w14:textId="128E2BEC" w:rsidR="00132541" w:rsidRDefault="00145D50" w:rsidP="00132541">
            <w:pPr>
              <w:jc w:val="center"/>
              <w:rPr>
                <w:rFonts w:ascii="宋体" w:hAnsi="宋体"/>
                <w:szCs w:val="21"/>
              </w:rPr>
            </w:pPr>
            <w:ins w:id="1621" w:author="yunwei01" w:date="2017-08-04T12:19:00Z">
              <w:r w:rsidRPr="00145D50">
                <w:rPr>
                  <w:rFonts w:ascii="宋体" w:hAnsi="宋体" w:hint="eastAsia"/>
                  <w:szCs w:val="21"/>
                </w:rPr>
                <w:t>徐垚鑫</w:t>
              </w:r>
            </w:ins>
          </w:p>
        </w:tc>
        <w:tc>
          <w:tcPr>
            <w:tcW w:w="1986" w:type="dxa"/>
            <w:shd w:val="clear" w:color="auto" w:fill="FFFFFF"/>
            <w:vAlign w:val="center"/>
          </w:tcPr>
          <w:p w14:paraId="3C87466A" w14:textId="438193F5" w:rsidR="00132541" w:rsidRDefault="00EA2B89" w:rsidP="00132541">
            <w:pPr>
              <w:jc w:val="center"/>
              <w:rPr>
                <w:rFonts w:ascii="宋体" w:hAnsi="宋体"/>
                <w:szCs w:val="21"/>
              </w:rPr>
            </w:pPr>
            <w:ins w:id="1622" w:author="yunwei01" w:date="2017-08-04T15:16:00Z">
              <w:r w:rsidRPr="00145D50">
                <w:rPr>
                  <w:rFonts w:ascii="宋体" w:hAnsi="宋体"/>
                  <w:szCs w:val="21"/>
                </w:rPr>
                <w:t>13262509737</w:t>
              </w:r>
            </w:ins>
          </w:p>
        </w:tc>
      </w:tr>
      <w:tr w:rsidR="0024427F" w14:paraId="73AC3417" w14:textId="77777777">
        <w:trPr>
          <w:trHeight w:val="20"/>
        </w:trPr>
        <w:tc>
          <w:tcPr>
            <w:tcW w:w="1892" w:type="dxa"/>
            <w:shd w:val="clear" w:color="auto" w:fill="FFFFFF"/>
            <w:vAlign w:val="center"/>
          </w:tcPr>
          <w:p w14:paraId="5705EDA0" w14:textId="77777777" w:rsidR="0024427F" w:rsidRDefault="0063422A">
            <w:pPr>
              <w:spacing w:beforeLines="50" w:before="156" w:afterLines="50" w:after="156"/>
              <w:jc w:val="center"/>
              <w:rPr>
                <w:rFonts w:ascii="宋体" w:hAnsi="宋体"/>
                <w:szCs w:val="21"/>
              </w:rPr>
            </w:pPr>
            <w:r>
              <w:rPr>
                <w:rFonts w:ascii="宋体" w:hAnsi="宋体" w:hint="eastAsia"/>
                <w:szCs w:val="21"/>
              </w:rPr>
              <w:t>安全审计员</w:t>
            </w:r>
          </w:p>
        </w:tc>
        <w:tc>
          <w:tcPr>
            <w:tcW w:w="2722" w:type="dxa"/>
            <w:shd w:val="clear" w:color="auto" w:fill="FFFFFF"/>
            <w:vAlign w:val="center"/>
          </w:tcPr>
          <w:p w14:paraId="1979ECD1" w14:textId="5D069114" w:rsidR="0024427F" w:rsidRDefault="00EA2B89">
            <w:pPr>
              <w:jc w:val="center"/>
              <w:rPr>
                <w:rFonts w:ascii="宋体" w:hAnsi="宋体"/>
                <w:szCs w:val="21"/>
              </w:rPr>
            </w:pPr>
            <w:ins w:id="1623" w:author="yunwei01" w:date="2017-08-04T15:17:00Z">
              <w:r w:rsidRPr="00EA2B89">
                <w:rPr>
                  <w:rFonts w:ascii="宋体" w:hAnsi="宋体"/>
                  <w:szCs w:val="21"/>
                </w:rPr>
                <w:t>CPO</w:t>
              </w:r>
            </w:ins>
          </w:p>
        </w:tc>
        <w:tc>
          <w:tcPr>
            <w:tcW w:w="1690" w:type="dxa"/>
            <w:shd w:val="clear" w:color="auto" w:fill="FFFFFF"/>
            <w:vAlign w:val="center"/>
          </w:tcPr>
          <w:p w14:paraId="757ED1A8" w14:textId="6172A7E5" w:rsidR="0024427F" w:rsidRDefault="00EA2B89">
            <w:pPr>
              <w:jc w:val="center"/>
              <w:rPr>
                <w:rFonts w:ascii="宋体" w:hAnsi="宋体"/>
                <w:szCs w:val="21"/>
              </w:rPr>
            </w:pPr>
            <w:ins w:id="1624" w:author="yunwei01" w:date="2017-08-04T15:16:00Z">
              <w:r w:rsidRPr="00EA2B89">
                <w:rPr>
                  <w:rFonts w:ascii="宋体" w:hAnsi="宋体" w:hint="eastAsia"/>
                  <w:szCs w:val="21"/>
                </w:rPr>
                <w:t>刘逸凡</w:t>
              </w:r>
            </w:ins>
          </w:p>
        </w:tc>
        <w:tc>
          <w:tcPr>
            <w:tcW w:w="1986" w:type="dxa"/>
            <w:shd w:val="clear" w:color="auto" w:fill="FFFFFF"/>
            <w:vAlign w:val="center"/>
          </w:tcPr>
          <w:p w14:paraId="1D3E2207" w14:textId="1905D03B" w:rsidR="0024427F" w:rsidRDefault="00EA2B89">
            <w:pPr>
              <w:jc w:val="center"/>
              <w:rPr>
                <w:rFonts w:ascii="宋体" w:hAnsi="宋体"/>
                <w:szCs w:val="21"/>
              </w:rPr>
            </w:pPr>
            <w:ins w:id="1625" w:author="yunwei01" w:date="2017-08-04T15:17:00Z">
              <w:r w:rsidRPr="00EA2B89">
                <w:rPr>
                  <w:rFonts w:ascii="宋体" w:hAnsi="宋体"/>
                  <w:szCs w:val="21"/>
                </w:rPr>
                <w:t>17717393229</w:t>
              </w:r>
            </w:ins>
          </w:p>
        </w:tc>
      </w:tr>
    </w:tbl>
    <w:p w14:paraId="3057567C" w14:textId="77777777" w:rsidR="0024427F" w:rsidRDefault="0024427F">
      <w:pPr>
        <w:autoSpaceDE w:val="0"/>
        <w:autoSpaceDN w:val="0"/>
        <w:adjustRightInd w:val="0"/>
        <w:spacing w:line="360" w:lineRule="auto"/>
      </w:pPr>
      <w:bookmarkStart w:id="1626" w:name="_Toc321928248"/>
      <w:bookmarkStart w:id="1627" w:name="_Toc399855219"/>
    </w:p>
    <w:p w14:paraId="3DA68AC7" w14:textId="6E0FDEC6" w:rsidR="0024427F" w:rsidRDefault="0063422A" w:rsidP="00F84F8A">
      <w:pPr>
        <w:pStyle w:val="3"/>
      </w:pPr>
      <w:bookmarkStart w:id="1628" w:name="_Toc428792531"/>
      <w:bookmarkStart w:id="1629" w:name="_Toc489545173"/>
      <w:bookmarkStart w:id="1630" w:name="_Toc489546652"/>
      <w:bookmarkStart w:id="1631" w:name="_Toc489546997"/>
      <w:bookmarkStart w:id="1632" w:name="_Toc489547870"/>
      <w:bookmarkStart w:id="1633" w:name="_Toc489607057"/>
      <w:r>
        <w:rPr>
          <w:rFonts w:hint="eastAsia"/>
        </w:rPr>
        <w:lastRenderedPageBreak/>
        <w:t>关键岗位协议</w:t>
      </w:r>
      <w:bookmarkEnd w:id="1626"/>
      <w:bookmarkEnd w:id="1627"/>
      <w:bookmarkEnd w:id="1628"/>
      <w:bookmarkEnd w:id="1629"/>
      <w:bookmarkEnd w:id="1630"/>
      <w:bookmarkEnd w:id="1631"/>
      <w:bookmarkEnd w:id="1632"/>
      <w:bookmarkEnd w:id="1633"/>
    </w:p>
    <w:p w14:paraId="3926C19F" w14:textId="344ACD38" w:rsidR="00B65E6D" w:rsidRDefault="0063422A">
      <w:pPr>
        <w:autoSpaceDE w:val="0"/>
        <w:autoSpaceDN w:val="0"/>
        <w:adjustRightInd w:val="0"/>
        <w:spacing w:line="360" w:lineRule="auto"/>
        <w:ind w:firstLineChars="200" w:firstLine="480"/>
        <w:jc w:val="left"/>
        <w:rPr>
          <w:ins w:id="1634" w:author="yunwei01" w:date="2017-08-04T09:49:00Z"/>
          <w:rFonts w:ascii="宋体" w:cs="宋体"/>
          <w:kern w:val="0"/>
          <w:sz w:val="24"/>
        </w:rPr>
      </w:pPr>
      <w:r>
        <w:rPr>
          <w:rFonts w:ascii="宋体" w:cs="宋体" w:hint="eastAsia"/>
          <w:kern w:val="0"/>
          <w:sz w:val="24"/>
        </w:rPr>
        <w:t>涉及到核心系统、数据库的管理人员为关键岗位管理人员，如主机，安全管理人员需要明确其职责，并需要签订岗位职责协议书，在岗人员只能从事协议书内相关的工作，不能有越权行为。</w:t>
      </w:r>
      <w:ins w:id="1635" w:author="yunwei01" w:date="2017-08-04T09:49:00Z">
        <w:r w:rsidR="00B65E6D">
          <w:rPr>
            <w:rFonts w:ascii="宋体" w:cs="宋体"/>
            <w:kern w:val="0"/>
            <w:sz w:val="24"/>
          </w:rPr>
          <w:br w:type="page"/>
        </w:r>
      </w:ins>
    </w:p>
    <w:p w14:paraId="34AFB1DD" w14:textId="534740ED" w:rsidR="0024427F" w:rsidDel="00B65E6D" w:rsidRDefault="0024427F">
      <w:pPr>
        <w:autoSpaceDE w:val="0"/>
        <w:autoSpaceDN w:val="0"/>
        <w:adjustRightInd w:val="0"/>
        <w:spacing w:line="360" w:lineRule="auto"/>
        <w:ind w:firstLineChars="200" w:firstLine="480"/>
        <w:jc w:val="left"/>
        <w:rPr>
          <w:del w:id="1636" w:author="yunwei01" w:date="2017-08-04T09:49:00Z"/>
          <w:rFonts w:ascii="宋体" w:cs="宋体"/>
          <w:kern w:val="0"/>
          <w:sz w:val="24"/>
        </w:rPr>
      </w:pPr>
    </w:p>
    <w:p w14:paraId="3E9AF179" w14:textId="6F92B589" w:rsidR="00631C45" w:rsidDel="00B65E6D" w:rsidRDefault="00631C45">
      <w:pPr>
        <w:autoSpaceDE w:val="0"/>
        <w:autoSpaceDN w:val="0"/>
        <w:adjustRightInd w:val="0"/>
        <w:spacing w:line="360" w:lineRule="auto"/>
        <w:rPr>
          <w:del w:id="1637" w:author="yunwei01" w:date="2017-08-04T09:49:00Z"/>
          <w:rFonts w:ascii="宋体" w:cs="宋体"/>
          <w:b/>
          <w:kern w:val="0"/>
          <w:sz w:val="32"/>
          <w:szCs w:val="32"/>
        </w:rPr>
        <w:pPrChange w:id="1638" w:author="yunwei01" w:date="2017-08-03T18:12:00Z">
          <w:pPr>
            <w:autoSpaceDE w:val="0"/>
            <w:autoSpaceDN w:val="0"/>
            <w:adjustRightInd w:val="0"/>
            <w:spacing w:line="360" w:lineRule="auto"/>
            <w:jc w:val="center"/>
          </w:pPr>
        </w:pPrChange>
      </w:pPr>
    </w:p>
    <w:p w14:paraId="1EDEB5A0" w14:textId="5E8BB931" w:rsidR="0024427F" w:rsidRDefault="00543823">
      <w:pPr>
        <w:jc w:val="center"/>
        <w:rPr>
          <w:rFonts w:ascii="宋体" w:cs="宋体"/>
          <w:b/>
          <w:kern w:val="0"/>
          <w:sz w:val="32"/>
          <w:szCs w:val="32"/>
        </w:rPr>
        <w:pPrChange w:id="1639" w:author="yunwei01" w:date="2017-08-03T18:12:00Z">
          <w:pPr>
            <w:autoSpaceDE w:val="0"/>
            <w:autoSpaceDN w:val="0"/>
            <w:adjustRightInd w:val="0"/>
            <w:spacing w:line="360" w:lineRule="auto"/>
            <w:jc w:val="center"/>
            <w:outlineLvl w:val="0"/>
          </w:pPr>
        </w:pPrChange>
      </w:pPr>
      <w:del w:id="1640" w:author="yunwei01" w:date="2017-08-02T14:22:00Z">
        <w:r w:rsidDel="00A97AE9">
          <w:rPr>
            <w:rFonts w:ascii="宋体" w:cs="宋体" w:hint="eastAsia"/>
            <w:b/>
            <w:kern w:val="0"/>
            <w:sz w:val="32"/>
            <w:szCs w:val="32"/>
          </w:rPr>
          <w:delText>AAAAA</w:delText>
        </w:r>
      </w:del>
      <w:ins w:id="1641" w:author="yunwei01" w:date="2017-08-02T14:22:00Z">
        <w:r w:rsidR="00A97AE9">
          <w:rPr>
            <w:rFonts w:ascii="宋体" w:cs="宋体" w:hint="eastAsia"/>
            <w:b/>
            <w:kern w:val="0"/>
            <w:sz w:val="32"/>
            <w:szCs w:val="32"/>
          </w:rPr>
          <w:t>资鼎(上海)互联网金融信息服务有限</w:t>
        </w:r>
      </w:ins>
      <w:del w:id="1642" w:author="yunwei01" w:date="2017-08-02T14:38:00Z">
        <w:r w:rsidDel="004C1B14">
          <w:rPr>
            <w:rFonts w:ascii="宋体" w:cs="宋体" w:hint="eastAsia"/>
            <w:b/>
            <w:kern w:val="0"/>
            <w:sz w:val="32"/>
            <w:szCs w:val="32"/>
          </w:rPr>
          <w:delText>公司</w:delText>
        </w:r>
      </w:del>
      <w:ins w:id="1643" w:author="yunwei01" w:date="2017-08-02T14:38:00Z">
        <w:r w:rsidR="004C1B14">
          <w:rPr>
            <w:rFonts w:ascii="宋体" w:cs="宋体" w:hint="eastAsia"/>
            <w:b/>
            <w:kern w:val="0"/>
            <w:sz w:val="32"/>
            <w:szCs w:val="32"/>
          </w:rPr>
          <w:t>公司</w:t>
        </w:r>
      </w:ins>
      <w:del w:id="1644" w:author="yunwei01" w:date="2017-08-02T14:23:00Z">
        <w:r w:rsidR="00FF67FC" w:rsidDel="00A97AE9">
          <w:rPr>
            <w:rFonts w:ascii="宋体" w:cs="宋体" w:hint="eastAsia"/>
            <w:b/>
            <w:kern w:val="0"/>
            <w:sz w:val="32"/>
            <w:szCs w:val="32"/>
          </w:rPr>
          <w:delText>XXXXX</w:delText>
        </w:r>
      </w:del>
      <w:r w:rsidR="0063422A">
        <w:rPr>
          <w:rFonts w:ascii="宋体" w:cs="宋体" w:hint="eastAsia"/>
          <w:b/>
          <w:kern w:val="0"/>
          <w:sz w:val="32"/>
          <w:szCs w:val="32"/>
        </w:rPr>
        <w:t>系统管理员岗位</w:t>
      </w:r>
      <w:commentRangeStart w:id="1645"/>
      <w:r w:rsidR="0063422A">
        <w:rPr>
          <w:rFonts w:ascii="宋体" w:cs="宋体" w:hint="eastAsia"/>
          <w:b/>
          <w:kern w:val="0"/>
          <w:sz w:val="32"/>
          <w:szCs w:val="32"/>
        </w:rPr>
        <w:t>协议书</w:t>
      </w:r>
      <w:commentRangeEnd w:id="1645"/>
      <w:r w:rsidR="00960091">
        <w:rPr>
          <w:rStyle w:val="affc"/>
        </w:rPr>
        <w:commentReference w:id="1645"/>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8"/>
        <w:gridCol w:w="1379"/>
        <w:gridCol w:w="1877"/>
        <w:gridCol w:w="1094"/>
        <w:gridCol w:w="3048"/>
      </w:tblGrid>
      <w:tr w:rsidR="0024427F" w14:paraId="2D396FC6" w14:textId="77777777">
        <w:tc>
          <w:tcPr>
            <w:tcW w:w="898" w:type="dxa"/>
          </w:tcPr>
          <w:p w14:paraId="60EA6BD4"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名字</w:t>
            </w:r>
          </w:p>
        </w:tc>
        <w:tc>
          <w:tcPr>
            <w:tcW w:w="3256" w:type="dxa"/>
            <w:gridSpan w:val="2"/>
          </w:tcPr>
          <w:p w14:paraId="1C378068" w14:textId="52DDA490" w:rsidR="0024427F" w:rsidRDefault="0024427F">
            <w:pPr>
              <w:autoSpaceDE w:val="0"/>
              <w:autoSpaceDN w:val="0"/>
              <w:adjustRightInd w:val="0"/>
              <w:spacing w:line="360" w:lineRule="auto"/>
              <w:jc w:val="left"/>
              <w:rPr>
                <w:rFonts w:ascii="宋体" w:cs="宋体"/>
                <w:kern w:val="0"/>
                <w:sz w:val="24"/>
              </w:rPr>
            </w:pPr>
          </w:p>
        </w:tc>
        <w:tc>
          <w:tcPr>
            <w:tcW w:w="1094" w:type="dxa"/>
          </w:tcPr>
          <w:p w14:paraId="1845C7D6"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部门</w:t>
            </w:r>
          </w:p>
        </w:tc>
        <w:tc>
          <w:tcPr>
            <w:tcW w:w="3048" w:type="dxa"/>
          </w:tcPr>
          <w:p w14:paraId="48101D1B" w14:textId="3801CE3A" w:rsidR="0024427F" w:rsidRDefault="0024427F">
            <w:pPr>
              <w:autoSpaceDE w:val="0"/>
              <w:autoSpaceDN w:val="0"/>
              <w:adjustRightInd w:val="0"/>
              <w:spacing w:line="360" w:lineRule="auto"/>
              <w:jc w:val="left"/>
              <w:rPr>
                <w:rFonts w:ascii="宋体" w:cs="宋体"/>
                <w:kern w:val="0"/>
                <w:sz w:val="24"/>
              </w:rPr>
            </w:pPr>
          </w:p>
        </w:tc>
      </w:tr>
      <w:tr w:rsidR="0024427F" w14:paraId="09D0F0C7" w14:textId="77777777">
        <w:trPr>
          <w:trHeight w:val="5202"/>
        </w:trPr>
        <w:tc>
          <w:tcPr>
            <w:tcW w:w="8296" w:type="dxa"/>
            <w:gridSpan w:val="5"/>
          </w:tcPr>
          <w:p w14:paraId="0F81C60A"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职责范围：</w:t>
            </w:r>
          </w:p>
          <w:p w14:paraId="00972F93"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负责保障主机（包括服务器设备、操作系统、数据库系统、数据备份）；</w:t>
            </w:r>
          </w:p>
          <w:p w14:paraId="4308C7E2"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信息安全日常管理</w:t>
            </w:r>
          </w:p>
          <w:p w14:paraId="42E90CC2" w14:textId="3AFAF4FD"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包括系统口令管理、无人值守设备管理、屏幕保护、便携机管理等，促使每位人员的日常工作符合</w:t>
            </w:r>
            <w:del w:id="1646" w:author="yunwei01" w:date="2017-08-02T14:22:00Z">
              <w:r w:rsidR="00317016" w:rsidDel="00A97AE9">
                <w:rPr>
                  <w:rFonts w:ascii="宋体" w:cs="宋体" w:hint="eastAsia"/>
                  <w:color w:val="000000"/>
                  <w:kern w:val="0"/>
                  <w:sz w:val="24"/>
                </w:rPr>
                <w:delText>AAAAA</w:delText>
              </w:r>
            </w:del>
            <w:ins w:id="1647" w:author="yunwei01" w:date="2017-08-02T14:22:00Z">
              <w:r w:rsidR="00A97AE9">
                <w:rPr>
                  <w:rFonts w:ascii="宋体" w:cs="宋体" w:hint="eastAsia"/>
                  <w:color w:val="000000"/>
                  <w:kern w:val="0"/>
                  <w:sz w:val="24"/>
                </w:rPr>
                <w:t>资鼎(上海)互联网金融信息服务有限</w:t>
              </w:r>
            </w:ins>
            <w:del w:id="1648" w:author="yunwei01" w:date="2017-08-02T14:38:00Z">
              <w:r w:rsidR="00317016" w:rsidDel="004C1B14">
                <w:rPr>
                  <w:rFonts w:ascii="宋体" w:cs="宋体" w:hint="eastAsia"/>
                  <w:color w:val="000000"/>
                  <w:kern w:val="0"/>
                  <w:sz w:val="24"/>
                </w:rPr>
                <w:delText>公司</w:delText>
              </w:r>
            </w:del>
            <w:ins w:id="1649"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1650" w:author="yunwei01" w:date="2017-08-02T14:23:00Z">
              <w:r w:rsidR="00317016" w:rsidDel="00A97AE9">
                <w:rPr>
                  <w:rFonts w:ascii="宋体" w:cs="宋体" w:hint="eastAsia"/>
                  <w:color w:val="000000"/>
                  <w:kern w:val="0"/>
                  <w:sz w:val="24"/>
                </w:rPr>
                <w:delText>BBBBB</w:delText>
              </w:r>
            </w:del>
            <w:ins w:id="1651" w:author="yunwei01" w:date="2017-08-02T14:43:00Z">
              <w:r w:rsidR="004C1B14">
                <w:rPr>
                  <w:rFonts w:ascii="宋体" w:cs="宋体" w:hint="eastAsia"/>
                  <w:color w:val="000000"/>
                  <w:kern w:val="0"/>
                  <w:sz w:val="24"/>
                </w:rPr>
                <w:t>“</w:t>
              </w:r>
            </w:ins>
            <w:ins w:id="1652"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 xml:space="preserve"> 的信息安全策略和制度要求。</w:t>
            </w:r>
          </w:p>
          <w:p w14:paraId="019B43C0"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负责主机运行维护体系和主机技术支持平台的建设与运行管理</w:t>
            </w:r>
          </w:p>
          <w:p w14:paraId="3C82C4FD"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建立服务器设备、操作系统、数据库系统、数据备份文档化的操作和维护规程，使得各个相关人员能够采用规范化的形式对系统进行操作，降低和避免因误操作所引发信息安全事件的可能性。</w:t>
            </w:r>
          </w:p>
          <w:p w14:paraId="22376A89"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重要信息和信息系统备份</w:t>
            </w:r>
          </w:p>
          <w:p w14:paraId="42FEBBF9"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定期进行重要信息和信息系统备份，并对备份介质进行安全地保存，以及对备份数据定期进行备份测试验证，保证各种备份信息的保密性、完整性和可用性，确保所有重要信息系统和重要数据在故障、灾难后及其它特定要求下进行可靠的恢复。</w:t>
            </w:r>
          </w:p>
          <w:p w14:paraId="417E0DC2"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负责统一部署防病毒软件，并定期更新病毒库；</w:t>
            </w:r>
          </w:p>
          <w:p w14:paraId="1BE29E33"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负责全系统的计算机恶意代码防治和主机安全的管理工作，制定检查计划（包含在主机巡检工作中），督促检查工作；</w:t>
            </w:r>
          </w:p>
          <w:p w14:paraId="5FDBD262"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负责重要信息系统的访问控制管理，对系统特殊权限和系统实用工具的使用进行严格的审批和监管；</w:t>
            </w:r>
          </w:p>
          <w:p w14:paraId="0F22DADD"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负责组织实施主机各类事故（故障）的应急处理。</w:t>
            </w:r>
          </w:p>
          <w:p w14:paraId="4732FAEB" w14:textId="77777777" w:rsidR="0024427F" w:rsidRDefault="0063422A">
            <w:pPr>
              <w:numPr>
                <w:ilvl w:val="0"/>
                <w:numId w:val="24"/>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严格遵守保密协议。</w:t>
            </w:r>
          </w:p>
        </w:tc>
      </w:tr>
      <w:tr w:rsidR="0024427F" w14:paraId="70C0CD92" w14:textId="77777777">
        <w:tc>
          <w:tcPr>
            <w:tcW w:w="2277" w:type="dxa"/>
            <w:gridSpan w:val="2"/>
          </w:tcPr>
          <w:p w14:paraId="2FB1A8E2"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签字确认：</w:t>
            </w:r>
          </w:p>
        </w:tc>
        <w:tc>
          <w:tcPr>
            <w:tcW w:w="2971" w:type="dxa"/>
            <w:gridSpan w:val="2"/>
          </w:tcPr>
          <w:p w14:paraId="4DA8AE7B" w14:textId="77777777" w:rsidR="0024427F" w:rsidRDefault="0024427F">
            <w:pPr>
              <w:autoSpaceDE w:val="0"/>
              <w:autoSpaceDN w:val="0"/>
              <w:adjustRightInd w:val="0"/>
              <w:spacing w:line="360" w:lineRule="auto"/>
              <w:jc w:val="right"/>
              <w:rPr>
                <w:rFonts w:ascii="宋体" w:cs="宋体"/>
                <w:kern w:val="0"/>
                <w:sz w:val="24"/>
              </w:rPr>
            </w:pPr>
          </w:p>
        </w:tc>
        <w:tc>
          <w:tcPr>
            <w:tcW w:w="3048" w:type="dxa"/>
          </w:tcPr>
          <w:p w14:paraId="5B3A905B"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_____年_____月_____日</w:t>
            </w:r>
          </w:p>
        </w:tc>
      </w:tr>
      <w:tr w:rsidR="0024427F" w14:paraId="728EF48C" w14:textId="77777777">
        <w:tc>
          <w:tcPr>
            <w:tcW w:w="8296" w:type="dxa"/>
            <w:gridSpan w:val="5"/>
          </w:tcPr>
          <w:p w14:paraId="2F9B4410" w14:textId="0D24294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备注：</w:t>
            </w:r>
            <w:del w:id="1653" w:author="yunwei01" w:date="2017-08-02T14:22:00Z">
              <w:r w:rsidR="00543823" w:rsidDel="00A97AE9">
                <w:rPr>
                  <w:rFonts w:ascii="宋体" w:cs="宋体" w:hint="eastAsia"/>
                  <w:kern w:val="0"/>
                  <w:sz w:val="24"/>
                </w:rPr>
                <w:delText>AAAAA</w:delText>
              </w:r>
            </w:del>
            <w:ins w:id="1654" w:author="yunwei01" w:date="2017-08-02T14:22:00Z">
              <w:r w:rsidR="00A97AE9">
                <w:rPr>
                  <w:rFonts w:ascii="宋体" w:cs="宋体" w:hint="eastAsia"/>
                  <w:kern w:val="0"/>
                  <w:sz w:val="24"/>
                </w:rPr>
                <w:t>资鼎(上海)互联网金融信息服务有限</w:t>
              </w:r>
            </w:ins>
            <w:del w:id="1655" w:author="yunwei01" w:date="2017-08-02T14:38:00Z">
              <w:r w:rsidR="00543823" w:rsidDel="004C1B14">
                <w:rPr>
                  <w:rFonts w:ascii="宋体" w:cs="宋体" w:hint="eastAsia"/>
                  <w:kern w:val="0"/>
                  <w:sz w:val="24"/>
                </w:rPr>
                <w:delText>公司</w:delText>
              </w:r>
            </w:del>
            <w:ins w:id="1656" w:author="yunwei01" w:date="2017-08-02T14:38:00Z">
              <w:r w:rsidR="004C1B14">
                <w:rPr>
                  <w:rFonts w:ascii="宋体" w:cs="宋体" w:hint="eastAsia"/>
                  <w:kern w:val="0"/>
                  <w:sz w:val="24"/>
                </w:rPr>
                <w:t>公司</w:t>
              </w:r>
            </w:ins>
            <w:r>
              <w:rPr>
                <w:rFonts w:ascii="宋体" w:cs="宋体" w:hint="eastAsia"/>
                <w:kern w:val="0"/>
                <w:sz w:val="24"/>
              </w:rPr>
              <w:t>永久存档</w:t>
            </w:r>
          </w:p>
        </w:tc>
      </w:tr>
    </w:tbl>
    <w:p w14:paraId="2D869B30" w14:textId="77777777" w:rsidR="00BB3396" w:rsidDel="00631C45" w:rsidRDefault="00BB3396">
      <w:pPr>
        <w:autoSpaceDE w:val="0"/>
        <w:autoSpaceDN w:val="0"/>
        <w:adjustRightInd w:val="0"/>
        <w:spacing w:line="360" w:lineRule="auto"/>
        <w:rPr>
          <w:del w:id="1657" w:author="yunwei01" w:date="2017-08-03T09:39:00Z"/>
          <w:rFonts w:ascii="宋体" w:cs="宋体"/>
          <w:b/>
          <w:kern w:val="0"/>
          <w:sz w:val="32"/>
          <w:szCs w:val="32"/>
        </w:rPr>
        <w:pPrChange w:id="1658" w:author="yunwei01" w:date="2017-08-03T18:12:00Z">
          <w:pPr>
            <w:autoSpaceDE w:val="0"/>
            <w:autoSpaceDN w:val="0"/>
            <w:adjustRightInd w:val="0"/>
            <w:spacing w:line="360" w:lineRule="auto"/>
            <w:jc w:val="center"/>
          </w:pPr>
        </w:pPrChange>
      </w:pPr>
    </w:p>
    <w:p w14:paraId="1FFC5BA1" w14:textId="77777777" w:rsidR="00BB3396" w:rsidDel="00631C45" w:rsidRDefault="00BB3396">
      <w:pPr>
        <w:autoSpaceDE w:val="0"/>
        <w:autoSpaceDN w:val="0"/>
        <w:adjustRightInd w:val="0"/>
        <w:spacing w:line="360" w:lineRule="auto"/>
        <w:rPr>
          <w:del w:id="1659" w:author="yunwei01" w:date="2017-08-03T09:39:00Z"/>
          <w:rFonts w:ascii="宋体" w:cs="宋体"/>
          <w:b/>
          <w:kern w:val="0"/>
          <w:sz w:val="32"/>
          <w:szCs w:val="32"/>
        </w:rPr>
        <w:pPrChange w:id="1660" w:author="yunwei01" w:date="2017-08-03T18:12:00Z">
          <w:pPr>
            <w:autoSpaceDE w:val="0"/>
            <w:autoSpaceDN w:val="0"/>
            <w:adjustRightInd w:val="0"/>
            <w:spacing w:line="360" w:lineRule="auto"/>
            <w:jc w:val="center"/>
          </w:pPr>
        </w:pPrChange>
      </w:pPr>
    </w:p>
    <w:p w14:paraId="2F53E523" w14:textId="50AB8745" w:rsidR="00BB3396" w:rsidDel="00BA2648" w:rsidRDefault="00BB3396">
      <w:pPr>
        <w:autoSpaceDE w:val="0"/>
        <w:autoSpaceDN w:val="0"/>
        <w:adjustRightInd w:val="0"/>
        <w:spacing w:line="360" w:lineRule="auto"/>
        <w:rPr>
          <w:del w:id="1661" w:author="yunwei01" w:date="2017-08-03T18:12:00Z"/>
          <w:rFonts w:ascii="宋体" w:cs="宋体"/>
          <w:b/>
          <w:kern w:val="0"/>
          <w:sz w:val="32"/>
          <w:szCs w:val="32"/>
        </w:rPr>
        <w:pPrChange w:id="1662" w:author="yunwei01" w:date="2017-08-03T18:12:00Z">
          <w:pPr>
            <w:autoSpaceDE w:val="0"/>
            <w:autoSpaceDN w:val="0"/>
            <w:adjustRightInd w:val="0"/>
            <w:spacing w:line="360" w:lineRule="auto"/>
            <w:jc w:val="center"/>
          </w:pPr>
        </w:pPrChange>
      </w:pPr>
    </w:p>
    <w:p w14:paraId="71489DC9" w14:textId="314C7075" w:rsidR="0024427F" w:rsidRDefault="00543823">
      <w:pPr>
        <w:jc w:val="center"/>
        <w:rPr>
          <w:rFonts w:ascii="宋体" w:cs="宋体"/>
          <w:b/>
          <w:kern w:val="0"/>
          <w:sz w:val="32"/>
          <w:szCs w:val="32"/>
        </w:rPr>
        <w:pPrChange w:id="1663" w:author="yunwei01" w:date="2017-08-03T18:12:00Z">
          <w:pPr>
            <w:autoSpaceDE w:val="0"/>
            <w:autoSpaceDN w:val="0"/>
            <w:adjustRightInd w:val="0"/>
            <w:spacing w:line="360" w:lineRule="auto"/>
            <w:jc w:val="center"/>
            <w:outlineLvl w:val="0"/>
          </w:pPr>
        </w:pPrChange>
      </w:pPr>
      <w:del w:id="1664" w:author="yunwei01" w:date="2017-08-02T14:22:00Z">
        <w:r w:rsidDel="00A97AE9">
          <w:rPr>
            <w:rFonts w:ascii="宋体" w:cs="宋体" w:hint="eastAsia"/>
            <w:b/>
            <w:kern w:val="0"/>
            <w:sz w:val="32"/>
            <w:szCs w:val="32"/>
          </w:rPr>
          <w:delText>AAAAA</w:delText>
        </w:r>
      </w:del>
      <w:ins w:id="1665" w:author="yunwei01" w:date="2017-08-02T14:22:00Z">
        <w:r w:rsidR="00A97AE9">
          <w:rPr>
            <w:rFonts w:ascii="宋体" w:cs="宋体" w:hint="eastAsia"/>
            <w:b/>
            <w:kern w:val="0"/>
            <w:sz w:val="32"/>
            <w:szCs w:val="32"/>
          </w:rPr>
          <w:t>资鼎(上海)互联网金融信息服务有限</w:t>
        </w:r>
      </w:ins>
      <w:del w:id="1666" w:author="yunwei01" w:date="2017-08-02T14:38:00Z">
        <w:r w:rsidDel="004C1B14">
          <w:rPr>
            <w:rFonts w:ascii="宋体" w:cs="宋体" w:hint="eastAsia"/>
            <w:b/>
            <w:kern w:val="0"/>
            <w:sz w:val="32"/>
            <w:szCs w:val="32"/>
          </w:rPr>
          <w:delText>公司</w:delText>
        </w:r>
      </w:del>
      <w:ins w:id="1667" w:author="yunwei01" w:date="2017-08-02T14:38:00Z">
        <w:r w:rsidR="004C1B14">
          <w:rPr>
            <w:rFonts w:ascii="宋体" w:cs="宋体" w:hint="eastAsia"/>
            <w:b/>
            <w:kern w:val="0"/>
            <w:sz w:val="32"/>
            <w:szCs w:val="32"/>
          </w:rPr>
          <w:t>公司</w:t>
        </w:r>
      </w:ins>
      <w:del w:id="1668" w:author="yunwei01" w:date="2017-08-02T14:23:00Z">
        <w:r w:rsidR="00FF67FC" w:rsidDel="00A97AE9">
          <w:rPr>
            <w:rFonts w:ascii="宋体" w:cs="宋体" w:hint="eastAsia"/>
            <w:b/>
            <w:kern w:val="0"/>
            <w:sz w:val="32"/>
            <w:szCs w:val="32"/>
          </w:rPr>
          <w:delText>XXXXX</w:delText>
        </w:r>
      </w:del>
      <w:r w:rsidR="0063422A">
        <w:rPr>
          <w:rFonts w:ascii="宋体" w:cs="宋体" w:hint="eastAsia"/>
          <w:b/>
          <w:kern w:val="0"/>
          <w:sz w:val="32"/>
          <w:szCs w:val="32"/>
        </w:rPr>
        <w:t>安全管理员岗位协议书</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8"/>
        <w:gridCol w:w="1379"/>
        <w:gridCol w:w="1877"/>
        <w:gridCol w:w="1094"/>
        <w:gridCol w:w="3048"/>
      </w:tblGrid>
      <w:tr w:rsidR="0024427F" w14:paraId="010A845A" w14:textId="77777777">
        <w:tc>
          <w:tcPr>
            <w:tcW w:w="898" w:type="dxa"/>
          </w:tcPr>
          <w:p w14:paraId="09DA1CD6"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名字</w:t>
            </w:r>
          </w:p>
        </w:tc>
        <w:tc>
          <w:tcPr>
            <w:tcW w:w="3256" w:type="dxa"/>
            <w:gridSpan w:val="2"/>
          </w:tcPr>
          <w:p w14:paraId="0F90F81D" w14:textId="1BFF1C61" w:rsidR="0024427F" w:rsidRDefault="0024427F">
            <w:pPr>
              <w:autoSpaceDE w:val="0"/>
              <w:autoSpaceDN w:val="0"/>
              <w:adjustRightInd w:val="0"/>
              <w:spacing w:line="360" w:lineRule="auto"/>
              <w:jc w:val="left"/>
              <w:rPr>
                <w:rFonts w:ascii="宋体" w:cs="宋体"/>
                <w:kern w:val="0"/>
                <w:sz w:val="24"/>
              </w:rPr>
            </w:pPr>
          </w:p>
        </w:tc>
        <w:tc>
          <w:tcPr>
            <w:tcW w:w="1094" w:type="dxa"/>
          </w:tcPr>
          <w:p w14:paraId="478B371E"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部门</w:t>
            </w:r>
          </w:p>
        </w:tc>
        <w:tc>
          <w:tcPr>
            <w:tcW w:w="3048" w:type="dxa"/>
          </w:tcPr>
          <w:p w14:paraId="42CE57C9" w14:textId="24F07694" w:rsidR="0024427F" w:rsidRDefault="0024427F">
            <w:pPr>
              <w:autoSpaceDE w:val="0"/>
              <w:autoSpaceDN w:val="0"/>
              <w:adjustRightInd w:val="0"/>
              <w:spacing w:line="360" w:lineRule="auto"/>
              <w:jc w:val="left"/>
              <w:rPr>
                <w:rFonts w:ascii="宋体" w:cs="宋体"/>
                <w:kern w:val="0"/>
                <w:sz w:val="24"/>
              </w:rPr>
            </w:pPr>
          </w:p>
        </w:tc>
      </w:tr>
      <w:tr w:rsidR="0024427F" w14:paraId="548F7AC2" w14:textId="77777777">
        <w:trPr>
          <w:trHeight w:val="5202"/>
        </w:trPr>
        <w:tc>
          <w:tcPr>
            <w:tcW w:w="8296" w:type="dxa"/>
            <w:gridSpan w:val="5"/>
          </w:tcPr>
          <w:p w14:paraId="0B842B5E"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职责范围：</w:t>
            </w:r>
          </w:p>
          <w:p w14:paraId="6880713D" w14:textId="51FB60F5"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w:t>
            </w:r>
            <w:r w:rsidR="00083326">
              <w:rPr>
                <w:rFonts w:ascii="宋体" w:cs="宋体" w:hint="eastAsia"/>
                <w:color w:val="000000"/>
                <w:kern w:val="0"/>
                <w:sz w:val="24"/>
              </w:rPr>
              <w:t>我局</w:t>
            </w:r>
            <w:r>
              <w:rPr>
                <w:rFonts w:ascii="宋体" w:cs="宋体" w:hint="eastAsia"/>
                <w:color w:val="000000"/>
                <w:kern w:val="0"/>
                <w:sz w:val="24"/>
              </w:rPr>
              <w:t>安全制度的贯彻执行；</w:t>
            </w:r>
          </w:p>
          <w:p w14:paraId="2285306E"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负责制订信息系统安全规划，并在实施过程中逐步完善；</w:t>
            </w:r>
          </w:p>
          <w:p w14:paraId="6A9FA01C" w14:textId="6B290783"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负责制定</w:t>
            </w:r>
            <w:r w:rsidR="00083326">
              <w:rPr>
                <w:rFonts w:ascii="宋体" w:cs="宋体" w:hint="eastAsia"/>
                <w:color w:val="000000"/>
                <w:kern w:val="0"/>
                <w:sz w:val="24"/>
              </w:rPr>
              <w:t>我局</w:t>
            </w:r>
            <w:r>
              <w:rPr>
                <w:rFonts w:ascii="宋体" w:cs="宋体" w:hint="eastAsia"/>
                <w:color w:val="000000"/>
                <w:kern w:val="0"/>
                <w:sz w:val="24"/>
              </w:rPr>
              <w:t>安全设备或系统的相关资产清单。内容包括资产管理的责任部门、资产名称、重要程度、所处位置等；</w:t>
            </w:r>
          </w:p>
          <w:p w14:paraId="08CE3C33"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负责制定安全设备或系统的文档化的操作和维护规程，使得相关人员能够采用规范化的形式对系统进行操作，降低和避免因误操作所引发信息安全事件的可能性；</w:t>
            </w:r>
          </w:p>
          <w:p w14:paraId="6AE824D3" w14:textId="6F315442"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w:t>
            </w:r>
            <w:r w:rsidR="00083326">
              <w:rPr>
                <w:rFonts w:ascii="宋体" w:cs="宋体" w:hint="eastAsia"/>
                <w:color w:val="000000"/>
                <w:kern w:val="0"/>
                <w:sz w:val="24"/>
              </w:rPr>
              <w:t>我局</w:t>
            </w:r>
            <w:r>
              <w:rPr>
                <w:rFonts w:ascii="宋体" w:cs="宋体" w:hint="eastAsia"/>
                <w:color w:val="000000"/>
                <w:kern w:val="0"/>
                <w:sz w:val="24"/>
              </w:rPr>
              <w:t>安全设备或系统运行维护管理，对安全设备或系统运转情况进行定期巡检、维护、故障处理和变更管理。负责组织实施安全设备或系统各类事故（故障）的应急处理；</w:t>
            </w:r>
          </w:p>
          <w:p w14:paraId="66D9AA9C"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每年进行风险评估，根据评估结果会同其他负责人进行风险处置；</w:t>
            </w:r>
          </w:p>
          <w:p w14:paraId="47731B88"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负责协助领导安排安全培训，负责协助负责制定每年安全教育计划，加强信息系统的安全教育，通过各种方式进行宣传和培训，提高全系统安全防范意识；</w:t>
            </w:r>
          </w:p>
          <w:p w14:paraId="25F409B9"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负责制定安全检查计划</w:t>
            </w:r>
          </w:p>
          <w:p w14:paraId="1E25C577"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包括检查职责、检查周期、检查范围、检查内容、检查报告的编制、检查整改、检查通报等内容。对信息系统安全检查并进行情况通报。对记录进行收集、整理、归档。</w:t>
            </w:r>
          </w:p>
          <w:p w14:paraId="2A15361B"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当出现安全事件时，负责对发生的安全事件及时上报，并配合相关的调查和纠正工作；</w:t>
            </w:r>
          </w:p>
          <w:p w14:paraId="0AC9756A"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当信息系统运行发生重大问题时，协助相关部门正确判断原因，根据指令立即采取安全措施启动相关处理程序；</w:t>
            </w:r>
          </w:p>
          <w:p w14:paraId="6DAA218C"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负责与外部安全机构的协调联系，在发生重大安全事件时以协调获取外部安全机构的支持；</w:t>
            </w:r>
          </w:p>
          <w:p w14:paraId="32D5E0FC"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负责对介质的管理</w:t>
            </w:r>
          </w:p>
          <w:p w14:paraId="5224F764"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lastRenderedPageBreak/>
              <w:t>对介质的归档、查询和借用进行记录，对介质进行定期盘点并记录，对故障介质的进行送修和销毁并记录，对于保密性高的介质销毁需要申报领导批准，并进行记录。对介质物理传输的交接进行记录。</w:t>
            </w:r>
          </w:p>
          <w:p w14:paraId="6F339AFB" w14:textId="77777777" w:rsidR="0024427F" w:rsidRDefault="0063422A">
            <w:pPr>
              <w:numPr>
                <w:ilvl w:val="0"/>
                <w:numId w:val="25"/>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加强对信息系统外包业务与外包方的管理</w:t>
            </w:r>
          </w:p>
          <w:p w14:paraId="29CD7F5A"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在与信息系统外包方签署的服务协议中，对信息系统安全加以要求。通过审批、访问控制、监控、签署保密协议等措施，加强外部方访问“健康档案”的管理，防止外部方危害信息系统安全。</w:t>
            </w:r>
          </w:p>
          <w:p w14:paraId="4B9B7663" w14:textId="77777777" w:rsidR="0024427F" w:rsidRDefault="0063422A">
            <w:pPr>
              <w:numPr>
                <w:ilvl w:val="0"/>
                <w:numId w:val="25"/>
              </w:numPr>
              <w:autoSpaceDE w:val="0"/>
              <w:autoSpaceDN w:val="0"/>
              <w:adjustRightInd w:val="0"/>
              <w:spacing w:line="360" w:lineRule="auto"/>
              <w:jc w:val="left"/>
            </w:pPr>
            <w:r>
              <w:rPr>
                <w:rFonts w:ascii="宋体" w:cs="宋体" w:hint="eastAsia"/>
                <w:color w:val="000000"/>
                <w:kern w:val="0"/>
                <w:sz w:val="24"/>
              </w:rPr>
              <w:t>重视对</w:t>
            </w:r>
            <w:r>
              <w:rPr>
                <w:rFonts w:ascii="宋体" w:cs="宋体"/>
                <w:color w:val="000000"/>
                <w:kern w:val="0"/>
                <w:sz w:val="24"/>
              </w:rPr>
              <w:t>IT</w:t>
            </w:r>
            <w:r>
              <w:rPr>
                <w:rFonts w:ascii="宋体" w:cs="宋体" w:hint="eastAsia"/>
                <w:color w:val="000000"/>
                <w:kern w:val="0"/>
                <w:sz w:val="24"/>
              </w:rPr>
              <w:t>服务连续性的管理，建立对各类信息安全事件的预防、预警、响应、处置、恢复机制，并编写相应的应急预案；</w:t>
            </w:r>
          </w:p>
          <w:p w14:paraId="261993E0" w14:textId="77777777" w:rsidR="0024427F" w:rsidRDefault="0063422A">
            <w:pPr>
              <w:numPr>
                <w:ilvl w:val="0"/>
                <w:numId w:val="25"/>
              </w:numPr>
              <w:autoSpaceDE w:val="0"/>
              <w:autoSpaceDN w:val="0"/>
              <w:adjustRightInd w:val="0"/>
              <w:spacing w:line="360" w:lineRule="auto"/>
              <w:jc w:val="left"/>
            </w:pPr>
            <w:r>
              <w:rPr>
                <w:rFonts w:ascii="宋体" w:cs="宋体" w:hint="eastAsia"/>
                <w:color w:val="000000"/>
                <w:kern w:val="0"/>
                <w:sz w:val="24"/>
              </w:rPr>
              <w:t>在符合国家密码管理相关规定的条件下，合理使用密码技术和密码设备，严格密钥生成、分发、保存等方面的安全管理，保障密码技术使用的安全性。</w:t>
            </w:r>
          </w:p>
          <w:p w14:paraId="3E4ABF08" w14:textId="77777777" w:rsidR="0024427F" w:rsidRDefault="0063422A">
            <w:pPr>
              <w:numPr>
                <w:ilvl w:val="0"/>
                <w:numId w:val="25"/>
              </w:numPr>
              <w:autoSpaceDE w:val="0"/>
              <w:autoSpaceDN w:val="0"/>
              <w:adjustRightInd w:val="0"/>
              <w:spacing w:line="360" w:lineRule="auto"/>
              <w:jc w:val="left"/>
            </w:pPr>
            <w:r>
              <w:rPr>
                <w:rFonts w:ascii="宋体" w:cs="宋体" w:hint="eastAsia"/>
                <w:color w:val="000000"/>
                <w:kern w:val="0"/>
                <w:sz w:val="24"/>
              </w:rPr>
              <w:t>严格遵守保密协议。</w:t>
            </w:r>
          </w:p>
        </w:tc>
      </w:tr>
      <w:tr w:rsidR="0024427F" w14:paraId="6D200DDF" w14:textId="77777777">
        <w:tc>
          <w:tcPr>
            <w:tcW w:w="2277" w:type="dxa"/>
            <w:gridSpan w:val="2"/>
          </w:tcPr>
          <w:p w14:paraId="1F65510D"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lastRenderedPageBreak/>
              <w:t>签字确认：</w:t>
            </w:r>
          </w:p>
        </w:tc>
        <w:tc>
          <w:tcPr>
            <w:tcW w:w="2971" w:type="dxa"/>
            <w:gridSpan w:val="2"/>
          </w:tcPr>
          <w:p w14:paraId="0CE31AC5" w14:textId="77777777" w:rsidR="0024427F" w:rsidRDefault="0024427F">
            <w:pPr>
              <w:autoSpaceDE w:val="0"/>
              <w:autoSpaceDN w:val="0"/>
              <w:adjustRightInd w:val="0"/>
              <w:spacing w:line="360" w:lineRule="auto"/>
              <w:jc w:val="right"/>
              <w:rPr>
                <w:rFonts w:ascii="宋体" w:cs="宋体"/>
                <w:kern w:val="0"/>
                <w:sz w:val="24"/>
              </w:rPr>
            </w:pPr>
          </w:p>
        </w:tc>
        <w:tc>
          <w:tcPr>
            <w:tcW w:w="3048" w:type="dxa"/>
          </w:tcPr>
          <w:p w14:paraId="7F86B022"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_____年_____月_____日</w:t>
            </w:r>
          </w:p>
        </w:tc>
      </w:tr>
      <w:tr w:rsidR="0024427F" w14:paraId="67CB386B" w14:textId="77777777">
        <w:tc>
          <w:tcPr>
            <w:tcW w:w="8296" w:type="dxa"/>
            <w:gridSpan w:val="5"/>
          </w:tcPr>
          <w:p w14:paraId="01C1183B" w14:textId="16E96FBC"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备注：</w:t>
            </w:r>
            <w:del w:id="1669" w:author="yunwei01" w:date="2017-08-02T14:22:00Z">
              <w:r w:rsidR="00543823" w:rsidDel="00A97AE9">
                <w:rPr>
                  <w:rFonts w:ascii="宋体" w:cs="宋体" w:hint="eastAsia"/>
                  <w:kern w:val="0"/>
                  <w:sz w:val="24"/>
                </w:rPr>
                <w:delText>AAAAA</w:delText>
              </w:r>
            </w:del>
            <w:ins w:id="1670" w:author="yunwei01" w:date="2017-08-02T14:22:00Z">
              <w:r w:rsidR="00A97AE9">
                <w:rPr>
                  <w:rFonts w:ascii="宋体" w:cs="宋体" w:hint="eastAsia"/>
                  <w:kern w:val="0"/>
                  <w:sz w:val="24"/>
                </w:rPr>
                <w:t>资鼎(上海)互联网金融信息服务有限</w:t>
              </w:r>
            </w:ins>
            <w:del w:id="1671" w:author="yunwei01" w:date="2017-08-02T14:38:00Z">
              <w:r w:rsidR="00543823" w:rsidDel="004C1B14">
                <w:rPr>
                  <w:rFonts w:ascii="宋体" w:cs="宋体" w:hint="eastAsia"/>
                  <w:kern w:val="0"/>
                  <w:sz w:val="24"/>
                </w:rPr>
                <w:delText>公司</w:delText>
              </w:r>
            </w:del>
            <w:ins w:id="1672" w:author="yunwei01" w:date="2017-08-02T14:38:00Z">
              <w:r w:rsidR="004C1B14">
                <w:rPr>
                  <w:rFonts w:ascii="宋体" w:cs="宋体" w:hint="eastAsia"/>
                  <w:kern w:val="0"/>
                  <w:sz w:val="24"/>
                </w:rPr>
                <w:t>公司</w:t>
              </w:r>
            </w:ins>
            <w:r>
              <w:rPr>
                <w:rFonts w:ascii="宋体" w:cs="宋体" w:hint="eastAsia"/>
                <w:kern w:val="0"/>
                <w:sz w:val="24"/>
              </w:rPr>
              <w:t>永久存档</w:t>
            </w:r>
          </w:p>
        </w:tc>
      </w:tr>
    </w:tbl>
    <w:p w14:paraId="7A40486C" w14:textId="654109F1" w:rsidR="00B65E6D" w:rsidRDefault="00B65E6D">
      <w:pPr>
        <w:autoSpaceDE w:val="0"/>
        <w:autoSpaceDN w:val="0"/>
        <w:adjustRightInd w:val="0"/>
        <w:spacing w:line="360" w:lineRule="auto"/>
        <w:jc w:val="left"/>
        <w:rPr>
          <w:ins w:id="1673" w:author="yunwei01" w:date="2017-08-04T09:49:00Z"/>
          <w:sz w:val="24"/>
        </w:rPr>
      </w:pPr>
      <w:ins w:id="1674" w:author="yunwei01" w:date="2017-08-04T09:49:00Z">
        <w:r>
          <w:rPr>
            <w:sz w:val="24"/>
          </w:rPr>
          <w:br w:type="page"/>
        </w:r>
      </w:ins>
    </w:p>
    <w:p w14:paraId="790C871B" w14:textId="73F89310" w:rsidR="00631C45" w:rsidDel="00BA2648" w:rsidRDefault="00631C45">
      <w:pPr>
        <w:autoSpaceDE w:val="0"/>
        <w:autoSpaceDN w:val="0"/>
        <w:adjustRightInd w:val="0"/>
        <w:spacing w:line="360" w:lineRule="auto"/>
        <w:jc w:val="center"/>
        <w:rPr>
          <w:del w:id="1675" w:author="yunwei01" w:date="2017-08-03T18:12:00Z"/>
          <w:sz w:val="24"/>
        </w:rPr>
        <w:pPrChange w:id="1676" w:author="yunwei01" w:date="2017-08-03T18:12:00Z">
          <w:pPr>
            <w:autoSpaceDE w:val="0"/>
            <w:autoSpaceDN w:val="0"/>
            <w:adjustRightInd w:val="0"/>
            <w:spacing w:line="360" w:lineRule="auto"/>
            <w:jc w:val="left"/>
          </w:pPr>
        </w:pPrChange>
      </w:pPr>
    </w:p>
    <w:p w14:paraId="0F274921" w14:textId="5C83024F" w:rsidR="0024427F" w:rsidRDefault="00543823">
      <w:pPr>
        <w:jc w:val="center"/>
        <w:rPr>
          <w:rFonts w:ascii="宋体" w:cs="宋体"/>
          <w:b/>
          <w:kern w:val="0"/>
          <w:sz w:val="32"/>
          <w:szCs w:val="32"/>
        </w:rPr>
        <w:pPrChange w:id="1677" w:author="yunwei01" w:date="2017-08-03T18:12:00Z">
          <w:pPr>
            <w:autoSpaceDE w:val="0"/>
            <w:autoSpaceDN w:val="0"/>
            <w:adjustRightInd w:val="0"/>
            <w:spacing w:line="360" w:lineRule="auto"/>
            <w:ind w:firstLine="643"/>
            <w:jc w:val="center"/>
            <w:outlineLvl w:val="0"/>
          </w:pPr>
        </w:pPrChange>
      </w:pPr>
      <w:del w:id="1678" w:author="yunwei01" w:date="2017-08-02T14:22:00Z">
        <w:r w:rsidDel="00A97AE9">
          <w:rPr>
            <w:rFonts w:ascii="宋体" w:cs="宋体" w:hint="eastAsia"/>
            <w:b/>
            <w:kern w:val="0"/>
            <w:sz w:val="32"/>
            <w:szCs w:val="32"/>
          </w:rPr>
          <w:delText>AAAAA</w:delText>
        </w:r>
      </w:del>
      <w:ins w:id="1679" w:author="yunwei01" w:date="2017-08-02T14:22:00Z">
        <w:r w:rsidR="00A97AE9">
          <w:rPr>
            <w:rFonts w:ascii="宋体" w:cs="宋体" w:hint="eastAsia"/>
            <w:b/>
            <w:kern w:val="0"/>
            <w:sz w:val="32"/>
            <w:szCs w:val="32"/>
          </w:rPr>
          <w:t>资鼎(上海)互联网金融信息服务有限</w:t>
        </w:r>
      </w:ins>
      <w:del w:id="1680" w:author="yunwei01" w:date="2017-08-02T14:38:00Z">
        <w:r w:rsidDel="004C1B14">
          <w:rPr>
            <w:rFonts w:ascii="宋体" w:cs="宋体" w:hint="eastAsia"/>
            <w:b/>
            <w:kern w:val="0"/>
            <w:sz w:val="32"/>
            <w:szCs w:val="32"/>
          </w:rPr>
          <w:delText>公司</w:delText>
        </w:r>
      </w:del>
      <w:ins w:id="1681" w:author="yunwei01" w:date="2017-08-02T14:38:00Z">
        <w:r w:rsidR="004C1B14">
          <w:rPr>
            <w:rFonts w:ascii="宋体" w:cs="宋体" w:hint="eastAsia"/>
            <w:b/>
            <w:kern w:val="0"/>
            <w:sz w:val="32"/>
            <w:szCs w:val="32"/>
          </w:rPr>
          <w:t>公司</w:t>
        </w:r>
      </w:ins>
      <w:del w:id="1682" w:author="yunwei01" w:date="2017-08-02T14:23:00Z">
        <w:r w:rsidR="00FF67FC" w:rsidDel="00A97AE9">
          <w:rPr>
            <w:rFonts w:ascii="宋体" w:cs="宋体" w:hint="eastAsia"/>
            <w:b/>
            <w:kern w:val="0"/>
            <w:sz w:val="32"/>
            <w:szCs w:val="32"/>
          </w:rPr>
          <w:delText>XXXXX</w:delText>
        </w:r>
      </w:del>
      <w:r w:rsidR="0063422A">
        <w:rPr>
          <w:rFonts w:ascii="宋体" w:cs="宋体" w:hint="eastAsia"/>
          <w:b/>
          <w:kern w:val="0"/>
          <w:sz w:val="32"/>
          <w:szCs w:val="32"/>
        </w:rPr>
        <w:t>安全审计员岗位协议</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8"/>
        <w:gridCol w:w="1379"/>
        <w:gridCol w:w="1877"/>
        <w:gridCol w:w="1094"/>
        <w:gridCol w:w="3048"/>
      </w:tblGrid>
      <w:tr w:rsidR="0024427F" w14:paraId="7F61F036" w14:textId="77777777">
        <w:tc>
          <w:tcPr>
            <w:tcW w:w="898" w:type="dxa"/>
          </w:tcPr>
          <w:p w14:paraId="712D2E0F"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名字</w:t>
            </w:r>
          </w:p>
        </w:tc>
        <w:tc>
          <w:tcPr>
            <w:tcW w:w="3256" w:type="dxa"/>
            <w:gridSpan w:val="2"/>
          </w:tcPr>
          <w:p w14:paraId="6D4CE2B1" w14:textId="38516555" w:rsidR="0024427F" w:rsidRDefault="0024427F">
            <w:pPr>
              <w:autoSpaceDE w:val="0"/>
              <w:autoSpaceDN w:val="0"/>
              <w:adjustRightInd w:val="0"/>
              <w:spacing w:line="360" w:lineRule="auto"/>
              <w:jc w:val="left"/>
              <w:rPr>
                <w:rFonts w:ascii="宋体" w:cs="宋体"/>
                <w:kern w:val="0"/>
                <w:sz w:val="24"/>
              </w:rPr>
            </w:pPr>
          </w:p>
        </w:tc>
        <w:tc>
          <w:tcPr>
            <w:tcW w:w="1094" w:type="dxa"/>
          </w:tcPr>
          <w:p w14:paraId="39A19A36"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部门</w:t>
            </w:r>
          </w:p>
        </w:tc>
        <w:tc>
          <w:tcPr>
            <w:tcW w:w="3048" w:type="dxa"/>
          </w:tcPr>
          <w:p w14:paraId="07A5D17A" w14:textId="25A934B0" w:rsidR="0024427F" w:rsidRDefault="0024427F">
            <w:pPr>
              <w:autoSpaceDE w:val="0"/>
              <w:autoSpaceDN w:val="0"/>
              <w:adjustRightInd w:val="0"/>
              <w:spacing w:line="360" w:lineRule="auto"/>
              <w:jc w:val="left"/>
              <w:rPr>
                <w:rFonts w:ascii="宋体" w:cs="宋体"/>
                <w:kern w:val="0"/>
                <w:sz w:val="24"/>
              </w:rPr>
            </w:pPr>
          </w:p>
        </w:tc>
      </w:tr>
      <w:tr w:rsidR="0024427F" w14:paraId="204508F1" w14:textId="77777777">
        <w:trPr>
          <w:trHeight w:val="3765"/>
        </w:trPr>
        <w:tc>
          <w:tcPr>
            <w:tcW w:w="8296" w:type="dxa"/>
            <w:gridSpan w:val="5"/>
          </w:tcPr>
          <w:p w14:paraId="6B493EFA" w14:textId="77777777" w:rsidR="0024427F" w:rsidRDefault="0063422A">
            <w:p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职责范围：</w:t>
            </w:r>
          </w:p>
          <w:p w14:paraId="7401E44B" w14:textId="3C352775" w:rsidR="0024427F" w:rsidRDefault="0063422A">
            <w:pPr>
              <w:numPr>
                <w:ilvl w:val="0"/>
                <w:numId w:val="26"/>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参与制定</w:t>
            </w:r>
            <w:r w:rsidR="00083326">
              <w:rPr>
                <w:rFonts w:ascii="宋体" w:cs="宋体" w:hint="eastAsia"/>
                <w:color w:val="000000"/>
                <w:kern w:val="0"/>
                <w:sz w:val="24"/>
              </w:rPr>
              <w:t>我局</w:t>
            </w:r>
            <w:r>
              <w:rPr>
                <w:rFonts w:ascii="宋体" w:cs="宋体"/>
                <w:color w:val="000000"/>
                <w:kern w:val="0"/>
                <w:sz w:val="24"/>
              </w:rPr>
              <w:t>规章制度和流程，规章制度和流程培训与宣传；</w:t>
            </w:r>
          </w:p>
          <w:p w14:paraId="07A00B9C" w14:textId="12DA6A4B" w:rsidR="0024427F" w:rsidRDefault="0063422A">
            <w:pPr>
              <w:numPr>
                <w:ilvl w:val="0"/>
                <w:numId w:val="26"/>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根据</w:t>
            </w:r>
            <w:r w:rsidR="00083326">
              <w:rPr>
                <w:rFonts w:ascii="宋体" w:cs="宋体" w:hint="eastAsia"/>
                <w:color w:val="000000"/>
                <w:kern w:val="0"/>
                <w:sz w:val="24"/>
              </w:rPr>
              <w:t>我局</w:t>
            </w:r>
            <w:r>
              <w:rPr>
                <w:rFonts w:ascii="宋体" w:cs="宋体"/>
                <w:color w:val="000000"/>
                <w:kern w:val="0"/>
                <w:sz w:val="24"/>
              </w:rPr>
              <w:t>的审计要求制定审计计划，定期或不定期的开展审计工作，撰写审计报告，开展风险评估，发现安全漏洞或隐患，提交处理报告和切合实际可操作的处理方案，指导实施；</w:t>
            </w:r>
          </w:p>
          <w:p w14:paraId="21EA049D" w14:textId="2425D5C9" w:rsidR="0024427F" w:rsidRDefault="0063422A">
            <w:pPr>
              <w:numPr>
                <w:ilvl w:val="0"/>
                <w:numId w:val="26"/>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负责</w:t>
            </w:r>
            <w:r w:rsidR="00083326">
              <w:rPr>
                <w:rFonts w:ascii="宋体" w:cs="宋体" w:hint="eastAsia"/>
                <w:color w:val="000000"/>
                <w:kern w:val="0"/>
                <w:sz w:val="24"/>
              </w:rPr>
              <w:t>我局</w:t>
            </w:r>
            <w:r>
              <w:rPr>
                <w:rFonts w:ascii="宋体" w:cs="宋体"/>
                <w:color w:val="000000"/>
                <w:kern w:val="0"/>
                <w:sz w:val="24"/>
              </w:rPr>
              <w:t>机房安全审计，负责数据库服务器、数据备份与灾难恢复审计；</w:t>
            </w:r>
          </w:p>
          <w:p w14:paraId="29BFC391" w14:textId="1410CFCC" w:rsidR="0024427F" w:rsidRDefault="0063422A">
            <w:pPr>
              <w:numPr>
                <w:ilvl w:val="0"/>
                <w:numId w:val="26"/>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负责</w:t>
            </w:r>
            <w:r w:rsidR="00083326">
              <w:rPr>
                <w:rFonts w:ascii="宋体" w:cs="宋体" w:hint="eastAsia"/>
                <w:color w:val="000000"/>
                <w:kern w:val="0"/>
                <w:sz w:val="24"/>
              </w:rPr>
              <w:t>我局</w:t>
            </w:r>
            <w:r>
              <w:rPr>
                <w:rFonts w:ascii="宋体" w:cs="宋体"/>
                <w:color w:val="000000"/>
                <w:kern w:val="0"/>
                <w:sz w:val="24"/>
              </w:rPr>
              <w:t>操作系统安全审计，关键系统的用户角色权限审计；</w:t>
            </w:r>
          </w:p>
          <w:p w14:paraId="3CBE64EC" w14:textId="02B431EF" w:rsidR="0024427F" w:rsidRDefault="0063422A">
            <w:pPr>
              <w:numPr>
                <w:ilvl w:val="0"/>
                <w:numId w:val="26"/>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负责</w:t>
            </w:r>
            <w:r w:rsidR="00083326">
              <w:rPr>
                <w:rFonts w:ascii="宋体" w:cs="宋体" w:hint="eastAsia"/>
                <w:color w:val="000000"/>
                <w:kern w:val="0"/>
                <w:sz w:val="24"/>
              </w:rPr>
              <w:t>我局</w:t>
            </w:r>
            <w:r>
              <w:rPr>
                <w:rFonts w:ascii="宋体" w:cs="宋体"/>
                <w:color w:val="000000"/>
                <w:kern w:val="0"/>
                <w:sz w:val="24"/>
              </w:rPr>
              <w:t>日常信息安全规章制度和流程的执行审计，信息系统环境安全审计等；</w:t>
            </w:r>
          </w:p>
          <w:p w14:paraId="6F328401" w14:textId="77777777" w:rsidR="0024427F" w:rsidRDefault="0063422A">
            <w:pPr>
              <w:numPr>
                <w:ilvl w:val="0"/>
                <w:numId w:val="26"/>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对被审计部门提供咨询、建议、协调等服务和公司领导安排的相关工作；</w:t>
            </w:r>
          </w:p>
          <w:p w14:paraId="7FFF0522" w14:textId="77777777" w:rsidR="0024427F" w:rsidRDefault="0063422A">
            <w:pPr>
              <w:numPr>
                <w:ilvl w:val="0"/>
                <w:numId w:val="26"/>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负责对系统管理员、安全管理员的操作行为进行审计跟踪分析和监督检查，及时发现违规行为，每月向</w:t>
            </w:r>
            <w:r>
              <w:rPr>
                <w:rFonts w:ascii="宋体" w:cs="宋体" w:hint="eastAsia"/>
                <w:color w:val="000000"/>
                <w:kern w:val="0"/>
                <w:sz w:val="24"/>
              </w:rPr>
              <w:t>信息</w:t>
            </w:r>
            <w:r>
              <w:rPr>
                <w:rFonts w:ascii="宋体" w:cs="宋体"/>
                <w:color w:val="000000"/>
                <w:kern w:val="0"/>
                <w:sz w:val="24"/>
              </w:rPr>
              <w:t>安全</w:t>
            </w:r>
            <w:r>
              <w:rPr>
                <w:rFonts w:ascii="宋体" w:cs="宋体" w:hint="eastAsia"/>
                <w:color w:val="000000"/>
                <w:kern w:val="0"/>
                <w:sz w:val="24"/>
              </w:rPr>
              <w:t>中心</w:t>
            </w:r>
            <w:r>
              <w:rPr>
                <w:rFonts w:ascii="宋体" w:cs="宋体"/>
                <w:color w:val="000000"/>
                <w:kern w:val="0"/>
                <w:sz w:val="24"/>
              </w:rPr>
              <w:t>汇报工作情况；</w:t>
            </w:r>
          </w:p>
          <w:p w14:paraId="7574E368" w14:textId="77777777" w:rsidR="0024427F" w:rsidRDefault="0063422A">
            <w:pPr>
              <w:autoSpaceDE w:val="0"/>
              <w:autoSpaceDN w:val="0"/>
              <w:adjustRightInd w:val="0"/>
              <w:spacing w:line="360" w:lineRule="auto"/>
              <w:ind w:left="480"/>
              <w:jc w:val="left"/>
              <w:rPr>
                <w:rFonts w:ascii="宋体" w:cs="宋体"/>
                <w:b/>
                <w:color w:val="000000"/>
                <w:kern w:val="0"/>
                <w:sz w:val="24"/>
              </w:rPr>
            </w:pPr>
            <w:r>
              <w:rPr>
                <w:rFonts w:ascii="宋体" w:cs="宋体" w:hint="eastAsia"/>
                <w:color w:val="000000"/>
                <w:kern w:val="0"/>
                <w:sz w:val="24"/>
              </w:rPr>
              <w:t>8、严格遵守保密协议。</w:t>
            </w:r>
          </w:p>
        </w:tc>
      </w:tr>
      <w:tr w:rsidR="0024427F" w14:paraId="1BCC2EC9" w14:textId="77777777">
        <w:tc>
          <w:tcPr>
            <w:tcW w:w="2277" w:type="dxa"/>
            <w:gridSpan w:val="2"/>
          </w:tcPr>
          <w:p w14:paraId="1374B848"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签字确认：</w:t>
            </w:r>
          </w:p>
        </w:tc>
        <w:tc>
          <w:tcPr>
            <w:tcW w:w="2971" w:type="dxa"/>
            <w:gridSpan w:val="2"/>
          </w:tcPr>
          <w:p w14:paraId="7FCE5481" w14:textId="77777777" w:rsidR="0024427F" w:rsidRDefault="0024427F">
            <w:pPr>
              <w:autoSpaceDE w:val="0"/>
              <w:autoSpaceDN w:val="0"/>
              <w:adjustRightInd w:val="0"/>
              <w:spacing w:line="360" w:lineRule="auto"/>
              <w:jc w:val="right"/>
              <w:rPr>
                <w:rFonts w:ascii="宋体" w:cs="宋体"/>
                <w:kern w:val="0"/>
                <w:sz w:val="24"/>
              </w:rPr>
            </w:pPr>
          </w:p>
        </w:tc>
        <w:tc>
          <w:tcPr>
            <w:tcW w:w="3048" w:type="dxa"/>
          </w:tcPr>
          <w:p w14:paraId="298CDB77"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_____年_____月_____日</w:t>
            </w:r>
          </w:p>
        </w:tc>
      </w:tr>
      <w:tr w:rsidR="0024427F" w14:paraId="3C563150" w14:textId="77777777">
        <w:tc>
          <w:tcPr>
            <w:tcW w:w="8296" w:type="dxa"/>
            <w:gridSpan w:val="5"/>
          </w:tcPr>
          <w:p w14:paraId="032BA499" w14:textId="79B158F5"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备注：</w:t>
            </w:r>
            <w:del w:id="1683" w:author="yunwei01" w:date="2017-08-02T14:22:00Z">
              <w:r w:rsidR="00543823" w:rsidDel="00A97AE9">
                <w:rPr>
                  <w:rFonts w:ascii="宋体" w:cs="宋体" w:hint="eastAsia"/>
                  <w:kern w:val="0"/>
                  <w:sz w:val="24"/>
                </w:rPr>
                <w:delText>AAAAA</w:delText>
              </w:r>
            </w:del>
            <w:ins w:id="1684" w:author="yunwei01" w:date="2017-08-02T14:22:00Z">
              <w:r w:rsidR="00A97AE9">
                <w:rPr>
                  <w:rFonts w:ascii="宋体" w:cs="宋体" w:hint="eastAsia"/>
                  <w:kern w:val="0"/>
                  <w:sz w:val="24"/>
                </w:rPr>
                <w:t>资鼎(上海)互联网金融信息服务有限</w:t>
              </w:r>
            </w:ins>
            <w:del w:id="1685" w:author="yunwei01" w:date="2017-08-02T14:38:00Z">
              <w:r w:rsidR="00543823" w:rsidDel="004C1B14">
                <w:rPr>
                  <w:rFonts w:ascii="宋体" w:cs="宋体" w:hint="eastAsia"/>
                  <w:kern w:val="0"/>
                  <w:sz w:val="24"/>
                </w:rPr>
                <w:delText>公司</w:delText>
              </w:r>
            </w:del>
            <w:ins w:id="1686" w:author="yunwei01" w:date="2017-08-02T14:38:00Z">
              <w:r w:rsidR="004C1B14">
                <w:rPr>
                  <w:rFonts w:ascii="宋体" w:cs="宋体" w:hint="eastAsia"/>
                  <w:kern w:val="0"/>
                  <w:sz w:val="24"/>
                </w:rPr>
                <w:t>公司</w:t>
              </w:r>
            </w:ins>
            <w:r>
              <w:rPr>
                <w:rFonts w:ascii="宋体" w:cs="宋体" w:hint="eastAsia"/>
                <w:kern w:val="0"/>
                <w:sz w:val="24"/>
              </w:rPr>
              <w:t>永久存档</w:t>
            </w:r>
          </w:p>
        </w:tc>
      </w:tr>
    </w:tbl>
    <w:p w14:paraId="51AE9897" w14:textId="00C23AC4" w:rsidR="0024427F" w:rsidRDefault="0024427F">
      <w:pPr>
        <w:autoSpaceDE w:val="0"/>
        <w:autoSpaceDN w:val="0"/>
        <w:adjustRightInd w:val="0"/>
        <w:spacing w:line="360" w:lineRule="auto"/>
        <w:jc w:val="left"/>
        <w:rPr>
          <w:ins w:id="1687" w:author="yunwei01" w:date="2017-08-04T09:50:00Z"/>
          <w:rFonts w:ascii="宋体" w:cs="宋体"/>
          <w:b/>
          <w:kern w:val="0"/>
          <w:sz w:val="28"/>
          <w:szCs w:val="28"/>
        </w:rPr>
      </w:pPr>
    </w:p>
    <w:p w14:paraId="392F0827" w14:textId="77777777" w:rsidR="00B65E6D" w:rsidRDefault="00B65E6D">
      <w:pPr>
        <w:autoSpaceDE w:val="0"/>
        <w:autoSpaceDN w:val="0"/>
        <w:adjustRightInd w:val="0"/>
        <w:spacing w:line="360" w:lineRule="auto"/>
        <w:jc w:val="left"/>
        <w:rPr>
          <w:rFonts w:ascii="宋体" w:cs="宋体"/>
          <w:b/>
          <w:kern w:val="0"/>
          <w:sz w:val="28"/>
          <w:szCs w:val="28"/>
        </w:rPr>
        <w:sectPr w:rsidR="00B65E6D">
          <w:pgSz w:w="11906" w:h="16838"/>
          <w:pgMar w:top="1440" w:right="1800" w:bottom="1440" w:left="1800" w:header="851" w:footer="992" w:gutter="0"/>
          <w:cols w:space="720"/>
          <w:docGrid w:type="lines" w:linePitch="312"/>
        </w:sectPr>
      </w:pPr>
    </w:p>
    <w:p w14:paraId="3220B11F" w14:textId="77777777" w:rsidR="0024427F" w:rsidRDefault="0063422A">
      <w:pPr>
        <w:pStyle w:val="1"/>
        <w:jc w:val="center"/>
        <w:pPrChange w:id="1688" w:author="yunwei01" w:date="2017-08-03T09:41:00Z">
          <w:pPr>
            <w:pStyle w:val="1"/>
          </w:pPr>
        </w:pPrChange>
      </w:pPr>
      <w:bookmarkStart w:id="1689" w:name="_Toc428792532"/>
      <w:bookmarkStart w:id="1690" w:name="_Toc489545174"/>
      <w:bookmarkStart w:id="1691" w:name="_Toc489546653"/>
      <w:bookmarkStart w:id="1692" w:name="_Toc489546998"/>
      <w:bookmarkStart w:id="1693" w:name="_Toc489547871"/>
      <w:bookmarkStart w:id="1694" w:name="_Toc489607058"/>
      <w:bookmarkStart w:id="1695" w:name="_Toc399855220"/>
      <w:r>
        <w:rPr>
          <w:rFonts w:hint="eastAsia"/>
        </w:rPr>
        <w:lastRenderedPageBreak/>
        <w:t>信息安全授权及审批管理制度</w:t>
      </w:r>
      <w:bookmarkEnd w:id="1689"/>
      <w:bookmarkEnd w:id="1690"/>
      <w:bookmarkEnd w:id="1691"/>
      <w:bookmarkEnd w:id="1692"/>
      <w:bookmarkEnd w:id="1693"/>
      <w:bookmarkEnd w:id="1694"/>
    </w:p>
    <w:p w14:paraId="2B37CB0E" w14:textId="77777777" w:rsidR="0024427F" w:rsidRDefault="0063422A">
      <w:pPr>
        <w:pStyle w:val="2"/>
      </w:pPr>
      <w:bookmarkStart w:id="1696" w:name="_Toc428792533"/>
      <w:bookmarkStart w:id="1697" w:name="_Toc489545175"/>
      <w:bookmarkStart w:id="1698" w:name="_Toc489546654"/>
      <w:bookmarkStart w:id="1699" w:name="_Toc489546999"/>
      <w:bookmarkStart w:id="1700" w:name="_Toc489547872"/>
      <w:bookmarkStart w:id="1701" w:name="_Toc489607059"/>
      <w:r>
        <w:rPr>
          <w:rFonts w:hint="eastAsia"/>
        </w:rPr>
        <w:t>信息安全授权及审批管理制度</w:t>
      </w:r>
      <w:bookmarkEnd w:id="1695"/>
      <w:bookmarkEnd w:id="1696"/>
      <w:bookmarkEnd w:id="1697"/>
      <w:bookmarkEnd w:id="1698"/>
      <w:bookmarkEnd w:id="1699"/>
      <w:bookmarkEnd w:id="1700"/>
      <w:bookmarkEnd w:id="1701"/>
    </w:p>
    <w:p w14:paraId="167594EE" w14:textId="6250E8FD" w:rsidR="0024427F" w:rsidRDefault="0063422A">
      <w:pPr>
        <w:autoSpaceDE w:val="0"/>
        <w:autoSpaceDN w:val="0"/>
        <w:adjustRightInd w:val="0"/>
        <w:spacing w:line="360" w:lineRule="auto"/>
        <w:ind w:firstLineChars="200" w:firstLine="480"/>
        <w:jc w:val="left"/>
        <w:rPr>
          <w:rFonts w:ascii="宋体" w:cs="宋体"/>
          <w:kern w:val="0"/>
          <w:sz w:val="24"/>
        </w:rPr>
      </w:pPr>
      <w:r>
        <w:rPr>
          <w:rFonts w:ascii="宋体" w:cs="宋体" w:hint="eastAsia"/>
          <w:kern w:val="0"/>
          <w:sz w:val="24"/>
        </w:rPr>
        <w:t>在系统运维过程中，对信息系统的访问、变更等授权给</w:t>
      </w:r>
      <w:del w:id="1702" w:author="yunwei01" w:date="2017-08-02T14:22:00Z">
        <w:r w:rsidR="00317016" w:rsidDel="00A97AE9">
          <w:rPr>
            <w:rFonts w:ascii="宋体" w:cs="宋体" w:hint="eastAsia"/>
            <w:kern w:val="0"/>
            <w:sz w:val="24"/>
          </w:rPr>
          <w:delText>AAAAA</w:delText>
        </w:r>
      </w:del>
      <w:ins w:id="1703" w:author="yunwei01" w:date="2017-08-02T14:22:00Z">
        <w:r w:rsidR="00A97AE9">
          <w:rPr>
            <w:rFonts w:ascii="宋体" w:cs="宋体" w:hint="eastAsia"/>
            <w:kern w:val="0"/>
            <w:sz w:val="24"/>
          </w:rPr>
          <w:t>资鼎(上海)互联网金融信息服务有限</w:t>
        </w:r>
      </w:ins>
      <w:del w:id="1704" w:author="yunwei01" w:date="2017-08-02T14:38:00Z">
        <w:r w:rsidR="00317016" w:rsidDel="004C1B14">
          <w:rPr>
            <w:rFonts w:ascii="宋体" w:cs="宋体" w:hint="eastAsia"/>
            <w:kern w:val="0"/>
            <w:sz w:val="24"/>
          </w:rPr>
          <w:delText>公司</w:delText>
        </w:r>
      </w:del>
      <w:ins w:id="1705" w:author="yunwei01" w:date="2017-08-02T14:38:00Z">
        <w:r w:rsidR="004C1B14">
          <w:rPr>
            <w:rFonts w:ascii="宋体" w:cs="宋体" w:hint="eastAsia"/>
            <w:kern w:val="0"/>
            <w:sz w:val="24"/>
          </w:rPr>
          <w:t>公司</w:t>
        </w:r>
      </w:ins>
      <w:r w:rsidR="00317016">
        <w:rPr>
          <w:rFonts w:ascii="宋体" w:cs="宋体" w:hint="eastAsia"/>
          <w:kern w:val="0"/>
          <w:sz w:val="24"/>
        </w:rPr>
        <w:t>的</w:t>
      </w:r>
      <w:del w:id="1706" w:author="yunwei01" w:date="2017-08-02T14:23:00Z">
        <w:r w:rsidR="00317016" w:rsidDel="00A97AE9">
          <w:rPr>
            <w:rFonts w:ascii="宋体" w:cs="宋体" w:hint="eastAsia"/>
            <w:kern w:val="0"/>
            <w:sz w:val="24"/>
          </w:rPr>
          <w:delText>BBBBB</w:delText>
        </w:r>
      </w:del>
      <w:ins w:id="1707" w:author="yunwei01" w:date="2017-08-02T14:44:00Z">
        <w:r w:rsidR="004C1B14">
          <w:rPr>
            <w:rFonts w:ascii="宋体" w:cs="宋体" w:hint="eastAsia"/>
            <w:kern w:val="0"/>
            <w:sz w:val="24"/>
          </w:rPr>
          <w:t>“</w:t>
        </w:r>
      </w:ins>
      <w:ins w:id="1708" w:author="yunwei01" w:date="2017-08-02T14:40:00Z">
        <w:r w:rsidR="004C1B14">
          <w:rPr>
            <w:rFonts w:ascii="宋体" w:cs="宋体" w:hint="eastAsia"/>
            <w:kern w:val="0"/>
            <w:sz w:val="24"/>
          </w:rPr>
          <w:t>马上货”</w:t>
        </w:r>
      </w:ins>
      <w:r w:rsidR="00317016">
        <w:rPr>
          <w:rFonts w:ascii="宋体" w:cs="宋体" w:hint="eastAsia"/>
          <w:kern w:val="0"/>
          <w:sz w:val="24"/>
        </w:rPr>
        <w:t>系统</w:t>
      </w:r>
      <w:del w:id="1709" w:author="yunwei01" w:date="2017-08-03T09:42:00Z">
        <w:r w:rsidDel="00631C45">
          <w:rPr>
            <w:rFonts w:ascii="宋体" w:cs="宋体" w:hint="eastAsia"/>
            <w:kern w:val="0"/>
            <w:sz w:val="24"/>
          </w:rPr>
          <w:delText xml:space="preserve"> </w:delText>
        </w:r>
      </w:del>
      <w:r>
        <w:rPr>
          <w:rFonts w:ascii="宋体" w:cs="宋体" w:hint="eastAsia"/>
          <w:kern w:val="0"/>
          <w:sz w:val="24"/>
        </w:rPr>
        <w:t>运维管理人员。具体为机房管理员负责机房相关事务的授权和审批；网络管理员负责网络相关事务的授权和审批；主机管理员负责主机相关事务的授权和审批；应用系统管理员负责应用相关事务的授权和审批。</w:t>
      </w:r>
    </w:p>
    <w:p w14:paraId="37DF34D2" w14:textId="77777777" w:rsidR="0024427F" w:rsidRDefault="0063422A">
      <w:pPr>
        <w:autoSpaceDE w:val="0"/>
        <w:autoSpaceDN w:val="0"/>
        <w:adjustRightInd w:val="0"/>
        <w:spacing w:line="360" w:lineRule="auto"/>
        <w:ind w:firstLineChars="200" w:firstLine="480"/>
        <w:jc w:val="left"/>
        <w:rPr>
          <w:rFonts w:ascii="宋体" w:cs="宋体"/>
          <w:kern w:val="0"/>
          <w:sz w:val="24"/>
        </w:rPr>
      </w:pPr>
      <w:r>
        <w:rPr>
          <w:rFonts w:ascii="宋体" w:cs="宋体" w:hint="eastAsia"/>
          <w:kern w:val="0"/>
          <w:sz w:val="24"/>
        </w:rPr>
        <w:t>授权审批流程如下：</w:t>
      </w:r>
    </w:p>
    <w:p w14:paraId="08FA2546" w14:textId="77777777" w:rsidR="0024427F" w:rsidRDefault="0063422A">
      <w:pPr>
        <w:numPr>
          <w:ilvl w:val="0"/>
          <w:numId w:val="20"/>
        </w:numPr>
        <w:autoSpaceDE w:val="0"/>
        <w:autoSpaceDN w:val="0"/>
        <w:adjustRightInd w:val="0"/>
        <w:spacing w:line="360" w:lineRule="auto"/>
        <w:jc w:val="left"/>
        <w:rPr>
          <w:rFonts w:ascii="宋体" w:cs="宋体"/>
          <w:kern w:val="0"/>
          <w:sz w:val="24"/>
        </w:rPr>
      </w:pPr>
      <w:r>
        <w:rPr>
          <w:rFonts w:ascii="宋体" w:cs="宋体" w:hint="eastAsia"/>
          <w:kern w:val="0"/>
          <w:sz w:val="24"/>
        </w:rPr>
        <w:t>由相关信息安全组长判断职责、并授权给相应的管理人员；</w:t>
      </w:r>
    </w:p>
    <w:p w14:paraId="7F749EC1" w14:textId="77777777" w:rsidR="0024427F" w:rsidRDefault="0063422A">
      <w:pPr>
        <w:numPr>
          <w:ilvl w:val="0"/>
          <w:numId w:val="20"/>
        </w:numPr>
        <w:autoSpaceDE w:val="0"/>
        <w:autoSpaceDN w:val="0"/>
        <w:adjustRightInd w:val="0"/>
        <w:spacing w:line="360" w:lineRule="auto"/>
        <w:jc w:val="left"/>
        <w:rPr>
          <w:rFonts w:ascii="宋体" w:cs="宋体"/>
          <w:kern w:val="0"/>
          <w:sz w:val="24"/>
        </w:rPr>
      </w:pPr>
      <w:r>
        <w:rPr>
          <w:rFonts w:ascii="宋体" w:cs="宋体" w:hint="eastAsia"/>
          <w:kern w:val="0"/>
          <w:sz w:val="24"/>
        </w:rPr>
        <w:t>由外包服务公司申请，相应的管理员进行授权、审批（见附15）；</w:t>
      </w:r>
    </w:p>
    <w:p w14:paraId="37FB5863" w14:textId="77777777" w:rsidR="0024427F" w:rsidRDefault="0063422A">
      <w:pPr>
        <w:numPr>
          <w:ilvl w:val="0"/>
          <w:numId w:val="20"/>
        </w:numPr>
        <w:autoSpaceDE w:val="0"/>
        <w:autoSpaceDN w:val="0"/>
        <w:adjustRightInd w:val="0"/>
        <w:spacing w:line="360" w:lineRule="auto"/>
        <w:jc w:val="left"/>
        <w:rPr>
          <w:rFonts w:ascii="宋体" w:cs="宋体"/>
          <w:kern w:val="0"/>
          <w:sz w:val="24"/>
        </w:rPr>
      </w:pPr>
      <w:r>
        <w:rPr>
          <w:rFonts w:ascii="宋体" w:cs="宋体" w:hint="eastAsia"/>
          <w:kern w:val="0"/>
          <w:sz w:val="24"/>
        </w:rPr>
        <w:t>填写授权审批表（见附16）；</w:t>
      </w:r>
    </w:p>
    <w:p w14:paraId="407A949F" w14:textId="5B0619EE" w:rsidR="0024427F" w:rsidRDefault="0063422A">
      <w:pPr>
        <w:numPr>
          <w:ilvl w:val="0"/>
          <w:numId w:val="20"/>
        </w:numPr>
        <w:autoSpaceDE w:val="0"/>
        <w:autoSpaceDN w:val="0"/>
        <w:adjustRightInd w:val="0"/>
        <w:spacing w:line="360" w:lineRule="auto"/>
        <w:jc w:val="left"/>
        <w:rPr>
          <w:rFonts w:ascii="宋体" w:cs="宋体"/>
          <w:kern w:val="0"/>
          <w:sz w:val="24"/>
        </w:rPr>
      </w:pPr>
      <w:r>
        <w:rPr>
          <w:rFonts w:ascii="宋体" w:cs="宋体" w:hint="eastAsia"/>
          <w:kern w:val="0"/>
          <w:sz w:val="24"/>
        </w:rPr>
        <w:t>组织</w:t>
      </w:r>
      <w:del w:id="1710" w:author="yunwei01" w:date="2017-08-02T14:22:00Z">
        <w:r w:rsidR="00543823" w:rsidDel="00A97AE9">
          <w:rPr>
            <w:rFonts w:ascii="宋体" w:cs="宋体" w:hint="eastAsia"/>
            <w:kern w:val="0"/>
            <w:sz w:val="24"/>
          </w:rPr>
          <w:delText>AAAAA</w:delText>
        </w:r>
      </w:del>
      <w:ins w:id="1711" w:author="yunwei01" w:date="2017-08-02T14:22:00Z">
        <w:r w:rsidR="00A97AE9">
          <w:rPr>
            <w:rFonts w:ascii="宋体" w:cs="宋体" w:hint="eastAsia"/>
            <w:kern w:val="0"/>
            <w:sz w:val="24"/>
          </w:rPr>
          <w:t>资鼎(上海)互联网金融信息服务有限</w:t>
        </w:r>
      </w:ins>
      <w:del w:id="1712" w:author="yunwei01" w:date="2017-08-02T14:38:00Z">
        <w:r w:rsidR="00543823" w:rsidDel="004C1B14">
          <w:rPr>
            <w:rFonts w:ascii="宋体" w:cs="宋体" w:hint="eastAsia"/>
            <w:kern w:val="0"/>
            <w:sz w:val="24"/>
          </w:rPr>
          <w:delText>公司</w:delText>
        </w:r>
      </w:del>
      <w:ins w:id="1713" w:author="yunwei01" w:date="2017-08-02T14:38:00Z">
        <w:r w:rsidR="004C1B14">
          <w:rPr>
            <w:rFonts w:ascii="宋体" w:cs="宋体" w:hint="eastAsia"/>
            <w:kern w:val="0"/>
            <w:sz w:val="24"/>
          </w:rPr>
          <w:t>公司</w:t>
        </w:r>
      </w:ins>
      <w:r>
        <w:rPr>
          <w:rFonts w:ascii="宋体" w:cs="宋体" w:hint="eastAsia"/>
          <w:kern w:val="0"/>
          <w:sz w:val="24"/>
        </w:rPr>
        <w:t>人员每季度审查审批事项，及时更新需授权和审批的项目、审批部门和审批人等信息，保存审批文档。</w:t>
      </w:r>
    </w:p>
    <w:p w14:paraId="303850C3" w14:textId="431074EC" w:rsidR="00B65E6D" w:rsidRDefault="0063422A">
      <w:pPr>
        <w:autoSpaceDE w:val="0"/>
        <w:autoSpaceDN w:val="0"/>
        <w:adjustRightInd w:val="0"/>
        <w:spacing w:line="360" w:lineRule="auto"/>
        <w:ind w:left="480"/>
        <w:jc w:val="left"/>
        <w:rPr>
          <w:ins w:id="1714" w:author="yunwei01" w:date="2017-08-04T09:57:00Z"/>
          <w:rFonts w:ascii="宋体" w:cs="宋体"/>
          <w:kern w:val="0"/>
          <w:sz w:val="24"/>
        </w:rPr>
      </w:pPr>
      <w:r>
        <w:rPr>
          <w:rFonts w:ascii="宋体" w:cs="宋体" w:hint="eastAsia"/>
          <w:kern w:val="0"/>
          <w:sz w:val="24"/>
        </w:rPr>
        <w:t>需授权的审批事项如下：</w:t>
      </w:r>
    </w:p>
    <w:tbl>
      <w:tblPr>
        <w:tblW w:w="6804" w:type="dxa"/>
        <w:jc w:val="center"/>
        <w:tblLayout w:type="fixed"/>
        <w:tblLook w:val="04A0" w:firstRow="1" w:lastRow="0" w:firstColumn="1" w:lastColumn="0" w:noHBand="0" w:noVBand="1"/>
        <w:tblPrChange w:id="1715" w:author="yunwei01" w:date="2017-08-04T10:11:00Z">
          <w:tblPr>
            <w:tblpPr w:leftFromText="180" w:rightFromText="180" w:vertAnchor="text" w:horzAnchor="margin" w:tblpXSpec="center" w:tblpY="119"/>
            <w:tblOverlap w:val="never"/>
            <w:tblW w:w="6804" w:type="dxa"/>
            <w:tblLayout w:type="fixed"/>
            <w:tblLook w:val="04A0" w:firstRow="1" w:lastRow="0" w:firstColumn="1" w:lastColumn="0" w:noHBand="0" w:noVBand="1"/>
          </w:tblPr>
        </w:tblPrChange>
      </w:tblPr>
      <w:tblGrid>
        <w:gridCol w:w="1984"/>
        <w:gridCol w:w="3119"/>
        <w:gridCol w:w="1701"/>
        <w:tblGridChange w:id="1716">
          <w:tblGrid>
            <w:gridCol w:w="1984"/>
            <w:gridCol w:w="3119"/>
            <w:gridCol w:w="1701"/>
          </w:tblGrid>
        </w:tblGridChange>
      </w:tblGrid>
      <w:tr w:rsidR="00B65E6D" w14:paraId="28984E64" w14:textId="77777777" w:rsidTr="001F3B45">
        <w:trPr>
          <w:trHeight w:val="270"/>
          <w:jc w:val="center"/>
          <w:trPrChange w:id="1717" w:author="yunwei01" w:date="2017-08-04T10:11:00Z">
            <w:trPr>
              <w:trHeight w:val="270"/>
            </w:trPr>
          </w:trPrChange>
        </w:trPr>
        <w:tc>
          <w:tcPr>
            <w:tcW w:w="1984" w:type="dxa"/>
            <w:tcBorders>
              <w:top w:val="single" w:sz="8" w:space="0" w:color="auto"/>
              <w:left w:val="single" w:sz="8" w:space="0" w:color="auto"/>
              <w:bottom w:val="single" w:sz="4" w:space="0" w:color="auto"/>
              <w:right w:val="single" w:sz="4" w:space="0" w:color="auto"/>
            </w:tcBorders>
            <w:vAlign w:val="center"/>
            <w:tcPrChange w:id="1718" w:author="yunwei01" w:date="2017-08-04T10:11:00Z">
              <w:tcPr>
                <w:tcW w:w="1984" w:type="dxa"/>
                <w:tcBorders>
                  <w:top w:val="single" w:sz="8" w:space="0" w:color="auto"/>
                  <w:left w:val="single" w:sz="8" w:space="0" w:color="auto"/>
                  <w:bottom w:val="single" w:sz="4" w:space="0" w:color="auto"/>
                  <w:right w:val="single" w:sz="4" w:space="0" w:color="auto"/>
                </w:tcBorders>
                <w:vAlign w:val="center"/>
              </w:tcPr>
            </w:tcPrChange>
          </w:tcPr>
          <w:p w14:paraId="358B0778" w14:textId="77777777" w:rsidR="00B65E6D" w:rsidRDefault="00B65E6D" w:rsidP="001F3B45">
            <w:pPr>
              <w:widowControl/>
              <w:jc w:val="left"/>
              <w:rPr>
                <w:rFonts w:ascii="宋体" w:hAnsi="宋体" w:cs="宋体"/>
                <w:color w:val="000000"/>
                <w:kern w:val="0"/>
                <w:sz w:val="22"/>
                <w:szCs w:val="22"/>
              </w:rPr>
            </w:pPr>
            <w:moveToRangeStart w:id="1719" w:author="yunwei01" w:date="2017-08-04T09:58:00Z" w:name="move489604023"/>
            <w:moveTo w:id="1720" w:author="yunwei01" w:date="2017-08-04T09:58:00Z">
              <w:r>
                <w:rPr>
                  <w:rFonts w:ascii="宋体" w:hAnsi="宋体" w:cs="宋体" w:hint="eastAsia"/>
                  <w:color w:val="000000"/>
                  <w:kern w:val="0"/>
                  <w:sz w:val="22"/>
                  <w:szCs w:val="22"/>
                </w:rPr>
                <w:t>事项类型</w:t>
              </w:r>
            </w:moveTo>
          </w:p>
        </w:tc>
        <w:tc>
          <w:tcPr>
            <w:tcW w:w="3119" w:type="dxa"/>
            <w:tcBorders>
              <w:top w:val="single" w:sz="8" w:space="0" w:color="auto"/>
              <w:left w:val="nil"/>
              <w:bottom w:val="single" w:sz="4" w:space="0" w:color="auto"/>
              <w:right w:val="single" w:sz="4" w:space="0" w:color="auto"/>
            </w:tcBorders>
            <w:vAlign w:val="center"/>
            <w:tcPrChange w:id="1721" w:author="yunwei01" w:date="2017-08-04T10:11:00Z">
              <w:tcPr>
                <w:tcW w:w="3119" w:type="dxa"/>
                <w:tcBorders>
                  <w:top w:val="single" w:sz="8" w:space="0" w:color="auto"/>
                  <w:left w:val="nil"/>
                  <w:bottom w:val="single" w:sz="4" w:space="0" w:color="auto"/>
                  <w:right w:val="single" w:sz="4" w:space="0" w:color="auto"/>
                </w:tcBorders>
                <w:vAlign w:val="center"/>
              </w:tcPr>
            </w:tcPrChange>
          </w:tcPr>
          <w:p w14:paraId="31AA4576" w14:textId="77777777" w:rsidR="00B65E6D" w:rsidRDefault="00B65E6D" w:rsidP="001F3B45">
            <w:pPr>
              <w:widowControl/>
              <w:jc w:val="left"/>
              <w:rPr>
                <w:rFonts w:ascii="宋体" w:hAnsi="宋体" w:cs="宋体"/>
                <w:color w:val="000000"/>
                <w:kern w:val="0"/>
                <w:sz w:val="22"/>
                <w:szCs w:val="22"/>
              </w:rPr>
            </w:pPr>
            <w:moveTo w:id="1722" w:author="yunwei01" w:date="2017-08-04T09:58:00Z">
              <w:r>
                <w:rPr>
                  <w:rFonts w:ascii="宋体" w:hAnsi="宋体" w:cs="宋体" w:hint="eastAsia"/>
                  <w:color w:val="000000"/>
                  <w:kern w:val="0"/>
                  <w:sz w:val="22"/>
                  <w:szCs w:val="22"/>
                </w:rPr>
                <w:t>事项名称</w:t>
              </w:r>
            </w:moveTo>
          </w:p>
        </w:tc>
        <w:tc>
          <w:tcPr>
            <w:tcW w:w="1701" w:type="dxa"/>
            <w:tcBorders>
              <w:top w:val="single" w:sz="8" w:space="0" w:color="auto"/>
              <w:left w:val="nil"/>
              <w:bottom w:val="single" w:sz="4" w:space="0" w:color="auto"/>
              <w:right w:val="single" w:sz="8" w:space="0" w:color="auto"/>
            </w:tcBorders>
            <w:vAlign w:val="center"/>
            <w:tcPrChange w:id="1723" w:author="yunwei01" w:date="2017-08-04T10:11:00Z">
              <w:tcPr>
                <w:tcW w:w="1701" w:type="dxa"/>
                <w:tcBorders>
                  <w:top w:val="single" w:sz="8" w:space="0" w:color="auto"/>
                  <w:left w:val="nil"/>
                  <w:bottom w:val="single" w:sz="4" w:space="0" w:color="auto"/>
                  <w:right w:val="single" w:sz="8" w:space="0" w:color="auto"/>
                </w:tcBorders>
                <w:vAlign w:val="center"/>
              </w:tcPr>
            </w:tcPrChange>
          </w:tcPr>
          <w:p w14:paraId="6C37828D" w14:textId="77777777" w:rsidR="00B65E6D" w:rsidRDefault="00B65E6D" w:rsidP="001F3B45">
            <w:pPr>
              <w:widowControl/>
              <w:jc w:val="left"/>
              <w:rPr>
                <w:rFonts w:ascii="宋体" w:hAnsi="宋体" w:cs="宋体"/>
                <w:color w:val="000000"/>
                <w:kern w:val="0"/>
                <w:sz w:val="22"/>
                <w:szCs w:val="22"/>
              </w:rPr>
            </w:pPr>
            <w:moveTo w:id="1724" w:author="yunwei01" w:date="2017-08-04T09:58:00Z">
              <w:r>
                <w:rPr>
                  <w:rFonts w:ascii="宋体" w:hAnsi="宋体" w:cs="宋体" w:hint="eastAsia"/>
                  <w:color w:val="000000"/>
                  <w:kern w:val="0"/>
                  <w:sz w:val="22"/>
                  <w:szCs w:val="22"/>
                </w:rPr>
                <w:t>负责人</w:t>
              </w:r>
            </w:moveTo>
          </w:p>
        </w:tc>
      </w:tr>
      <w:tr w:rsidR="00B65E6D" w14:paraId="6F99BBAE" w14:textId="77777777" w:rsidTr="001F3B45">
        <w:trPr>
          <w:trHeight w:val="270"/>
          <w:jc w:val="center"/>
          <w:trPrChange w:id="1725" w:author="yunwei01" w:date="2017-08-04T10:11:00Z">
            <w:trPr>
              <w:trHeight w:val="270"/>
            </w:trPr>
          </w:trPrChange>
        </w:trPr>
        <w:tc>
          <w:tcPr>
            <w:tcW w:w="1984" w:type="dxa"/>
            <w:vMerge w:val="restart"/>
            <w:tcBorders>
              <w:top w:val="nil"/>
              <w:left w:val="single" w:sz="8" w:space="0" w:color="auto"/>
              <w:bottom w:val="single" w:sz="4" w:space="0" w:color="auto"/>
              <w:right w:val="single" w:sz="4" w:space="0" w:color="auto"/>
            </w:tcBorders>
            <w:vAlign w:val="center"/>
            <w:tcPrChange w:id="1726" w:author="yunwei01" w:date="2017-08-04T10:11:00Z">
              <w:tcPr>
                <w:tcW w:w="1984" w:type="dxa"/>
                <w:vMerge w:val="restart"/>
                <w:tcBorders>
                  <w:top w:val="nil"/>
                  <w:left w:val="single" w:sz="8" w:space="0" w:color="auto"/>
                  <w:bottom w:val="single" w:sz="4" w:space="0" w:color="auto"/>
                  <w:right w:val="single" w:sz="4" w:space="0" w:color="auto"/>
                </w:tcBorders>
                <w:vAlign w:val="center"/>
              </w:tcPr>
            </w:tcPrChange>
          </w:tcPr>
          <w:p w14:paraId="76040CD8" w14:textId="77777777" w:rsidR="00B65E6D" w:rsidRDefault="00B65E6D" w:rsidP="001F3B45">
            <w:pPr>
              <w:widowControl/>
              <w:jc w:val="center"/>
              <w:rPr>
                <w:rFonts w:ascii="宋体" w:hAnsi="宋体" w:cs="宋体"/>
                <w:color w:val="000000"/>
                <w:kern w:val="0"/>
                <w:sz w:val="22"/>
                <w:szCs w:val="22"/>
              </w:rPr>
            </w:pPr>
            <w:moveTo w:id="1727" w:author="yunwei01" w:date="2017-08-04T09:58:00Z">
              <w:r>
                <w:rPr>
                  <w:rFonts w:ascii="宋体" w:hAnsi="宋体" w:cs="宋体" w:hint="eastAsia"/>
                  <w:color w:val="000000"/>
                  <w:kern w:val="0"/>
                  <w:sz w:val="22"/>
                  <w:szCs w:val="22"/>
                </w:rPr>
                <w:t>硬件运维</w:t>
              </w:r>
            </w:moveTo>
          </w:p>
        </w:tc>
        <w:tc>
          <w:tcPr>
            <w:tcW w:w="3119" w:type="dxa"/>
            <w:tcBorders>
              <w:top w:val="nil"/>
              <w:left w:val="nil"/>
              <w:bottom w:val="single" w:sz="4" w:space="0" w:color="auto"/>
              <w:right w:val="single" w:sz="4" w:space="0" w:color="auto"/>
            </w:tcBorders>
            <w:vAlign w:val="center"/>
            <w:tcPrChange w:id="1728" w:author="yunwei01" w:date="2017-08-04T10:11:00Z">
              <w:tcPr>
                <w:tcW w:w="3119" w:type="dxa"/>
                <w:tcBorders>
                  <w:top w:val="nil"/>
                  <w:left w:val="nil"/>
                  <w:bottom w:val="single" w:sz="4" w:space="0" w:color="auto"/>
                  <w:right w:val="single" w:sz="4" w:space="0" w:color="auto"/>
                </w:tcBorders>
                <w:vAlign w:val="center"/>
              </w:tcPr>
            </w:tcPrChange>
          </w:tcPr>
          <w:p w14:paraId="146DB55B" w14:textId="77777777" w:rsidR="00B65E6D" w:rsidRDefault="00B65E6D" w:rsidP="001F3B45">
            <w:pPr>
              <w:widowControl/>
              <w:jc w:val="left"/>
              <w:rPr>
                <w:rFonts w:ascii="宋体" w:hAnsi="宋体" w:cs="宋体"/>
                <w:color w:val="000000"/>
                <w:kern w:val="0"/>
                <w:sz w:val="22"/>
                <w:szCs w:val="22"/>
              </w:rPr>
            </w:pPr>
            <w:moveTo w:id="1729" w:author="yunwei01" w:date="2017-08-04T09:58:00Z">
              <w:r>
                <w:rPr>
                  <w:rFonts w:ascii="宋体" w:hAnsi="宋体" w:cs="宋体" w:hint="eastAsia"/>
                  <w:color w:val="000000"/>
                  <w:kern w:val="0"/>
                  <w:sz w:val="22"/>
                  <w:szCs w:val="22"/>
                </w:rPr>
                <w:t>硬件维修</w:t>
              </w:r>
            </w:moveTo>
          </w:p>
        </w:tc>
        <w:tc>
          <w:tcPr>
            <w:tcW w:w="1701" w:type="dxa"/>
            <w:tcBorders>
              <w:top w:val="nil"/>
              <w:left w:val="nil"/>
              <w:bottom w:val="single" w:sz="4" w:space="0" w:color="auto"/>
              <w:right w:val="single" w:sz="8" w:space="0" w:color="auto"/>
            </w:tcBorders>
            <w:vAlign w:val="center"/>
            <w:tcPrChange w:id="1730" w:author="yunwei01" w:date="2017-08-04T10:11:00Z">
              <w:tcPr>
                <w:tcW w:w="1701" w:type="dxa"/>
                <w:tcBorders>
                  <w:top w:val="nil"/>
                  <w:left w:val="nil"/>
                  <w:bottom w:val="single" w:sz="4" w:space="0" w:color="auto"/>
                  <w:right w:val="single" w:sz="8" w:space="0" w:color="auto"/>
                </w:tcBorders>
                <w:vAlign w:val="center"/>
              </w:tcPr>
            </w:tcPrChange>
          </w:tcPr>
          <w:p w14:paraId="4FD31356" w14:textId="77777777" w:rsidR="00B65E6D" w:rsidRDefault="00B65E6D" w:rsidP="001F3B45">
            <w:pPr>
              <w:widowControl/>
              <w:jc w:val="left"/>
              <w:rPr>
                <w:rFonts w:ascii="宋体" w:hAnsi="宋体" w:cs="宋体"/>
                <w:color w:val="000000"/>
                <w:kern w:val="0"/>
                <w:sz w:val="22"/>
                <w:szCs w:val="22"/>
              </w:rPr>
            </w:pPr>
          </w:p>
        </w:tc>
      </w:tr>
      <w:tr w:rsidR="00B65E6D" w14:paraId="291A01D7" w14:textId="77777777" w:rsidTr="001F3B45">
        <w:trPr>
          <w:trHeight w:val="270"/>
          <w:jc w:val="center"/>
          <w:trPrChange w:id="1731" w:author="yunwei01" w:date="2017-08-04T10:11:00Z">
            <w:trPr>
              <w:trHeight w:val="270"/>
            </w:trPr>
          </w:trPrChange>
        </w:trPr>
        <w:tc>
          <w:tcPr>
            <w:tcW w:w="1984" w:type="dxa"/>
            <w:vMerge/>
            <w:tcBorders>
              <w:top w:val="nil"/>
              <w:left w:val="single" w:sz="8" w:space="0" w:color="auto"/>
              <w:bottom w:val="single" w:sz="4" w:space="0" w:color="auto"/>
              <w:right w:val="single" w:sz="4" w:space="0" w:color="auto"/>
            </w:tcBorders>
            <w:vAlign w:val="center"/>
            <w:tcPrChange w:id="1732" w:author="yunwei01" w:date="2017-08-04T10:11:00Z">
              <w:tcPr>
                <w:tcW w:w="1984" w:type="dxa"/>
                <w:vMerge/>
                <w:tcBorders>
                  <w:top w:val="nil"/>
                  <w:left w:val="single" w:sz="8" w:space="0" w:color="auto"/>
                  <w:bottom w:val="single" w:sz="4" w:space="0" w:color="auto"/>
                  <w:right w:val="single" w:sz="4" w:space="0" w:color="auto"/>
                </w:tcBorders>
                <w:vAlign w:val="center"/>
              </w:tcPr>
            </w:tcPrChange>
          </w:tcPr>
          <w:p w14:paraId="77C2028F" w14:textId="77777777" w:rsidR="00B65E6D" w:rsidRDefault="00B65E6D" w:rsidP="001F3B45">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733" w:author="yunwei01" w:date="2017-08-04T10:11:00Z">
              <w:tcPr>
                <w:tcW w:w="3119" w:type="dxa"/>
                <w:tcBorders>
                  <w:top w:val="nil"/>
                  <w:left w:val="nil"/>
                  <w:bottom w:val="single" w:sz="4" w:space="0" w:color="auto"/>
                  <w:right w:val="single" w:sz="4" w:space="0" w:color="auto"/>
                </w:tcBorders>
                <w:vAlign w:val="center"/>
              </w:tcPr>
            </w:tcPrChange>
          </w:tcPr>
          <w:p w14:paraId="68E92DFE" w14:textId="77777777" w:rsidR="00B65E6D" w:rsidRDefault="00B65E6D" w:rsidP="001F3B45">
            <w:pPr>
              <w:widowControl/>
              <w:jc w:val="left"/>
              <w:rPr>
                <w:rFonts w:ascii="宋体" w:hAnsi="宋体" w:cs="宋体"/>
                <w:color w:val="000000"/>
                <w:kern w:val="0"/>
                <w:sz w:val="22"/>
                <w:szCs w:val="22"/>
              </w:rPr>
            </w:pPr>
            <w:moveTo w:id="1734" w:author="yunwei01" w:date="2017-08-04T09:58:00Z">
              <w:r>
                <w:rPr>
                  <w:rFonts w:ascii="宋体" w:hAnsi="宋体" w:cs="宋体" w:hint="eastAsia"/>
                  <w:color w:val="000000"/>
                  <w:kern w:val="0"/>
                  <w:sz w:val="22"/>
                  <w:szCs w:val="22"/>
                </w:rPr>
                <w:t>进出机房</w:t>
              </w:r>
            </w:moveTo>
          </w:p>
        </w:tc>
        <w:tc>
          <w:tcPr>
            <w:tcW w:w="1701" w:type="dxa"/>
            <w:tcBorders>
              <w:top w:val="nil"/>
              <w:left w:val="nil"/>
              <w:bottom w:val="single" w:sz="4" w:space="0" w:color="auto"/>
              <w:right w:val="single" w:sz="8" w:space="0" w:color="auto"/>
            </w:tcBorders>
            <w:vAlign w:val="center"/>
            <w:tcPrChange w:id="1735" w:author="yunwei01" w:date="2017-08-04T10:11:00Z">
              <w:tcPr>
                <w:tcW w:w="1701" w:type="dxa"/>
                <w:tcBorders>
                  <w:top w:val="nil"/>
                  <w:left w:val="nil"/>
                  <w:bottom w:val="single" w:sz="4" w:space="0" w:color="auto"/>
                  <w:right w:val="single" w:sz="8" w:space="0" w:color="auto"/>
                </w:tcBorders>
                <w:vAlign w:val="center"/>
              </w:tcPr>
            </w:tcPrChange>
          </w:tcPr>
          <w:p w14:paraId="549667D4" w14:textId="77777777" w:rsidR="00B65E6D" w:rsidRDefault="00B65E6D" w:rsidP="001F3B45">
            <w:pPr>
              <w:widowControl/>
              <w:jc w:val="left"/>
              <w:rPr>
                <w:rFonts w:ascii="宋体" w:hAnsi="宋体" w:cs="宋体"/>
                <w:color w:val="000000"/>
                <w:kern w:val="0"/>
                <w:sz w:val="22"/>
                <w:szCs w:val="22"/>
              </w:rPr>
            </w:pPr>
          </w:p>
        </w:tc>
      </w:tr>
      <w:tr w:rsidR="00B65E6D" w14:paraId="14337303" w14:textId="77777777" w:rsidTr="001F3B45">
        <w:trPr>
          <w:trHeight w:val="270"/>
          <w:jc w:val="center"/>
          <w:trPrChange w:id="1736" w:author="yunwei01" w:date="2017-08-04T10:11:00Z">
            <w:trPr>
              <w:trHeight w:val="270"/>
            </w:trPr>
          </w:trPrChange>
        </w:trPr>
        <w:tc>
          <w:tcPr>
            <w:tcW w:w="1984" w:type="dxa"/>
            <w:vMerge/>
            <w:tcBorders>
              <w:top w:val="nil"/>
              <w:left w:val="single" w:sz="8" w:space="0" w:color="auto"/>
              <w:bottom w:val="single" w:sz="4" w:space="0" w:color="auto"/>
              <w:right w:val="single" w:sz="4" w:space="0" w:color="auto"/>
            </w:tcBorders>
            <w:vAlign w:val="center"/>
            <w:tcPrChange w:id="1737" w:author="yunwei01" w:date="2017-08-04T10:11:00Z">
              <w:tcPr>
                <w:tcW w:w="1984" w:type="dxa"/>
                <w:vMerge/>
                <w:tcBorders>
                  <w:top w:val="nil"/>
                  <w:left w:val="single" w:sz="8" w:space="0" w:color="auto"/>
                  <w:bottom w:val="single" w:sz="4" w:space="0" w:color="auto"/>
                  <w:right w:val="single" w:sz="4" w:space="0" w:color="auto"/>
                </w:tcBorders>
                <w:vAlign w:val="center"/>
              </w:tcPr>
            </w:tcPrChange>
          </w:tcPr>
          <w:p w14:paraId="65C55611" w14:textId="77777777" w:rsidR="00B65E6D" w:rsidRDefault="00B65E6D" w:rsidP="001F3B45">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738" w:author="yunwei01" w:date="2017-08-04T10:11:00Z">
              <w:tcPr>
                <w:tcW w:w="3119" w:type="dxa"/>
                <w:tcBorders>
                  <w:top w:val="nil"/>
                  <w:left w:val="nil"/>
                  <w:bottom w:val="single" w:sz="4" w:space="0" w:color="auto"/>
                  <w:right w:val="single" w:sz="4" w:space="0" w:color="auto"/>
                </w:tcBorders>
                <w:vAlign w:val="center"/>
              </w:tcPr>
            </w:tcPrChange>
          </w:tcPr>
          <w:p w14:paraId="5E83B685" w14:textId="77777777" w:rsidR="00B65E6D" w:rsidRDefault="00B65E6D" w:rsidP="001F3B45">
            <w:pPr>
              <w:widowControl/>
              <w:jc w:val="left"/>
              <w:rPr>
                <w:rFonts w:ascii="宋体" w:hAnsi="宋体" w:cs="宋体"/>
                <w:color w:val="000000"/>
                <w:kern w:val="0"/>
                <w:sz w:val="22"/>
                <w:szCs w:val="22"/>
              </w:rPr>
            </w:pPr>
            <w:moveTo w:id="1739" w:author="yunwei01" w:date="2017-08-04T09:58:00Z">
              <w:r>
                <w:rPr>
                  <w:rFonts w:ascii="宋体" w:hAnsi="宋体" w:cs="宋体" w:hint="eastAsia"/>
                  <w:color w:val="000000"/>
                  <w:kern w:val="0"/>
                  <w:sz w:val="22"/>
                  <w:szCs w:val="22"/>
                </w:rPr>
                <w:t>服务器配置变更</w:t>
              </w:r>
            </w:moveTo>
          </w:p>
        </w:tc>
        <w:tc>
          <w:tcPr>
            <w:tcW w:w="1701" w:type="dxa"/>
            <w:tcBorders>
              <w:top w:val="nil"/>
              <w:left w:val="nil"/>
              <w:bottom w:val="single" w:sz="4" w:space="0" w:color="auto"/>
              <w:right w:val="single" w:sz="8" w:space="0" w:color="auto"/>
            </w:tcBorders>
            <w:vAlign w:val="center"/>
            <w:tcPrChange w:id="1740" w:author="yunwei01" w:date="2017-08-04T10:11:00Z">
              <w:tcPr>
                <w:tcW w:w="1701" w:type="dxa"/>
                <w:tcBorders>
                  <w:top w:val="nil"/>
                  <w:left w:val="nil"/>
                  <w:bottom w:val="single" w:sz="4" w:space="0" w:color="auto"/>
                  <w:right w:val="single" w:sz="8" w:space="0" w:color="auto"/>
                </w:tcBorders>
                <w:vAlign w:val="center"/>
              </w:tcPr>
            </w:tcPrChange>
          </w:tcPr>
          <w:p w14:paraId="7DFDFF2E" w14:textId="77777777" w:rsidR="00B65E6D" w:rsidRDefault="00B65E6D" w:rsidP="001F3B45">
            <w:pPr>
              <w:widowControl/>
              <w:jc w:val="left"/>
              <w:rPr>
                <w:rFonts w:ascii="宋体" w:hAnsi="宋体" w:cs="宋体"/>
                <w:color w:val="000000"/>
                <w:kern w:val="0"/>
                <w:sz w:val="22"/>
                <w:szCs w:val="22"/>
              </w:rPr>
            </w:pPr>
          </w:p>
        </w:tc>
      </w:tr>
      <w:tr w:rsidR="00B65E6D" w14:paraId="030AB2CB" w14:textId="77777777" w:rsidTr="001F3B45">
        <w:trPr>
          <w:trHeight w:val="270"/>
          <w:jc w:val="center"/>
          <w:trPrChange w:id="1741" w:author="yunwei01" w:date="2017-08-04T10:11:00Z">
            <w:trPr>
              <w:trHeight w:val="270"/>
            </w:trPr>
          </w:trPrChange>
        </w:trPr>
        <w:tc>
          <w:tcPr>
            <w:tcW w:w="1984" w:type="dxa"/>
            <w:vMerge/>
            <w:tcBorders>
              <w:top w:val="nil"/>
              <w:left w:val="single" w:sz="8" w:space="0" w:color="auto"/>
              <w:bottom w:val="single" w:sz="4" w:space="0" w:color="auto"/>
              <w:right w:val="single" w:sz="4" w:space="0" w:color="auto"/>
            </w:tcBorders>
            <w:vAlign w:val="center"/>
            <w:tcPrChange w:id="1742" w:author="yunwei01" w:date="2017-08-04T10:11:00Z">
              <w:tcPr>
                <w:tcW w:w="1984" w:type="dxa"/>
                <w:vMerge/>
                <w:tcBorders>
                  <w:top w:val="nil"/>
                  <w:left w:val="single" w:sz="8" w:space="0" w:color="auto"/>
                  <w:bottom w:val="single" w:sz="4" w:space="0" w:color="auto"/>
                  <w:right w:val="single" w:sz="4" w:space="0" w:color="auto"/>
                </w:tcBorders>
                <w:vAlign w:val="center"/>
              </w:tcPr>
            </w:tcPrChange>
          </w:tcPr>
          <w:p w14:paraId="14CFF1C4" w14:textId="77777777" w:rsidR="00B65E6D" w:rsidRDefault="00B65E6D" w:rsidP="001F3B45">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743" w:author="yunwei01" w:date="2017-08-04T10:11:00Z">
              <w:tcPr>
                <w:tcW w:w="3119" w:type="dxa"/>
                <w:tcBorders>
                  <w:top w:val="nil"/>
                  <w:left w:val="nil"/>
                  <w:bottom w:val="single" w:sz="4" w:space="0" w:color="auto"/>
                  <w:right w:val="single" w:sz="4" w:space="0" w:color="auto"/>
                </w:tcBorders>
                <w:vAlign w:val="center"/>
              </w:tcPr>
            </w:tcPrChange>
          </w:tcPr>
          <w:p w14:paraId="087A9E1C" w14:textId="77777777" w:rsidR="00B65E6D" w:rsidRDefault="00B65E6D" w:rsidP="001F3B45">
            <w:pPr>
              <w:widowControl/>
              <w:jc w:val="left"/>
              <w:rPr>
                <w:rFonts w:ascii="宋体" w:hAnsi="宋体" w:cs="宋体"/>
                <w:color w:val="000000"/>
                <w:kern w:val="0"/>
                <w:sz w:val="22"/>
                <w:szCs w:val="22"/>
              </w:rPr>
            </w:pPr>
            <w:moveTo w:id="1744" w:author="yunwei01" w:date="2017-08-04T09:58:00Z">
              <w:r>
                <w:rPr>
                  <w:rFonts w:ascii="宋体" w:hAnsi="宋体" w:cs="宋体" w:hint="eastAsia"/>
                  <w:color w:val="000000"/>
                  <w:kern w:val="0"/>
                  <w:sz w:val="22"/>
                  <w:szCs w:val="22"/>
                </w:rPr>
                <w:t>系统配置变更</w:t>
              </w:r>
            </w:moveTo>
          </w:p>
        </w:tc>
        <w:tc>
          <w:tcPr>
            <w:tcW w:w="1701" w:type="dxa"/>
            <w:tcBorders>
              <w:top w:val="nil"/>
              <w:left w:val="nil"/>
              <w:bottom w:val="single" w:sz="4" w:space="0" w:color="auto"/>
              <w:right w:val="single" w:sz="8" w:space="0" w:color="auto"/>
            </w:tcBorders>
            <w:vAlign w:val="center"/>
            <w:tcPrChange w:id="1745" w:author="yunwei01" w:date="2017-08-04T10:11:00Z">
              <w:tcPr>
                <w:tcW w:w="1701" w:type="dxa"/>
                <w:tcBorders>
                  <w:top w:val="nil"/>
                  <w:left w:val="nil"/>
                  <w:bottom w:val="single" w:sz="4" w:space="0" w:color="auto"/>
                  <w:right w:val="single" w:sz="8" w:space="0" w:color="auto"/>
                </w:tcBorders>
                <w:vAlign w:val="center"/>
              </w:tcPr>
            </w:tcPrChange>
          </w:tcPr>
          <w:p w14:paraId="63104A99" w14:textId="77777777" w:rsidR="00B65E6D" w:rsidRDefault="00B65E6D" w:rsidP="001F3B45">
            <w:pPr>
              <w:widowControl/>
              <w:jc w:val="left"/>
              <w:rPr>
                <w:rFonts w:ascii="宋体" w:hAnsi="宋体" w:cs="宋体"/>
                <w:color w:val="000000"/>
                <w:kern w:val="0"/>
                <w:sz w:val="22"/>
                <w:szCs w:val="22"/>
              </w:rPr>
            </w:pPr>
          </w:p>
        </w:tc>
      </w:tr>
      <w:tr w:rsidR="00B65E6D" w14:paraId="29AEB54B" w14:textId="77777777" w:rsidTr="001F3B45">
        <w:trPr>
          <w:trHeight w:val="270"/>
          <w:jc w:val="center"/>
          <w:trPrChange w:id="1746" w:author="yunwei01" w:date="2017-08-04T10:11:00Z">
            <w:trPr>
              <w:trHeight w:val="270"/>
            </w:trPr>
          </w:trPrChange>
        </w:trPr>
        <w:tc>
          <w:tcPr>
            <w:tcW w:w="1984" w:type="dxa"/>
            <w:vMerge/>
            <w:tcBorders>
              <w:top w:val="nil"/>
              <w:left w:val="single" w:sz="8" w:space="0" w:color="auto"/>
              <w:bottom w:val="single" w:sz="4" w:space="0" w:color="auto"/>
              <w:right w:val="single" w:sz="4" w:space="0" w:color="auto"/>
            </w:tcBorders>
            <w:vAlign w:val="center"/>
            <w:tcPrChange w:id="1747" w:author="yunwei01" w:date="2017-08-04T10:11:00Z">
              <w:tcPr>
                <w:tcW w:w="1984" w:type="dxa"/>
                <w:vMerge/>
                <w:tcBorders>
                  <w:top w:val="nil"/>
                  <w:left w:val="single" w:sz="8" w:space="0" w:color="auto"/>
                  <w:bottom w:val="single" w:sz="4" w:space="0" w:color="auto"/>
                  <w:right w:val="single" w:sz="4" w:space="0" w:color="auto"/>
                </w:tcBorders>
                <w:vAlign w:val="center"/>
              </w:tcPr>
            </w:tcPrChange>
          </w:tcPr>
          <w:p w14:paraId="4C79B5BD" w14:textId="77777777" w:rsidR="00B65E6D" w:rsidRDefault="00B65E6D" w:rsidP="001F3B45">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748" w:author="yunwei01" w:date="2017-08-04T10:11:00Z">
              <w:tcPr>
                <w:tcW w:w="3119" w:type="dxa"/>
                <w:tcBorders>
                  <w:top w:val="nil"/>
                  <w:left w:val="nil"/>
                  <w:bottom w:val="single" w:sz="4" w:space="0" w:color="auto"/>
                  <w:right w:val="single" w:sz="4" w:space="0" w:color="auto"/>
                </w:tcBorders>
                <w:vAlign w:val="center"/>
              </w:tcPr>
            </w:tcPrChange>
          </w:tcPr>
          <w:p w14:paraId="743E0301" w14:textId="77777777" w:rsidR="00B65E6D" w:rsidRDefault="00B65E6D" w:rsidP="001F3B45">
            <w:pPr>
              <w:widowControl/>
              <w:jc w:val="left"/>
              <w:rPr>
                <w:rFonts w:ascii="宋体" w:hAnsi="宋体" w:cs="宋体"/>
                <w:color w:val="000000"/>
                <w:kern w:val="0"/>
                <w:sz w:val="22"/>
                <w:szCs w:val="22"/>
              </w:rPr>
            </w:pPr>
            <w:moveTo w:id="1749" w:author="yunwei01" w:date="2017-08-04T09:58:00Z">
              <w:r>
                <w:rPr>
                  <w:rFonts w:ascii="宋体" w:hAnsi="宋体" w:cs="宋体" w:hint="eastAsia"/>
                  <w:color w:val="000000"/>
                  <w:kern w:val="0"/>
                  <w:sz w:val="22"/>
                  <w:szCs w:val="22"/>
                </w:rPr>
                <w:t>安全变更</w:t>
              </w:r>
            </w:moveTo>
          </w:p>
        </w:tc>
        <w:tc>
          <w:tcPr>
            <w:tcW w:w="1701" w:type="dxa"/>
            <w:tcBorders>
              <w:top w:val="nil"/>
              <w:left w:val="nil"/>
              <w:bottom w:val="single" w:sz="4" w:space="0" w:color="auto"/>
              <w:right w:val="single" w:sz="8" w:space="0" w:color="auto"/>
            </w:tcBorders>
            <w:vAlign w:val="center"/>
            <w:tcPrChange w:id="1750" w:author="yunwei01" w:date="2017-08-04T10:11:00Z">
              <w:tcPr>
                <w:tcW w:w="1701" w:type="dxa"/>
                <w:tcBorders>
                  <w:top w:val="nil"/>
                  <w:left w:val="nil"/>
                  <w:bottom w:val="single" w:sz="4" w:space="0" w:color="auto"/>
                  <w:right w:val="single" w:sz="8" w:space="0" w:color="auto"/>
                </w:tcBorders>
                <w:vAlign w:val="center"/>
              </w:tcPr>
            </w:tcPrChange>
          </w:tcPr>
          <w:p w14:paraId="0A062B10" w14:textId="77777777" w:rsidR="00B65E6D" w:rsidRDefault="00B65E6D" w:rsidP="001F3B45">
            <w:pPr>
              <w:widowControl/>
              <w:jc w:val="left"/>
              <w:rPr>
                <w:rFonts w:ascii="宋体" w:hAnsi="宋体" w:cs="宋体"/>
                <w:color w:val="000000"/>
                <w:kern w:val="0"/>
                <w:sz w:val="22"/>
                <w:szCs w:val="22"/>
              </w:rPr>
            </w:pPr>
          </w:p>
        </w:tc>
      </w:tr>
      <w:tr w:rsidR="00B65E6D" w14:paraId="093CE25B" w14:textId="77777777" w:rsidTr="001F3B45">
        <w:trPr>
          <w:trHeight w:val="270"/>
          <w:jc w:val="center"/>
          <w:trPrChange w:id="1751" w:author="yunwei01" w:date="2017-08-04T10:11:00Z">
            <w:trPr>
              <w:trHeight w:val="270"/>
            </w:trPr>
          </w:trPrChange>
        </w:trPr>
        <w:tc>
          <w:tcPr>
            <w:tcW w:w="1984" w:type="dxa"/>
            <w:vMerge/>
            <w:tcBorders>
              <w:top w:val="nil"/>
              <w:left w:val="single" w:sz="8" w:space="0" w:color="auto"/>
              <w:bottom w:val="single" w:sz="4" w:space="0" w:color="auto"/>
              <w:right w:val="single" w:sz="4" w:space="0" w:color="auto"/>
            </w:tcBorders>
            <w:vAlign w:val="center"/>
            <w:tcPrChange w:id="1752" w:author="yunwei01" w:date="2017-08-04T10:11:00Z">
              <w:tcPr>
                <w:tcW w:w="1984" w:type="dxa"/>
                <w:vMerge/>
                <w:tcBorders>
                  <w:top w:val="nil"/>
                  <w:left w:val="single" w:sz="8" w:space="0" w:color="auto"/>
                  <w:bottom w:val="single" w:sz="4" w:space="0" w:color="auto"/>
                  <w:right w:val="single" w:sz="4" w:space="0" w:color="auto"/>
                </w:tcBorders>
                <w:vAlign w:val="center"/>
              </w:tcPr>
            </w:tcPrChange>
          </w:tcPr>
          <w:p w14:paraId="2E6DC5BB" w14:textId="77777777" w:rsidR="00B65E6D" w:rsidRDefault="00B65E6D" w:rsidP="001F3B45">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753" w:author="yunwei01" w:date="2017-08-04T10:11:00Z">
              <w:tcPr>
                <w:tcW w:w="3119" w:type="dxa"/>
                <w:tcBorders>
                  <w:top w:val="nil"/>
                  <w:left w:val="nil"/>
                  <w:bottom w:val="single" w:sz="4" w:space="0" w:color="auto"/>
                  <w:right w:val="single" w:sz="4" w:space="0" w:color="auto"/>
                </w:tcBorders>
                <w:vAlign w:val="center"/>
              </w:tcPr>
            </w:tcPrChange>
          </w:tcPr>
          <w:p w14:paraId="44475559" w14:textId="77777777" w:rsidR="00B65E6D" w:rsidRDefault="00B65E6D" w:rsidP="001F3B45">
            <w:pPr>
              <w:widowControl/>
              <w:jc w:val="left"/>
              <w:rPr>
                <w:rFonts w:ascii="宋体" w:hAnsi="宋体" w:cs="宋体"/>
                <w:color w:val="000000"/>
                <w:kern w:val="0"/>
                <w:sz w:val="22"/>
                <w:szCs w:val="22"/>
              </w:rPr>
            </w:pPr>
            <w:moveTo w:id="1754" w:author="yunwei01" w:date="2017-08-04T09:58:00Z">
              <w:r>
                <w:rPr>
                  <w:rFonts w:ascii="宋体" w:hAnsi="宋体" w:cs="宋体" w:hint="eastAsia"/>
                  <w:color w:val="000000"/>
                  <w:kern w:val="0"/>
                  <w:sz w:val="22"/>
                  <w:szCs w:val="22"/>
                </w:rPr>
                <w:t>特权用户授权（主机、网络）</w:t>
              </w:r>
            </w:moveTo>
          </w:p>
        </w:tc>
        <w:tc>
          <w:tcPr>
            <w:tcW w:w="1701" w:type="dxa"/>
            <w:tcBorders>
              <w:top w:val="nil"/>
              <w:left w:val="nil"/>
              <w:bottom w:val="single" w:sz="4" w:space="0" w:color="auto"/>
              <w:right w:val="single" w:sz="8" w:space="0" w:color="auto"/>
            </w:tcBorders>
            <w:vAlign w:val="center"/>
            <w:tcPrChange w:id="1755" w:author="yunwei01" w:date="2017-08-04T10:11:00Z">
              <w:tcPr>
                <w:tcW w:w="1701" w:type="dxa"/>
                <w:tcBorders>
                  <w:top w:val="nil"/>
                  <w:left w:val="nil"/>
                  <w:bottom w:val="single" w:sz="4" w:space="0" w:color="auto"/>
                  <w:right w:val="single" w:sz="8" w:space="0" w:color="auto"/>
                </w:tcBorders>
                <w:vAlign w:val="center"/>
              </w:tcPr>
            </w:tcPrChange>
          </w:tcPr>
          <w:p w14:paraId="7FA21CEE" w14:textId="77777777" w:rsidR="00B65E6D" w:rsidRDefault="00B65E6D" w:rsidP="001F3B45">
            <w:pPr>
              <w:widowControl/>
              <w:jc w:val="left"/>
              <w:rPr>
                <w:rFonts w:ascii="宋体" w:hAnsi="宋体" w:cs="宋体"/>
                <w:color w:val="000000"/>
                <w:kern w:val="0"/>
                <w:sz w:val="22"/>
                <w:szCs w:val="22"/>
              </w:rPr>
            </w:pPr>
          </w:p>
        </w:tc>
      </w:tr>
      <w:tr w:rsidR="00B65E6D" w14:paraId="4CF342FE" w14:textId="77777777" w:rsidTr="001F3B45">
        <w:trPr>
          <w:trHeight w:val="270"/>
          <w:jc w:val="center"/>
          <w:trPrChange w:id="1756" w:author="yunwei01" w:date="2017-08-04T10:11:00Z">
            <w:trPr>
              <w:trHeight w:val="270"/>
            </w:trPr>
          </w:trPrChange>
        </w:trPr>
        <w:tc>
          <w:tcPr>
            <w:tcW w:w="1984" w:type="dxa"/>
            <w:vMerge/>
            <w:tcBorders>
              <w:top w:val="nil"/>
              <w:left w:val="single" w:sz="8" w:space="0" w:color="auto"/>
              <w:bottom w:val="single" w:sz="4" w:space="0" w:color="auto"/>
              <w:right w:val="single" w:sz="4" w:space="0" w:color="auto"/>
            </w:tcBorders>
            <w:vAlign w:val="center"/>
            <w:tcPrChange w:id="1757" w:author="yunwei01" w:date="2017-08-04T10:11:00Z">
              <w:tcPr>
                <w:tcW w:w="1984" w:type="dxa"/>
                <w:vMerge/>
                <w:tcBorders>
                  <w:top w:val="nil"/>
                  <w:left w:val="single" w:sz="8" w:space="0" w:color="auto"/>
                  <w:bottom w:val="single" w:sz="4" w:space="0" w:color="auto"/>
                  <w:right w:val="single" w:sz="4" w:space="0" w:color="auto"/>
                </w:tcBorders>
                <w:vAlign w:val="center"/>
              </w:tcPr>
            </w:tcPrChange>
          </w:tcPr>
          <w:p w14:paraId="7FC47554" w14:textId="77777777" w:rsidR="00B65E6D" w:rsidRDefault="00B65E6D" w:rsidP="001F3B45">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758" w:author="yunwei01" w:date="2017-08-04T10:11:00Z">
              <w:tcPr>
                <w:tcW w:w="3119" w:type="dxa"/>
                <w:tcBorders>
                  <w:top w:val="nil"/>
                  <w:left w:val="nil"/>
                  <w:bottom w:val="single" w:sz="4" w:space="0" w:color="auto"/>
                  <w:right w:val="single" w:sz="4" w:space="0" w:color="auto"/>
                </w:tcBorders>
                <w:vAlign w:val="center"/>
              </w:tcPr>
            </w:tcPrChange>
          </w:tcPr>
          <w:p w14:paraId="2ED6012A" w14:textId="77777777" w:rsidR="00B65E6D" w:rsidRDefault="00B65E6D" w:rsidP="001F3B45">
            <w:pPr>
              <w:widowControl/>
              <w:jc w:val="left"/>
              <w:rPr>
                <w:rFonts w:ascii="宋体" w:hAnsi="宋体" w:cs="宋体"/>
                <w:color w:val="000000"/>
                <w:kern w:val="0"/>
                <w:sz w:val="22"/>
                <w:szCs w:val="22"/>
              </w:rPr>
            </w:pPr>
            <w:moveTo w:id="1759" w:author="yunwei01" w:date="2017-08-04T09:58:00Z">
              <w:r>
                <w:rPr>
                  <w:rFonts w:ascii="宋体" w:hAnsi="宋体" w:cs="宋体" w:hint="eastAsia"/>
                  <w:color w:val="000000"/>
                  <w:kern w:val="0"/>
                  <w:sz w:val="22"/>
                  <w:szCs w:val="22"/>
                </w:rPr>
                <w:t>特权用户授权（数据库）</w:t>
              </w:r>
            </w:moveTo>
          </w:p>
        </w:tc>
        <w:tc>
          <w:tcPr>
            <w:tcW w:w="1701" w:type="dxa"/>
            <w:tcBorders>
              <w:top w:val="nil"/>
              <w:left w:val="nil"/>
              <w:bottom w:val="single" w:sz="4" w:space="0" w:color="auto"/>
              <w:right w:val="single" w:sz="8" w:space="0" w:color="auto"/>
            </w:tcBorders>
            <w:vAlign w:val="center"/>
            <w:tcPrChange w:id="1760" w:author="yunwei01" w:date="2017-08-04T10:11:00Z">
              <w:tcPr>
                <w:tcW w:w="1701" w:type="dxa"/>
                <w:tcBorders>
                  <w:top w:val="nil"/>
                  <w:left w:val="nil"/>
                  <w:bottom w:val="single" w:sz="4" w:space="0" w:color="auto"/>
                  <w:right w:val="single" w:sz="8" w:space="0" w:color="auto"/>
                </w:tcBorders>
                <w:vAlign w:val="center"/>
              </w:tcPr>
            </w:tcPrChange>
          </w:tcPr>
          <w:p w14:paraId="62F78697" w14:textId="77777777" w:rsidR="00B65E6D" w:rsidRDefault="00B65E6D" w:rsidP="001F3B45">
            <w:pPr>
              <w:widowControl/>
              <w:jc w:val="left"/>
              <w:rPr>
                <w:rFonts w:ascii="宋体" w:hAnsi="宋体" w:cs="宋体"/>
                <w:color w:val="000000"/>
                <w:kern w:val="0"/>
                <w:sz w:val="22"/>
                <w:szCs w:val="22"/>
              </w:rPr>
            </w:pPr>
          </w:p>
        </w:tc>
      </w:tr>
      <w:tr w:rsidR="00B65E6D" w14:paraId="7DFF7088" w14:textId="77777777" w:rsidTr="001F3B45">
        <w:trPr>
          <w:trHeight w:val="270"/>
          <w:jc w:val="center"/>
          <w:trPrChange w:id="1761" w:author="yunwei01" w:date="2017-08-04T10:11:00Z">
            <w:trPr>
              <w:trHeight w:val="270"/>
            </w:trPr>
          </w:trPrChange>
        </w:trPr>
        <w:tc>
          <w:tcPr>
            <w:tcW w:w="1984" w:type="dxa"/>
            <w:vMerge w:val="restart"/>
            <w:tcBorders>
              <w:top w:val="nil"/>
              <w:left w:val="single" w:sz="8" w:space="0" w:color="auto"/>
              <w:bottom w:val="single" w:sz="8" w:space="0" w:color="000000"/>
              <w:right w:val="single" w:sz="4" w:space="0" w:color="auto"/>
            </w:tcBorders>
            <w:vAlign w:val="center"/>
            <w:tcPrChange w:id="1762" w:author="yunwei01" w:date="2017-08-04T10:11:00Z">
              <w:tcPr>
                <w:tcW w:w="1984" w:type="dxa"/>
                <w:vMerge w:val="restart"/>
                <w:tcBorders>
                  <w:top w:val="nil"/>
                  <w:left w:val="single" w:sz="8" w:space="0" w:color="auto"/>
                  <w:bottom w:val="single" w:sz="8" w:space="0" w:color="000000"/>
                  <w:right w:val="single" w:sz="4" w:space="0" w:color="auto"/>
                </w:tcBorders>
                <w:vAlign w:val="center"/>
              </w:tcPr>
            </w:tcPrChange>
          </w:tcPr>
          <w:p w14:paraId="2B5DF8F2" w14:textId="77777777" w:rsidR="00B65E6D" w:rsidRDefault="00B65E6D" w:rsidP="001F3B45">
            <w:pPr>
              <w:widowControl/>
              <w:jc w:val="center"/>
              <w:rPr>
                <w:rFonts w:ascii="宋体" w:hAnsi="宋体" w:cs="宋体"/>
                <w:color w:val="000000"/>
                <w:kern w:val="0"/>
                <w:sz w:val="22"/>
                <w:szCs w:val="22"/>
              </w:rPr>
            </w:pPr>
            <w:moveTo w:id="1763" w:author="yunwei01" w:date="2017-08-04T09:58:00Z">
              <w:r>
                <w:rPr>
                  <w:rFonts w:ascii="宋体" w:hAnsi="宋体" w:cs="宋体" w:hint="eastAsia"/>
                  <w:color w:val="000000"/>
                  <w:kern w:val="0"/>
                  <w:sz w:val="22"/>
                  <w:szCs w:val="22"/>
                </w:rPr>
                <w:t>系统软件</w:t>
              </w:r>
            </w:moveTo>
          </w:p>
        </w:tc>
        <w:tc>
          <w:tcPr>
            <w:tcW w:w="3119" w:type="dxa"/>
            <w:tcBorders>
              <w:top w:val="nil"/>
              <w:left w:val="nil"/>
              <w:bottom w:val="single" w:sz="4" w:space="0" w:color="auto"/>
              <w:right w:val="single" w:sz="4" w:space="0" w:color="auto"/>
            </w:tcBorders>
            <w:vAlign w:val="center"/>
            <w:tcPrChange w:id="1764" w:author="yunwei01" w:date="2017-08-04T10:11:00Z">
              <w:tcPr>
                <w:tcW w:w="3119" w:type="dxa"/>
                <w:tcBorders>
                  <w:top w:val="nil"/>
                  <w:left w:val="nil"/>
                  <w:bottom w:val="single" w:sz="4" w:space="0" w:color="auto"/>
                  <w:right w:val="single" w:sz="4" w:space="0" w:color="auto"/>
                </w:tcBorders>
                <w:vAlign w:val="center"/>
              </w:tcPr>
            </w:tcPrChange>
          </w:tcPr>
          <w:p w14:paraId="4F241A41" w14:textId="77777777" w:rsidR="00B65E6D" w:rsidRDefault="00B65E6D" w:rsidP="001F3B45">
            <w:pPr>
              <w:widowControl/>
              <w:jc w:val="left"/>
              <w:rPr>
                <w:rFonts w:ascii="宋体" w:hAnsi="宋体" w:cs="宋体"/>
                <w:color w:val="000000"/>
                <w:kern w:val="0"/>
                <w:sz w:val="22"/>
                <w:szCs w:val="22"/>
              </w:rPr>
            </w:pPr>
            <w:moveTo w:id="1765" w:author="yunwei01" w:date="2017-08-04T09:58:00Z">
              <w:r>
                <w:rPr>
                  <w:rFonts w:ascii="宋体" w:hAnsi="宋体" w:cs="宋体" w:hint="eastAsia"/>
                  <w:color w:val="000000"/>
                  <w:kern w:val="0"/>
                  <w:sz w:val="22"/>
                  <w:szCs w:val="22"/>
                </w:rPr>
                <w:t>应用变更</w:t>
              </w:r>
            </w:moveTo>
          </w:p>
        </w:tc>
        <w:tc>
          <w:tcPr>
            <w:tcW w:w="1701" w:type="dxa"/>
            <w:tcBorders>
              <w:top w:val="nil"/>
              <w:left w:val="nil"/>
              <w:bottom w:val="single" w:sz="4" w:space="0" w:color="auto"/>
              <w:right w:val="single" w:sz="8" w:space="0" w:color="auto"/>
            </w:tcBorders>
            <w:vAlign w:val="center"/>
            <w:tcPrChange w:id="1766" w:author="yunwei01" w:date="2017-08-04T10:11:00Z">
              <w:tcPr>
                <w:tcW w:w="1701" w:type="dxa"/>
                <w:tcBorders>
                  <w:top w:val="nil"/>
                  <w:left w:val="nil"/>
                  <w:bottom w:val="single" w:sz="4" w:space="0" w:color="auto"/>
                  <w:right w:val="single" w:sz="8" w:space="0" w:color="auto"/>
                </w:tcBorders>
                <w:vAlign w:val="center"/>
              </w:tcPr>
            </w:tcPrChange>
          </w:tcPr>
          <w:p w14:paraId="37100E40" w14:textId="77777777" w:rsidR="00B65E6D" w:rsidRDefault="00B65E6D" w:rsidP="001F3B45">
            <w:pPr>
              <w:widowControl/>
              <w:jc w:val="left"/>
              <w:rPr>
                <w:rFonts w:ascii="宋体" w:hAnsi="宋体" w:cs="宋体"/>
                <w:color w:val="000000"/>
                <w:kern w:val="0"/>
                <w:sz w:val="22"/>
                <w:szCs w:val="22"/>
              </w:rPr>
            </w:pPr>
          </w:p>
        </w:tc>
      </w:tr>
      <w:tr w:rsidR="00B65E6D" w14:paraId="06D5094D" w14:textId="77777777" w:rsidTr="001F3B45">
        <w:trPr>
          <w:trHeight w:val="285"/>
          <w:jc w:val="center"/>
          <w:trPrChange w:id="1767" w:author="yunwei01" w:date="2017-08-04T10:11:00Z">
            <w:trPr>
              <w:trHeight w:val="285"/>
            </w:trPr>
          </w:trPrChange>
        </w:trPr>
        <w:tc>
          <w:tcPr>
            <w:tcW w:w="1984" w:type="dxa"/>
            <w:vMerge/>
            <w:tcBorders>
              <w:top w:val="nil"/>
              <w:left w:val="single" w:sz="8" w:space="0" w:color="auto"/>
              <w:bottom w:val="single" w:sz="8" w:space="0" w:color="000000"/>
              <w:right w:val="single" w:sz="4" w:space="0" w:color="auto"/>
            </w:tcBorders>
            <w:vAlign w:val="center"/>
            <w:tcPrChange w:id="1768" w:author="yunwei01" w:date="2017-08-04T10:11:00Z">
              <w:tcPr>
                <w:tcW w:w="1984" w:type="dxa"/>
                <w:vMerge/>
                <w:tcBorders>
                  <w:top w:val="nil"/>
                  <w:left w:val="single" w:sz="8" w:space="0" w:color="auto"/>
                  <w:bottom w:val="single" w:sz="8" w:space="0" w:color="000000"/>
                  <w:right w:val="single" w:sz="4" w:space="0" w:color="auto"/>
                </w:tcBorders>
                <w:vAlign w:val="center"/>
              </w:tcPr>
            </w:tcPrChange>
          </w:tcPr>
          <w:p w14:paraId="4B8D15F4" w14:textId="77777777" w:rsidR="00B65E6D" w:rsidRDefault="00B65E6D" w:rsidP="001F3B45">
            <w:pPr>
              <w:widowControl/>
              <w:jc w:val="left"/>
              <w:rPr>
                <w:rFonts w:ascii="宋体" w:hAnsi="宋体" w:cs="宋体"/>
                <w:color w:val="000000"/>
                <w:kern w:val="0"/>
                <w:sz w:val="22"/>
                <w:szCs w:val="22"/>
              </w:rPr>
            </w:pPr>
          </w:p>
        </w:tc>
        <w:tc>
          <w:tcPr>
            <w:tcW w:w="3119" w:type="dxa"/>
            <w:tcBorders>
              <w:top w:val="nil"/>
              <w:left w:val="nil"/>
              <w:bottom w:val="single" w:sz="8" w:space="0" w:color="auto"/>
              <w:right w:val="single" w:sz="4" w:space="0" w:color="auto"/>
            </w:tcBorders>
            <w:vAlign w:val="center"/>
            <w:tcPrChange w:id="1769" w:author="yunwei01" w:date="2017-08-04T10:11:00Z">
              <w:tcPr>
                <w:tcW w:w="3119" w:type="dxa"/>
                <w:tcBorders>
                  <w:top w:val="nil"/>
                  <w:left w:val="nil"/>
                  <w:bottom w:val="single" w:sz="8" w:space="0" w:color="auto"/>
                  <w:right w:val="single" w:sz="4" w:space="0" w:color="auto"/>
                </w:tcBorders>
                <w:vAlign w:val="center"/>
              </w:tcPr>
            </w:tcPrChange>
          </w:tcPr>
          <w:p w14:paraId="7E9017EA" w14:textId="77777777" w:rsidR="00B65E6D" w:rsidRDefault="00B65E6D" w:rsidP="001F3B45">
            <w:pPr>
              <w:widowControl/>
              <w:jc w:val="left"/>
              <w:rPr>
                <w:rFonts w:ascii="宋体" w:hAnsi="宋体" w:cs="宋体"/>
                <w:color w:val="000000"/>
                <w:kern w:val="0"/>
                <w:sz w:val="22"/>
                <w:szCs w:val="22"/>
              </w:rPr>
            </w:pPr>
            <w:moveTo w:id="1770" w:author="yunwei01" w:date="2017-08-04T09:58:00Z">
              <w:r>
                <w:rPr>
                  <w:rFonts w:ascii="宋体" w:hAnsi="宋体" w:cs="宋体" w:hint="eastAsia"/>
                  <w:color w:val="000000"/>
                  <w:kern w:val="0"/>
                  <w:sz w:val="22"/>
                  <w:szCs w:val="22"/>
                </w:rPr>
                <w:t>数据库变更</w:t>
              </w:r>
            </w:moveTo>
          </w:p>
        </w:tc>
        <w:tc>
          <w:tcPr>
            <w:tcW w:w="1701" w:type="dxa"/>
            <w:tcBorders>
              <w:top w:val="nil"/>
              <w:left w:val="nil"/>
              <w:bottom w:val="single" w:sz="8" w:space="0" w:color="auto"/>
              <w:right w:val="single" w:sz="8" w:space="0" w:color="auto"/>
            </w:tcBorders>
            <w:vAlign w:val="center"/>
            <w:tcPrChange w:id="1771" w:author="yunwei01" w:date="2017-08-04T10:11:00Z">
              <w:tcPr>
                <w:tcW w:w="1701" w:type="dxa"/>
                <w:tcBorders>
                  <w:top w:val="nil"/>
                  <w:left w:val="nil"/>
                  <w:bottom w:val="single" w:sz="8" w:space="0" w:color="auto"/>
                  <w:right w:val="single" w:sz="8" w:space="0" w:color="auto"/>
                </w:tcBorders>
                <w:vAlign w:val="center"/>
              </w:tcPr>
            </w:tcPrChange>
          </w:tcPr>
          <w:p w14:paraId="78F269E2" w14:textId="77777777" w:rsidR="00B65E6D" w:rsidRDefault="00B65E6D" w:rsidP="001F3B45">
            <w:pPr>
              <w:widowControl/>
              <w:jc w:val="left"/>
              <w:rPr>
                <w:rFonts w:ascii="宋体" w:hAnsi="宋体" w:cs="宋体"/>
                <w:color w:val="000000"/>
                <w:kern w:val="0"/>
                <w:sz w:val="22"/>
                <w:szCs w:val="22"/>
              </w:rPr>
            </w:pPr>
          </w:p>
        </w:tc>
      </w:tr>
      <w:moveToRangeEnd w:id="1719"/>
    </w:tbl>
    <w:p w14:paraId="47940F15" w14:textId="77777777" w:rsidR="00B65E6D" w:rsidRDefault="00B65E6D">
      <w:pPr>
        <w:autoSpaceDE w:val="0"/>
        <w:autoSpaceDN w:val="0"/>
        <w:adjustRightInd w:val="0"/>
        <w:spacing w:line="360" w:lineRule="auto"/>
        <w:ind w:left="480"/>
        <w:jc w:val="left"/>
        <w:rPr>
          <w:ins w:id="1772" w:author="yunwei01" w:date="2017-08-04T09:57:00Z"/>
          <w:rFonts w:ascii="宋体" w:cs="宋体"/>
          <w:kern w:val="0"/>
          <w:sz w:val="24"/>
        </w:rPr>
      </w:pPr>
    </w:p>
    <w:p w14:paraId="161364E9" w14:textId="77777777" w:rsidR="00B65E6D" w:rsidRDefault="00B65E6D">
      <w:pPr>
        <w:autoSpaceDE w:val="0"/>
        <w:autoSpaceDN w:val="0"/>
        <w:adjustRightInd w:val="0"/>
        <w:spacing w:line="360" w:lineRule="auto"/>
        <w:ind w:left="480"/>
        <w:jc w:val="left"/>
        <w:rPr>
          <w:ins w:id="1773" w:author="yunwei01" w:date="2017-08-04T09:57:00Z"/>
          <w:rFonts w:ascii="宋体" w:cs="宋体"/>
          <w:kern w:val="0"/>
          <w:sz w:val="24"/>
        </w:rPr>
      </w:pPr>
    </w:p>
    <w:p w14:paraId="0112EEAE" w14:textId="77777777" w:rsidR="00B65E6D" w:rsidRDefault="00B65E6D">
      <w:pPr>
        <w:autoSpaceDE w:val="0"/>
        <w:autoSpaceDN w:val="0"/>
        <w:adjustRightInd w:val="0"/>
        <w:spacing w:line="360" w:lineRule="auto"/>
        <w:ind w:left="480"/>
        <w:jc w:val="left"/>
        <w:rPr>
          <w:ins w:id="1774" w:author="yunwei01" w:date="2017-08-04T09:57:00Z"/>
          <w:rFonts w:ascii="宋体" w:cs="宋体"/>
          <w:kern w:val="0"/>
          <w:sz w:val="24"/>
        </w:rPr>
      </w:pPr>
    </w:p>
    <w:p w14:paraId="4E5B26E2" w14:textId="77777777" w:rsidR="00B65E6D" w:rsidRDefault="00B65E6D">
      <w:pPr>
        <w:autoSpaceDE w:val="0"/>
        <w:autoSpaceDN w:val="0"/>
        <w:adjustRightInd w:val="0"/>
        <w:spacing w:line="360" w:lineRule="auto"/>
        <w:ind w:left="480"/>
        <w:jc w:val="left"/>
        <w:rPr>
          <w:ins w:id="1775" w:author="yunwei01" w:date="2017-08-04T09:57:00Z"/>
          <w:rFonts w:ascii="宋体" w:cs="宋体"/>
          <w:kern w:val="0"/>
          <w:sz w:val="24"/>
        </w:rPr>
      </w:pPr>
    </w:p>
    <w:p w14:paraId="6FF99A91" w14:textId="55AB97D2" w:rsidR="00B65E6D" w:rsidRDefault="001F3B45">
      <w:pPr>
        <w:autoSpaceDE w:val="0"/>
        <w:autoSpaceDN w:val="0"/>
        <w:adjustRightInd w:val="0"/>
        <w:spacing w:line="360" w:lineRule="auto"/>
        <w:jc w:val="left"/>
        <w:rPr>
          <w:rFonts w:ascii="宋体" w:cs="宋体"/>
          <w:kern w:val="0"/>
          <w:sz w:val="24"/>
        </w:rPr>
        <w:pPrChange w:id="1776" w:author="yunwei01" w:date="2017-08-04T10:11:00Z">
          <w:pPr>
            <w:autoSpaceDE w:val="0"/>
            <w:autoSpaceDN w:val="0"/>
            <w:adjustRightInd w:val="0"/>
            <w:spacing w:line="360" w:lineRule="auto"/>
            <w:ind w:left="480"/>
            <w:jc w:val="left"/>
          </w:pPr>
        </w:pPrChange>
      </w:pPr>
      <w:ins w:id="1777" w:author="yunwei01" w:date="2017-08-04T10:11:00Z">
        <w:r>
          <w:rPr>
            <w:rFonts w:ascii="宋体" w:cs="宋体"/>
            <w:kern w:val="0"/>
            <w:sz w:val="24"/>
          </w:rPr>
          <w:br w:type="page"/>
        </w:r>
      </w:ins>
    </w:p>
    <w:tbl>
      <w:tblPr>
        <w:tblpPr w:leftFromText="180" w:rightFromText="180" w:vertAnchor="text" w:tblpXSpec="center" w:tblpY="1"/>
        <w:tblOverlap w:val="never"/>
        <w:tblW w:w="6804" w:type="dxa"/>
        <w:tblLayout w:type="fixed"/>
        <w:tblLook w:val="04A0" w:firstRow="1" w:lastRow="0" w:firstColumn="1" w:lastColumn="0" w:noHBand="0" w:noVBand="1"/>
        <w:tblPrChange w:id="1778" w:author="yunwei01" w:date="2017-08-04T09:55:00Z">
          <w:tblPr>
            <w:tblW w:w="6804" w:type="dxa"/>
            <w:jc w:val="center"/>
            <w:tblLayout w:type="fixed"/>
            <w:tblLook w:val="04A0" w:firstRow="1" w:lastRow="0" w:firstColumn="1" w:lastColumn="0" w:noHBand="0" w:noVBand="1"/>
          </w:tblPr>
        </w:tblPrChange>
      </w:tblPr>
      <w:tblGrid>
        <w:gridCol w:w="1984"/>
        <w:gridCol w:w="3119"/>
        <w:gridCol w:w="1701"/>
        <w:tblGridChange w:id="1779">
          <w:tblGrid>
            <w:gridCol w:w="1984"/>
            <w:gridCol w:w="3119"/>
            <w:gridCol w:w="1701"/>
          </w:tblGrid>
        </w:tblGridChange>
      </w:tblGrid>
      <w:tr w:rsidR="0024427F" w:rsidDel="00B65E6D" w14:paraId="17E5AEAB" w14:textId="5D6A363A" w:rsidTr="00B65E6D">
        <w:trPr>
          <w:trHeight w:val="270"/>
          <w:trPrChange w:id="1780" w:author="yunwei01" w:date="2017-08-04T09:55:00Z">
            <w:trPr>
              <w:trHeight w:val="270"/>
              <w:jc w:val="center"/>
            </w:trPr>
          </w:trPrChange>
        </w:trPr>
        <w:tc>
          <w:tcPr>
            <w:tcW w:w="1984" w:type="dxa"/>
            <w:tcBorders>
              <w:top w:val="single" w:sz="8" w:space="0" w:color="auto"/>
              <w:left w:val="single" w:sz="8" w:space="0" w:color="auto"/>
              <w:bottom w:val="single" w:sz="4" w:space="0" w:color="auto"/>
              <w:right w:val="single" w:sz="4" w:space="0" w:color="auto"/>
            </w:tcBorders>
            <w:vAlign w:val="center"/>
            <w:tcPrChange w:id="1781" w:author="yunwei01" w:date="2017-08-04T09:55:00Z">
              <w:tcPr>
                <w:tcW w:w="1984" w:type="dxa"/>
                <w:tcBorders>
                  <w:top w:val="single" w:sz="8" w:space="0" w:color="auto"/>
                  <w:left w:val="single" w:sz="8" w:space="0" w:color="auto"/>
                  <w:bottom w:val="single" w:sz="4" w:space="0" w:color="auto"/>
                  <w:right w:val="single" w:sz="4" w:space="0" w:color="auto"/>
                </w:tcBorders>
                <w:vAlign w:val="center"/>
              </w:tcPr>
            </w:tcPrChange>
          </w:tcPr>
          <w:p w14:paraId="764D7F9A" w14:textId="77DA0989" w:rsidR="0024427F" w:rsidDel="00B65E6D" w:rsidRDefault="0063422A" w:rsidP="00B65E6D">
            <w:pPr>
              <w:widowControl/>
              <w:jc w:val="left"/>
              <w:rPr>
                <w:rFonts w:ascii="宋体" w:hAnsi="宋体" w:cs="宋体"/>
                <w:color w:val="000000"/>
                <w:kern w:val="0"/>
                <w:sz w:val="22"/>
                <w:szCs w:val="22"/>
              </w:rPr>
            </w:pPr>
            <w:moveFromRangeStart w:id="1782" w:author="yunwei01" w:date="2017-08-04T09:58:00Z" w:name="move489604023"/>
            <w:moveFrom w:id="1783" w:author="yunwei01" w:date="2017-08-04T09:58:00Z">
              <w:r w:rsidDel="00B65E6D">
                <w:rPr>
                  <w:rFonts w:ascii="宋体" w:hAnsi="宋体" w:cs="宋体" w:hint="eastAsia"/>
                  <w:color w:val="000000"/>
                  <w:kern w:val="0"/>
                  <w:sz w:val="22"/>
                  <w:szCs w:val="22"/>
                </w:rPr>
                <w:lastRenderedPageBreak/>
                <w:t>事项类型</w:t>
              </w:r>
            </w:moveFrom>
          </w:p>
        </w:tc>
        <w:tc>
          <w:tcPr>
            <w:tcW w:w="3119" w:type="dxa"/>
            <w:tcBorders>
              <w:top w:val="single" w:sz="8" w:space="0" w:color="auto"/>
              <w:left w:val="nil"/>
              <w:bottom w:val="single" w:sz="4" w:space="0" w:color="auto"/>
              <w:right w:val="single" w:sz="4" w:space="0" w:color="auto"/>
            </w:tcBorders>
            <w:vAlign w:val="center"/>
            <w:tcPrChange w:id="1784" w:author="yunwei01" w:date="2017-08-04T09:55:00Z">
              <w:tcPr>
                <w:tcW w:w="3119" w:type="dxa"/>
                <w:tcBorders>
                  <w:top w:val="single" w:sz="8" w:space="0" w:color="auto"/>
                  <w:left w:val="nil"/>
                  <w:bottom w:val="single" w:sz="4" w:space="0" w:color="auto"/>
                  <w:right w:val="single" w:sz="4" w:space="0" w:color="auto"/>
                </w:tcBorders>
                <w:vAlign w:val="center"/>
              </w:tcPr>
            </w:tcPrChange>
          </w:tcPr>
          <w:p w14:paraId="16253EB8" w14:textId="38887211" w:rsidR="0024427F" w:rsidDel="00B65E6D" w:rsidRDefault="0063422A" w:rsidP="00B65E6D">
            <w:pPr>
              <w:widowControl/>
              <w:jc w:val="left"/>
              <w:rPr>
                <w:rFonts w:ascii="宋体" w:hAnsi="宋体" w:cs="宋体"/>
                <w:color w:val="000000"/>
                <w:kern w:val="0"/>
                <w:sz w:val="22"/>
                <w:szCs w:val="22"/>
              </w:rPr>
            </w:pPr>
            <w:moveFrom w:id="1785" w:author="yunwei01" w:date="2017-08-04T09:58:00Z">
              <w:r w:rsidDel="00B65E6D">
                <w:rPr>
                  <w:rFonts w:ascii="宋体" w:hAnsi="宋体" w:cs="宋体" w:hint="eastAsia"/>
                  <w:color w:val="000000"/>
                  <w:kern w:val="0"/>
                  <w:sz w:val="22"/>
                  <w:szCs w:val="22"/>
                </w:rPr>
                <w:t>事项名称</w:t>
              </w:r>
            </w:moveFrom>
          </w:p>
        </w:tc>
        <w:tc>
          <w:tcPr>
            <w:tcW w:w="1701" w:type="dxa"/>
            <w:tcBorders>
              <w:top w:val="single" w:sz="8" w:space="0" w:color="auto"/>
              <w:left w:val="nil"/>
              <w:bottom w:val="single" w:sz="4" w:space="0" w:color="auto"/>
              <w:right w:val="single" w:sz="8" w:space="0" w:color="auto"/>
            </w:tcBorders>
            <w:vAlign w:val="center"/>
            <w:tcPrChange w:id="1786" w:author="yunwei01" w:date="2017-08-04T09:55:00Z">
              <w:tcPr>
                <w:tcW w:w="1701" w:type="dxa"/>
                <w:tcBorders>
                  <w:top w:val="single" w:sz="8" w:space="0" w:color="auto"/>
                  <w:left w:val="nil"/>
                  <w:bottom w:val="single" w:sz="4" w:space="0" w:color="auto"/>
                  <w:right w:val="single" w:sz="8" w:space="0" w:color="auto"/>
                </w:tcBorders>
                <w:vAlign w:val="center"/>
              </w:tcPr>
            </w:tcPrChange>
          </w:tcPr>
          <w:p w14:paraId="2DE3D16B" w14:textId="64DBC039" w:rsidR="0024427F" w:rsidDel="00B65E6D" w:rsidRDefault="0063422A" w:rsidP="00B65E6D">
            <w:pPr>
              <w:widowControl/>
              <w:jc w:val="left"/>
              <w:rPr>
                <w:rFonts w:ascii="宋体" w:hAnsi="宋体" w:cs="宋体"/>
                <w:color w:val="000000"/>
                <w:kern w:val="0"/>
                <w:sz w:val="22"/>
                <w:szCs w:val="22"/>
              </w:rPr>
            </w:pPr>
            <w:moveFrom w:id="1787" w:author="yunwei01" w:date="2017-08-04T09:58:00Z">
              <w:r w:rsidDel="00B65E6D">
                <w:rPr>
                  <w:rFonts w:ascii="宋体" w:hAnsi="宋体" w:cs="宋体" w:hint="eastAsia"/>
                  <w:color w:val="000000"/>
                  <w:kern w:val="0"/>
                  <w:sz w:val="22"/>
                  <w:szCs w:val="22"/>
                </w:rPr>
                <w:t>负责人</w:t>
              </w:r>
            </w:moveFrom>
          </w:p>
        </w:tc>
      </w:tr>
      <w:tr w:rsidR="0024427F" w:rsidDel="00B65E6D" w14:paraId="10321A8F" w14:textId="0CBF7E5F" w:rsidTr="00B65E6D">
        <w:trPr>
          <w:trHeight w:val="270"/>
          <w:trPrChange w:id="1788" w:author="yunwei01" w:date="2017-08-04T09:55:00Z">
            <w:trPr>
              <w:trHeight w:val="270"/>
              <w:jc w:val="center"/>
            </w:trPr>
          </w:trPrChange>
        </w:trPr>
        <w:tc>
          <w:tcPr>
            <w:tcW w:w="1984" w:type="dxa"/>
            <w:vMerge w:val="restart"/>
            <w:tcBorders>
              <w:top w:val="nil"/>
              <w:left w:val="single" w:sz="8" w:space="0" w:color="auto"/>
              <w:bottom w:val="single" w:sz="4" w:space="0" w:color="auto"/>
              <w:right w:val="single" w:sz="4" w:space="0" w:color="auto"/>
            </w:tcBorders>
            <w:vAlign w:val="center"/>
            <w:tcPrChange w:id="1789" w:author="yunwei01" w:date="2017-08-04T09:55:00Z">
              <w:tcPr>
                <w:tcW w:w="1984" w:type="dxa"/>
                <w:vMerge w:val="restart"/>
                <w:tcBorders>
                  <w:top w:val="nil"/>
                  <w:left w:val="single" w:sz="8" w:space="0" w:color="auto"/>
                  <w:bottom w:val="single" w:sz="4" w:space="0" w:color="auto"/>
                  <w:right w:val="single" w:sz="4" w:space="0" w:color="auto"/>
                </w:tcBorders>
                <w:vAlign w:val="center"/>
              </w:tcPr>
            </w:tcPrChange>
          </w:tcPr>
          <w:p w14:paraId="616AA3D2" w14:textId="348438FE" w:rsidR="0024427F" w:rsidDel="00B65E6D" w:rsidRDefault="0063422A" w:rsidP="00B65E6D">
            <w:pPr>
              <w:widowControl/>
              <w:jc w:val="center"/>
              <w:rPr>
                <w:rFonts w:ascii="宋体" w:hAnsi="宋体" w:cs="宋体"/>
                <w:color w:val="000000"/>
                <w:kern w:val="0"/>
                <w:sz w:val="22"/>
                <w:szCs w:val="22"/>
              </w:rPr>
            </w:pPr>
            <w:moveFrom w:id="1790" w:author="yunwei01" w:date="2017-08-04T09:58:00Z">
              <w:r w:rsidDel="00B65E6D">
                <w:rPr>
                  <w:rFonts w:ascii="宋体" w:hAnsi="宋体" w:cs="宋体" w:hint="eastAsia"/>
                  <w:color w:val="000000"/>
                  <w:kern w:val="0"/>
                  <w:sz w:val="22"/>
                  <w:szCs w:val="22"/>
                </w:rPr>
                <w:t>硬件运维</w:t>
              </w:r>
            </w:moveFrom>
          </w:p>
        </w:tc>
        <w:tc>
          <w:tcPr>
            <w:tcW w:w="3119" w:type="dxa"/>
            <w:tcBorders>
              <w:top w:val="nil"/>
              <w:left w:val="nil"/>
              <w:bottom w:val="single" w:sz="4" w:space="0" w:color="auto"/>
              <w:right w:val="single" w:sz="4" w:space="0" w:color="auto"/>
            </w:tcBorders>
            <w:vAlign w:val="center"/>
            <w:tcPrChange w:id="1791" w:author="yunwei01" w:date="2017-08-04T09:55:00Z">
              <w:tcPr>
                <w:tcW w:w="3119" w:type="dxa"/>
                <w:tcBorders>
                  <w:top w:val="nil"/>
                  <w:left w:val="nil"/>
                  <w:bottom w:val="single" w:sz="4" w:space="0" w:color="auto"/>
                  <w:right w:val="single" w:sz="4" w:space="0" w:color="auto"/>
                </w:tcBorders>
                <w:vAlign w:val="center"/>
              </w:tcPr>
            </w:tcPrChange>
          </w:tcPr>
          <w:p w14:paraId="531B96FD" w14:textId="2C770414" w:rsidR="0024427F" w:rsidDel="00B65E6D" w:rsidRDefault="0063422A" w:rsidP="00B65E6D">
            <w:pPr>
              <w:widowControl/>
              <w:jc w:val="left"/>
              <w:rPr>
                <w:rFonts w:ascii="宋体" w:hAnsi="宋体" w:cs="宋体"/>
                <w:color w:val="000000"/>
                <w:kern w:val="0"/>
                <w:sz w:val="22"/>
                <w:szCs w:val="22"/>
              </w:rPr>
            </w:pPr>
            <w:moveFrom w:id="1792" w:author="yunwei01" w:date="2017-08-04T09:58:00Z">
              <w:r w:rsidDel="00B65E6D">
                <w:rPr>
                  <w:rFonts w:ascii="宋体" w:hAnsi="宋体" w:cs="宋体" w:hint="eastAsia"/>
                  <w:color w:val="000000"/>
                  <w:kern w:val="0"/>
                  <w:sz w:val="22"/>
                  <w:szCs w:val="22"/>
                </w:rPr>
                <w:t>硬件维修</w:t>
              </w:r>
            </w:moveFrom>
          </w:p>
        </w:tc>
        <w:tc>
          <w:tcPr>
            <w:tcW w:w="1701" w:type="dxa"/>
            <w:tcBorders>
              <w:top w:val="nil"/>
              <w:left w:val="nil"/>
              <w:bottom w:val="single" w:sz="4" w:space="0" w:color="auto"/>
              <w:right w:val="single" w:sz="8" w:space="0" w:color="auto"/>
            </w:tcBorders>
            <w:vAlign w:val="center"/>
            <w:tcPrChange w:id="1793" w:author="yunwei01" w:date="2017-08-04T09:55:00Z">
              <w:tcPr>
                <w:tcW w:w="1701" w:type="dxa"/>
                <w:tcBorders>
                  <w:top w:val="nil"/>
                  <w:left w:val="nil"/>
                  <w:bottom w:val="single" w:sz="4" w:space="0" w:color="auto"/>
                  <w:right w:val="single" w:sz="8" w:space="0" w:color="auto"/>
                </w:tcBorders>
                <w:vAlign w:val="center"/>
              </w:tcPr>
            </w:tcPrChange>
          </w:tcPr>
          <w:p w14:paraId="647C50BC" w14:textId="6CE44888" w:rsidR="0024427F" w:rsidDel="00B65E6D" w:rsidRDefault="0024427F" w:rsidP="00B65E6D">
            <w:pPr>
              <w:widowControl/>
              <w:jc w:val="left"/>
              <w:rPr>
                <w:rFonts w:ascii="宋体" w:hAnsi="宋体" w:cs="宋体"/>
                <w:color w:val="000000"/>
                <w:kern w:val="0"/>
                <w:sz w:val="22"/>
                <w:szCs w:val="22"/>
              </w:rPr>
            </w:pPr>
          </w:p>
        </w:tc>
      </w:tr>
      <w:tr w:rsidR="0024427F" w:rsidDel="00B65E6D" w14:paraId="2512190B" w14:textId="127A8DFB" w:rsidTr="00B65E6D">
        <w:trPr>
          <w:trHeight w:val="270"/>
          <w:trPrChange w:id="1794" w:author="yunwei01" w:date="2017-08-04T09:55:00Z">
            <w:trPr>
              <w:trHeight w:val="270"/>
              <w:jc w:val="center"/>
            </w:trPr>
          </w:trPrChange>
        </w:trPr>
        <w:tc>
          <w:tcPr>
            <w:tcW w:w="1984" w:type="dxa"/>
            <w:vMerge/>
            <w:tcBorders>
              <w:top w:val="nil"/>
              <w:left w:val="single" w:sz="8" w:space="0" w:color="auto"/>
              <w:bottom w:val="single" w:sz="4" w:space="0" w:color="auto"/>
              <w:right w:val="single" w:sz="4" w:space="0" w:color="auto"/>
            </w:tcBorders>
            <w:vAlign w:val="center"/>
            <w:tcPrChange w:id="1795" w:author="yunwei01" w:date="2017-08-04T09:55:00Z">
              <w:tcPr>
                <w:tcW w:w="1984" w:type="dxa"/>
                <w:vMerge/>
                <w:tcBorders>
                  <w:top w:val="nil"/>
                  <w:left w:val="single" w:sz="8" w:space="0" w:color="auto"/>
                  <w:bottom w:val="single" w:sz="4" w:space="0" w:color="auto"/>
                  <w:right w:val="single" w:sz="4" w:space="0" w:color="auto"/>
                </w:tcBorders>
                <w:vAlign w:val="center"/>
              </w:tcPr>
            </w:tcPrChange>
          </w:tcPr>
          <w:p w14:paraId="6D31A6C1" w14:textId="295FCAD2" w:rsidR="0024427F" w:rsidDel="00B65E6D" w:rsidRDefault="0024427F" w:rsidP="00B65E6D">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796" w:author="yunwei01" w:date="2017-08-04T09:55:00Z">
              <w:tcPr>
                <w:tcW w:w="3119" w:type="dxa"/>
                <w:tcBorders>
                  <w:top w:val="nil"/>
                  <w:left w:val="nil"/>
                  <w:bottom w:val="single" w:sz="4" w:space="0" w:color="auto"/>
                  <w:right w:val="single" w:sz="4" w:space="0" w:color="auto"/>
                </w:tcBorders>
                <w:vAlign w:val="center"/>
              </w:tcPr>
            </w:tcPrChange>
          </w:tcPr>
          <w:p w14:paraId="24D72CE8" w14:textId="7490371F" w:rsidR="0024427F" w:rsidDel="00B65E6D" w:rsidRDefault="0063422A" w:rsidP="00B65E6D">
            <w:pPr>
              <w:widowControl/>
              <w:jc w:val="left"/>
              <w:rPr>
                <w:rFonts w:ascii="宋体" w:hAnsi="宋体" w:cs="宋体"/>
                <w:color w:val="000000"/>
                <w:kern w:val="0"/>
                <w:sz w:val="22"/>
                <w:szCs w:val="22"/>
              </w:rPr>
            </w:pPr>
            <w:moveFrom w:id="1797" w:author="yunwei01" w:date="2017-08-04T09:58:00Z">
              <w:r w:rsidDel="00B65E6D">
                <w:rPr>
                  <w:rFonts w:ascii="宋体" w:hAnsi="宋体" w:cs="宋体" w:hint="eastAsia"/>
                  <w:color w:val="000000"/>
                  <w:kern w:val="0"/>
                  <w:sz w:val="22"/>
                  <w:szCs w:val="22"/>
                </w:rPr>
                <w:t>进出机房</w:t>
              </w:r>
            </w:moveFrom>
          </w:p>
        </w:tc>
        <w:tc>
          <w:tcPr>
            <w:tcW w:w="1701" w:type="dxa"/>
            <w:tcBorders>
              <w:top w:val="nil"/>
              <w:left w:val="nil"/>
              <w:bottom w:val="single" w:sz="4" w:space="0" w:color="auto"/>
              <w:right w:val="single" w:sz="8" w:space="0" w:color="auto"/>
            </w:tcBorders>
            <w:vAlign w:val="center"/>
            <w:tcPrChange w:id="1798" w:author="yunwei01" w:date="2017-08-04T09:55:00Z">
              <w:tcPr>
                <w:tcW w:w="1701" w:type="dxa"/>
                <w:tcBorders>
                  <w:top w:val="nil"/>
                  <w:left w:val="nil"/>
                  <w:bottom w:val="single" w:sz="4" w:space="0" w:color="auto"/>
                  <w:right w:val="single" w:sz="8" w:space="0" w:color="auto"/>
                </w:tcBorders>
                <w:vAlign w:val="center"/>
              </w:tcPr>
            </w:tcPrChange>
          </w:tcPr>
          <w:p w14:paraId="6DE27E3F" w14:textId="5B9F89E9" w:rsidR="0024427F" w:rsidDel="00B65E6D" w:rsidRDefault="0024427F" w:rsidP="00B65E6D">
            <w:pPr>
              <w:widowControl/>
              <w:jc w:val="left"/>
              <w:rPr>
                <w:rFonts w:ascii="宋体" w:hAnsi="宋体" w:cs="宋体"/>
                <w:color w:val="000000"/>
                <w:kern w:val="0"/>
                <w:sz w:val="22"/>
                <w:szCs w:val="22"/>
              </w:rPr>
            </w:pPr>
          </w:p>
        </w:tc>
      </w:tr>
      <w:tr w:rsidR="0024427F" w:rsidDel="00B65E6D" w14:paraId="7364CEE9" w14:textId="5F76737C" w:rsidTr="00B65E6D">
        <w:trPr>
          <w:trHeight w:val="270"/>
          <w:trPrChange w:id="1799" w:author="yunwei01" w:date="2017-08-04T09:55:00Z">
            <w:trPr>
              <w:trHeight w:val="270"/>
              <w:jc w:val="center"/>
            </w:trPr>
          </w:trPrChange>
        </w:trPr>
        <w:tc>
          <w:tcPr>
            <w:tcW w:w="1984" w:type="dxa"/>
            <w:vMerge/>
            <w:tcBorders>
              <w:top w:val="nil"/>
              <w:left w:val="single" w:sz="8" w:space="0" w:color="auto"/>
              <w:bottom w:val="single" w:sz="4" w:space="0" w:color="auto"/>
              <w:right w:val="single" w:sz="4" w:space="0" w:color="auto"/>
            </w:tcBorders>
            <w:vAlign w:val="center"/>
            <w:tcPrChange w:id="1800" w:author="yunwei01" w:date="2017-08-04T09:55:00Z">
              <w:tcPr>
                <w:tcW w:w="1984" w:type="dxa"/>
                <w:vMerge/>
                <w:tcBorders>
                  <w:top w:val="nil"/>
                  <w:left w:val="single" w:sz="8" w:space="0" w:color="auto"/>
                  <w:bottom w:val="single" w:sz="4" w:space="0" w:color="auto"/>
                  <w:right w:val="single" w:sz="4" w:space="0" w:color="auto"/>
                </w:tcBorders>
                <w:vAlign w:val="center"/>
              </w:tcPr>
            </w:tcPrChange>
          </w:tcPr>
          <w:p w14:paraId="42579309" w14:textId="02A5A3F7" w:rsidR="0024427F" w:rsidDel="00B65E6D" w:rsidRDefault="0024427F" w:rsidP="00B65E6D">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801" w:author="yunwei01" w:date="2017-08-04T09:55:00Z">
              <w:tcPr>
                <w:tcW w:w="3119" w:type="dxa"/>
                <w:tcBorders>
                  <w:top w:val="nil"/>
                  <w:left w:val="nil"/>
                  <w:bottom w:val="single" w:sz="4" w:space="0" w:color="auto"/>
                  <w:right w:val="single" w:sz="4" w:space="0" w:color="auto"/>
                </w:tcBorders>
                <w:vAlign w:val="center"/>
              </w:tcPr>
            </w:tcPrChange>
          </w:tcPr>
          <w:p w14:paraId="34B0AA85" w14:textId="55119730" w:rsidR="0024427F" w:rsidDel="00B65E6D" w:rsidRDefault="0063422A" w:rsidP="00B65E6D">
            <w:pPr>
              <w:widowControl/>
              <w:jc w:val="left"/>
              <w:rPr>
                <w:rFonts w:ascii="宋体" w:hAnsi="宋体" w:cs="宋体"/>
                <w:color w:val="000000"/>
                <w:kern w:val="0"/>
                <w:sz w:val="22"/>
                <w:szCs w:val="22"/>
              </w:rPr>
            </w:pPr>
            <w:moveFrom w:id="1802" w:author="yunwei01" w:date="2017-08-04T09:58:00Z">
              <w:r w:rsidDel="00B65E6D">
                <w:rPr>
                  <w:rFonts w:ascii="宋体" w:hAnsi="宋体" w:cs="宋体" w:hint="eastAsia"/>
                  <w:color w:val="000000"/>
                  <w:kern w:val="0"/>
                  <w:sz w:val="22"/>
                  <w:szCs w:val="22"/>
                </w:rPr>
                <w:t>服务器配置变更</w:t>
              </w:r>
            </w:moveFrom>
          </w:p>
        </w:tc>
        <w:tc>
          <w:tcPr>
            <w:tcW w:w="1701" w:type="dxa"/>
            <w:tcBorders>
              <w:top w:val="nil"/>
              <w:left w:val="nil"/>
              <w:bottom w:val="single" w:sz="4" w:space="0" w:color="auto"/>
              <w:right w:val="single" w:sz="8" w:space="0" w:color="auto"/>
            </w:tcBorders>
            <w:vAlign w:val="center"/>
            <w:tcPrChange w:id="1803" w:author="yunwei01" w:date="2017-08-04T09:55:00Z">
              <w:tcPr>
                <w:tcW w:w="1701" w:type="dxa"/>
                <w:tcBorders>
                  <w:top w:val="nil"/>
                  <w:left w:val="nil"/>
                  <w:bottom w:val="single" w:sz="4" w:space="0" w:color="auto"/>
                  <w:right w:val="single" w:sz="8" w:space="0" w:color="auto"/>
                </w:tcBorders>
                <w:vAlign w:val="center"/>
              </w:tcPr>
            </w:tcPrChange>
          </w:tcPr>
          <w:p w14:paraId="788A7985" w14:textId="1EE20214" w:rsidR="0024427F" w:rsidDel="00B65E6D" w:rsidRDefault="0024427F" w:rsidP="00B65E6D">
            <w:pPr>
              <w:widowControl/>
              <w:jc w:val="left"/>
              <w:rPr>
                <w:rFonts w:ascii="宋体" w:hAnsi="宋体" w:cs="宋体"/>
                <w:color w:val="000000"/>
                <w:kern w:val="0"/>
                <w:sz w:val="22"/>
                <w:szCs w:val="22"/>
              </w:rPr>
            </w:pPr>
          </w:p>
        </w:tc>
      </w:tr>
      <w:tr w:rsidR="0024427F" w:rsidDel="00B65E6D" w14:paraId="67DE8091" w14:textId="50F1AE7B" w:rsidTr="00B65E6D">
        <w:trPr>
          <w:trHeight w:val="270"/>
          <w:trPrChange w:id="1804" w:author="yunwei01" w:date="2017-08-04T09:55:00Z">
            <w:trPr>
              <w:trHeight w:val="270"/>
              <w:jc w:val="center"/>
            </w:trPr>
          </w:trPrChange>
        </w:trPr>
        <w:tc>
          <w:tcPr>
            <w:tcW w:w="1984" w:type="dxa"/>
            <w:vMerge/>
            <w:tcBorders>
              <w:top w:val="nil"/>
              <w:left w:val="single" w:sz="8" w:space="0" w:color="auto"/>
              <w:bottom w:val="single" w:sz="4" w:space="0" w:color="auto"/>
              <w:right w:val="single" w:sz="4" w:space="0" w:color="auto"/>
            </w:tcBorders>
            <w:vAlign w:val="center"/>
            <w:tcPrChange w:id="1805" w:author="yunwei01" w:date="2017-08-04T09:55:00Z">
              <w:tcPr>
                <w:tcW w:w="1984" w:type="dxa"/>
                <w:vMerge/>
                <w:tcBorders>
                  <w:top w:val="nil"/>
                  <w:left w:val="single" w:sz="8" w:space="0" w:color="auto"/>
                  <w:bottom w:val="single" w:sz="4" w:space="0" w:color="auto"/>
                  <w:right w:val="single" w:sz="4" w:space="0" w:color="auto"/>
                </w:tcBorders>
                <w:vAlign w:val="center"/>
              </w:tcPr>
            </w:tcPrChange>
          </w:tcPr>
          <w:p w14:paraId="7D62BA8D" w14:textId="5E393B0E" w:rsidR="0024427F" w:rsidDel="00B65E6D" w:rsidRDefault="0024427F" w:rsidP="00B65E6D">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806" w:author="yunwei01" w:date="2017-08-04T09:55:00Z">
              <w:tcPr>
                <w:tcW w:w="3119" w:type="dxa"/>
                <w:tcBorders>
                  <w:top w:val="nil"/>
                  <w:left w:val="nil"/>
                  <w:bottom w:val="single" w:sz="4" w:space="0" w:color="auto"/>
                  <w:right w:val="single" w:sz="4" w:space="0" w:color="auto"/>
                </w:tcBorders>
                <w:vAlign w:val="center"/>
              </w:tcPr>
            </w:tcPrChange>
          </w:tcPr>
          <w:p w14:paraId="4F9BA171" w14:textId="69DFFD8F" w:rsidR="0024427F" w:rsidDel="00B65E6D" w:rsidRDefault="0063422A" w:rsidP="00B65E6D">
            <w:pPr>
              <w:widowControl/>
              <w:jc w:val="left"/>
              <w:rPr>
                <w:rFonts w:ascii="宋体" w:hAnsi="宋体" w:cs="宋体"/>
                <w:color w:val="000000"/>
                <w:kern w:val="0"/>
                <w:sz w:val="22"/>
                <w:szCs w:val="22"/>
              </w:rPr>
            </w:pPr>
            <w:moveFrom w:id="1807" w:author="yunwei01" w:date="2017-08-04T09:58:00Z">
              <w:r w:rsidDel="00B65E6D">
                <w:rPr>
                  <w:rFonts w:ascii="宋体" w:hAnsi="宋体" w:cs="宋体" w:hint="eastAsia"/>
                  <w:color w:val="000000"/>
                  <w:kern w:val="0"/>
                  <w:sz w:val="22"/>
                  <w:szCs w:val="22"/>
                </w:rPr>
                <w:t>系统配置变更</w:t>
              </w:r>
            </w:moveFrom>
          </w:p>
        </w:tc>
        <w:tc>
          <w:tcPr>
            <w:tcW w:w="1701" w:type="dxa"/>
            <w:tcBorders>
              <w:top w:val="nil"/>
              <w:left w:val="nil"/>
              <w:bottom w:val="single" w:sz="4" w:space="0" w:color="auto"/>
              <w:right w:val="single" w:sz="8" w:space="0" w:color="auto"/>
            </w:tcBorders>
            <w:vAlign w:val="center"/>
            <w:tcPrChange w:id="1808" w:author="yunwei01" w:date="2017-08-04T09:55:00Z">
              <w:tcPr>
                <w:tcW w:w="1701" w:type="dxa"/>
                <w:tcBorders>
                  <w:top w:val="nil"/>
                  <w:left w:val="nil"/>
                  <w:bottom w:val="single" w:sz="4" w:space="0" w:color="auto"/>
                  <w:right w:val="single" w:sz="8" w:space="0" w:color="auto"/>
                </w:tcBorders>
                <w:vAlign w:val="center"/>
              </w:tcPr>
            </w:tcPrChange>
          </w:tcPr>
          <w:p w14:paraId="208D4D63" w14:textId="510F3F06" w:rsidR="0024427F" w:rsidDel="00B65E6D" w:rsidRDefault="0024427F" w:rsidP="00B65E6D">
            <w:pPr>
              <w:widowControl/>
              <w:jc w:val="left"/>
              <w:rPr>
                <w:rFonts w:ascii="宋体" w:hAnsi="宋体" w:cs="宋体"/>
                <w:color w:val="000000"/>
                <w:kern w:val="0"/>
                <w:sz w:val="22"/>
                <w:szCs w:val="22"/>
              </w:rPr>
            </w:pPr>
          </w:p>
        </w:tc>
      </w:tr>
      <w:tr w:rsidR="0024427F" w:rsidDel="00B65E6D" w14:paraId="6C633BCD" w14:textId="184B8952" w:rsidTr="00B65E6D">
        <w:trPr>
          <w:trHeight w:val="270"/>
          <w:trPrChange w:id="1809" w:author="yunwei01" w:date="2017-08-04T09:55:00Z">
            <w:trPr>
              <w:trHeight w:val="270"/>
              <w:jc w:val="center"/>
            </w:trPr>
          </w:trPrChange>
        </w:trPr>
        <w:tc>
          <w:tcPr>
            <w:tcW w:w="1984" w:type="dxa"/>
            <w:vMerge/>
            <w:tcBorders>
              <w:top w:val="nil"/>
              <w:left w:val="single" w:sz="8" w:space="0" w:color="auto"/>
              <w:bottom w:val="single" w:sz="4" w:space="0" w:color="auto"/>
              <w:right w:val="single" w:sz="4" w:space="0" w:color="auto"/>
            </w:tcBorders>
            <w:vAlign w:val="center"/>
            <w:tcPrChange w:id="1810" w:author="yunwei01" w:date="2017-08-04T09:55:00Z">
              <w:tcPr>
                <w:tcW w:w="1984" w:type="dxa"/>
                <w:vMerge/>
                <w:tcBorders>
                  <w:top w:val="nil"/>
                  <w:left w:val="single" w:sz="8" w:space="0" w:color="auto"/>
                  <w:bottom w:val="single" w:sz="4" w:space="0" w:color="auto"/>
                  <w:right w:val="single" w:sz="4" w:space="0" w:color="auto"/>
                </w:tcBorders>
                <w:vAlign w:val="center"/>
              </w:tcPr>
            </w:tcPrChange>
          </w:tcPr>
          <w:p w14:paraId="5DF71DF4" w14:textId="62BF94B3" w:rsidR="0024427F" w:rsidDel="00B65E6D" w:rsidRDefault="0024427F" w:rsidP="00B65E6D">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811" w:author="yunwei01" w:date="2017-08-04T09:55:00Z">
              <w:tcPr>
                <w:tcW w:w="3119" w:type="dxa"/>
                <w:tcBorders>
                  <w:top w:val="nil"/>
                  <w:left w:val="nil"/>
                  <w:bottom w:val="single" w:sz="4" w:space="0" w:color="auto"/>
                  <w:right w:val="single" w:sz="4" w:space="0" w:color="auto"/>
                </w:tcBorders>
                <w:vAlign w:val="center"/>
              </w:tcPr>
            </w:tcPrChange>
          </w:tcPr>
          <w:p w14:paraId="6C450D54" w14:textId="43FC41B9" w:rsidR="0024427F" w:rsidDel="00B65E6D" w:rsidRDefault="0063422A" w:rsidP="00B65E6D">
            <w:pPr>
              <w:widowControl/>
              <w:jc w:val="left"/>
              <w:rPr>
                <w:rFonts w:ascii="宋体" w:hAnsi="宋体" w:cs="宋体"/>
                <w:color w:val="000000"/>
                <w:kern w:val="0"/>
                <w:sz w:val="22"/>
                <w:szCs w:val="22"/>
              </w:rPr>
            </w:pPr>
            <w:moveFrom w:id="1812" w:author="yunwei01" w:date="2017-08-04T09:58:00Z">
              <w:r w:rsidDel="00B65E6D">
                <w:rPr>
                  <w:rFonts w:ascii="宋体" w:hAnsi="宋体" w:cs="宋体" w:hint="eastAsia"/>
                  <w:color w:val="000000"/>
                  <w:kern w:val="0"/>
                  <w:sz w:val="22"/>
                  <w:szCs w:val="22"/>
                </w:rPr>
                <w:t>安全变更</w:t>
              </w:r>
            </w:moveFrom>
          </w:p>
        </w:tc>
        <w:tc>
          <w:tcPr>
            <w:tcW w:w="1701" w:type="dxa"/>
            <w:tcBorders>
              <w:top w:val="nil"/>
              <w:left w:val="nil"/>
              <w:bottom w:val="single" w:sz="4" w:space="0" w:color="auto"/>
              <w:right w:val="single" w:sz="8" w:space="0" w:color="auto"/>
            </w:tcBorders>
            <w:vAlign w:val="center"/>
            <w:tcPrChange w:id="1813" w:author="yunwei01" w:date="2017-08-04T09:55:00Z">
              <w:tcPr>
                <w:tcW w:w="1701" w:type="dxa"/>
                <w:tcBorders>
                  <w:top w:val="nil"/>
                  <w:left w:val="nil"/>
                  <w:bottom w:val="single" w:sz="4" w:space="0" w:color="auto"/>
                  <w:right w:val="single" w:sz="8" w:space="0" w:color="auto"/>
                </w:tcBorders>
                <w:vAlign w:val="center"/>
              </w:tcPr>
            </w:tcPrChange>
          </w:tcPr>
          <w:p w14:paraId="301D3ABD" w14:textId="3F72203D" w:rsidR="0024427F" w:rsidDel="00B65E6D" w:rsidRDefault="0024427F" w:rsidP="00B65E6D">
            <w:pPr>
              <w:widowControl/>
              <w:jc w:val="left"/>
              <w:rPr>
                <w:rFonts w:ascii="宋体" w:hAnsi="宋体" w:cs="宋体"/>
                <w:color w:val="000000"/>
                <w:kern w:val="0"/>
                <w:sz w:val="22"/>
                <w:szCs w:val="22"/>
              </w:rPr>
            </w:pPr>
          </w:p>
        </w:tc>
      </w:tr>
      <w:tr w:rsidR="0024427F" w:rsidDel="00B65E6D" w14:paraId="096E5FB3" w14:textId="392518D4" w:rsidTr="00B65E6D">
        <w:trPr>
          <w:trHeight w:val="270"/>
          <w:trPrChange w:id="1814" w:author="yunwei01" w:date="2017-08-04T09:55:00Z">
            <w:trPr>
              <w:trHeight w:val="270"/>
              <w:jc w:val="center"/>
            </w:trPr>
          </w:trPrChange>
        </w:trPr>
        <w:tc>
          <w:tcPr>
            <w:tcW w:w="1984" w:type="dxa"/>
            <w:vMerge/>
            <w:tcBorders>
              <w:top w:val="nil"/>
              <w:left w:val="single" w:sz="8" w:space="0" w:color="auto"/>
              <w:bottom w:val="single" w:sz="4" w:space="0" w:color="auto"/>
              <w:right w:val="single" w:sz="4" w:space="0" w:color="auto"/>
            </w:tcBorders>
            <w:vAlign w:val="center"/>
            <w:tcPrChange w:id="1815" w:author="yunwei01" w:date="2017-08-04T09:55:00Z">
              <w:tcPr>
                <w:tcW w:w="1984" w:type="dxa"/>
                <w:vMerge/>
                <w:tcBorders>
                  <w:top w:val="nil"/>
                  <w:left w:val="single" w:sz="8" w:space="0" w:color="auto"/>
                  <w:bottom w:val="single" w:sz="4" w:space="0" w:color="auto"/>
                  <w:right w:val="single" w:sz="4" w:space="0" w:color="auto"/>
                </w:tcBorders>
                <w:vAlign w:val="center"/>
              </w:tcPr>
            </w:tcPrChange>
          </w:tcPr>
          <w:p w14:paraId="35FA0AD4" w14:textId="24DFDB5E" w:rsidR="0024427F" w:rsidDel="00B65E6D" w:rsidRDefault="0024427F" w:rsidP="00B65E6D">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816" w:author="yunwei01" w:date="2017-08-04T09:55:00Z">
              <w:tcPr>
                <w:tcW w:w="3119" w:type="dxa"/>
                <w:tcBorders>
                  <w:top w:val="nil"/>
                  <w:left w:val="nil"/>
                  <w:bottom w:val="single" w:sz="4" w:space="0" w:color="auto"/>
                  <w:right w:val="single" w:sz="4" w:space="0" w:color="auto"/>
                </w:tcBorders>
                <w:vAlign w:val="center"/>
              </w:tcPr>
            </w:tcPrChange>
          </w:tcPr>
          <w:p w14:paraId="547E3B75" w14:textId="0ED0D9A4" w:rsidR="0024427F" w:rsidDel="00B65E6D" w:rsidRDefault="0063422A" w:rsidP="00B65E6D">
            <w:pPr>
              <w:widowControl/>
              <w:jc w:val="left"/>
              <w:rPr>
                <w:rFonts w:ascii="宋体" w:hAnsi="宋体" w:cs="宋体"/>
                <w:color w:val="000000"/>
                <w:kern w:val="0"/>
                <w:sz w:val="22"/>
                <w:szCs w:val="22"/>
              </w:rPr>
            </w:pPr>
            <w:moveFrom w:id="1817" w:author="yunwei01" w:date="2017-08-04T09:58:00Z">
              <w:r w:rsidDel="00B65E6D">
                <w:rPr>
                  <w:rFonts w:ascii="宋体" w:hAnsi="宋体" w:cs="宋体" w:hint="eastAsia"/>
                  <w:color w:val="000000"/>
                  <w:kern w:val="0"/>
                  <w:sz w:val="22"/>
                  <w:szCs w:val="22"/>
                </w:rPr>
                <w:t>特权用户授权（主机、网络）</w:t>
              </w:r>
            </w:moveFrom>
          </w:p>
        </w:tc>
        <w:tc>
          <w:tcPr>
            <w:tcW w:w="1701" w:type="dxa"/>
            <w:tcBorders>
              <w:top w:val="nil"/>
              <w:left w:val="nil"/>
              <w:bottom w:val="single" w:sz="4" w:space="0" w:color="auto"/>
              <w:right w:val="single" w:sz="8" w:space="0" w:color="auto"/>
            </w:tcBorders>
            <w:vAlign w:val="center"/>
            <w:tcPrChange w:id="1818" w:author="yunwei01" w:date="2017-08-04T09:55:00Z">
              <w:tcPr>
                <w:tcW w:w="1701" w:type="dxa"/>
                <w:tcBorders>
                  <w:top w:val="nil"/>
                  <w:left w:val="nil"/>
                  <w:bottom w:val="single" w:sz="4" w:space="0" w:color="auto"/>
                  <w:right w:val="single" w:sz="8" w:space="0" w:color="auto"/>
                </w:tcBorders>
                <w:vAlign w:val="center"/>
              </w:tcPr>
            </w:tcPrChange>
          </w:tcPr>
          <w:p w14:paraId="09BBEC8C" w14:textId="7D3A1ADA" w:rsidR="0024427F" w:rsidDel="00B65E6D" w:rsidRDefault="0024427F" w:rsidP="00B65E6D">
            <w:pPr>
              <w:widowControl/>
              <w:jc w:val="left"/>
              <w:rPr>
                <w:rFonts w:ascii="宋体" w:hAnsi="宋体" w:cs="宋体"/>
                <w:color w:val="000000"/>
                <w:kern w:val="0"/>
                <w:sz w:val="22"/>
                <w:szCs w:val="22"/>
              </w:rPr>
            </w:pPr>
          </w:p>
        </w:tc>
      </w:tr>
      <w:tr w:rsidR="0024427F" w:rsidDel="00B65E6D" w14:paraId="18CA4284" w14:textId="3486D1E1" w:rsidTr="00B65E6D">
        <w:trPr>
          <w:trHeight w:val="270"/>
          <w:trPrChange w:id="1819" w:author="yunwei01" w:date="2017-08-04T09:55:00Z">
            <w:trPr>
              <w:trHeight w:val="270"/>
              <w:jc w:val="center"/>
            </w:trPr>
          </w:trPrChange>
        </w:trPr>
        <w:tc>
          <w:tcPr>
            <w:tcW w:w="1984" w:type="dxa"/>
            <w:vMerge/>
            <w:tcBorders>
              <w:top w:val="nil"/>
              <w:left w:val="single" w:sz="8" w:space="0" w:color="auto"/>
              <w:bottom w:val="single" w:sz="4" w:space="0" w:color="auto"/>
              <w:right w:val="single" w:sz="4" w:space="0" w:color="auto"/>
            </w:tcBorders>
            <w:vAlign w:val="center"/>
            <w:tcPrChange w:id="1820" w:author="yunwei01" w:date="2017-08-04T09:55:00Z">
              <w:tcPr>
                <w:tcW w:w="1984" w:type="dxa"/>
                <w:vMerge/>
                <w:tcBorders>
                  <w:top w:val="nil"/>
                  <w:left w:val="single" w:sz="8" w:space="0" w:color="auto"/>
                  <w:bottom w:val="single" w:sz="4" w:space="0" w:color="auto"/>
                  <w:right w:val="single" w:sz="4" w:space="0" w:color="auto"/>
                </w:tcBorders>
                <w:vAlign w:val="center"/>
              </w:tcPr>
            </w:tcPrChange>
          </w:tcPr>
          <w:p w14:paraId="6A5A0947" w14:textId="5F364BC4" w:rsidR="0024427F" w:rsidDel="00B65E6D" w:rsidRDefault="0024427F" w:rsidP="00B65E6D">
            <w:pPr>
              <w:widowControl/>
              <w:jc w:val="left"/>
              <w:rPr>
                <w:rFonts w:ascii="宋体" w:hAnsi="宋体" w:cs="宋体"/>
                <w:color w:val="000000"/>
                <w:kern w:val="0"/>
                <w:sz w:val="22"/>
                <w:szCs w:val="22"/>
              </w:rPr>
            </w:pPr>
          </w:p>
        </w:tc>
        <w:tc>
          <w:tcPr>
            <w:tcW w:w="3119" w:type="dxa"/>
            <w:tcBorders>
              <w:top w:val="nil"/>
              <w:left w:val="nil"/>
              <w:bottom w:val="single" w:sz="4" w:space="0" w:color="auto"/>
              <w:right w:val="single" w:sz="4" w:space="0" w:color="auto"/>
            </w:tcBorders>
            <w:vAlign w:val="center"/>
            <w:tcPrChange w:id="1821" w:author="yunwei01" w:date="2017-08-04T09:55:00Z">
              <w:tcPr>
                <w:tcW w:w="3119" w:type="dxa"/>
                <w:tcBorders>
                  <w:top w:val="nil"/>
                  <w:left w:val="nil"/>
                  <w:bottom w:val="single" w:sz="4" w:space="0" w:color="auto"/>
                  <w:right w:val="single" w:sz="4" w:space="0" w:color="auto"/>
                </w:tcBorders>
                <w:vAlign w:val="center"/>
              </w:tcPr>
            </w:tcPrChange>
          </w:tcPr>
          <w:p w14:paraId="1B22CBED" w14:textId="094E3602" w:rsidR="0024427F" w:rsidDel="00B65E6D" w:rsidRDefault="0063422A" w:rsidP="00B65E6D">
            <w:pPr>
              <w:widowControl/>
              <w:jc w:val="left"/>
              <w:rPr>
                <w:rFonts w:ascii="宋体" w:hAnsi="宋体" w:cs="宋体"/>
                <w:color w:val="000000"/>
                <w:kern w:val="0"/>
                <w:sz w:val="22"/>
                <w:szCs w:val="22"/>
              </w:rPr>
            </w:pPr>
            <w:moveFrom w:id="1822" w:author="yunwei01" w:date="2017-08-04T09:58:00Z">
              <w:r w:rsidDel="00B65E6D">
                <w:rPr>
                  <w:rFonts w:ascii="宋体" w:hAnsi="宋体" w:cs="宋体" w:hint="eastAsia"/>
                  <w:color w:val="000000"/>
                  <w:kern w:val="0"/>
                  <w:sz w:val="22"/>
                  <w:szCs w:val="22"/>
                </w:rPr>
                <w:t>特权用户授权（数据库）</w:t>
              </w:r>
            </w:moveFrom>
          </w:p>
        </w:tc>
        <w:tc>
          <w:tcPr>
            <w:tcW w:w="1701" w:type="dxa"/>
            <w:tcBorders>
              <w:top w:val="nil"/>
              <w:left w:val="nil"/>
              <w:bottom w:val="single" w:sz="4" w:space="0" w:color="auto"/>
              <w:right w:val="single" w:sz="8" w:space="0" w:color="auto"/>
            </w:tcBorders>
            <w:vAlign w:val="center"/>
            <w:tcPrChange w:id="1823" w:author="yunwei01" w:date="2017-08-04T09:55:00Z">
              <w:tcPr>
                <w:tcW w:w="1701" w:type="dxa"/>
                <w:tcBorders>
                  <w:top w:val="nil"/>
                  <w:left w:val="nil"/>
                  <w:bottom w:val="single" w:sz="4" w:space="0" w:color="auto"/>
                  <w:right w:val="single" w:sz="8" w:space="0" w:color="auto"/>
                </w:tcBorders>
                <w:vAlign w:val="center"/>
              </w:tcPr>
            </w:tcPrChange>
          </w:tcPr>
          <w:p w14:paraId="20F6027D" w14:textId="187AA7DF" w:rsidR="0024427F" w:rsidDel="00B65E6D" w:rsidRDefault="0024427F" w:rsidP="00B65E6D">
            <w:pPr>
              <w:widowControl/>
              <w:jc w:val="left"/>
              <w:rPr>
                <w:rFonts w:ascii="宋体" w:hAnsi="宋体" w:cs="宋体"/>
                <w:color w:val="000000"/>
                <w:kern w:val="0"/>
                <w:sz w:val="22"/>
                <w:szCs w:val="22"/>
              </w:rPr>
            </w:pPr>
          </w:p>
        </w:tc>
      </w:tr>
      <w:tr w:rsidR="0024427F" w:rsidDel="00B65E6D" w14:paraId="6492BD37" w14:textId="73B756C0" w:rsidTr="00B65E6D">
        <w:trPr>
          <w:trHeight w:val="270"/>
          <w:trPrChange w:id="1824" w:author="yunwei01" w:date="2017-08-04T09:55:00Z">
            <w:trPr>
              <w:trHeight w:val="270"/>
              <w:jc w:val="center"/>
            </w:trPr>
          </w:trPrChange>
        </w:trPr>
        <w:tc>
          <w:tcPr>
            <w:tcW w:w="1984" w:type="dxa"/>
            <w:vMerge w:val="restart"/>
            <w:tcBorders>
              <w:top w:val="nil"/>
              <w:left w:val="single" w:sz="8" w:space="0" w:color="auto"/>
              <w:bottom w:val="single" w:sz="8" w:space="0" w:color="000000"/>
              <w:right w:val="single" w:sz="4" w:space="0" w:color="auto"/>
            </w:tcBorders>
            <w:vAlign w:val="center"/>
            <w:tcPrChange w:id="1825" w:author="yunwei01" w:date="2017-08-04T09:55:00Z">
              <w:tcPr>
                <w:tcW w:w="1984" w:type="dxa"/>
                <w:vMerge w:val="restart"/>
                <w:tcBorders>
                  <w:top w:val="nil"/>
                  <w:left w:val="single" w:sz="8" w:space="0" w:color="auto"/>
                  <w:bottom w:val="single" w:sz="8" w:space="0" w:color="000000"/>
                  <w:right w:val="single" w:sz="4" w:space="0" w:color="auto"/>
                </w:tcBorders>
                <w:vAlign w:val="center"/>
              </w:tcPr>
            </w:tcPrChange>
          </w:tcPr>
          <w:p w14:paraId="226671E9" w14:textId="1A7B5CC6" w:rsidR="0024427F" w:rsidDel="00B65E6D" w:rsidRDefault="0063422A" w:rsidP="00B65E6D">
            <w:pPr>
              <w:widowControl/>
              <w:jc w:val="center"/>
              <w:rPr>
                <w:rFonts w:ascii="宋体" w:hAnsi="宋体" w:cs="宋体"/>
                <w:color w:val="000000"/>
                <w:kern w:val="0"/>
                <w:sz w:val="22"/>
                <w:szCs w:val="22"/>
              </w:rPr>
            </w:pPr>
            <w:moveFrom w:id="1826" w:author="yunwei01" w:date="2017-08-04T09:58:00Z">
              <w:r w:rsidDel="00B65E6D">
                <w:rPr>
                  <w:rFonts w:ascii="宋体" w:hAnsi="宋体" w:cs="宋体" w:hint="eastAsia"/>
                  <w:color w:val="000000"/>
                  <w:kern w:val="0"/>
                  <w:sz w:val="22"/>
                  <w:szCs w:val="22"/>
                </w:rPr>
                <w:t>系统软件</w:t>
              </w:r>
            </w:moveFrom>
          </w:p>
        </w:tc>
        <w:tc>
          <w:tcPr>
            <w:tcW w:w="3119" w:type="dxa"/>
            <w:tcBorders>
              <w:top w:val="nil"/>
              <w:left w:val="nil"/>
              <w:bottom w:val="single" w:sz="4" w:space="0" w:color="auto"/>
              <w:right w:val="single" w:sz="4" w:space="0" w:color="auto"/>
            </w:tcBorders>
            <w:vAlign w:val="center"/>
            <w:tcPrChange w:id="1827" w:author="yunwei01" w:date="2017-08-04T09:55:00Z">
              <w:tcPr>
                <w:tcW w:w="3119" w:type="dxa"/>
                <w:tcBorders>
                  <w:top w:val="nil"/>
                  <w:left w:val="nil"/>
                  <w:bottom w:val="single" w:sz="4" w:space="0" w:color="auto"/>
                  <w:right w:val="single" w:sz="4" w:space="0" w:color="auto"/>
                </w:tcBorders>
                <w:vAlign w:val="center"/>
              </w:tcPr>
            </w:tcPrChange>
          </w:tcPr>
          <w:p w14:paraId="4F2CB4B6" w14:textId="49EE5213" w:rsidR="0024427F" w:rsidDel="00B65E6D" w:rsidRDefault="0063422A" w:rsidP="00B65E6D">
            <w:pPr>
              <w:widowControl/>
              <w:jc w:val="left"/>
              <w:rPr>
                <w:rFonts w:ascii="宋体" w:hAnsi="宋体" w:cs="宋体"/>
                <w:color w:val="000000"/>
                <w:kern w:val="0"/>
                <w:sz w:val="22"/>
                <w:szCs w:val="22"/>
              </w:rPr>
            </w:pPr>
            <w:moveFrom w:id="1828" w:author="yunwei01" w:date="2017-08-04T09:58:00Z">
              <w:r w:rsidDel="00B65E6D">
                <w:rPr>
                  <w:rFonts w:ascii="宋体" w:hAnsi="宋体" w:cs="宋体" w:hint="eastAsia"/>
                  <w:color w:val="000000"/>
                  <w:kern w:val="0"/>
                  <w:sz w:val="22"/>
                  <w:szCs w:val="22"/>
                </w:rPr>
                <w:t>应用变更</w:t>
              </w:r>
            </w:moveFrom>
          </w:p>
        </w:tc>
        <w:tc>
          <w:tcPr>
            <w:tcW w:w="1701" w:type="dxa"/>
            <w:tcBorders>
              <w:top w:val="nil"/>
              <w:left w:val="nil"/>
              <w:bottom w:val="single" w:sz="4" w:space="0" w:color="auto"/>
              <w:right w:val="single" w:sz="8" w:space="0" w:color="auto"/>
            </w:tcBorders>
            <w:vAlign w:val="center"/>
            <w:tcPrChange w:id="1829" w:author="yunwei01" w:date="2017-08-04T09:55:00Z">
              <w:tcPr>
                <w:tcW w:w="1701" w:type="dxa"/>
                <w:tcBorders>
                  <w:top w:val="nil"/>
                  <w:left w:val="nil"/>
                  <w:bottom w:val="single" w:sz="4" w:space="0" w:color="auto"/>
                  <w:right w:val="single" w:sz="8" w:space="0" w:color="auto"/>
                </w:tcBorders>
                <w:vAlign w:val="center"/>
              </w:tcPr>
            </w:tcPrChange>
          </w:tcPr>
          <w:p w14:paraId="011D8562" w14:textId="56CF8F3F" w:rsidR="0024427F" w:rsidDel="00B65E6D" w:rsidRDefault="0024427F" w:rsidP="00B65E6D">
            <w:pPr>
              <w:widowControl/>
              <w:jc w:val="left"/>
              <w:rPr>
                <w:rFonts w:ascii="宋体" w:hAnsi="宋体" w:cs="宋体"/>
                <w:color w:val="000000"/>
                <w:kern w:val="0"/>
                <w:sz w:val="22"/>
                <w:szCs w:val="22"/>
              </w:rPr>
            </w:pPr>
          </w:p>
        </w:tc>
      </w:tr>
      <w:tr w:rsidR="0024427F" w:rsidDel="00B65E6D" w14:paraId="3FC94B51" w14:textId="332BFCF4" w:rsidTr="00B65E6D">
        <w:trPr>
          <w:trHeight w:val="285"/>
          <w:trPrChange w:id="1830" w:author="yunwei01" w:date="2017-08-04T09:55:00Z">
            <w:trPr>
              <w:trHeight w:val="285"/>
              <w:jc w:val="center"/>
            </w:trPr>
          </w:trPrChange>
        </w:trPr>
        <w:tc>
          <w:tcPr>
            <w:tcW w:w="1984" w:type="dxa"/>
            <w:vMerge/>
            <w:tcBorders>
              <w:top w:val="nil"/>
              <w:left w:val="single" w:sz="8" w:space="0" w:color="auto"/>
              <w:bottom w:val="single" w:sz="8" w:space="0" w:color="000000"/>
              <w:right w:val="single" w:sz="4" w:space="0" w:color="auto"/>
            </w:tcBorders>
            <w:vAlign w:val="center"/>
            <w:tcPrChange w:id="1831" w:author="yunwei01" w:date="2017-08-04T09:55:00Z">
              <w:tcPr>
                <w:tcW w:w="1984" w:type="dxa"/>
                <w:vMerge/>
                <w:tcBorders>
                  <w:top w:val="nil"/>
                  <w:left w:val="single" w:sz="8" w:space="0" w:color="auto"/>
                  <w:bottom w:val="single" w:sz="8" w:space="0" w:color="000000"/>
                  <w:right w:val="single" w:sz="4" w:space="0" w:color="auto"/>
                </w:tcBorders>
                <w:vAlign w:val="center"/>
              </w:tcPr>
            </w:tcPrChange>
          </w:tcPr>
          <w:p w14:paraId="6C71E529" w14:textId="5B87EF0C" w:rsidR="0024427F" w:rsidDel="00B65E6D" w:rsidRDefault="0024427F" w:rsidP="00B65E6D">
            <w:pPr>
              <w:widowControl/>
              <w:jc w:val="left"/>
              <w:rPr>
                <w:rFonts w:ascii="宋体" w:hAnsi="宋体" w:cs="宋体"/>
                <w:color w:val="000000"/>
                <w:kern w:val="0"/>
                <w:sz w:val="22"/>
                <w:szCs w:val="22"/>
              </w:rPr>
            </w:pPr>
          </w:p>
        </w:tc>
        <w:tc>
          <w:tcPr>
            <w:tcW w:w="3119" w:type="dxa"/>
            <w:tcBorders>
              <w:top w:val="nil"/>
              <w:left w:val="nil"/>
              <w:bottom w:val="single" w:sz="8" w:space="0" w:color="auto"/>
              <w:right w:val="single" w:sz="4" w:space="0" w:color="auto"/>
            </w:tcBorders>
            <w:vAlign w:val="center"/>
            <w:tcPrChange w:id="1832" w:author="yunwei01" w:date="2017-08-04T09:55:00Z">
              <w:tcPr>
                <w:tcW w:w="3119" w:type="dxa"/>
                <w:tcBorders>
                  <w:top w:val="nil"/>
                  <w:left w:val="nil"/>
                  <w:bottom w:val="single" w:sz="8" w:space="0" w:color="auto"/>
                  <w:right w:val="single" w:sz="4" w:space="0" w:color="auto"/>
                </w:tcBorders>
                <w:vAlign w:val="center"/>
              </w:tcPr>
            </w:tcPrChange>
          </w:tcPr>
          <w:p w14:paraId="687136B3" w14:textId="26D963F5" w:rsidR="0024427F" w:rsidDel="00B65E6D" w:rsidRDefault="0063422A" w:rsidP="00B65E6D">
            <w:pPr>
              <w:widowControl/>
              <w:jc w:val="left"/>
              <w:rPr>
                <w:rFonts w:ascii="宋体" w:hAnsi="宋体" w:cs="宋体"/>
                <w:color w:val="000000"/>
                <w:kern w:val="0"/>
                <w:sz w:val="22"/>
                <w:szCs w:val="22"/>
              </w:rPr>
            </w:pPr>
            <w:moveFrom w:id="1833" w:author="yunwei01" w:date="2017-08-04T09:58:00Z">
              <w:r w:rsidDel="00B65E6D">
                <w:rPr>
                  <w:rFonts w:ascii="宋体" w:hAnsi="宋体" w:cs="宋体" w:hint="eastAsia"/>
                  <w:color w:val="000000"/>
                  <w:kern w:val="0"/>
                  <w:sz w:val="22"/>
                  <w:szCs w:val="22"/>
                </w:rPr>
                <w:t>数据库变更</w:t>
              </w:r>
            </w:moveFrom>
          </w:p>
        </w:tc>
        <w:tc>
          <w:tcPr>
            <w:tcW w:w="1701" w:type="dxa"/>
            <w:tcBorders>
              <w:top w:val="nil"/>
              <w:left w:val="nil"/>
              <w:bottom w:val="single" w:sz="8" w:space="0" w:color="auto"/>
              <w:right w:val="single" w:sz="8" w:space="0" w:color="auto"/>
            </w:tcBorders>
            <w:vAlign w:val="center"/>
            <w:tcPrChange w:id="1834" w:author="yunwei01" w:date="2017-08-04T09:55:00Z">
              <w:tcPr>
                <w:tcW w:w="1701" w:type="dxa"/>
                <w:tcBorders>
                  <w:top w:val="nil"/>
                  <w:left w:val="nil"/>
                  <w:bottom w:val="single" w:sz="8" w:space="0" w:color="auto"/>
                  <w:right w:val="single" w:sz="8" w:space="0" w:color="auto"/>
                </w:tcBorders>
                <w:vAlign w:val="center"/>
              </w:tcPr>
            </w:tcPrChange>
          </w:tcPr>
          <w:p w14:paraId="5A4C64F1" w14:textId="7CDC86CA" w:rsidR="0024427F" w:rsidDel="00B65E6D" w:rsidRDefault="0024427F" w:rsidP="00B65E6D">
            <w:pPr>
              <w:widowControl/>
              <w:jc w:val="left"/>
              <w:rPr>
                <w:rFonts w:ascii="宋体" w:hAnsi="宋体" w:cs="宋体"/>
                <w:color w:val="000000"/>
                <w:kern w:val="0"/>
                <w:sz w:val="22"/>
                <w:szCs w:val="22"/>
              </w:rPr>
            </w:pPr>
          </w:p>
        </w:tc>
      </w:tr>
    </w:tbl>
    <w:p w14:paraId="634526BC" w14:textId="77777777" w:rsidR="00C662C7" w:rsidRDefault="00C662C7">
      <w:pPr>
        <w:pStyle w:val="1"/>
        <w:jc w:val="center"/>
        <w:pPrChange w:id="1835" w:author="yunwei01" w:date="2017-08-03T09:42:00Z">
          <w:pPr>
            <w:pStyle w:val="1"/>
          </w:pPr>
        </w:pPrChange>
      </w:pPr>
      <w:bookmarkStart w:id="1836" w:name="_Toc428792534"/>
      <w:bookmarkStart w:id="1837" w:name="_Toc489545176"/>
      <w:bookmarkStart w:id="1838" w:name="_Toc489546655"/>
      <w:bookmarkStart w:id="1839" w:name="_Toc489547000"/>
      <w:bookmarkStart w:id="1840" w:name="_Toc489547873"/>
      <w:bookmarkStart w:id="1841" w:name="_Toc489607060"/>
      <w:bookmarkStart w:id="1842" w:name="_Toc399855221"/>
      <w:moveFromRangeEnd w:id="1782"/>
      <w:r>
        <w:rPr>
          <w:rFonts w:hint="eastAsia"/>
        </w:rPr>
        <w:t>审核与检查管理制度</w:t>
      </w:r>
      <w:bookmarkEnd w:id="1836"/>
      <w:bookmarkEnd w:id="1837"/>
      <w:bookmarkEnd w:id="1838"/>
      <w:bookmarkEnd w:id="1839"/>
      <w:bookmarkEnd w:id="1840"/>
      <w:bookmarkEnd w:id="1841"/>
    </w:p>
    <w:p w14:paraId="6EEBD70E" w14:textId="6ADE750E" w:rsidR="00C662C7" w:rsidRDefault="00C662C7" w:rsidP="00F84F8A">
      <w:pPr>
        <w:pStyle w:val="2"/>
      </w:pPr>
      <w:bookmarkStart w:id="1843" w:name="_Toc428792535"/>
      <w:bookmarkStart w:id="1844" w:name="_Toc489545177"/>
      <w:bookmarkStart w:id="1845" w:name="_Toc489546656"/>
      <w:bookmarkStart w:id="1846" w:name="_Toc489547001"/>
      <w:bookmarkStart w:id="1847" w:name="_Toc489547874"/>
      <w:bookmarkStart w:id="1848" w:name="_Toc489607061"/>
      <w:r>
        <w:rPr>
          <w:rFonts w:hint="eastAsia"/>
        </w:rPr>
        <w:t>审核与检查管理制度</w:t>
      </w:r>
      <w:bookmarkEnd w:id="1842"/>
      <w:bookmarkEnd w:id="1843"/>
      <w:bookmarkEnd w:id="1844"/>
      <w:bookmarkEnd w:id="1845"/>
      <w:bookmarkEnd w:id="1846"/>
      <w:bookmarkEnd w:id="1847"/>
      <w:bookmarkEnd w:id="1848"/>
    </w:p>
    <w:p w14:paraId="68A62F57" w14:textId="2C20CFF7" w:rsidR="00C662C7" w:rsidRDefault="00C662C7" w:rsidP="00F84F8A">
      <w:pPr>
        <w:pStyle w:val="3"/>
      </w:pPr>
      <w:bookmarkStart w:id="1849" w:name="_Toc399855222"/>
      <w:bookmarkStart w:id="1850" w:name="_Toc428792536"/>
      <w:bookmarkStart w:id="1851" w:name="_Toc489545178"/>
      <w:bookmarkStart w:id="1852" w:name="_Toc489546657"/>
      <w:bookmarkStart w:id="1853" w:name="_Toc489547002"/>
      <w:bookmarkStart w:id="1854" w:name="_Toc489547875"/>
      <w:bookmarkStart w:id="1855" w:name="_Toc489607062"/>
      <w:r>
        <w:rPr>
          <w:rFonts w:hint="eastAsia"/>
        </w:rPr>
        <w:t>定期安全检查</w:t>
      </w:r>
      <w:bookmarkEnd w:id="1849"/>
      <w:bookmarkEnd w:id="1850"/>
      <w:bookmarkEnd w:id="1851"/>
      <w:bookmarkEnd w:id="1852"/>
      <w:bookmarkEnd w:id="1853"/>
      <w:bookmarkEnd w:id="1854"/>
      <w:bookmarkEnd w:id="1855"/>
    </w:p>
    <w:p w14:paraId="4A73152A"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由安全领导小组组织专门人员每三个月进行安全检查；</w:t>
      </w:r>
    </w:p>
    <w:p w14:paraId="3BFFD010"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对包括网络、安全设备、系统、文档等各方面的安全检查；</w:t>
      </w:r>
    </w:p>
    <w:p w14:paraId="5FDDCD8D" w14:textId="5135521F" w:rsidR="00C662C7" w:rsidRDefault="00C662C7">
      <w:pPr>
        <w:rPr>
          <w:rFonts w:ascii="宋体" w:cs="宋体"/>
          <w:color w:val="000000"/>
          <w:kern w:val="0"/>
          <w:sz w:val="24"/>
        </w:rPr>
        <w:pPrChange w:id="1856" w:author="yunwei01" w:date="2017-08-03T17:43:00Z">
          <w:pPr>
            <w:numPr>
              <w:numId w:val="20"/>
            </w:numPr>
            <w:autoSpaceDE w:val="0"/>
            <w:autoSpaceDN w:val="0"/>
            <w:adjustRightInd w:val="0"/>
            <w:spacing w:line="360" w:lineRule="auto"/>
            <w:ind w:left="900" w:hanging="420"/>
            <w:jc w:val="left"/>
            <w:outlineLvl w:val="0"/>
          </w:pPr>
        </w:pPrChange>
      </w:pPr>
      <w:bookmarkStart w:id="1857" w:name="_Toc489545179"/>
      <w:r>
        <w:rPr>
          <w:rFonts w:ascii="宋体" w:cs="宋体" w:hint="eastAsia"/>
          <w:color w:val="000000"/>
          <w:kern w:val="0"/>
          <w:sz w:val="24"/>
        </w:rPr>
        <w:t>检查完毕后提交检查</w:t>
      </w:r>
      <w:commentRangeStart w:id="1858"/>
      <w:r>
        <w:rPr>
          <w:rFonts w:ascii="宋体" w:cs="宋体" w:hint="eastAsia"/>
          <w:color w:val="000000"/>
          <w:kern w:val="0"/>
          <w:sz w:val="24"/>
        </w:rPr>
        <w:t>报告</w:t>
      </w:r>
      <w:commentRangeEnd w:id="1858"/>
      <w:r w:rsidR="004A603B">
        <w:rPr>
          <w:rStyle w:val="affc"/>
        </w:rPr>
        <w:commentReference w:id="1858"/>
      </w:r>
      <w:r>
        <w:rPr>
          <w:rFonts w:ascii="宋体" w:cs="宋体" w:hint="eastAsia"/>
          <w:color w:val="000000"/>
          <w:kern w:val="0"/>
          <w:sz w:val="24"/>
        </w:rPr>
        <w:t>，并由</w:t>
      </w:r>
      <w:del w:id="1859" w:author="yunwei01" w:date="2017-08-02T14:22:00Z">
        <w:r w:rsidR="00543823" w:rsidDel="00A97AE9">
          <w:rPr>
            <w:rFonts w:ascii="宋体" w:cs="宋体" w:hint="eastAsia"/>
            <w:color w:val="000000"/>
            <w:kern w:val="0"/>
            <w:sz w:val="24"/>
          </w:rPr>
          <w:delText>AAAAA</w:delText>
        </w:r>
      </w:del>
      <w:ins w:id="1860" w:author="yunwei01" w:date="2017-08-02T14:22:00Z">
        <w:r w:rsidR="00A97AE9">
          <w:rPr>
            <w:rFonts w:ascii="宋体" w:cs="宋体" w:hint="eastAsia"/>
            <w:color w:val="000000"/>
            <w:kern w:val="0"/>
            <w:sz w:val="24"/>
          </w:rPr>
          <w:t>资鼎(上海)互联网金融信息服务有限</w:t>
        </w:r>
      </w:ins>
      <w:del w:id="1861" w:author="yunwei01" w:date="2017-08-02T14:38:00Z">
        <w:r w:rsidR="00543823" w:rsidDel="004C1B14">
          <w:rPr>
            <w:rFonts w:ascii="宋体" w:cs="宋体" w:hint="eastAsia"/>
            <w:color w:val="000000"/>
            <w:kern w:val="0"/>
            <w:sz w:val="24"/>
          </w:rPr>
          <w:delText>公司</w:delText>
        </w:r>
      </w:del>
      <w:ins w:id="1862" w:author="yunwei01" w:date="2017-08-02T14:38:00Z">
        <w:r w:rsidR="004C1B14">
          <w:rPr>
            <w:rFonts w:ascii="宋体" w:cs="宋体" w:hint="eastAsia"/>
            <w:color w:val="000000"/>
            <w:kern w:val="0"/>
            <w:sz w:val="24"/>
          </w:rPr>
          <w:t>公司</w:t>
        </w:r>
      </w:ins>
      <w:r>
        <w:rPr>
          <w:rFonts w:ascii="宋体" w:cs="宋体" w:hint="eastAsia"/>
          <w:color w:val="000000"/>
          <w:kern w:val="0"/>
          <w:sz w:val="24"/>
        </w:rPr>
        <w:t>安全管理员进行检查报告复核，确定安全检查结果，并对于不符合要求的地方提出整改措施并规定整改期限，以电子邮件或书面形式通知被检查人员；（详见附17）</w:t>
      </w:r>
      <w:bookmarkEnd w:id="1857"/>
    </w:p>
    <w:p w14:paraId="5B238EF6" w14:textId="77777777" w:rsidR="00C662C7" w:rsidRDefault="00C662C7">
      <w:pPr>
        <w:rPr>
          <w:rFonts w:ascii="宋体" w:cs="宋体"/>
          <w:color w:val="000000"/>
          <w:kern w:val="0"/>
          <w:sz w:val="24"/>
        </w:rPr>
        <w:pPrChange w:id="1863" w:author="yunwei01" w:date="2017-08-03T17:44:00Z">
          <w:pPr>
            <w:numPr>
              <w:numId w:val="20"/>
            </w:numPr>
            <w:autoSpaceDE w:val="0"/>
            <w:autoSpaceDN w:val="0"/>
            <w:adjustRightInd w:val="0"/>
            <w:spacing w:line="360" w:lineRule="auto"/>
            <w:ind w:left="900" w:hanging="420"/>
            <w:jc w:val="left"/>
            <w:outlineLvl w:val="0"/>
          </w:pPr>
        </w:pPrChange>
      </w:pPr>
      <w:bookmarkStart w:id="1864" w:name="_Toc489545180"/>
      <w:r>
        <w:rPr>
          <w:rFonts w:ascii="宋体" w:cs="宋体" w:hint="eastAsia"/>
          <w:color w:val="000000"/>
          <w:kern w:val="0"/>
          <w:sz w:val="24"/>
        </w:rPr>
        <w:t>检查时针对上一次的检查结果进行复查，若发现仍未整改的，需上报信息安全领导小组并进行书面通告。（详见附18）</w:t>
      </w:r>
      <w:bookmarkEnd w:id="1864"/>
    </w:p>
    <w:p w14:paraId="7E304D0E" w14:textId="77777777" w:rsidR="00C662C7" w:rsidRDefault="00C662C7" w:rsidP="00C662C7">
      <w:pPr>
        <w:autoSpaceDE w:val="0"/>
        <w:autoSpaceDN w:val="0"/>
        <w:adjustRightInd w:val="0"/>
        <w:spacing w:line="360" w:lineRule="auto"/>
        <w:ind w:firstLineChars="200" w:firstLine="480"/>
        <w:jc w:val="center"/>
        <w:rPr>
          <w:rFonts w:ascii="宋体" w:cs="宋体"/>
          <w:color w:val="000000"/>
          <w:kern w:val="0"/>
          <w:sz w:val="24"/>
        </w:rPr>
      </w:pPr>
      <w:r>
        <w:rPr>
          <w:rFonts w:ascii="宋体" w:cs="宋体" w:hint="eastAsia"/>
          <w:color w:val="000000"/>
          <w:kern w:val="0"/>
          <w:sz w:val="24"/>
        </w:rPr>
        <w:t>安全检查流程</w:t>
      </w:r>
    </w:p>
    <w:p w14:paraId="1E08FC30" w14:textId="17FAF4BB" w:rsidR="00C662C7" w:rsidRDefault="00CF4D3F" w:rsidP="00C662C7">
      <w:pPr>
        <w:autoSpaceDE w:val="0"/>
        <w:autoSpaceDN w:val="0"/>
        <w:adjustRightInd w:val="0"/>
        <w:spacing w:line="360" w:lineRule="auto"/>
        <w:ind w:left="480"/>
        <w:jc w:val="center"/>
        <w:rPr>
          <w:rFonts w:ascii="宋体" w:cs="宋体"/>
          <w:color w:val="000000"/>
          <w:kern w:val="0"/>
          <w:sz w:val="24"/>
        </w:rPr>
      </w:pPr>
      <w:r>
        <w:rPr>
          <w:noProof/>
        </w:rPr>
        <w:lastRenderedPageBreak/>
        <w:drawing>
          <wp:inline distT="0" distB="0" distL="0" distR="0" wp14:anchorId="60C79251" wp14:editId="0DA30451">
            <wp:extent cx="1428750" cy="35242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3524250"/>
                    </a:xfrm>
                    <a:prstGeom prst="rect">
                      <a:avLst/>
                    </a:prstGeom>
                    <a:noFill/>
                    <a:ln>
                      <a:noFill/>
                    </a:ln>
                  </pic:spPr>
                </pic:pic>
              </a:graphicData>
            </a:graphic>
          </wp:inline>
        </w:drawing>
      </w:r>
    </w:p>
    <w:p w14:paraId="59BF78B4" w14:textId="77777777" w:rsidR="00C662C7" w:rsidRDefault="00C662C7" w:rsidP="00C662C7">
      <w:pPr>
        <w:widowControl/>
        <w:jc w:val="left"/>
        <w:rPr>
          <w:rFonts w:ascii="宋体" w:hAnsi="宋体"/>
          <w:sz w:val="24"/>
        </w:rPr>
      </w:pPr>
    </w:p>
    <w:p w14:paraId="2186853B" w14:textId="30374681" w:rsidR="00C662C7" w:rsidRDefault="00C662C7" w:rsidP="00F84F8A">
      <w:pPr>
        <w:pStyle w:val="3"/>
      </w:pPr>
      <w:bookmarkStart w:id="1865" w:name="_Toc399855223"/>
      <w:bookmarkStart w:id="1866" w:name="_Toc428792537"/>
      <w:bookmarkStart w:id="1867" w:name="_Toc489545181"/>
      <w:bookmarkStart w:id="1868" w:name="_Toc489546658"/>
      <w:bookmarkStart w:id="1869" w:name="_Toc489547003"/>
      <w:bookmarkStart w:id="1870" w:name="_Toc489547876"/>
      <w:bookmarkStart w:id="1871" w:name="_Toc489607063"/>
      <w:r>
        <w:rPr>
          <w:rFonts w:hint="eastAsia"/>
        </w:rPr>
        <w:t>文件审批与发布管理制度</w:t>
      </w:r>
      <w:bookmarkEnd w:id="1865"/>
      <w:bookmarkEnd w:id="1866"/>
      <w:bookmarkEnd w:id="1867"/>
      <w:bookmarkEnd w:id="1868"/>
      <w:bookmarkEnd w:id="1869"/>
      <w:bookmarkEnd w:id="1870"/>
      <w:bookmarkEnd w:id="1871"/>
    </w:p>
    <w:p w14:paraId="40B1FB3B" w14:textId="77777777" w:rsidR="00C662C7" w:rsidRDefault="00C662C7">
      <w:pPr>
        <w:rPr>
          <w:rFonts w:ascii="宋体" w:cs="宋体"/>
          <w:color w:val="000000"/>
          <w:kern w:val="0"/>
          <w:sz w:val="24"/>
        </w:rPr>
        <w:pPrChange w:id="1872" w:author="yunwei01" w:date="2017-08-03T17:44:00Z">
          <w:pPr>
            <w:numPr>
              <w:numId w:val="20"/>
            </w:numPr>
            <w:autoSpaceDE w:val="0"/>
            <w:autoSpaceDN w:val="0"/>
            <w:adjustRightInd w:val="0"/>
            <w:spacing w:line="360" w:lineRule="auto"/>
            <w:ind w:left="900" w:hanging="420"/>
            <w:jc w:val="left"/>
            <w:outlineLvl w:val="0"/>
          </w:pPr>
        </w:pPrChange>
      </w:pPr>
      <w:bookmarkStart w:id="1873" w:name="_Toc489545182"/>
      <w:r>
        <w:rPr>
          <w:rFonts w:ascii="宋体" w:cs="宋体" w:hint="eastAsia"/>
          <w:color w:val="000000"/>
          <w:kern w:val="0"/>
          <w:sz w:val="24"/>
        </w:rPr>
        <w:t>安全管理员根据</w:t>
      </w:r>
      <w:r>
        <w:rPr>
          <w:rFonts w:ascii="宋体" w:cs="宋体"/>
          <w:color w:val="000000"/>
          <w:kern w:val="0"/>
          <w:sz w:val="24"/>
        </w:rPr>
        <w:t>ISO/IEC 27001</w:t>
      </w:r>
      <w:r>
        <w:rPr>
          <w:rFonts w:ascii="宋体" w:cs="宋体" w:hint="eastAsia"/>
          <w:color w:val="000000"/>
          <w:kern w:val="0"/>
          <w:sz w:val="24"/>
        </w:rPr>
        <w:t>：</w:t>
      </w:r>
      <w:r>
        <w:rPr>
          <w:rFonts w:ascii="宋体" w:cs="宋体"/>
          <w:color w:val="000000"/>
          <w:kern w:val="0"/>
          <w:sz w:val="24"/>
        </w:rPr>
        <w:t>2005</w:t>
      </w:r>
      <w:r>
        <w:rPr>
          <w:rFonts w:ascii="宋体" w:cs="宋体" w:hint="eastAsia"/>
          <w:color w:val="000000"/>
          <w:kern w:val="0"/>
          <w:sz w:val="24"/>
        </w:rPr>
        <w:t>《信息安全管理体系要求》，结合部门职责及信息安全管理流程，负责组织编制信息安全管理体系文件，形成初稿；</w:t>
      </w:r>
      <w:bookmarkEnd w:id="1873"/>
    </w:p>
    <w:p w14:paraId="06FFD543" w14:textId="5B5651F5"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安全管理员负责组织对信息安全管理体系文件的评审，并将审核后的文件报</w:t>
      </w:r>
      <w:del w:id="1874" w:author="yunwei01" w:date="2017-08-02T14:22:00Z">
        <w:r w:rsidR="00543823" w:rsidDel="00A97AE9">
          <w:rPr>
            <w:rFonts w:ascii="宋体" w:cs="宋体" w:hint="eastAsia"/>
            <w:color w:val="000000"/>
            <w:kern w:val="0"/>
            <w:sz w:val="24"/>
          </w:rPr>
          <w:delText>AAAAA</w:delText>
        </w:r>
      </w:del>
      <w:ins w:id="1875" w:author="yunwei01" w:date="2017-08-02T14:22:00Z">
        <w:r w:rsidR="00A97AE9">
          <w:rPr>
            <w:rFonts w:ascii="宋体" w:cs="宋体" w:hint="eastAsia"/>
            <w:color w:val="000000"/>
            <w:kern w:val="0"/>
            <w:sz w:val="24"/>
          </w:rPr>
          <w:t>资鼎(上海)互联网金融信息服务有限</w:t>
        </w:r>
      </w:ins>
      <w:del w:id="1876" w:author="yunwei01" w:date="2017-08-02T14:38:00Z">
        <w:r w:rsidR="00543823" w:rsidDel="004C1B14">
          <w:rPr>
            <w:rFonts w:ascii="宋体" w:cs="宋体" w:hint="eastAsia"/>
            <w:color w:val="000000"/>
            <w:kern w:val="0"/>
            <w:sz w:val="24"/>
          </w:rPr>
          <w:delText>公司</w:delText>
        </w:r>
      </w:del>
      <w:ins w:id="1877" w:author="yunwei01" w:date="2017-08-02T14:38:00Z">
        <w:r w:rsidR="004C1B14">
          <w:rPr>
            <w:rFonts w:ascii="宋体" w:cs="宋体" w:hint="eastAsia"/>
            <w:color w:val="000000"/>
            <w:kern w:val="0"/>
            <w:sz w:val="24"/>
          </w:rPr>
          <w:t>公司</w:t>
        </w:r>
      </w:ins>
      <w:r>
        <w:rPr>
          <w:rFonts w:ascii="宋体" w:cs="宋体" w:hint="eastAsia"/>
          <w:color w:val="000000"/>
          <w:kern w:val="0"/>
          <w:sz w:val="24"/>
        </w:rPr>
        <w:t>，由信息安全领导小组领导对信息安全管理体系文件进行核准，形成最终的报审稿；</w:t>
      </w:r>
    </w:p>
    <w:p w14:paraId="1FA5221D"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安全管理员负责对信息安全管理体系文件的报审稿进行登记、核稿后，报送领导审阅、签批；</w:t>
      </w:r>
    </w:p>
    <w:p w14:paraId="1D1A83E9"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组织相关人员进行评审，领导审阅、签批后发布；</w:t>
      </w:r>
    </w:p>
    <w:p w14:paraId="1D433F2A"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安全管理体系文件由安全管理员发放到各负责人，由各负责人按规定的发放范围发至相关职属范围人员，由安全管理员按规定的发放范围发至相关各部门，程序文件、信息安全管理手册封面加盖“受控”章进行标识，统一编号；</w:t>
      </w:r>
    </w:p>
    <w:p w14:paraId="37DAE69B"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岗位人员变动时，由文件主管部门及时收回原岗位各类文件，发放现岗位工作所依据的文件，以保证信息安全管理体系的有效运行；</w:t>
      </w:r>
    </w:p>
    <w:p w14:paraId="63CD9290" w14:textId="36F31B36"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岗位人员调离或退休时，应先向</w:t>
      </w:r>
      <w:del w:id="1878" w:author="yunwei01" w:date="2017-08-02T14:22:00Z">
        <w:r w:rsidR="00543823" w:rsidDel="00A97AE9">
          <w:rPr>
            <w:rFonts w:ascii="宋体" w:cs="宋体" w:hint="eastAsia"/>
            <w:color w:val="000000"/>
            <w:kern w:val="0"/>
            <w:sz w:val="24"/>
          </w:rPr>
          <w:delText>AAAAA</w:delText>
        </w:r>
      </w:del>
      <w:ins w:id="1879" w:author="yunwei01" w:date="2017-08-02T14:22:00Z">
        <w:r w:rsidR="00A97AE9">
          <w:rPr>
            <w:rFonts w:ascii="宋体" w:cs="宋体" w:hint="eastAsia"/>
            <w:color w:val="000000"/>
            <w:kern w:val="0"/>
            <w:sz w:val="24"/>
          </w:rPr>
          <w:t>资鼎(上海)互联网金融信息服务有限</w:t>
        </w:r>
      </w:ins>
      <w:del w:id="1880" w:author="yunwei01" w:date="2017-08-02T14:38:00Z">
        <w:r w:rsidR="00543823" w:rsidDel="004C1B14">
          <w:rPr>
            <w:rFonts w:ascii="宋体" w:cs="宋体" w:hint="eastAsia"/>
            <w:color w:val="000000"/>
            <w:kern w:val="0"/>
            <w:sz w:val="24"/>
          </w:rPr>
          <w:delText>公司</w:delText>
        </w:r>
      </w:del>
      <w:ins w:id="1881" w:author="yunwei01" w:date="2017-08-02T14:38:00Z">
        <w:r w:rsidR="004C1B14">
          <w:rPr>
            <w:rFonts w:ascii="宋体" w:cs="宋体" w:hint="eastAsia"/>
            <w:color w:val="000000"/>
            <w:kern w:val="0"/>
            <w:sz w:val="24"/>
          </w:rPr>
          <w:t>公</w:t>
        </w:r>
        <w:r w:rsidR="004C1B14">
          <w:rPr>
            <w:rFonts w:ascii="宋体" w:cs="宋体" w:hint="eastAsia"/>
            <w:color w:val="000000"/>
            <w:kern w:val="0"/>
            <w:sz w:val="24"/>
          </w:rPr>
          <w:lastRenderedPageBreak/>
          <w:t>司</w:t>
        </w:r>
      </w:ins>
      <w:r>
        <w:rPr>
          <w:rFonts w:ascii="宋体" w:cs="宋体" w:hint="eastAsia"/>
          <w:color w:val="000000"/>
          <w:kern w:val="0"/>
          <w:sz w:val="24"/>
        </w:rPr>
        <w:t>交回其所领用的文件后，方可办理有关手续；</w:t>
      </w:r>
    </w:p>
    <w:p w14:paraId="607C7860"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信息安全管理手册和程序文件制发后，需保留</w:t>
      </w:r>
      <w:r>
        <w:rPr>
          <w:rFonts w:ascii="宋体" w:cs="宋体"/>
          <w:color w:val="000000"/>
          <w:kern w:val="0"/>
          <w:sz w:val="24"/>
        </w:rPr>
        <w:t>1</w:t>
      </w:r>
      <w:r>
        <w:rPr>
          <w:rFonts w:ascii="宋体" w:cs="宋体" w:hint="eastAsia"/>
          <w:color w:val="000000"/>
          <w:kern w:val="0"/>
          <w:sz w:val="24"/>
        </w:rPr>
        <w:t>份，连同签批原件和电子版一并归安全管理员存档；</w:t>
      </w:r>
    </w:p>
    <w:p w14:paraId="2222E174"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文件更换新版后，由安全管理员收回作废的文件，并做好回收记录；</w:t>
      </w:r>
    </w:p>
    <w:p w14:paraId="2F2FEC2B"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由安全管理员定期检查文件的适用情况，并对现有文件的有效性进行评审。对不合适的地方进行修订，必要时更换新版；</w:t>
      </w:r>
    </w:p>
    <w:p w14:paraId="5C83FCF8" w14:textId="77777777" w:rsidR="00C662C7" w:rsidRDefault="00C662C7" w:rsidP="00C662C7">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外来文件由相应的责任部门负责接收和管理。</w:t>
      </w:r>
    </w:p>
    <w:p w14:paraId="4E8C9DA5" w14:textId="77777777" w:rsidR="00C662C7" w:rsidRDefault="00C662C7" w:rsidP="00C662C7">
      <w:pPr>
        <w:autoSpaceDE w:val="0"/>
        <w:autoSpaceDN w:val="0"/>
        <w:adjustRightInd w:val="0"/>
        <w:spacing w:line="360" w:lineRule="auto"/>
        <w:jc w:val="left"/>
        <w:rPr>
          <w:rFonts w:ascii="宋体" w:cs="宋体"/>
          <w:color w:val="000000"/>
          <w:kern w:val="0"/>
          <w:sz w:val="24"/>
        </w:rPr>
      </w:pPr>
    </w:p>
    <w:p w14:paraId="0E1C124E" w14:textId="75B53825" w:rsidR="0024427F" w:rsidRPr="00C662C7" w:rsidRDefault="00920152">
      <w:pPr>
        <w:widowControl/>
        <w:jc w:val="left"/>
        <w:rPr>
          <w:rFonts w:ascii="宋体" w:hAnsi="宋体"/>
          <w:sz w:val="24"/>
        </w:rPr>
      </w:pPr>
      <w:ins w:id="1882" w:author="yunwei01" w:date="2017-08-04T09:33:00Z">
        <w:r>
          <w:rPr>
            <w:rFonts w:ascii="宋体" w:hAnsi="宋体"/>
            <w:sz w:val="24"/>
          </w:rPr>
          <w:br w:type="page"/>
        </w:r>
      </w:ins>
    </w:p>
    <w:p w14:paraId="23CB76F7" w14:textId="77777777" w:rsidR="0024427F" w:rsidRDefault="0063422A">
      <w:pPr>
        <w:pStyle w:val="1"/>
        <w:jc w:val="center"/>
        <w:pPrChange w:id="1883" w:author="yunwei01" w:date="2017-08-03T09:43:00Z">
          <w:pPr>
            <w:pStyle w:val="1"/>
          </w:pPr>
        </w:pPrChange>
      </w:pPr>
      <w:bookmarkStart w:id="1884" w:name="_Toc428792538"/>
      <w:bookmarkStart w:id="1885" w:name="_Toc489545183"/>
      <w:bookmarkStart w:id="1886" w:name="_Toc489546659"/>
      <w:bookmarkStart w:id="1887" w:name="_Toc489547004"/>
      <w:bookmarkStart w:id="1888" w:name="_Toc489547877"/>
      <w:bookmarkStart w:id="1889" w:name="_Toc489607064"/>
      <w:bookmarkStart w:id="1890" w:name="_Toc399855224"/>
      <w:r>
        <w:rPr>
          <w:rFonts w:hint="eastAsia"/>
        </w:rPr>
        <w:lastRenderedPageBreak/>
        <w:t>办公环境管理</w:t>
      </w:r>
      <w:commentRangeStart w:id="1891"/>
      <w:r>
        <w:rPr>
          <w:rFonts w:hint="eastAsia"/>
        </w:rPr>
        <w:t>制度</w:t>
      </w:r>
      <w:bookmarkEnd w:id="1884"/>
      <w:commentRangeEnd w:id="1891"/>
      <w:r w:rsidR="004A603B">
        <w:rPr>
          <w:rStyle w:val="affc"/>
          <w:b w:val="0"/>
          <w:bCs w:val="0"/>
          <w:kern w:val="2"/>
        </w:rPr>
        <w:commentReference w:id="1891"/>
      </w:r>
      <w:bookmarkEnd w:id="1885"/>
      <w:bookmarkEnd w:id="1886"/>
      <w:bookmarkEnd w:id="1887"/>
      <w:bookmarkEnd w:id="1888"/>
      <w:bookmarkEnd w:id="1889"/>
    </w:p>
    <w:p w14:paraId="4F9F9FC5" w14:textId="379CA17C" w:rsidR="0024427F" w:rsidRDefault="0063422A">
      <w:pPr>
        <w:pStyle w:val="2"/>
      </w:pPr>
      <w:bookmarkStart w:id="1892" w:name="_Toc428792539"/>
      <w:bookmarkStart w:id="1893" w:name="_Toc489545184"/>
      <w:bookmarkStart w:id="1894" w:name="_Toc489546660"/>
      <w:bookmarkStart w:id="1895" w:name="_Toc489547005"/>
      <w:bookmarkStart w:id="1896" w:name="_Toc489547878"/>
      <w:bookmarkStart w:id="1897" w:name="_Toc489607065"/>
      <w:r>
        <w:rPr>
          <w:rFonts w:hint="eastAsia"/>
        </w:rPr>
        <w:t>办公环境管理制度</w:t>
      </w:r>
      <w:bookmarkEnd w:id="1890"/>
      <w:bookmarkEnd w:id="1892"/>
      <w:bookmarkEnd w:id="1893"/>
      <w:bookmarkEnd w:id="1894"/>
      <w:bookmarkEnd w:id="1895"/>
      <w:bookmarkEnd w:id="1896"/>
      <w:bookmarkEnd w:id="1897"/>
    </w:p>
    <w:p w14:paraId="39C131B1" w14:textId="77777777" w:rsidR="0024427F" w:rsidRDefault="0063422A">
      <w:pPr>
        <w:numPr>
          <w:ilvl w:val="2"/>
          <w:numId w:val="22"/>
        </w:numPr>
        <w:spacing w:line="360" w:lineRule="auto"/>
        <w:ind w:left="709"/>
        <w:rPr>
          <w:b/>
          <w:sz w:val="24"/>
        </w:rPr>
      </w:pPr>
      <w:r>
        <w:rPr>
          <w:rFonts w:hint="eastAsia"/>
          <w:b/>
          <w:sz w:val="24"/>
        </w:rPr>
        <w:t>总体要求：</w:t>
      </w:r>
    </w:p>
    <w:p w14:paraId="439C2712" w14:textId="77777777" w:rsidR="0024427F" w:rsidRDefault="0063422A">
      <w:pPr>
        <w:numPr>
          <w:ilvl w:val="1"/>
          <w:numId w:val="27"/>
        </w:numPr>
        <w:spacing w:line="360" w:lineRule="auto"/>
        <w:rPr>
          <w:b/>
          <w:sz w:val="24"/>
        </w:rPr>
      </w:pPr>
      <w:r>
        <w:rPr>
          <w:rFonts w:ascii="宋体" w:hAnsi="宋体" w:hint="eastAsia"/>
          <w:sz w:val="24"/>
        </w:rPr>
        <w:t>各类物品摆放整齐、有序，功能布局清晰。</w:t>
      </w:r>
    </w:p>
    <w:p w14:paraId="5893BA39" w14:textId="77777777" w:rsidR="0024427F" w:rsidRDefault="0063422A">
      <w:pPr>
        <w:numPr>
          <w:ilvl w:val="1"/>
          <w:numId w:val="27"/>
        </w:numPr>
        <w:spacing w:line="360" w:lineRule="auto"/>
        <w:rPr>
          <w:b/>
          <w:sz w:val="24"/>
        </w:rPr>
      </w:pPr>
      <w:r>
        <w:rPr>
          <w:rFonts w:ascii="宋体" w:hAnsi="宋体" w:hint="eastAsia"/>
          <w:sz w:val="24"/>
        </w:rPr>
        <w:t>所有区域应保持清洁卫生。</w:t>
      </w:r>
    </w:p>
    <w:p w14:paraId="365C10FF" w14:textId="77777777" w:rsidR="0024427F" w:rsidRDefault="0063422A">
      <w:pPr>
        <w:numPr>
          <w:ilvl w:val="1"/>
          <w:numId w:val="27"/>
        </w:numPr>
        <w:spacing w:line="360" w:lineRule="auto"/>
        <w:rPr>
          <w:b/>
          <w:sz w:val="24"/>
        </w:rPr>
      </w:pPr>
      <w:r>
        <w:rPr>
          <w:rFonts w:ascii="宋体" w:hAnsi="宋体" w:hint="eastAsia"/>
          <w:sz w:val="24"/>
        </w:rPr>
        <w:t>标识统一规范，不随意张贴。</w:t>
      </w:r>
    </w:p>
    <w:p w14:paraId="0504DCE2" w14:textId="77777777" w:rsidR="0024427F" w:rsidRDefault="0063422A">
      <w:pPr>
        <w:numPr>
          <w:ilvl w:val="1"/>
          <w:numId w:val="27"/>
        </w:numPr>
        <w:spacing w:line="360" w:lineRule="auto"/>
        <w:rPr>
          <w:b/>
          <w:sz w:val="24"/>
        </w:rPr>
      </w:pPr>
      <w:r>
        <w:rPr>
          <w:rFonts w:ascii="宋体" w:hAnsi="宋体" w:hint="eastAsia"/>
          <w:sz w:val="24"/>
        </w:rPr>
        <w:t>员工应严格遵行《岗位行为规范》要求。</w:t>
      </w:r>
    </w:p>
    <w:p w14:paraId="269A8034" w14:textId="77777777" w:rsidR="0024427F" w:rsidRDefault="0063422A">
      <w:pPr>
        <w:numPr>
          <w:ilvl w:val="1"/>
          <w:numId w:val="27"/>
        </w:numPr>
        <w:spacing w:line="360" w:lineRule="auto"/>
        <w:rPr>
          <w:b/>
          <w:sz w:val="24"/>
        </w:rPr>
      </w:pPr>
      <w:r>
        <w:rPr>
          <w:rFonts w:ascii="宋体" w:hAnsi="宋体" w:hint="eastAsia"/>
          <w:sz w:val="24"/>
        </w:rPr>
        <w:t>爱护公共设备设施；</w:t>
      </w:r>
    </w:p>
    <w:p w14:paraId="103503EA" w14:textId="77777777" w:rsidR="0024427F" w:rsidRPr="00D52D85" w:rsidRDefault="0063422A">
      <w:pPr>
        <w:numPr>
          <w:ilvl w:val="1"/>
          <w:numId w:val="27"/>
        </w:numPr>
        <w:spacing w:line="360" w:lineRule="auto"/>
        <w:rPr>
          <w:b/>
          <w:sz w:val="24"/>
        </w:rPr>
      </w:pPr>
      <w:r>
        <w:rPr>
          <w:rFonts w:ascii="宋体" w:hAnsi="宋体" w:hint="eastAsia"/>
          <w:sz w:val="24"/>
        </w:rPr>
        <w:t>遵循ISO环境管理体系要求。</w:t>
      </w:r>
    </w:p>
    <w:p w14:paraId="2C2127E8" w14:textId="77777777" w:rsidR="00D52D85" w:rsidRPr="00D52D85" w:rsidRDefault="00D52D85">
      <w:pPr>
        <w:numPr>
          <w:ilvl w:val="1"/>
          <w:numId w:val="27"/>
        </w:numPr>
        <w:spacing w:line="360" w:lineRule="auto"/>
        <w:rPr>
          <w:rFonts w:ascii="宋体" w:hAnsi="宋体"/>
          <w:sz w:val="24"/>
        </w:rPr>
      </w:pPr>
      <w:r w:rsidRPr="00D52D85">
        <w:rPr>
          <w:rFonts w:ascii="宋体" w:hAnsi="宋体" w:hint="eastAsia"/>
          <w:sz w:val="24"/>
        </w:rPr>
        <w:t>工作人员调离办公室应立即交还该办公室钥匙</w:t>
      </w:r>
    </w:p>
    <w:p w14:paraId="3E320C32" w14:textId="0F04A7C8" w:rsidR="00D52D85" w:rsidRPr="00D52D85" w:rsidRDefault="00D52D85">
      <w:pPr>
        <w:numPr>
          <w:ilvl w:val="1"/>
          <w:numId w:val="27"/>
        </w:numPr>
        <w:spacing w:line="360" w:lineRule="auto"/>
        <w:rPr>
          <w:rFonts w:ascii="宋体" w:hAnsi="宋体"/>
          <w:sz w:val="24"/>
        </w:rPr>
      </w:pPr>
      <w:r w:rsidRPr="00D52D85">
        <w:rPr>
          <w:rFonts w:ascii="宋体" w:hAnsi="宋体" w:hint="eastAsia"/>
          <w:sz w:val="24"/>
        </w:rPr>
        <w:t>不在办公区接待来访人员等</w:t>
      </w:r>
    </w:p>
    <w:p w14:paraId="5CE3E440" w14:textId="77777777" w:rsidR="0024427F" w:rsidRDefault="0063422A">
      <w:pPr>
        <w:numPr>
          <w:ilvl w:val="2"/>
          <w:numId w:val="22"/>
        </w:numPr>
        <w:spacing w:line="360" w:lineRule="auto"/>
        <w:rPr>
          <w:b/>
          <w:sz w:val="24"/>
        </w:rPr>
      </w:pPr>
      <w:r>
        <w:rPr>
          <w:rFonts w:hint="eastAsia"/>
          <w:b/>
          <w:sz w:val="24"/>
        </w:rPr>
        <w:t>个人办公区域标准</w:t>
      </w:r>
    </w:p>
    <w:p w14:paraId="2DB84697" w14:textId="77777777" w:rsidR="0024427F" w:rsidRDefault="0063422A">
      <w:pPr>
        <w:numPr>
          <w:ilvl w:val="0"/>
          <w:numId w:val="28"/>
        </w:numPr>
        <w:spacing w:line="360" w:lineRule="auto"/>
        <w:rPr>
          <w:rFonts w:ascii="宋体" w:hAnsi="宋体"/>
          <w:sz w:val="24"/>
        </w:rPr>
      </w:pPr>
      <w:r>
        <w:rPr>
          <w:rFonts w:ascii="宋体" w:hAnsi="宋体"/>
          <w:sz w:val="24"/>
        </w:rPr>
        <w:t>办公桌椅排放整齐</w:t>
      </w:r>
      <w:r>
        <w:rPr>
          <w:rFonts w:ascii="宋体" w:hAnsi="宋体" w:hint="eastAsia"/>
          <w:sz w:val="24"/>
        </w:rPr>
        <w:t>，椅子</w:t>
      </w:r>
      <w:r>
        <w:rPr>
          <w:rFonts w:ascii="宋体" w:hAnsi="宋体"/>
          <w:sz w:val="24"/>
        </w:rPr>
        <w:t>不得</w:t>
      </w:r>
      <w:r>
        <w:rPr>
          <w:rFonts w:ascii="宋体" w:hAnsi="宋体" w:hint="eastAsia"/>
          <w:sz w:val="24"/>
        </w:rPr>
        <w:t>放在走道内</w:t>
      </w:r>
      <w:r>
        <w:rPr>
          <w:rFonts w:ascii="宋体" w:hAnsi="宋体"/>
          <w:sz w:val="24"/>
        </w:rPr>
        <w:t>阻碍</w:t>
      </w:r>
      <w:r>
        <w:rPr>
          <w:rFonts w:ascii="宋体" w:hAnsi="宋体" w:hint="eastAsia"/>
          <w:sz w:val="24"/>
        </w:rPr>
        <w:t>通行</w:t>
      </w:r>
      <w:r>
        <w:rPr>
          <w:rFonts w:ascii="宋体" w:hAnsi="宋体"/>
          <w:sz w:val="24"/>
        </w:rPr>
        <w:t>；</w:t>
      </w:r>
    </w:p>
    <w:p w14:paraId="1178D272" w14:textId="77777777" w:rsidR="0024427F" w:rsidRDefault="0063422A">
      <w:pPr>
        <w:numPr>
          <w:ilvl w:val="0"/>
          <w:numId w:val="28"/>
        </w:numPr>
        <w:spacing w:line="360" w:lineRule="auto"/>
        <w:rPr>
          <w:rFonts w:ascii="宋体" w:hAnsi="宋体"/>
          <w:sz w:val="24"/>
        </w:rPr>
      </w:pPr>
      <w:r>
        <w:rPr>
          <w:rFonts w:ascii="宋体" w:hAnsi="宋体" w:hint="eastAsia"/>
          <w:sz w:val="24"/>
        </w:rPr>
        <w:t>桌面上允许摆放的物品包括：电脑、茶杯、常用办公用品、小饰物（1－2件）及1个月内常用资料和工作文件。</w:t>
      </w:r>
    </w:p>
    <w:p w14:paraId="632E0CBE" w14:textId="77777777" w:rsidR="0024427F" w:rsidRDefault="0063422A">
      <w:pPr>
        <w:numPr>
          <w:ilvl w:val="0"/>
          <w:numId w:val="28"/>
        </w:numPr>
        <w:spacing w:line="360" w:lineRule="auto"/>
        <w:rPr>
          <w:rFonts w:ascii="宋体" w:hAnsi="宋体"/>
          <w:sz w:val="24"/>
        </w:rPr>
      </w:pPr>
      <w:r>
        <w:rPr>
          <w:rFonts w:ascii="宋体" w:hAnsi="宋体" w:hint="eastAsia"/>
          <w:sz w:val="24"/>
        </w:rPr>
        <w:t>台式电脑放置于两条桌边垂直角上，立式主机放置于桌底下；</w:t>
      </w:r>
    </w:p>
    <w:p w14:paraId="78ABD11A" w14:textId="77777777" w:rsidR="0024427F" w:rsidRDefault="0063422A">
      <w:pPr>
        <w:numPr>
          <w:ilvl w:val="0"/>
          <w:numId w:val="28"/>
        </w:numPr>
        <w:spacing w:line="360" w:lineRule="auto"/>
        <w:rPr>
          <w:rFonts w:ascii="宋体" w:hAnsi="宋体"/>
          <w:sz w:val="24"/>
        </w:rPr>
      </w:pPr>
      <w:r>
        <w:rPr>
          <w:rFonts w:ascii="宋体" w:hAnsi="宋体" w:hint="eastAsia"/>
          <w:sz w:val="24"/>
        </w:rPr>
        <w:t>文件资料摆放在办公桌侧边处；</w:t>
      </w:r>
    </w:p>
    <w:p w14:paraId="7281CADA" w14:textId="77777777" w:rsidR="0024427F" w:rsidRDefault="0063422A">
      <w:pPr>
        <w:numPr>
          <w:ilvl w:val="0"/>
          <w:numId w:val="28"/>
        </w:numPr>
        <w:spacing w:line="360" w:lineRule="auto"/>
        <w:rPr>
          <w:rFonts w:ascii="宋体" w:hAnsi="宋体"/>
          <w:sz w:val="24"/>
        </w:rPr>
      </w:pPr>
      <w:r>
        <w:rPr>
          <w:rFonts w:ascii="宋体" w:hAnsi="宋体" w:hint="eastAsia"/>
          <w:sz w:val="24"/>
        </w:rPr>
        <w:t>常用办公用品、茶杯、小饰物放置在正前方区域；</w:t>
      </w:r>
    </w:p>
    <w:p w14:paraId="78500980" w14:textId="77777777" w:rsidR="0024427F" w:rsidRDefault="0063422A">
      <w:pPr>
        <w:numPr>
          <w:ilvl w:val="0"/>
          <w:numId w:val="28"/>
        </w:numPr>
        <w:spacing w:line="360" w:lineRule="auto"/>
        <w:rPr>
          <w:rFonts w:ascii="宋体" w:hAnsi="宋体"/>
          <w:sz w:val="24"/>
        </w:rPr>
      </w:pPr>
      <w:r>
        <w:rPr>
          <w:rFonts w:ascii="宋体" w:hAnsi="宋体" w:hint="eastAsia"/>
          <w:sz w:val="24"/>
        </w:rPr>
        <w:t>1个月以上不常用物品应整理放置于橱柜内；</w:t>
      </w:r>
    </w:p>
    <w:p w14:paraId="31895A87" w14:textId="77777777" w:rsidR="0024427F" w:rsidRDefault="0063422A">
      <w:pPr>
        <w:numPr>
          <w:ilvl w:val="0"/>
          <w:numId w:val="28"/>
        </w:numPr>
        <w:spacing w:line="360" w:lineRule="auto"/>
        <w:rPr>
          <w:rFonts w:ascii="宋体" w:hAnsi="宋体"/>
          <w:sz w:val="24"/>
        </w:rPr>
      </w:pPr>
      <w:r>
        <w:rPr>
          <w:rFonts w:ascii="宋体" w:hAnsi="宋体"/>
          <w:sz w:val="24"/>
        </w:rPr>
        <w:t>不乱贴乱钉与工作无关的物品</w:t>
      </w:r>
      <w:r>
        <w:rPr>
          <w:rFonts w:ascii="宋体" w:hAnsi="宋体" w:hint="eastAsia"/>
          <w:sz w:val="24"/>
        </w:rPr>
        <w:t>，隔断类办公桌区域内粘贴纸张不得超过隔断上边缘；</w:t>
      </w:r>
    </w:p>
    <w:p w14:paraId="7D62BD96" w14:textId="77777777" w:rsidR="0024427F" w:rsidRDefault="0063422A">
      <w:pPr>
        <w:numPr>
          <w:ilvl w:val="0"/>
          <w:numId w:val="28"/>
        </w:numPr>
        <w:spacing w:line="360" w:lineRule="auto"/>
        <w:rPr>
          <w:rFonts w:ascii="宋体" w:hAnsi="宋体"/>
          <w:sz w:val="24"/>
        </w:rPr>
      </w:pPr>
      <w:r>
        <w:rPr>
          <w:rFonts w:ascii="宋体" w:hAnsi="宋体" w:hint="eastAsia"/>
          <w:sz w:val="24"/>
        </w:rPr>
        <w:t>抽屉内物品摆放整齐有序，常用物品随手可取；</w:t>
      </w:r>
    </w:p>
    <w:p w14:paraId="50102DCF" w14:textId="77777777" w:rsidR="0024427F" w:rsidRDefault="0063422A">
      <w:pPr>
        <w:numPr>
          <w:ilvl w:val="0"/>
          <w:numId w:val="28"/>
        </w:numPr>
        <w:spacing w:line="360" w:lineRule="auto"/>
        <w:rPr>
          <w:rFonts w:ascii="宋体" w:hAnsi="宋体"/>
          <w:sz w:val="24"/>
        </w:rPr>
      </w:pPr>
      <w:r>
        <w:rPr>
          <w:rFonts w:ascii="宋体" w:hAnsi="宋体"/>
          <w:sz w:val="24"/>
        </w:rPr>
        <w:t>与工作无关的物品须整齐存放于隐蔽地方；</w:t>
      </w:r>
    </w:p>
    <w:p w14:paraId="17BA4408" w14:textId="77777777" w:rsidR="0024427F" w:rsidRDefault="0063422A">
      <w:pPr>
        <w:numPr>
          <w:ilvl w:val="0"/>
          <w:numId w:val="28"/>
        </w:numPr>
        <w:spacing w:line="360" w:lineRule="auto"/>
        <w:rPr>
          <w:rFonts w:ascii="宋体" w:hAnsi="宋体"/>
          <w:sz w:val="24"/>
        </w:rPr>
      </w:pPr>
      <w:r>
        <w:rPr>
          <w:rFonts w:ascii="宋体" w:hAnsi="宋体"/>
          <w:sz w:val="24"/>
        </w:rPr>
        <w:t>每日下班离岗前须整理桌面物品、文件资料</w:t>
      </w:r>
      <w:r>
        <w:rPr>
          <w:rFonts w:ascii="宋体" w:hAnsi="宋体" w:hint="eastAsia"/>
          <w:sz w:val="24"/>
        </w:rPr>
        <w:t>，恢复标准放置状态</w:t>
      </w:r>
      <w:r>
        <w:rPr>
          <w:rFonts w:ascii="宋体" w:hAnsi="宋体"/>
          <w:sz w:val="24"/>
        </w:rPr>
        <w:t>；</w:t>
      </w:r>
    </w:p>
    <w:p w14:paraId="5FD0949C" w14:textId="77777777" w:rsidR="0024427F" w:rsidRDefault="0063422A">
      <w:pPr>
        <w:numPr>
          <w:ilvl w:val="0"/>
          <w:numId w:val="28"/>
        </w:numPr>
        <w:spacing w:line="360" w:lineRule="auto"/>
        <w:rPr>
          <w:rFonts w:ascii="宋体" w:hAnsi="宋体"/>
          <w:sz w:val="24"/>
        </w:rPr>
      </w:pPr>
      <w:r>
        <w:rPr>
          <w:rFonts w:ascii="宋体" w:hAnsi="宋体"/>
          <w:sz w:val="24"/>
        </w:rPr>
        <w:t>办公文件资料须分门别类整理、有标识</w:t>
      </w:r>
      <w:r>
        <w:rPr>
          <w:rFonts w:ascii="宋体" w:hAnsi="宋体" w:hint="eastAsia"/>
          <w:sz w:val="24"/>
        </w:rPr>
        <w:t>的</w:t>
      </w:r>
      <w:r>
        <w:rPr>
          <w:rFonts w:ascii="宋体" w:hAnsi="宋体"/>
          <w:sz w:val="24"/>
        </w:rPr>
        <w:t xml:space="preserve">存放，便于查找和取拿； </w:t>
      </w:r>
    </w:p>
    <w:p w14:paraId="5FE21D3B" w14:textId="77777777" w:rsidR="0024427F" w:rsidRDefault="0063422A">
      <w:pPr>
        <w:numPr>
          <w:ilvl w:val="0"/>
          <w:numId w:val="28"/>
        </w:numPr>
        <w:spacing w:line="360" w:lineRule="auto"/>
        <w:rPr>
          <w:rFonts w:ascii="宋体" w:hAnsi="宋体"/>
          <w:sz w:val="24"/>
        </w:rPr>
      </w:pPr>
      <w:r>
        <w:rPr>
          <w:rFonts w:ascii="宋体" w:hAnsi="宋体"/>
          <w:sz w:val="24"/>
        </w:rPr>
        <w:t>保持</w:t>
      </w:r>
      <w:r>
        <w:rPr>
          <w:rFonts w:ascii="宋体" w:hAnsi="宋体" w:hint="eastAsia"/>
          <w:sz w:val="24"/>
        </w:rPr>
        <w:t>个人区域范围内的清洁，</w:t>
      </w:r>
      <w:r>
        <w:rPr>
          <w:rFonts w:ascii="宋体" w:hAnsi="宋体"/>
          <w:sz w:val="24"/>
        </w:rPr>
        <w:t>；</w:t>
      </w:r>
    </w:p>
    <w:p w14:paraId="0088443E" w14:textId="77777777" w:rsidR="0024427F" w:rsidRDefault="0063422A">
      <w:pPr>
        <w:numPr>
          <w:ilvl w:val="0"/>
          <w:numId w:val="28"/>
        </w:numPr>
        <w:spacing w:line="360" w:lineRule="auto"/>
        <w:rPr>
          <w:rFonts w:ascii="宋体" w:hAnsi="宋体"/>
          <w:sz w:val="24"/>
        </w:rPr>
      </w:pPr>
      <w:r>
        <w:rPr>
          <w:rFonts w:ascii="宋体" w:hAnsi="宋体" w:hint="eastAsia"/>
          <w:sz w:val="24"/>
        </w:rPr>
        <w:t>电器线路整齐束扎，下班、双休、长假期关闭拖线板总电源；</w:t>
      </w:r>
    </w:p>
    <w:p w14:paraId="06AEAFE8" w14:textId="77777777" w:rsidR="0024427F" w:rsidRDefault="0063422A">
      <w:pPr>
        <w:numPr>
          <w:ilvl w:val="0"/>
          <w:numId w:val="28"/>
        </w:numPr>
        <w:spacing w:line="360" w:lineRule="auto"/>
        <w:rPr>
          <w:rFonts w:ascii="宋体" w:hAnsi="宋体"/>
          <w:sz w:val="24"/>
        </w:rPr>
      </w:pPr>
      <w:r>
        <w:rPr>
          <w:rFonts w:ascii="宋体" w:hAnsi="宋体" w:hint="eastAsia"/>
          <w:sz w:val="24"/>
        </w:rPr>
        <w:t>爱护公物，做好贵重物品的妥善保管和看护；</w:t>
      </w:r>
    </w:p>
    <w:p w14:paraId="769EFF4B" w14:textId="77777777" w:rsidR="0024427F" w:rsidRDefault="0063422A">
      <w:pPr>
        <w:numPr>
          <w:ilvl w:val="2"/>
          <w:numId w:val="22"/>
        </w:numPr>
        <w:spacing w:line="360" w:lineRule="auto"/>
        <w:rPr>
          <w:b/>
          <w:sz w:val="24"/>
        </w:rPr>
      </w:pPr>
      <w:r>
        <w:rPr>
          <w:rFonts w:hint="eastAsia"/>
          <w:b/>
          <w:sz w:val="24"/>
        </w:rPr>
        <w:lastRenderedPageBreak/>
        <w:t>公共区域环境标准</w:t>
      </w:r>
    </w:p>
    <w:p w14:paraId="4CB4C570" w14:textId="77777777" w:rsidR="0024427F" w:rsidRDefault="0063422A">
      <w:pPr>
        <w:numPr>
          <w:ilvl w:val="0"/>
          <w:numId w:val="29"/>
        </w:numPr>
        <w:spacing w:line="360" w:lineRule="auto"/>
        <w:rPr>
          <w:rFonts w:ascii="宋体" w:hAnsi="宋体"/>
          <w:sz w:val="24"/>
        </w:rPr>
      </w:pPr>
      <w:r>
        <w:rPr>
          <w:rFonts w:ascii="宋体" w:hAnsi="宋体" w:hint="eastAsia"/>
          <w:sz w:val="24"/>
        </w:rPr>
        <w:t>办公桌椅、文件柜、储物柜、办公设备、绿化摆放整齐、布局清晰有序，顶部角落无杂物堆放；</w:t>
      </w:r>
    </w:p>
    <w:p w14:paraId="4E072C2F" w14:textId="77777777" w:rsidR="0024427F" w:rsidRDefault="0063422A">
      <w:pPr>
        <w:numPr>
          <w:ilvl w:val="0"/>
          <w:numId w:val="29"/>
        </w:numPr>
        <w:spacing w:line="360" w:lineRule="auto"/>
        <w:rPr>
          <w:rFonts w:ascii="宋体" w:hAnsi="宋体"/>
          <w:sz w:val="24"/>
        </w:rPr>
      </w:pPr>
      <w:r>
        <w:rPr>
          <w:rFonts w:ascii="宋体" w:hAnsi="宋体" w:hint="eastAsia"/>
          <w:sz w:val="24"/>
        </w:rPr>
        <w:t>地面、柜面、桌面、公共设备表面清洁无灰尘；</w:t>
      </w:r>
    </w:p>
    <w:p w14:paraId="0436E065" w14:textId="77777777" w:rsidR="0024427F" w:rsidRDefault="0063422A">
      <w:pPr>
        <w:numPr>
          <w:ilvl w:val="0"/>
          <w:numId w:val="29"/>
        </w:numPr>
        <w:spacing w:line="360" w:lineRule="auto"/>
        <w:rPr>
          <w:rFonts w:ascii="宋体" w:hAnsi="宋体"/>
          <w:sz w:val="24"/>
        </w:rPr>
      </w:pPr>
      <w:r>
        <w:rPr>
          <w:rFonts w:ascii="宋体" w:hAnsi="宋体" w:hint="eastAsia"/>
          <w:sz w:val="24"/>
        </w:rPr>
        <w:t>文件柜内文件资料和各类物品分类摆放，有标识；</w:t>
      </w:r>
    </w:p>
    <w:p w14:paraId="484B2396" w14:textId="77777777" w:rsidR="0024427F" w:rsidRDefault="0063422A">
      <w:pPr>
        <w:numPr>
          <w:ilvl w:val="0"/>
          <w:numId w:val="29"/>
        </w:numPr>
        <w:spacing w:line="360" w:lineRule="auto"/>
        <w:rPr>
          <w:rFonts w:ascii="宋体" w:hAnsi="宋体"/>
          <w:sz w:val="24"/>
        </w:rPr>
      </w:pPr>
      <w:r>
        <w:rPr>
          <w:rFonts w:ascii="宋体" w:hAnsi="宋体" w:hint="eastAsia"/>
          <w:sz w:val="24"/>
        </w:rPr>
        <w:t>在指定区域内张贴。</w:t>
      </w:r>
    </w:p>
    <w:p w14:paraId="05A1015F" w14:textId="77777777" w:rsidR="0024427F" w:rsidRDefault="0063422A">
      <w:pPr>
        <w:numPr>
          <w:ilvl w:val="2"/>
          <w:numId w:val="22"/>
        </w:numPr>
        <w:spacing w:line="360" w:lineRule="auto"/>
        <w:rPr>
          <w:b/>
          <w:sz w:val="24"/>
        </w:rPr>
      </w:pPr>
      <w:r>
        <w:rPr>
          <w:rFonts w:hint="eastAsia"/>
          <w:b/>
          <w:sz w:val="24"/>
        </w:rPr>
        <w:t>办公行为</w:t>
      </w:r>
    </w:p>
    <w:p w14:paraId="0CBE3EC1" w14:textId="77777777" w:rsidR="0024427F" w:rsidRDefault="0063422A">
      <w:pPr>
        <w:numPr>
          <w:ilvl w:val="0"/>
          <w:numId w:val="30"/>
        </w:numPr>
        <w:spacing w:line="360" w:lineRule="auto"/>
        <w:rPr>
          <w:rFonts w:ascii="宋体" w:hAnsi="宋体"/>
          <w:sz w:val="24"/>
        </w:rPr>
      </w:pPr>
      <w:r>
        <w:rPr>
          <w:rFonts w:ascii="宋体" w:hAnsi="宋体"/>
          <w:sz w:val="24"/>
        </w:rPr>
        <w:t>上班</w:t>
      </w:r>
      <w:r>
        <w:rPr>
          <w:rFonts w:ascii="宋体" w:hAnsi="宋体" w:hint="eastAsia"/>
          <w:sz w:val="24"/>
        </w:rPr>
        <w:t>着装整洁</w:t>
      </w:r>
      <w:r>
        <w:rPr>
          <w:rFonts w:ascii="宋体" w:hAnsi="宋体"/>
          <w:sz w:val="24"/>
        </w:rPr>
        <w:t>得体</w:t>
      </w:r>
      <w:r>
        <w:rPr>
          <w:rFonts w:ascii="宋体" w:hAnsi="宋体" w:hint="eastAsia"/>
          <w:sz w:val="24"/>
        </w:rPr>
        <w:t>。</w:t>
      </w:r>
    </w:p>
    <w:p w14:paraId="797A3027" w14:textId="77777777" w:rsidR="0024427F" w:rsidRDefault="0063422A">
      <w:pPr>
        <w:numPr>
          <w:ilvl w:val="0"/>
          <w:numId w:val="30"/>
        </w:numPr>
        <w:spacing w:line="360" w:lineRule="auto"/>
        <w:rPr>
          <w:rFonts w:ascii="宋体" w:hAnsi="宋体"/>
          <w:sz w:val="24"/>
        </w:rPr>
      </w:pPr>
      <w:r>
        <w:rPr>
          <w:rFonts w:ascii="宋体" w:hAnsi="宋体" w:hint="eastAsia"/>
          <w:sz w:val="24"/>
        </w:rPr>
        <w:t>工作时间不做与工作无关的事；</w:t>
      </w:r>
    </w:p>
    <w:p w14:paraId="5F96314A" w14:textId="77777777" w:rsidR="0024427F" w:rsidRDefault="0063422A">
      <w:pPr>
        <w:numPr>
          <w:ilvl w:val="0"/>
          <w:numId w:val="30"/>
        </w:numPr>
        <w:spacing w:line="360" w:lineRule="auto"/>
        <w:rPr>
          <w:rFonts w:ascii="宋体" w:hAnsi="宋体"/>
          <w:sz w:val="24"/>
        </w:rPr>
      </w:pPr>
      <w:r>
        <w:rPr>
          <w:rFonts w:ascii="宋体" w:hAnsi="宋体" w:hint="eastAsia"/>
          <w:sz w:val="24"/>
        </w:rPr>
        <w:t>公共</w:t>
      </w:r>
      <w:r>
        <w:rPr>
          <w:rFonts w:ascii="宋体" w:hAnsi="宋体"/>
          <w:sz w:val="24"/>
        </w:rPr>
        <w:t>办公</w:t>
      </w:r>
      <w:r>
        <w:rPr>
          <w:rFonts w:ascii="宋体" w:hAnsi="宋体" w:hint="eastAsia"/>
          <w:sz w:val="24"/>
        </w:rPr>
        <w:t>区域内禁止</w:t>
      </w:r>
      <w:r>
        <w:rPr>
          <w:rFonts w:ascii="宋体" w:hAnsi="宋体"/>
          <w:sz w:val="24"/>
        </w:rPr>
        <w:t>吸烟；</w:t>
      </w:r>
    </w:p>
    <w:p w14:paraId="1FEDDE18" w14:textId="77777777" w:rsidR="0024427F" w:rsidRDefault="0063422A">
      <w:pPr>
        <w:numPr>
          <w:ilvl w:val="0"/>
          <w:numId w:val="30"/>
        </w:numPr>
        <w:spacing w:line="360" w:lineRule="auto"/>
        <w:rPr>
          <w:rFonts w:ascii="宋体" w:hAnsi="宋体"/>
          <w:sz w:val="24"/>
        </w:rPr>
      </w:pPr>
      <w:r>
        <w:rPr>
          <w:rFonts w:ascii="宋体" w:hAnsi="宋体" w:hint="eastAsia"/>
          <w:sz w:val="24"/>
        </w:rPr>
        <w:t>保持防火、防盗安全意识；</w:t>
      </w:r>
    </w:p>
    <w:p w14:paraId="036DFC04" w14:textId="77777777" w:rsidR="0024427F" w:rsidRDefault="0063422A">
      <w:pPr>
        <w:numPr>
          <w:ilvl w:val="0"/>
          <w:numId w:val="30"/>
        </w:numPr>
        <w:spacing w:line="360" w:lineRule="auto"/>
        <w:rPr>
          <w:rFonts w:ascii="宋体" w:hAnsi="宋体"/>
          <w:sz w:val="24"/>
        </w:rPr>
      </w:pPr>
      <w:r>
        <w:rPr>
          <w:rFonts w:ascii="宋体" w:hAnsi="宋体" w:hint="eastAsia"/>
          <w:sz w:val="24"/>
        </w:rPr>
        <w:t>遵守环境体系要求，节约能源纸张，垃圾分类投放。</w:t>
      </w:r>
    </w:p>
    <w:p w14:paraId="2D69C8E5" w14:textId="77777777" w:rsidR="0024427F" w:rsidRDefault="0063422A">
      <w:pPr>
        <w:numPr>
          <w:ilvl w:val="0"/>
          <w:numId w:val="30"/>
        </w:numPr>
        <w:spacing w:line="360" w:lineRule="auto"/>
        <w:rPr>
          <w:rFonts w:ascii="宋体" w:hAnsi="宋体"/>
          <w:sz w:val="24"/>
        </w:rPr>
      </w:pPr>
      <w:r>
        <w:rPr>
          <w:rFonts w:ascii="宋体" w:hAnsi="宋体"/>
          <w:sz w:val="24"/>
        </w:rPr>
        <w:t>离开办公室</w:t>
      </w:r>
      <w:r>
        <w:rPr>
          <w:rFonts w:ascii="宋体" w:hAnsi="宋体" w:hint="eastAsia"/>
          <w:sz w:val="24"/>
        </w:rPr>
        <w:t>应</w:t>
      </w:r>
      <w:r>
        <w:rPr>
          <w:rFonts w:ascii="宋体" w:hAnsi="宋体"/>
          <w:sz w:val="24"/>
        </w:rPr>
        <w:t>注意</w:t>
      </w:r>
      <w:r>
        <w:rPr>
          <w:rFonts w:ascii="宋体" w:hAnsi="宋体" w:hint="eastAsia"/>
          <w:sz w:val="24"/>
        </w:rPr>
        <w:t>关闭电脑</w:t>
      </w:r>
      <w:r>
        <w:rPr>
          <w:rFonts w:ascii="宋体" w:hAnsi="宋体"/>
          <w:sz w:val="24"/>
        </w:rPr>
        <w:t>、</w:t>
      </w:r>
      <w:r>
        <w:rPr>
          <w:rFonts w:ascii="宋体" w:hAnsi="宋体" w:hint="eastAsia"/>
          <w:sz w:val="24"/>
        </w:rPr>
        <w:t>电灯、</w:t>
      </w:r>
      <w:r>
        <w:rPr>
          <w:rFonts w:ascii="宋体" w:hAnsi="宋体"/>
          <w:sz w:val="24"/>
        </w:rPr>
        <w:t>空调、</w:t>
      </w:r>
      <w:r>
        <w:rPr>
          <w:rFonts w:ascii="宋体" w:hAnsi="宋体" w:hint="eastAsia"/>
          <w:sz w:val="24"/>
        </w:rPr>
        <w:t>饮水机、打印机、复印机等设备设施电源，并</w:t>
      </w:r>
      <w:r>
        <w:rPr>
          <w:rFonts w:ascii="宋体" w:hAnsi="宋体"/>
          <w:sz w:val="24"/>
        </w:rPr>
        <w:t>检查门窗</w:t>
      </w:r>
      <w:r>
        <w:rPr>
          <w:rFonts w:ascii="宋体" w:hAnsi="宋体" w:hint="eastAsia"/>
          <w:sz w:val="24"/>
        </w:rPr>
        <w:t>是否关闭上锁</w:t>
      </w:r>
      <w:r>
        <w:rPr>
          <w:rFonts w:ascii="宋体" w:hAnsi="宋体"/>
          <w:sz w:val="24"/>
        </w:rPr>
        <w:t>。</w:t>
      </w:r>
    </w:p>
    <w:p w14:paraId="4E4CCFCF" w14:textId="77777777" w:rsidR="0024427F" w:rsidRDefault="0063422A">
      <w:pPr>
        <w:numPr>
          <w:ilvl w:val="0"/>
          <w:numId w:val="30"/>
        </w:numPr>
        <w:spacing w:line="360" w:lineRule="auto"/>
        <w:rPr>
          <w:rFonts w:ascii="宋体" w:hAnsi="宋体"/>
          <w:sz w:val="24"/>
        </w:rPr>
      </w:pPr>
      <w:r>
        <w:rPr>
          <w:rFonts w:ascii="宋体" w:hAnsi="宋体" w:hint="eastAsia"/>
          <w:sz w:val="24"/>
        </w:rPr>
        <w:t>爱护</w:t>
      </w:r>
      <w:r>
        <w:rPr>
          <w:rFonts w:ascii="宋体" w:hAnsi="宋体"/>
          <w:sz w:val="24"/>
        </w:rPr>
        <w:t>公用设备</w:t>
      </w:r>
      <w:r>
        <w:rPr>
          <w:rFonts w:ascii="宋体" w:hAnsi="宋体" w:hint="eastAsia"/>
          <w:sz w:val="24"/>
        </w:rPr>
        <w:t>设施，按规定正确使用。</w:t>
      </w:r>
    </w:p>
    <w:p w14:paraId="73CD1123" w14:textId="77777777" w:rsidR="0024427F" w:rsidRDefault="0063422A">
      <w:pPr>
        <w:numPr>
          <w:ilvl w:val="2"/>
          <w:numId w:val="22"/>
        </w:numPr>
        <w:spacing w:line="360" w:lineRule="auto"/>
        <w:rPr>
          <w:b/>
          <w:sz w:val="24"/>
        </w:rPr>
      </w:pPr>
      <w:r>
        <w:rPr>
          <w:rFonts w:hint="eastAsia"/>
          <w:b/>
          <w:sz w:val="24"/>
        </w:rPr>
        <w:t>办公设备管理</w:t>
      </w:r>
    </w:p>
    <w:p w14:paraId="1D175CDC" w14:textId="77777777" w:rsidR="0024427F" w:rsidRDefault="0063422A">
      <w:pPr>
        <w:numPr>
          <w:ilvl w:val="0"/>
          <w:numId w:val="31"/>
        </w:numPr>
        <w:spacing w:line="360" w:lineRule="auto"/>
        <w:rPr>
          <w:rFonts w:ascii="宋体" w:hAnsi="宋体"/>
          <w:sz w:val="24"/>
        </w:rPr>
      </w:pPr>
      <w:r>
        <w:rPr>
          <w:rFonts w:ascii="宋体" w:hAnsi="宋体"/>
          <w:sz w:val="24"/>
        </w:rPr>
        <w:t>办公设备属公司</w:t>
      </w:r>
      <w:r>
        <w:rPr>
          <w:rFonts w:ascii="宋体" w:hAnsi="宋体" w:hint="eastAsia"/>
          <w:sz w:val="24"/>
        </w:rPr>
        <w:t>国家</w:t>
      </w:r>
      <w:r>
        <w:rPr>
          <w:rFonts w:ascii="宋体" w:hAnsi="宋体"/>
          <w:sz w:val="24"/>
        </w:rPr>
        <w:t>财产，主要包括办公桌椅、电脑及电脑的各种组件、电脑软件、网络设备、打印机、复印机、扫描仪、</w:t>
      </w:r>
      <w:r>
        <w:rPr>
          <w:rFonts w:ascii="宋体" w:hAnsi="宋体" w:hint="eastAsia"/>
          <w:sz w:val="24"/>
        </w:rPr>
        <w:t>存储</w:t>
      </w:r>
      <w:r>
        <w:rPr>
          <w:rFonts w:ascii="宋体" w:hAnsi="宋体"/>
          <w:sz w:val="24"/>
        </w:rPr>
        <w:t>柜等；</w:t>
      </w:r>
    </w:p>
    <w:p w14:paraId="24522230" w14:textId="77777777" w:rsidR="0024427F" w:rsidRDefault="0063422A">
      <w:pPr>
        <w:numPr>
          <w:ilvl w:val="0"/>
          <w:numId w:val="31"/>
        </w:numPr>
        <w:spacing w:line="360" w:lineRule="auto"/>
        <w:rPr>
          <w:rFonts w:ascii="宋体" w:hAnsi="宋体"/>
          <w:sz w:val="24"/>
        </w:rPr>
      </w:pPr>
      <w:r>
        <w:rPr>
          <w:rFonts w:ascii="宋体" w:hAnsi="宋体"/>
          <w:sz w:val="24"/>
        </w:rPr>
        <w:t>办公设备分配到个人后，使用人须自觉妥善放置和保管</w:t>
      </w:r>
      <w:r>
        <w:rPr>
          <w:rFonts w:ascii="宋体" w:hAnsi="宋体" w:hint="eastAsia"/>
          <w:sz w:val="24"/>
        </w:rPr>
        <w:t>，并爱护使用</w:t>
      </w:r>
      <w:r>
        <w:rPr>
          <w:rFonts w:ascii="宋体" w:hAnsi="宋体"/>
          <w:sz w:val="24"/>
        </w:rPr>
        <w:t>；</w:t>
      </w:r>
    </w:p>
    <w:p w14:paraId="7DF6631A" w14:textId="77777777" w:rsidR="0024427F" w:rsidRDefault="0063422A">
      <w:pPr>
        <w:numPr>
          <w:ilvl w:val="0"/>
          <w:numId w:val="31"/>
        </w:numPr>
        <w:spacing w:line="360" w:lineRule="auto"/>
        <w:rPr>
          <w:rFonts w:ascii="宋体" w:hAnsi="宋体"/>
          <w:sz w:val="24"/>
        </w:rPr>
      </w:pPr>
      <w:r>
        <w:rPr>
          <w:rFonts w:ascii="宋体" w:hAnsi="宋体" w:hint="eastAsia"/>
          <w:sz w:val="24"/>
        </w:rPr>
        <w:t>爱护公共设备设施，</w:t>
      </w:r>
      <w:r>
        <w:rPr>
          <w:rFonts w:ascii="宋体" w:hAnsi="宋体"/>
          <w:sz w:val="24"/>
        </w:rPr>
        <w:t>不浪费或故意损坏；</w:t>
      </w:r>
    </w:p>
    <w:p w14:paraId="7044CA36" w14:textId="77777777" w:rsidR="0024427F" w:rsidRDefault="0063422A">
      <w:pPr>
        <w:numPr>
          <w:ilvl w:val="0"/>
          <w:numId w:val="31"/>
        </w:numPr>
        <w:spacing w:line="360" w:lineRule="auto"/>
        <w:rPr>
          <w:rFonts w:ascii="宋体" w:hAnsi="宋体"/>
          <w:sz w:val="24"/>
        </w:rPr>
      </w:pPr>
      <w:r>
        <w:rPr>
          <w:rFonts w:ascii="宋体" w:hAnsi="宋体" w:hint="eastAsia"/>
          <w:sz w:val="24"/>
        </w:rPr>
        <w:t>使用人</w:t>
      </w:r>
      <w:r>
        <w:rPr>
          <w:rFonts w:ascii="宋体" w:hAnsi="宋体"/>
          <w:sz w:val="24"/>
        </w:rPr>
        <w:t>未能合理使用</w:t>
      </w:r>
      <w:r>
        <w:rPr>
          <w:rFonts w:ascii="宋体" w:hAnsi="宋体" w:hint="eastAsia"/>
          <w:sz w:val="24"/>
        </w:rPr>
        <w:t>而造成设备</w:t>
      </w:r>
      <w:r>
        <w:rPr>
          <w:rFonts w:ascii="宋体" w:hAnsi="宋体"/>
          <w:sz w:val="24"/>
        </w:rPr>
        <w:t>损坏</w:t>
      </w:r>
      <w:r>
        <w:rPr>
          <w:rFonts w:ascii="宋体" w:hAnsi="宋体" w:hint="eastAsia"/>
          <w:sz w:val="24"/>
        </w:rPr>
        <w:t>的则需</w:t>
      </w:r>
      <w:r>
        <w:rPr>
          <w:rFonts w:ascii="宋体" w:hAnsi="宋体"/>
          <w:sz w:val="24"/>
        </w:rPr>
        <w:t>照价赔偿；</w:t>
      </w:r>
    </w:p>
    <w:p w14:paraId="1A0E7DDE" w14:textId="77777777" w:rsidR="0024427F" w:rsidRDefault="0063422A">
      <w:pPr>
        <w:numPr>
          <w:ilvl w:val="0"/>
          <w:numId w:val="31"/>
        </w:numPr>
        <w:spacing w:line="360" w:lineRule="auto"/>
        <w:rPr>
          <w:rFonts w:ascii="宋体" w:hAnsi="宋体"/>
          <w:sz w:val="24"/>
        </w:rPr>
      </w:pPr>
      <w:r>
        <w:rPr>
          <w:rFonts w:ascii="宋体" w:hAnsi="宋体"/>
          <w:sz w:val="24"/>
        </w:rPr>
        <w:t>借用</w:t>
      </w:r>
      <w:r>
        <w:rPr>
          <w:rFonts w:ascii="宋体" w:hAnsi="宋体" w:hint="eastAsia"/>
          <w:sz w:val="24"/>
        </w:rPr>
        <w:t>公用</w:t>
      </w:r>
      <w:r>
        <w:rPr>
          <w:rFonts w:ascii="宋体" w:hAnsi="宋体"/>
          <w:sz w:val="24"/>
        </w:rPr>
        <w:t>办公设备须及时归还，</w:t>
      </w:r>
      <w:r>
        <w:rPr>
          <w:rFonts w:ascii="宋体" w:hAnsi="宋体" w:hint="eastAsia"/>
          <w:sz w:val="24"/>
        </w:rPr>
        <w:t>如有</w:t>
      </w:r>
      <w:r>
        <w:rPr>
          <w:rFonts w:ascii="宋体" w:hAnsi="宋体"/>
          <w:sz w:val="24"/>
        </w:rPr>
        <w:t>丢失或损坏，由借用人负责照价赔偿</w:t>
      </w:r>
      <w:r>
        <w:rPr>
          <w:rFonts w:ascii="宋体" w:hAnsi="宋体" w:hint="eastAsia"/>
          <w:sz w:val="24"/>
        </w:rPr>
        <w:t>。</w:t>
      </w:r>
    </w:p>
    <w:p w14:paraId="38FF780E" w14:textId="77777777" w:rsidR="0024427F" w:rsidRDefault="0063422A">
      <w:pPr>
        <w:numPr>
          <w:ilvl w:val="0"/>
          <w:numId w:val="31"/>
        </w:numPr>
        <w:spacing w:line="360" w:lineRule="auto"/>
        <w:rPr>
          <w:rFonts w:ascii="宋体" w:hAnsi="宋体"/>
          <w:sz w:val="24"/>
        </w:rPr>
      </w:pPr>
      <w:r>
        <w:rPr>
          <w:rFonts w:ascii="宋体" w:hAnsi="宋体"/>
          <w:sz w:val="24"/>
        </w:rPr>
        <w:t>未经</w:t>
      </w:r>
      <w:r>
        <w:rPr>
          <w:rFonts w:ascii="宋体" w:hAnsi="宋体" w:hint="eastAsia"/>
          <w:sz w:val="24"/>
        </w:rPr>
        <w:t>允许</w:t>
      </w:r>
      <w:r>
        <w:rPr>
          <w:rFonts w:ascii="宋体" w:hAnsi="宋体"/>
          <w:sz w:val="24"/>
        </w:rPr>
        <w:t>，不</w:t>
      </w:r>
      <w:r>
        <w:rPr>
          <w:rFonts w:ascii="宋体" w:hAnsi="宋体" w:hint="eastAsia"/>
          <w:sz w:val="24"/>
        </w:rPr>
        <w:t>得随意挪用</w:t>
      </w:r>
      <w:r>
        <w:rPr>
          <w:rFonts w:ascii="宋体" w:hAnsi="宋体"/>
          <w:sz w:val="24"/>
        </w:rPr>
        <w:t>他人或</w:t>
      </w:r>
      <w:r>
        <w:rPr>
          <w:rFonts w:ascii="宋体" w:hAnsi="宋体" w:hint="eastAsia"/>
          <w:sz w:val="24"/>
        </w:rPr>
        <w:t>公</w:t>
      </w:r>
      <w:r>
        <w:rPr>
          <w:rFonts w:ascii="宋体" w:hAnsi="宋体"/>
          <w:sz w:val="24"/>
        </w:rPr>
        <w:t>用办公设备；</w:t>
      </w:r>
    </w:p>
    <w:p w14:paraId="3BAD72B9" w14:textId="77777777" w:rsidR="0024427F" w:rsidRDefault="0063422A">
      <w:pPr>
        <w:numPr>
          <w:ilvl w:val="0"/>
          <w:numId w:val="31"/>
        </w:numPr>
        <w:spacing w:line="360" w:lineRule="auto"/>
        <w:rPr>
          <w:rFonts w:ascii="宋体" w:hAnsi="宋体"/>
          <w:sz w:val="24"/>
        </w:rPr>
      </w:pPr>
      <w:r>
        <w:rPr>
          <w:rFonts w:ascii="宋体" w:hAnsi="宋体"/>
          <w:sz w:val="24"/>
        </w:rPr>
        <w:t>设备使用人须配合</w:t>
      </w:r>
      <w:r>
        <w:rPr>
          <w:rFonts w:ascii="宋体" w:hAnsi="宋体" w:hint="eastAsia"/>
          <w:sz w:val="24"/>
        </w:rPr>
        <w:t>办公设备</w:t>
      </w:r>
      <w:r>
        <w:rPr>
          <w:rFonts w:ascii="宋体" w:hAnsi="宋体"/>
          <w:sz w:val="24"/>
        </w:rPr>
        <w:t>管理员</w:t>
      </w:r>
      <w:r>
        <w:rPr>
          <w:rFonts w:ascii="宋体" w:hAnsi="宋体" w:hint="eastAsia"/>
          <w:sz w:val="24"/>
        </w:rPr>
        <w:t>的</w:t>
      </w:r>
      <w:r>
        <w:rPr>
          <w:rFonts w:ascii="宋体" w:hAnsi="宋体"/>
          <w:sz w:val="24"/>
        </w:rPr>
        <w:t>工作；</w:t>
      </w:r>
    </w:p>
    <w:p w14:paraId="0817018C" w14:textId="2DDBEB00" w:rsidR="001F3B45" w:rsidRDefault="001F3B45">
      <w:pPr>
        <w:rPr>
          <w:ins w:id="1898" w:author="yunwei01" w:date="2017-08-04T10:12:00Z"/>
        </w:rPr>
      </w:pPr>
      <w:ins w:id="1899" w:author="yunwei01" w:date="2017-08-04T10:12:00Z">
        <w:r>
          <w:br w:type="page"/>
        </w:r>
      </w:ins>
    </w:p>
    <w:p w14:paraId="4F9DD596" w14:textId="08B7331C" w:rsidR="00BA2648" w:rsidDel="001F3B45" w:rsidRDefault="00BA2648">
      <w:pPr>
        <w:rPr>
          <w:del w:id="1900" w:author="yunwei01" w:date="2017-08-04T10:12:00Z"/>
        </w:rPr>
      </w:pPr>
      <w:bookmarkStart w:id="1901" w:name="_Toc489607066"/>
      <w:bookmarkEnd w:id="1901"/>
    </w:p>
    <w:p w14:paraId="75A2FF45" w14:textId="77777777" w:rsidR="0024427F" w:rsidRDefault="0063422A">
      <w:pPr>
        <w:pStyle w:val="1"/>
        <w:jc w:val="center"/>
        <w:pPrChange w:id="1902" w:author="yunwei01" w:date="2017-08-03T09:45:00Z">
          <w:pPr>
            <w:pStyle w:val="1"/>
          </w:pPr>
        </w:pPrChange>
      </w:pPr>
      <w:bookmarkStart w:id="1903" w:name="_Toc428792540"/>
      <w:bookmarkStart w:id="1904" w:name="_Toc489545185"/>
      <w:bookmarkStart w:id="1905" w:name="_Toc489546661"/>
      <w:bookmarkStart w:id="1906" w:name="_Toc489547006"/>
      <w:bookmarkStart w:id="1907" w:name="_Toc489547879"/>
      <w:bookmarkStart w:id="1908" w:name="_Toc489607067"/>
      <w:bookmarkStart w:id="1909" w:name="_Toc399855225"/>
      <w:r>
        <w:rPr>
          <w:rFonts w:hint="eastAsia"/>
        </w:rPr>
        <w:t>沟通与合作管理制度</w:t>
      </w:r>
      <w:bookmarkEnd w:id="1903"/>
      <w:bookmarkEnd w:id="1904"/>
      <w:bookmarkEnd w:id="1905"/>
      <w:bookmarkEnd w:id="1906"/>
      <w:bookmarkEnd w:id="1907"/>
      <w:bookmarkEnd w:id="1908"/>
    </w:p>
    <w:p w14:paraId="0927E8BD" w14:textId="3AFEEC89" w:rsidR="0024427F" w:rsidRDefault="0063422A">
      <w:pPr>
        <w:pStyle w:val="2"/>
      </w:pPr>
      <w:bookmarkStart w:id="1910" w:name="_Toc428792541"/>
      <w:bookmarkStart w:id="1911" w:name="_Toc489545186"/>
      <w:bookmarkStart w:id="1912" w:name="_Toc489546662"/>
      <w:bookmarkStart w:id="1913" w:name="_Toc489547007"/>
      <w:bookmarkStart w:id="1914" w:name="_Toc489547880"/>
      <w:bookmarkStart w:id="1915" w:name="_Toc489607068"/>
      <w:r>
        <w:rPr>
          <w:rFonts w:hint="eastAsia"/>
        </w:rPr>
        <w:t>沟通与合作管理制度</w:t>
      </w:r>
      <w:bookmarkEnd w:id="1909"/>
      <w:bookmarkEnd w:id="1910"/>
      <w:bookmarkEnd w:id="1911"/>
      <w:bookmarkEnd w:id="1912"/>
      <w:bookmarkEnd w:id="1913"/>
      <w:bookmarkEnd w:id="1914"/>
      <w:bookmarkEnd w:id="1915"/>
    </w:p>
    <w:p w14:paraId="5B185913" w14:textId="6B50700D" w:rsidR="0024427F" w:rsidRDefault="0063422A" w:rsidP="00F84F8A">
      <w:pPr>
        <w:pStyle w:val="3"/>
        <w:rPr>
          <w:rStyle w:val="1Char1"/>
          <w:rFonts w:ascii="宋体" w:eastAsia="黑体" w:hAnsi="宋体" w:cs="宋体"/>
          <w:bCs w:val="0"/>
          <w:sz w:val="28"/>
          <w:szCs w:val="28"/>
        </w:rPr>
      </w:pPr>
      <w:bookmarkStart w:id="1916" w:name="_Toc13018"/>
      <w:bookmarkStart w:id="1917" w:name="_Toc428792542"/>
      <w:bookmarkStart w:id="1918" w:name="_Toc489545187"/>
      <w:bookmarkStart w:id="1919" w:name="_Toc489546663"/>
      <w:bookmarkStart w:id="1920" w:name="_Toc489547008"/>
      <w:bookmarkStart w:id="1921" w:name="_Toc489547881"/>
      <w:bookmarkStart w:id="1922" w:name="_Toc489607069"/>
      <w:r>
        <w:rPr>
          <w:rStyle w:val="2Char"/>
          <w:rFonts w:ascii="宋体" w:hAnsi="宋体" w:cs="宋体" w:hint="eastAsia"/>
          <w:sz w:val="28"/>
          <w:szCs w:val="28"/>
        </w:rPr>
        <w:t>信息安全例会管理</w:t>
      </w:r>
      <w:bookmarkEnd w:id="1916"/>
      <w:bookmarkEnd w:id="1917"/>
      <w:bookmarkEnd w:id="1918"/>
      <w:bookmarkEnd w:id="1919"/>
      <w:bookmarkEnd w:id="1920"/>
      <w:bookmarkEnd w:id="1921"/>
      <w:bookmarkEnd w:id="1922"/>
    </w:p>
    <w:p w14:paraId="501E1381"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(一) 中层信息安全例会由信息安全工作小组负责发起，至少每月需要组织一次常规的信息安全例会，例会参会人员至少要包括信息安全工作小组主要成员和执行层各角色的管理人员。在发生小范围内信息安全事件时如需要，信息安全工作小组可随时召集发起信息安全工作会议，通知相关人员参加，就信息安全管理各项制度和执行情况做出及时调整和部署。</w:t>
      </w:r>
    </w:p>
    <w:p w14:paraId="2CDF2165"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(二) 常规的中层信息安全例会的主要内容是就各阶段的信息安全检查结果进行上会检查和审批，对信息安全检查中发现的各项问题提出解决办法和规避措施，对外包运维人员的工作内容进行确认和审核，就发现的各类信息安全问题及时提出解决方案并落实到相关责任人。</w:t>
      </w:r>
    </w:p>
    <w:p w14:paraId="0710D7E4" w14:textId="72795F7B"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(三) 遇有工程或项目时，可根据工程和项目进度情况或者工程和项目的需要随时召开信息安全例会，且可不拘泥于信息安全工作小组范围，可召集相关的合作单位、合作方、内部相关部门的相关人员一起参加信息安全例会，并由</w:t>
      </w:r>
      <w:del w:id="1923" w:author="yunwei01" w:date="2017-08-02T14:23:00Z">
        <w:r w:rsidR="00FF67FC" w:rsidDel="00A97AE9">
          <w:rPr>
            <w:rFonts w:ascii="宋体" w:hAnsi="宋体" w:cs="宋体" w:hint="eastAsia"/>
            <w:color w:val="000000"/>
            <w:kern w:val="0"/>
            <w:sz w:val="24"/>
          </w:rPr>
          <w:delText>XXXXX</w:delText>
        </w:r>
      </w:del>
      <w:ins w:id="1924" w:author="yunwei01" w:date="2017-08-02T14:23:00Z">
        <w:r w:rsidR="00A97AE9">
          <w:rPr>
            <w:rFonts w:ascii="宋体" w:hAnsi="宋体" w:cs="宋体" w:hint="eastAsia"/>
            <w:color w:val="000000"/>
            <w:kern w:val="0"/>
            <w:sz w:val="24"/>
          </w:rPr>
          <w:t>研发部</w:t>
        </w:r>
      </w:ins>
      <w:r>
        <w:rPr>
          <w:rFonts w:ascii="宋体" w:hAnsi="宋体" w:cs="宋体" w:hint="eastAsia"/>
          <w:color w:val="000000"/>
          <w:kern w:val="0"/>
          <w:sz w:val="24"/>
        </w:rPr>
        <w:t>做好例会的记录工作。</w:t>
      </w:r>
    </w:p>
    <w:p w14:paraId="2C370226"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(四) 高层信息安全例会由信息安全领导小组负责发起，至少每季度需要组织一次常规的高层信息安全例会，例会参会人员包括信息安全领导小组主要成员。在发生大范围的信息安全事件、有重大信息安全事件发生、或者有重大信息系统建设项目时，如有必要，由信息安全领导小组发起，或者由信息安全工作小组提议，由信息安全领导小组发起高层信息安全领导小组会议，通知相关人员参加，及时协调各方资源，共同协作，解决相关问题，或完成各项部署。</w:t>
      </w:r>
    </w:p>
    <w:p w14:paraId="555A27BF"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(五) 常规的高层信息安全例会的主要内容是听取信息安全工作小组的信息安全工作季度报告，就信息安全各项工作根据报告提出调整和解决方案，并协调各方资源，共同协作，完成各项信息安全工作。高层信息安全例会的另一重要内容是就信息安全管理体系的各项管理制度，根据运行中发现的问题，及时进行调整和部署，不断完善信息安全管理体系。</w:t>
      </w:r>
    </w:p>
    <w:p w14:paraId="7EB3B036" w14:textId="7090808F" w:rsidR="0024427F" w:rsidRDefault="0063422A" w:rsidP="00F84F8A">
      <w:pPr>
        <w:pStyle w:val="3"/>
      </w:pPr>
      <w:bookmarkStart w:id="1925" w:name="_Toc8050"/>
      <w:bookmarkStart w:id="1926" w:name="_Toc428792543"/>
      <w:bookmarkStart w:id="1927" w:name="_Toc489545188"/>
      <w:bookmarkStart w:id="1928" w:name="_Toc489546664"/>
      <w:bookmarkStart w:id="1929" w:name="_Toc489547009"/>
      <w:bookmarkStart w:id="1930" w:name="_Toc489547882"/>
      <w:bookmarkStart w:id="1931" w:name="_Toc489607070"/>
      <w:r>
        <w:rPr>
          <w:rFonts w:hint="eastAsia"/>
        </w:rPr>
        <w:lastRenderedPageBreak/>
        <w:t>外部协作管理</w:t>
      </w:r>
      <w:bookmarkEnd w:id="1925"/>
      <w:bookmarkEnd w:id="1926"/>
      <w:bookmarkEnd w:id="1927"/>
      <w:bookmarkEnd w:id="1928"/>
      <w:bookmarkEnd w:id="1929"/>
      <w:bookmarkEnd w:id="1930"/>
      <w:bookmarkEnd w:id="1931"/>
    </w:p>
    <w:p w14:paraId="4E7C020D" w14:textId="3550D7D0"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(一)由信息安全工作小组负责建立并保持与兄弟单位的合作与沟通，就兄弟单位的成熟经验、政策法规、当前的信息热点事件展开交流与合作。如交流与合作内容比较正式，且有正式的会议形式，则需要由</w:t>
      </w:r>
      <w:del w:id="1932" w:author="yunwei01" w:date="2017-08-02T14:23:00Z">
        <w:r w:rsidR="00FF67FC" w:rsidDel="00A97AE9">
          <w:rPr>
            <w:rFonts w:ascii="宋体" w:hAnsi="宋体" w:cs="宋体" w:hint="eastAsia"/>
            <w:color w:val="000000"/>
            <w:kern w:val="0"/>
            <w:sz w:val="24"/>
          </w:rPr>
          <w:delText>XXXXX</w:delText>
        </w:r>
      </w:del>
      <w:ins w:id="1933" w:author="yunwei01" w:date="2017-08-02T14:23:00Z">
        <w:r w:rsidR="00A97AE9">
          <w:rPr>
            <w:rFonts w:ascii="宋体" w:hAnsi="宋体" w:cs="宋体" w:hint="eastAsia"/>
            <w:color w:val="000000"/>
            <w:kern w:val="0"/>
            <w:sz w:val="24"/>
          </w:rPr>
          <w:t>研发部</w:t>
        </w:r>
      </w:ins>
      <w:r>
        <w:rPr>
          <w:rFonts w:ascii="宋体" w:hAnsi="宋体" w:cs="宋体" w:hint="eastAsia"/>
          <w:color w:val="000000"/>
          <w:kern w:val="0"/>
          <w:sz w:val="24"/>
        </w:rPr>
        <w:t>做好会议记录工作，会议记录的模板可用信息安全例会的模板代替，但会议主题需注明为“合作沟通”。</w:t>
      </w:r>
    </w:p>
    <w:p w14:paraId="06677F13" w14:textId="79741037" w:rsidR="0024427F" w:rsidRDefault="0063422A">
      <w:pPr>
        <w:autoSpaceDE w:val="0"/>
        <w:autoSpaceDN w:val="0"/>
        <w:adjustRightInd w:val="0"/>
        <w:spacing w:line="360" w:lineRule="auto"/>
        <w:ind w:firstLineChars="200" w:firstLine="480"/>
        <w:jc w:val="left"/>
        <w:rPr>
          <w:ins w:id="1934" w:author="yunwei01" w:date="2017-08-03T17:21:00Z"/>
          <w:rFonts w:ascii="宋体" w:hAnsi="宋体" w:cs="宋体"/>
          <w:color w:val="000000"/>
          <w:kern w:val="0"/>
          <w:sz w:val="24"/>
        </w:rPr>
      </w:pPr>
      <w:r>
        <w:rPr>
          <w:rFonts w:ascii="宋体" w:hAnsi="宋体" w:cs="宋体" w:hint="eastAsia"/>
          <w:color w:val="000000"/>
          <w:kern w:val="0"/>
          <w:sz w:val="24"/>
        </w:rPr>
        <w:t>(二)由信息安全工作小组负责建立并加强与供应商、业界专家、专业的安全公司、安全组织的合作与沟通，就最新信息安全技术、信息热点事件等进行交流和咨询（详见</w:t>
      </w:r>
      <w:r w:rsidR="00140B51">
        <w:rPr>
          <w:rFonts w:ascii="宋体" w:hAnsi="宋体" w:cs="宋体" w:hint="eastAsia"/>
          <w:color w:val="000000"/>
          <w:kern w:val="0"/>
          <w:sz w:val="24"/>
        </w:rPr>
        <w:t>附1</w:t>
      </w:r>
      <w:r w:rsidR="00140B51">
        <w:rPr>
          <w:rFonts w:ascii="宋体" w:hAnsi="宋体" w:cs="宋体"/>
          <w:color w:val="000000"/>
          <w:kern w:val="0"/>
          <w:sz w:val="24"/>
        </w:rPr>
        <w:t>9</w:t>
      </w:r>
      <w:r>
        <w:rPr>
          <w:rFonts w:ascii="宋体" w:hAnsi="宋体" w:cs="宋体" w:hint="eastAsia"/>
          <w:color w:val="000000"/>
          <w:kern w:val="0"/>
          <w:sz w:val="24"/>
        </w:rPr>
        <w:t>）。如交流与合作内容比较正式，且有正式的会议形式，则需要由</w:t>
      </w:r>
      <w:del w:id="1935" w:author="yunwei01" w:date="2017-08-02T14:23:00Z">
        <w:r w:rsidR="00FF67FC" w:rsidDel="00A97AE9">
          <w:rPr>
            <w:rFonts w:ascii="宋体" w:hAnsi="宋体" w:cs="宋体" w:hint="eastAsia"/>
            <w:color w:val="000000"/>
            <w:kern w:val="0"/>
            <w:sz w:val="24"/>
          </w:rPr>
          <w:delText>XXXXX</w:delText>
        </w:r>
      </w:del>
      <w:ins w:id="1936" w:author="yunwei01" w:date="2017-08-02T14:23:00Z">
        <w:r w:rsidR="00A97AE9">
          <w:rPr>
            <w:rFonts w:ascii="宋体" w:hAnsi="宋体" w:cs="宋体" w:hint="eastAsia"/>
            <w:color w:val="000000"/>
            <w:kern w:val="0"/>
            <w:sz w:val="24"/>
          </w:rPr>
          <w:t>研发部</w:t>
        </w:r>
      </w:ins>
      <w:r>
        <w:rPr>
          <w:rFonts w:ascii="宋体" w:hAnsi="宋体" w:cs="宋体" w:hint="eastAsia"/>
          <w:color w:val="000000"/>
          <w:kern w:val="0"/>
          <w:sz w:val="24"/>
        </w:rPr>
        <w:t>做好会议记录工作（详见附2</w:t>
      </w:r>
      <w:r>
        <w:rPr>
          <w:rFonts w:ascii="宋体" w:hAnsi="宋体" w:cs="宋体"/>
          <w:color w:val="000000"/>
          <w:kern w:val="0"/>
          <w:sz w:val="24"/>
        </w:rPr>
        <w:t>0</w:t>
      </w:r>
      <w:r>
        <w:rPr>
          <w:rFonts w:ascii="宋体" w:hAnsi="宋体" w:cs="宋体" w:hint="eastAsia"/>
          <w:color w:val="000000"/>
          <w:kern w:val="0"/>
          <w:sz w:val="24"/>
        </w:rPr>
        <w:t>），会议记录的模板可用信息安全例会的模板代替，但会议主题需注明为“合作沟通”。</w:t>
      </w:r>
    </w:p>
    <w:p w14:paraId="4FB5AB29" w14:textId="19F854A2" w:rsidR="001F3B45" w:rsidRDefault="001F3B45">
      <w:pPr>
        <w:autoSpaceDE w:val="0"/>
        <w:autoSpaceDN w:val="0"/>
        <w:adjustRightInd w:val="0"/>
        <w:spacing w:line="360" w:lineRule="auto"/>
        <w:ind w:firstLineChars="200" w:firstLine="480"/>
        <w:jc w:val="left"/>
        <w:rPr>
          <w:ins w:id="1937" w:author="yunwei01" w:date="2017-08-04T10:12:00Z"/>
          <w:rFonts w:ascii="宋体" w:hAnsi="宋体" w:cs="宋体"/>
          <w:color w:val="000000"/>
          <w:kern w:val="0"/>
          <w:sz w:val="24"/>
        </w:rPr>
      </w:pPr>
      <w:ins w:id="1938" w:author="yunwei01" w:date="2017-08-04T10:12:00Z">
        <w:r>
          <w:rPr>
            <w:rFonts w:ascii="宋体" w:hAnsi="宋体" w:cs="宋体"/>
            <w:color w:val="000000"/>
            <w:kern w:val="0"/>
            <w:sz w:val="24"/>
          </w:rPr>
          <w:br w:type="page"/>
        </w:r>
      </w:ins>
    </w:p>
    <w:p w14:paraId="4B50DB5D" w14:textId="38B24CC1" w:rsidR="00EE0FC3" w:rsidDel="001F3B45" w:rsidRDefault="00EE0FC3">
      <w:pPr>
        <w:autoSpaceDE w:val="0"/>
        <w:autoSpaceDN w:val="0"/>
        <w:adjustRightInd w:val="0"/>
        <w:spacing w:line="360" w:lineRule="auto"/>
        <w:ind w:firstLineChars="200" w:firstLine="480"/>
        <w:jc w:val="left"/>
        <w:rPr>
          <w:del w:id="1939" w:author="yunwei01" w:date="2017-08-04T10:12:00Z"/>
          <w:rFonts w:ascii="宋体" w:hAnsi="宋体" w:cs="宋体"/>
          <w:color w:val="000000"/>
          <w:kern w:val="0"/>
          <w:sz w:val="24"/>
        </w:rPr>
      </w:pPr>
      <w:bookmarkStart w:id="1940" w:name="_Toc489607071"/>
      <w:bookmarkEnd w:id="1940"/>
    </w:p>
    <w:p w14:paraId="36340823" w14:textId="77777777" w:rsidR="0024427F" w:rsidRDefault="0063422A">
      <w:pPr>
        <w:pStyle w:val="1"/>
        <w:jc w:val="center"/>
        <w:pPrChange w:id="1941" w:author="yunwei01" w:date="2017-08-03T09:46:00Z">
          <w:pPr>
            <w:pStyle w:val="1"/>
          </w:pPr>
        </w:pPrChange>
      </w:pPr>
      <w:bookmarkStart w:id="1942" w:name="_Toc428792544"/>
      <w:bookmarkStart w:id="1943" w:name="_Toc489545189"/>
      <w:bookmarkStart w:id="1944" w:name="_Toc489546665"/>
      <w:bookmarkStart w:id="1945" w:name="_Toc489547010"/>
      <w:bookmarkStart w:id="1946" w:name="_Toc489547883"/>
      <w:bookmarkStart w:id="1947" w:name="_Toc489607072"/>
      <w:bookmarkStart w:id="1948" w:name="_Toc399855227"/>
      <w:r>
        <w:rPr>
          <w:rFonts w:hint="eastAsia"/>
        </w:rPr>
        <w:t>人员入岗管理制度</w:t>
      </w:r>
      <w:bookmarkEnd w:id="1942"/>
      <w:bookmarkEnd w:id="1943"/>
      <w:bookmarkEnd w:id="1944"/>
      <w:bookmarkEnd w:id="1945"/>
      <w:bookmarkEnd w:id="1946"/>
      <w:bookmarkEnd w:id="1947"/>
    </w:p>
    <w:p w14:paraId="0528F95D" w14:textId="0304BE55" w:rsidR="0024427F" w:rsidRDefault="0063422A" w:rsidP="00F84F8A">
      <w:pPr>
        <w:pStyle w:val="2"/>
      </w:pPr>
      <w:bookmarkStart w:id="1949" w:name="_Toc428792545"/>
      <w:bookmarkStart w:id="1950" w:name="_Toc489545190"/>
      <w:bookmarkStart w:id="1951" w:name="_Toc489546666"/>
      <w:bookmarkStart w:id="1952" w:name="_Toc489547011"/>
      <w:bookmarkStart w:id="1953" w:name="_Toc489547884"/>
      <w:bookmarkStart w:id="1954" w:name="_Toc489607073"/>
      <w:r>
        <w:rPr>
          <w:rFonts w:hint="eastAsia"/>
        </w:rPr>
        <w:t>信息安全条款</w:t>
      </w:r>
      <w:bookmarkEnd w:id="1948"/>
      <w:bookmarkEnd w:id="1949"/>
      <w:bookmarkEnd w:id="1950"/>
      <w:bookmarkEnd w:id="1951"/>
      <w:bookmarkEnd w:id="1952"/>
      <w:bookmarkEnd w:id="1953"/>
      <w:bookmarkEnd w:id="1954"/>
    </w:p>
    <w:p w14:paraId="0FF325AD" w14:textId="77777777" w:rsidR="0024427F" w:rsidRDefault="0063422A">
      <w:pPr>
        <w:pStyle w:val="Default"/>
        <w:spacing w:line="360" w:lineRule="auto"/>
        <w:ind w:firstLine="480"/>
        <w:rPr>
          <w:rFonts w:ascii="Arial" w:hAnsi="Arial" w:cs="Arial"/>
          <w:color w:val="auto"/>
        </w:rPr>
      </w:pPr>
      <w:r>
        <w:rPr>
          <w:rFonts w:hAnsi="Arial" w:hint="eastAsia"/>
          <w:color w:val="auto"/>
        </w:rPr>
        <w:t>信息安全相关条款包括以下方面：</w:t>
      </w:r>
    </w:p>
    <w:p w14:paraId="7DF91CD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岗位相关的法律职责和权利；</w:t>
      </w:r>
    </w:p>
    <w:p w14:paraId="58D51AE8"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信息系统相关资产的管理职责；</w:t>
      </w:r>
    </w:p>
    <w:p w14:paraId="0276213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操作其他组织和机构信息的职责；</w:t>
      </w:r>
    </w:p>
    <w:p w14:paraId="08E4A97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保护个人信息方面的安全职责，包括对个人隐私保密，不滥用个人信息等；</w:t>
      </w:r>
    </w:p>
    <w:p w14:paraId="4745674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在办公区域外和正常工作时间之外的职责；</w:t>
      </w:r>
    </w:p>
    <w:p w14:paraId="4C98496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信息安全违规将受到的惩戒措施。</w:t>
      </w:r>
    </w:p>
    <w:p w14:paraId="0945DD6D" w14:textId="26522DBA" w:rsidR="0024427F" w:rsidRDefault="0063422A" w:rsidP="00F84F8A">
      <w:pPr>
        <w:pStyle w:val="2"/>
      </w:pPr>
      <w:bookmarkStart w:id="1955" w:name="_Toc399855228"/>
      <w:bookmarkStart w:id="1956" w:name="_Toc428792546"/>
      <w:bookmarkStart w:id="1957" w:name="_Toc489545191"/>
      <w:bookmarkStart w:id="1958" w:name="_Toc489546667"/>
      <w:bookmarkStart w:id="1959" w:name="_Toc489547012"/>
      <w:bookmarkStart w:id="1960" w:name="_Toc489547885"/>
      <w:bookmarkStart w:id="1961" w:name="_Toc489607074"/>
      <w:r>
        <w:rPr>
          <w:rFonts w:hint="eastAsia"/>
        </w:rPr>
        <w:t>保密协议</w:t>
      </w:r>
      <w:bookmarkEnd w:id="1955"/>
      <w:bookmarkEnd w:id="1956"/>
      <w:bookmarkEnd w:id="1957"/>
      <w:bookmarkEnd w:id="1958"/>
      <w:bookmarkEnd w:id="1959"/>
      <w:bookmarkEnd w:id="1960"/>
      <w:bookmarkEnd w:id="1961"/>
    </w:p>
    <w:p w14:paraId="584C579E"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根据岗位安全职责，对重要岗位制定相应的保密协议。保密协议包括以下方面的内容(详见附</w:t>
      </w:r>
      <w:r>
        <w:rPr>
          <w:rFonts w:ascii="宋体" w:cs="宋体"/>
          <w:color w:val="000000"/>
          <w:kern w:val="0"/>
          <w:sz w:val="24"/>
        </w:rPr>
        <w:t>22</w:t>
      </w:r>
      <w:r>
        <w:rPr>
          <w:rFonts w:ascii="宋体" w:cs="宋体" w:hint="eastAsia"/>
          <w:color w:val="000000"/>
          <w:kern w:val="0"/>
          <w:sz w:val="24"/>
        </w:rPr>
        <w:t>)：</w:t>
      </w:r>
    </w:p>
    <w:p w14:paraId="03CA2B02"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岗位所要保护的信息；</w:t>
      </w:r>
    </w:p>
    <w:p w14:paraId="7DE0A0B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协议有效期；</w:t>
      </w:r>
    </w:p>
    <w:p w14:paraId="2D81DCFA"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协议终止时所应采取的措施；</w:t>
      </w:r>
    </w:p>
    <w:p w14:paraId="6A0736AA"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为避免泄密，签字人的职责和行为；</w:t>
      </w:r>
    </w:p>
    <w:p w14:paraId="31C8FB6A"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保密协议与知识产权保护、商业秘密保护的关系；</w:t>
      </w:r>
    </w:p>
    <w:p w14:paraId="0661DB5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协议终止时信息的归档或销毁的措施；</w:t>
      </w:r>
    </w:p>
    <w:p w14:paraId="732762AD"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违反协议后应采取的措施。</w:t>
      </w:r>
    </w:p>
    <w:p w14:paraId="49018627" w14:textId="77777777" w:rsidR="0024427F" w:rsidRDefault="0024427F">
      <w:pPr>
        <w:widowControl/>
        <w:jc w:val="left"/>
        <w:rPr>
          <w:rFonts w:ascii="宋体" w:cs="宋体"/>
          <w:color w:val="000000"/>
          <w:kern w:val="0"/>
          <w:sz w:val="24"/>
        </w:rPr>
      </w:pPr>
      <w:bookmarkStart w:id="1962" w:name="_Toc188610858"/>
    </w:p>
    <w:p w14:paraId="5A845105" w14:textId="4D98CB00" w:rsidR="0024427F" w:rsidRDefault="0063422A" w:rsidP="00F84F8A">
      <w:pPr>
        <w:pStyle w:val="2"/>
      </w:pPr>
      <w:bookmarkStart w:id="1963" w:name="_Toc399855229"/>
      <w:bookmarkStart w:id="1964" w:name="_Toc428792547"/>
      <w:bookmarkStart w:id="1965" w:name="_Toc489545192"/>
      <w:bookmarkStart w:id="1966" w:name="_Toc489546668"/>
      <w:bookmarkStart w:id="1967" w:name="_Toc489547013"/>
      <w:bookmarkStart w:id="1968" w:name="_Toc489547886"/>
      <w:bookmarkStart w:id="1969" w:name="_Toc489607075"/>
      <w:bookmarkEnd w:id="1962"/>
      <w:r>
        <w:rPr>
          <w:rFonts w:hint="eastAsia"/>
        </w:rPr>
        <w:t>人员录用和上岗安全管理</w:t>
      </w:r>
      <w:bookmarkEnd w:id="1963"/>
      <w:bookmarkEnd w:id="1964"/>
      <w:bookmarkEnd w:id="1965"/>
      <w:bookmarkEnd w:id="1966"/>
      <w:bookmarkEnd w:id="1967"/>
      <w:bookmarkEnd w:id="1968"/>
      <w:bookmarkEnd w:id="1969"/>
    </w:p>
    <w:p w14:paraId="2125184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指定或授权专门的部门或人员</w:t>
      </w:r>
      <w:commentRangeStart w:id="1970"/>
      <w:r>
        <w:rPr>
          <w:rFonts w:ascii="宋体" w:cs="宋体" w:hint="eastAsia"/>
          <w:color w:val="000000"/>
          <w:kern w:val="0"/>
          <w:sz w:val="24"/>
        </w:rPr>
        <w:t>负责</w:t>
      </w:r>
      <w:commentRangeEnd w:id="1970"/>
      <w:r w:rsidR="002F71CB">
        <w:rPr>
          <w:rStyle w:val="affc"/>
        </w:rPr>
        <w:commentReference w:id="1970"/>
      </w:r>
      <w:r>
        <w:rPr>
          <w:rFonts w:ascii="宋体" w:cs="宋体" w:hint="eastAsia"/>
          <w:color w:val="000000"/>
          <w:kern w:val="0"/>
          <w:sz w:val="24"/>
        </w:rPr>
        <w:t>人员录用，每位入岗人员都必须如实填写个人相关情况（见附</w:t>
      </w:r>
      <w:commentRangeStart w:id="1971"/>
      <w:r>
        <w:rPr>
          <w:rFonts w:ascii="宋体" w:cs="宋体"/>
          <w:color w:val="000000"/>
          <w:kern w:val="0"/>
          <w:sz w:val="24"/>
        </w:rPr>
        <w:t>23</w:t>
      </w:r>
      <w:commentRangeEnd w:id="1971"/>
      <w:r w:rsidR="002F71CB">
        <w:rPr>
          <w:rStyle w:val="affc"/>
        </w:rPr>
        <w:commentReference w:id="1971"/>
      </w:r>
      <w:r>
        <w:rPr>
          <w:rFonts w:ascii="宋体" w:cs="宋体" w:hint="eastAsia"/>
          <w:color w:val="000000"/>
          <w:kern w:val="0"/>
          <w:sz w:val="24"/>
        </w:rPr>
        <w:t>）；</w:t>
      </w:r>
    </w:p>
    <w:p w14:paraId="2720AE50"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严格规范人员录用过程，对被录用人的身份、背景、专业资格和资质等</w:t>
      </w:r>
      <w:r>
        <w:rPr>
          <w:rFonts w:ascii="宋体" w:cs="宋体" w:hint="eastAsia"/>
          <w:color w:val="000000"/>
          <w:kern w:val="0"/>
          <w:sz w:val="24"/>
        </w:rPr>
        <w:lastRenderedPageBreak/>
        <w:t>进行审查，对其所具有的技术技能进行审核（见附</w:t>
      </w:r>
      <w:commentRangeStart w:id="1972"/>
      <w:r>
        <w:rPr>
          <w:rFonts w:ascii="宋体" w:cs="宋体"/>
          <w:color w:val="000000"/>
          <w:kern w:val="0"/>
          <w:sz w:val="24"/>
        </w:rPr>
        <w:t>24</w:t>
      </w:r>
      <w:commentRangeEnd w:id="1972"/>
      <w:r w:rsidR="002F71CB">
        <w:rPr>
          <w:rStyle w:val="affc"/>
        </w:rPr>
        <w:commentReference w:id="1972"/>
      </w:r>
      <w:r>
        <w:rPr>
          <w:rFonts w:ascii="宋体" w:cs="宋体" w:hint="eastAsia"/>
          <w:color w:val="000000"/>
          <w:kern w:val="0"/>
          <w:sz w:val="24"/>
        </w:rPr>
        <w:t>）；</w:t>
      </w:r>
    </w:p>
    <w:p w14:paraId="2BCC0316"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岗位人员在任用之前应签署保密协议（</w:t>
      </w:r>
      <w:r>
        <w:rPr>
          <w:rFonts w:ascii="宋体" w:cs="宋体"/>
          <w:color w:val="000000"/>
          <w:kern w:val="0"/>
          <w:sz w:val="24"/>
        </w:rPr>
        <w:t>见附</w:t>
      </w:r>
      <w:commentRangeStart w:id="1973"/>
      <w:r>
        <w:rPr>
          <w:rFonts w:ascii="宋体" w:cs="宋体"/>
          <w:color w:val="000000"/>
          <w:kern w:val="0"/>
          <w:sz w:val="24"/>
        </w:rPr>
        <w:t>22</w:t>
      </w:r>
      <w:commentRangeEnd w:id="1973"/>
      <w:r w:rsidR="002F71CB">
        <w:rPr>
          <w:rStyle w:val="affc"/>
        </w:rPr>
        <w:commentReference w:id="1973"/>
      </w:r>
      <w:r>
        <w:rPr>
          <w:rFonts w:ascii="宋体" w:cs="宋体"/>
          <w:color w:val="000000"/>
          <w:kern w:val="0"/>
          <w:sz w:val="24"/>
        </w:rPr>
        <w:t>）</w:t>
      </w:r>
      <w:r>
        <w:rPr>
          <w:rFonts w:ascii="宋体" w:cs="宋体" w:hint="eastAsia"/>
          <w:color w:val="000000"/>
          <w:kern w:val="0"/>
          <w:sz w:val="24"/>
        </w:rPr>
        <w:t>；</w:t>
      </w:r>
    </w:p>
    <w:p w14:paraId="4C9F3C88"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从内部人员中选拔从事关键岗位的人员，并签署岗位安全协议；（</w:t>
      </w:r>
      <w:r>
        <w:rPr>
          <w:rFonts w:ascii="宋体" w:cs="宋体"/>
          <w:color w:val="000000"/>
          <w:kern w:val="0"/>
          <w:sz w:val="24"/>
        </w:rPr>
        <w:t>见附</w:t>
      </w:r>
      <w:commentRangeStart w:id="1974"/>
      <w:r>
        <w:rPr>
          <w:rFonts w:ascii="宋体" w:cs="宋体"/>
          <w:color w:val="000000"/>
          <w:kern w:val="0"/>
          <w:sz w:val="24"/>
        </w:rPr>
        <w:t>25</w:t>
      </w:r>
      <w:commentRangeEnd w:id="1974"/>
      <w:r w:rsidR="002F71CB">
        <w:rPr>
          <w:rStyle w:val="affc"/>
        </w:rPr>
        <w:commentReference w:id="1974"/>
      </w:r>
      <w:r>
        <w:rPr>
          <w:rFonts w:ascii="宋体" w:cs="宋体"/>
          <w:color w:val="000000"/>
          <w:kern w:val="0"/>
          <w:sz w:val="24"/>
        </w:rPr>
        <w:t>）</w:t>
      </w:r>
    </w:p>
    <w:p w14:paraId="13E20992"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各单位（部门）应通过教育和培训活动，确保本单位（部门）员工、外来人员在上岗前，理解其岗位信息安全角色和职责；</w:t>
      </w:r>
    </w:p>
    <w:p w14:paraId="6195E98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各单位（部门）应确保在针对本单位员工的岗前培训中，包括信息安全管理体系和相关管理制度、岗位信息安全职责等信息安全相关的内容。</w:t>
      </w:r>
    </w:p>
    <w:p w14:paraId="4F2D92F3" w14:textId="043D3BC5" w:rsidR="001F3B45" w:rsidRDefault="001F3B45">
      <w:pPr>
        <w:autoSpaceDE w:val="0"/>
        <w:autoSpaceDN w:val="0"/>
        <w:adjustRightInd w:val="0"/>
        <w:spacing w:line="360" w:lineRule="auto"/>
        <w:ind w:left="900"/>
        <w:jc w:val="left"/>
        <w:rPr>
          <w:ins w:id="1975" w:author="yunwei01" w:date="2017-08-04T10:13:00Z"/>
          <w:rFonts w:ascii="宋体" w:cs="宋体"/>
          <w:color w:val="000000"/>
          <w:kern w:val="0"/>
          <w:sz w:val="24"/>
        </w:rPr>
      </w:pPr>
      <w:ins w:id="1976" w:author="yunwei01" w:date="2017-08-04T10:13:00Z">
        <w:r>
          <w:rPr>
            <w:rFonts w:ascii="宋体" w:cs="宋体"/>
            <w:color w:val="000000"/>
            <w:kern w:val="0"/>
            <w:sz w:val="24"/>
          </w:rPr>
          <w:br w:type="page"/>
        </w:r>
      </w:ins>
    </w:p>
    <w:p w14:paraId="25704F8F" w14:textId="5B87547A" w:rsidR="00EE0FC3" w:rsidDel="001F3B45" w:rsidRDefault="00EE0FC3">
      <w:pPr>
        <w:autoSpaceDE w:val="0"/>
        <w:autoSpaceDN w:val="0"/>
        <w:adjustRightInd w:val="0"/>
        <w:spacing w:line="360" w:lineRule="auto"/>
        <w:ind w:left="900"/>
        <w:jc w:val="left"/>
        <w:rPr>
          <w:del w:id="1977" w:author="yunwei01" w:date="2017-08-04T10:13:00Z"/>
          <w:rFonts w:ascii="宋体" w:cs="宋体"/>
          <w:color w:val="000000"/>
          <w:kern w:val="0"/>
          <w:sz w:val="24"/>
        </w:rPr>
      </w:pPr>
      <w:bookmarkStart w:id="1978" w:name="_Toc489607076"/>
      <w:bookmarkEnd w:id="1978"/>
    </w:p>
    <w:p w14:paraId="226B4E1E" w14:textId="77777777" w:rsidR="0024427F" w:rsidRDefault="0063422A">
      <w:pPr>
        <w:pStyle w:val="1"/>
        <w:jc w:val="center"/>
        <w:pPrChange w:id="1979" w:author="yunwei01" w:date="2017-08-03T09:46:00Z">
          <w:pPr>
            <w:pStyle w:val="1"/>
          </w:pPr>
        </w:pPrChange>
      </w:pPr>
      <w:bookmarkStart w:id="1980" w:name="_Toc428792548"/>
      <w:bookmarkStart w:id="1981" w:name="_Toc489545193"/>
      <w:bookmarkStart w:id="1982" w:name="_Toc489546669"/>
      <w:bookmarkStart w:id="1983" w:name="_Toc489547014"/>
      <w:bookmarkStart w:id="1984" w:name="_Toc489547887"/>
      <w:bookmarkStart w:id="1985" w:name="_Toc489607077"/>
      <w:bookmarkStart w:id="1986" w:name="_Toc399855230"/>
      <w:r>
        <w:rPr>
          <w:rFonts w:hint="eastAsia"/>
        </w:rPr>
        <w:t>人员</w:t>
      </w:r>
      <w:r>
        <w:t>在岗管理制度</w:t>
      </w:r>
      <w:bookmarkEnd w:id="1980"/>
      <w:bookmarkEnd w:id="1981"/>
      <w:bookmarkEnd w:id="1982"/>
      <w:bookmarkEnd w:id="1983"/>
      <w:bookmarkEnd w:id="1984"/>
      <w:bookmarkEnd w:id="1985"/>
    </w:p>
    <w:p w14:paraId="09A0A693" w14:textId="33099E21" w:rsidR="0024427F" w:rsidRDefault="0063422A" w:rsidP="00F84F8A">
      <w:pPr>
        <w:pStyle w:val="2"/>
      </w:pPr>
      <w:bookmarkStart w:id="1987" w:name="_Toc428792549"/>
      <w:bookmarkStart w:id="1988" w:name="_Toc489545194"/>
      <w:bookmarkStart w:id="1989" w:name="_Toc489546670"/>
      <w:bookmarkStart w:id="1990" w:name="_Toc489547015"/>
      <w:bookmarkStart w:id="1991" w:name="_Toc489547888"/>
      <w:bookmarkStart w:id="1992" w:name="_Toc489607078"/>
      <w:r>
        <w:rPr>
          <w:rFonts w:hint="eastAsia"/>
        </w:rPr>
        <w:t>人员在岗信息安全管理</w:t>
      </w:r>
      <w:bookmarkEnd w:id="1986"/>
      <w:bookmarkEnd w:id="1987"/>
      <w:bookmarkEnd w:id="1988"/>
      <w:bookmarkEnd w:id="1989"/>
      <w:bookmarkEnd w:id="1990"/>
      <w:bookmarkEnd w:id="1991"/>
      <w:bookmarkEnd w:id="1992"/>
    </w:p>
    <w:p w14:paraId="7323086D" w14:textId="4C2F96BF" w:rsidR="0024427F" w:rsidRDefault="0063422A" w:rsidP="00F84F8A">
      <w:pPr>
        <w:pStyle w:val="3"/>
      </w:pPr>
      <w:bookmarkStart w:id="1993" w:name="_Toc399855231"/>
      <w:bookmarkStart w:id="1994" w:name="_Toc428792550"/>
      <w:bookmarkStart w:id="1995" w:name="_Toc489545195"/>
      <w:bookmarkStart w:id="1996" w:name="_Toc489546671"/>
      <w:bookmarkStart w:id="1997" w:name="_Toc489547016"/>
      <w:bookmarkStart w:id="1998" w:name="_Toc489547889"/>
      <w:bookmarkStart w:id="1999" w:name="_Toc489607079"/>
      <w:r>
        <w:rPr>
          <w:rFonts w:hint="eastAsia"/>
        </w:rPr>
        <w:t>岗位信息安全检查</w:t>
      </w:r>
      <w:bookmarkEnd w:id="1993"/>
      <w:bookmarkEnd w:id="1994"/>
      <w:bookmarkEnd w:id="1995"/>
      <w:bookmarkEnd w:id="1996"/>
      <w:bookmarkEnd w:id="1997"/>
      <w:bookmarkEnd w:id="1998"/>
      <w:bookmarkEnd w:id="1999"/>
    </w:p>
    <w:p w14:paraId="22073230" w14:textId="509FED93" w:rsidR="0024427F" w:rsidRDefault="00543823">
      <w:pPr>
        <w:numPr>
          <w:ilvl w:val="0"/>
          <w:numId w:val="20"/>
        </w:numPr>
        <w:autoSpaceDE w:val="0"/>
        <w:autoSpaceDN w:val="0"/>
        <w:adjustRightInd w:val="0"/>
        <w:spacing w:line="360" w:lineRule="auto"/>
        <w:jc w:val="left"/>
        <w:rPr>
          <w:rFonts w:ascii="宋体" w:cs="宋体"/>
          <w:color w:val="000000"/>
          <w:kern w:val="0"/>
          <w:sz w:val="24"/>
        </w:rPr>
      </w:pPr>
      <w:del w:id="2000" w:author="yunwei01" w:date="2017-08-02T14:22:00Z">
        <w:r w:rsidDel="00A97AE9">
          <w:rPr>
            <w:rFonts w:ascii="宋体" w:cs="宋体" w:hint="eastAsia"/>
            <w:color w:val="000000"/>
            <w:kern w:val="0"/>
            <w:sz w:val="24"/>
          </w:rPr>
          <w:delText>AAAAA</w:delText>
        </w:r>
      </w:del>
      <w:ins w:id="2001" w:author="yunwei01" w:date="2017-08-02T14:22:00Z">
        <w:r w:rsidR="00A97AE9">
          <w:rPr>
            <w:rFonts w:ascii="宋体" w:cs="宋体" w:hint="eastAsia"/>
            <w:color w:val="000000"/>
            <w:kern w:val="0"/>
            <w:sz w:val="24"/>
          </w:rPr>
          <w:t>资鼎(上海)互联网金融信息服务有限</w:t>
        </w:r>
      </w:ins>
      <w:del w:id="2002" w:author="yunwei01" w:date="2017-08-02T14:38:00Z">
        <w:r w:rsidDel="004C1B14">
          <w:rPr>
            <w:rFonts w:ascii="宋体" w:cs="宋体" w:hint="eastAsia"/>
            <w:color w:val="000000"/>
            <w:kern w:val="0"/>
            <w:sz w:val="24"/>
          </w:rPr>
          <w:delText>公司</w:delText>
        </w:r>
      </w:del>
      <w:ins w:id="2003" w:author="yunwei01" w:date="2017-08-02T14:38:00Z">
        <w:r w:rsidR="004C1B14">
          <w:rPr>
            <w:rFonts w:ascii="宋体" w:cs="宋体" w:hint="eastAsia"/>
            <w:color w:val="000000"/>
            <w:kern w:val="0"/>
            <w:sz w:val="24"/>
          </w:rPr>
          <w:t>公司</w:t>
        </w:r>
      </w:ins>
      <w:r w:rsidR="0063422A">
        <w:rPr>
          <w:rFonts w:ascii="宋体" w:cs="宋体" w:hint="eastAsia"/>
          <w:color w:val="000000"/>
          <w:kern w:val="0"/>
          <w:sz w:val="24"/>
        </w:rPr>
        <w:t>全体成员应提高安全意识，定期对本部门岗位进行信息安全检查，确保信息安全规定得到了有效地执行；</w:t>
      </w:r>
    </w:p>
    <w:p w14:paraId="091D2732" w14:textId="7D7D615F" w:rsidR="0024427F" w:rsidRDefault="00317016">
      <w:pPr>
        <w:numPr>
          <w:ilvl w:val="0"/>
          <w:numId w:val="20"/>
        </w:numPr>
        <w:autoSpaceDE w:val="0"/>
        <w:autoSpaceDN w:val="0"/>
        <w:adjustRightInd w:val="0"/>
        <w:spacing w:line="360" w:lineRule="auto"/>
        <w:jc w:val="left"/>
        <w:rPr>
          <w:rFonts w:ascii="宋体" w:cs="宋体"/>
          <w:color w:val="000000"/>
          <w:kern w:val="0"/>
          <w:sz w:val="24"/>
        </w:rPr>
      </w:pPr>
      <w:del w:id="2004" w:author="yunwei01" w:date="2017-08-02T14:22:00Z">
        <w:r w:rsidDel="00A97AE9">
          <w:rPr>
            <w:rFonts w:ascii="宋体" w:cs="宋体" w:hint="eastAsia"/>
            <w:kern w:val="0"/>
            <w:sz w:val="24"/>
          </w:rPr>
          <w:delText>AAAAA</w:delText>
        </w:r>
      </w:del>
      <w:ins w:id="2005" w:author="yunwei01" w:date="2017-08-02T14:22:00Z">
        <w:r w:rsidR="00A97AE9">
          <w:rPr>
            <w:rFonts w:ascii="宋体" w:cs="宋体" w:hint="eastAsia"/>
            <w:kern w:val="0"/>
            <w:sz w:val="24"/>
          </w:rPr>
          <w:t>资鼎(上海)互联网金融信息服务有限</w:t>
        </w:r>
      </w:ins>
      <w:del w:id="2006" w:author="yunwei01" w:date="2017-08-02T14:38:00Z">
        <w:r w:rsidDel="004C1B14">
          <w:rPr>
            <w:rFonts w:ascii="宋体" w:cs="宋体" w:hint="eastAsia"/>
            <w:kern w:val="0"/>
            <w:sz w:val="24"/>
          </w:rPr>
          <w:delText>公司</w:delText>
        </w:r>
      </w:del>
      <w:ins w:id="2007" w:author="yunwei01" w:date="2017-08-02T14:38:00Z">
        <w:r w:rsidR="004C1B14">
          <w:rPr>
            <w:rFonts w:ascii="宋体" w:cs="宋体" w:hint="eastAsia"/>
            <w:kern w:val="0"/>
            <w:sz w:val="24"/>
          </w:rPr>
          <w:t>公司</w:t>
        </w:r>
      </w:ins>
      <w:r>
        <w:rPr>
          <w:rFonts w:ascii="宋体" w:cs="宋体" w:hint="eastAsia"/>
          <w:kern w:val="0"/>
          <w:sz w:val="24"/>
        </w:rPr>
        <w:t>的</w:t>
      </w:r>
      <w:del w:id="2008" w:author="yunwei01" w:date="2017-08-02T14:23:00Z">
        <w:r w:rsidDel="00A97AE9">
          <w:rPr>
            <w:rFonts w:ascii="宋体" w:cs="宋体" w:hint="eastAsia"/>
            <w:kern w:val="0"/>
            <w:sz w:val="24"/>
          </w:rPr>
          <w:delText>BBBBB</w:delText>
        </w:r>
      </w:del>
      <w:ins w:id="2009" w:author="yunwei01" w:date="2017-08-02T14:44:00Z">
        <w:r w:rsidR="004C1B14">
          <w:rPr>
            <w:rFonts w:ascii="宋体" w:cs="宋体" w:hint="eastAsia"/>
            <w:kern w:val="0"/>
            <w:sz w:val="24"/>
          </w:rPr>
          <w:t>“</w:t>
        </w:r>
      </w:ins>
      <w:ins w:id="2010" w:author="yunwei01" w:date="2017-08-02T14:40:00Z">
        <w:r w:rsidR="004C1B14">
          <w:rPr>
            <w:rFonts w:ascii="宋体" w:cs="宋体" w:hint="eastAsia"/>
            <w:kern w:val="0"/>
            <w:sz w:val="24"/>
          </w:rPr>
          <w:t>马上货”</w:t>
        </w:r>
      </w:ins>
      <w:r>
        <w:rPr>
          <w:rFonts w:ascii="宋体" w:cs="宋体" w:hint="eastAsia"/>
          <w:kern w:val="0"/>
          <w:sz w:val="24"/>
        </w:rPr>
        <w:t>系统</w:t>
      </w:r>
      <w:del w:id="2011" w:author="yunwei01" w:date="2017-08-03T09:46:00Z">
        <w:r w:rsidR="0063422A" w:rsidDel="00631C45">
          <w:rPr>
            <w:rFonts w:ascii="宋体" w:cs="宋体" w:hint="eastAsia"/>
            <w:kern w:val="0"/>
            <w:sz w:val="24"/>
          </w:rPr>
          <w:delText xml:space="preserve"> </w:delText>
        </w:r>
      </w:del>
      <w:r w:rsidR="0063422A">
        <w:rPr>
          <w:rFonts w:ascii="宋体" w:cs="宋体" w:hint="eastAsia"/>
          <w:color w:val="000000"/>
          <w:kern w:val="0"/>
          <w:sz w:val="24"/>
        </w:rPr>
        <w:t>安全小组不定期抽查各部门的岗位信息安全职责的落实情况，确保各部门的岗位信息安全职责的落实。</w:t>
      </w:r>
    </w:p>
    <w:p w14:paraId="3E754EC7" w14:textId="391D5CD3" w:rsidR="0024427F" w:rsidRDefault="0063422A">
      <w:pPr>
        <w:pStyle w:val="3"/>
      </w:pPr>
      <w:bookmarkStart w:id="2012" w:name="_Toc399855232"/>
      <w:bookmarkStart w:id="2013" w:name="_Toc428792551"/>
      <w:bookmarkStart w:id="2014" w:name="_Toc489545196"/>
      <w:bookmarkStart w:id="2015" w:name="_Toc489546672"/>
      <w:bookmarkStart w:id="2016" w:name="_Toc489547017"/>
      <w:bookmarkStart w:id="2017" w:name="_Toc489547890"/>
      <w:bookmarkStart w:id="2018" w:name="_Toc489607080"/>
      <w:r>
        <w:rPr>
          <w:rFonts w:hint="eastAsia"/>
        </w:rPr>
        <w:t>信息安全违规纪律处理</w:t>
      </w:r>
      <w:bookmarkEnd w:id="2012"/>
      <w:bookmarkEnd w:id="2013"/>
      <w:bookmarkEnd w:id="2014"/>
      <w:bookmarkEnd w:id="2015"/>
      <w:bookmarkEnd w:id="2016"/>
      <w:bookmarkEnd w:id="2017"/>
      <w:bookmarkEnd w:id="2018"/>
    </w:p>
    <w:p w14:paraId="355C092D"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对于信息安全事故和在信息安全检查中发现的违规行为，由根据有关考核规定对该人员进行处罚；</w:t>
      </w:r>
    </w:p>
    <w:p w14:paraId="26D8D7D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对于情节特别严重的违规行为，需向全体人员进行通报和宣传，避免同类问题再次发生。</w:t>
      </w:r>
    </w:p>
    <w:p w14:paraId="67DE354A" w14:textId="77777777" w:rsidR="0024427F" w:rsidRDefault="0063422A" w:rsidP="00F84F8A">
      <w:pPr>
        <w:pStyle w:val="2"/>
      </w:pPr>
      <w:bookmarkStart w:id="2019" w:name="_Toc399855233"/>
      <w:bookmarkStart w:id="2020" w:name="_Toc428792552"/>
      <w:bookmarkStart w:id="2021" w:name="_Toc489545197"/>
      <w:bookmarkStart w:id="2022" w:name="_Toc489546673"/>
      <w:bookmarkStart w:id="2023" w:name="_Toc489547018"/>
      <w:bookmarkStart w:id="2024" w:name="_Toc489547891"/>
      <w:bookmarkStart w:id="2025" w:name="_Toc489607081"/>
      <w:r>
        <w:rPr>
          <w:rFonts w:hint="eastAsia"/>
        </w:rPr>
        <w:t>人员</w:t>
      </w:r>
      <w:commentRangeStart w:id="2026"/>
      <w:r>
        <w:rPr>
          <w:rFonts w:hint="eastAsia"/>
        </w:rPr>
        <w:t>考核</w:t>
      </w:r>
      <w:bookmarkEnd w:id="2019"/>
      <w:bookmarkEnd w:id="2020"/>
      <w:commentRangeEnd w:id="2026"/>
      <w:r w:rsidR="00C97651">
        <w:rPr>
          <w:rStyle w:val="affc"/>
          <w:rFonts w:ascii="Times New Roman" w:eastAsia="宋体" w:hAnsi="Times New Roman"/>
          <w:b w:val="0"/>
          <w:bCs w:val="0"/>
        </w:rPr>
        <w:commentReference w:id="2026"/>
      </w:r>
      <w:bookmarkEnd w:id="2021"/>
      <w:bookmarkEnd w:id="2022"/>
      <w:bookmarkEnd w:id="2023"/>
      <w:bookmarkEnd w:id="2024"/>
      <w:bookmarkEnd w:id="2025"/>
    </w:p>
    <w:p w14:paraId="52AF495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定期对各个岗位的人员进行安全技能及安全认知的考核；（详见附</w:t>
      </w:r>
      <w:r>
        <w:rPr>
          <w:rFonts w:ascii="宋体" w:cs="宋体"/>
          <w:color w:val="000000"/>
          <w:kern w:val="0"/>
          <w:sz w:val="24"/>
        </w:rPr>
        <w:t>26</w:t>
      </w:r>
      <w:r>
        <w:rPr>
          <w:rFonts w:ascii="宋体" w:cs="宋体" w:hint="eastAsia"/>
          <w:color w:val="000000"/>
          <w:kern w:val="0"/>
          <w:sz w:val="24"/>
        </w:rPr>
        <w:t>）</w:t>
      </w:r>
    </w:p>
    <w:p w14:paraId="299CCF2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对关键岗位的人员进行全面、严格的安全审查和技能考核；</w:t>
      </w:r>
    </w:p>
    <w:p w14:paraId="7FC377A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对考核结果进行记录和保存（详见附</w:t>
      </w:r>
      <w:r>
        <w:rPr>
          <w:rFonts w:ascii="宋体" w:cs="宋体"/>
          <w:color w:val="000000"/>
          <w:kern w:val="0"/>
          <w:sz w:val="24"/>
        </w:rPr>
        <w:t>27</w:t>
      </w:r>
      <w:r>
        <w:rPr>
          <w:rFonts w:ascii="宋体" w:cs="宋体" w:hint="eastAsia"/>
          <w:color w:val="000000"/>
          <w:kern w:val="0"/>
          <w:sz w:val="24"/>
        </w:rPr>
        <w:t>）。</w:t>
      </w:r>
    </w:p>
    <w:p w14:paraId="08D36C1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对于考核不合格人员进行补充安全教育，如超过两次不合格者将采用一定程度处罚措施，情节严重者将严肃处理。</w:t>
      </w:r>
    </w:p>
    <w:p w14:paraId="31E6570B" w14:textId="77777777" w:rsidR="0024427F" w:rsidRDefault="0063422A" w:rsidP="00F84F8A">
      <w:pPr>
        <w:pStyle w:val="2"/>
      </w:pPr>
      <w:bookmarkStart w:id="2027" w:name="_Toc399855234"/>
      <w:bookmarkStart w:id="2028" w:name="_Toc428792553"/>
      <w:bookmarkStart w:id="2029" w:name="_Toc489545198"/>
      <w:bookmarkStart w:id="2030" w:name="_Toc489546674"/>
      <w:bookmarkStart w:id="2031" w:name="_Toc489547019"/>
      <w:bookmarkStart w:id="2032" w:name="_Toc489547892"/>
      <w:bookmarkStart w:id="2033" w:name="_Toc489607082"/>
      <w:r>
        <w:rPr>
          <w:rFonts w:hint="eastAsia"/>
        </w:rPr>
        <w:t>关键岗位考核</w:t>
      </w:r>
      <w:commentRangeStart w:id="2034"/>
      <w:r>
        <w:rPr>
          <w:rFonts w:hint="eastAsia"/>
        </w:rPr>
        <w:t>制度</w:t>
      </w:r>
      <w:bookmarkEnd w:id="2027"/>
      <w:bookmarkEnd w:id="2028"/>
      <w:commentRangeEnd w:id="2034"/>
      <w:r w:rsidR="005879D7">
        <w:rPr>
          <w:rStyle w:val="affc"/>
          <w:rFonts w:ascii="Times New Roman" w:eastAsia="宋体" w:hAnsi="Times New Roman"/>
          <w:b w:val="0"/>
          <w:bCs w:val="0"/>
        </w:rPr>
        <w:commentReference w:id="2034"/>
      </w:r>
      <w:bookmarkEnd w:id="2029"/>
      <w:bookmarkEnd w:id="2030"/>
      <w:bookmarkEnd w:id="2031"/>
      <w:bookmarkEnd w:id="2032"/>
      <w:bookmarkEnd w:id="2033"/>
    </w:p>
    <w:p w14:paraId="6CA60CAC" w14:textId="749EFD05"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关键岗位需要由</w:t>
      </w:r>
      <w:del w:id="2035" w:author="yunwei01" w:date="2017-08-02T14:23:00Z">
        <w:r w:rsidR="00FF67FC" w:rsidDel="00A97AE9">
          <w:rPr>
            <w:rFonts w:ascii="宋体" w:cs="宋体" w:hint="eastAsia"/>
            <w:color w:val="000000"/>
            <w:kern w:val="0"/>
            <w:sz w:val="24"/>
          </w:rPr>
          <w:delText>XXXXX</w:delText>
        </w:r>
      </w:del>
      <w:ins w:id="2036" w:author="yunwei01" w:date="2017-08-02T14:23:00Z">
        <w:r w:rsidR="00A97AE9">
          <w:rPr>
            <w:rFonts w:ascii="宋体" w:cs="宋体" w:hint="eastAsia"/>
            <w:color w:val="000000"/>
            <w:kern w:val="0"/>
            <w:sz w:val="24"/>
          </w:rPr>
          <w:t>研发部</w:t>
        </w:r>
      </w:ins>
      <w:r>
        <w:rPr>
          <w:rFonts w:ascii="宋体" w:cs="宋体" w:hint="eastAsia"/>
          <w:color w:val="000000"/>
          <w:kern w:val="0"/>
          <w:sz w:val="24"/>
        </w:rPr>
        <w:t>领导直接考核；</w:t>
      </w:r>
    </w:p>
    <w:p w14:paraId="39410DD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lastRenderedPageBreak/>
        <w:t>对关键岗位人员需要从政治面貌，工作态度，业务能力等方面入手进行考核与审查，每年度一次（附</w:t>
      </w:r>
      <w:r>
        <w:rPr>
          <w:rFonts w:ascii="宋体" w:cs="宋体"/>
          <w:color w:val="000000"/>
          <w:kern w:val="0"/>
          <w:sz w:val="24"/>
        </w:rPr>
        <w:t>28</w:t>
      </w:r>
      <w:r>
        <w:rPr>
          <w:rFonts w:ascii="宋体" w:cs="宋体" w:hint="eastAsia"/>
          <w:color w:val="000000"/>
          <w:kern w:val="0"/>
          <w:sz w:val="24"/>
        </w:rPr>
        <w:t>）；</w:t>
      </w:r>
    </w:p>
    <w:p w14:paraId="0FBD6FA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关键岗位业务能力的考核根据岗位要求每年度有所变动，但基本安全要求不变，都需要通过人员考核中相关考核内容；</w:t>
      </w:r>
    </w:p>
    <w:p w14:paraId="71709B53" w14:textId="093CE758" w:rsidR="001F3B45" w:rsidRDefault="001F3B45">
      <w:pPr>
        <w:autoSpaceDE w:val="0"/>
        <w:autoSpaceDN w:val="0"/>
        <w:adjustRightInd w:val="0"/>
        <w:spacing w:line="360" w:lineRule="auto"/>
        <w:ind w:left="480"/>
        <w:jc w:val="left"/>
        <w:rPr>
          <w:ins w:id="2037" w:author="yunwei01" w:date="2017-08-04T10:13:00Z"/>
          <w:rFonts w:ascii="宋体" w:cs="宋体"/>
          <w:b/>
          <w:color w:val="000000"/>
          <w:kern w:val="0"/>
          <w:sz w:val="24"/>
        </w:rPr>
      </w:pPr>
      <w:ins w:id="2038" w:author="yunwei01" w:date="2017-08-04T10:13:00Z">
        <w:r>
          <w:rPr>
            <w:rFonts w:ascii="宋体" w:cs="宋体"/>
            <w:b/>
            <w:color w:val="000000"/>
            <w:kern w:val="0"/>
            <w:sz w:val="24"/>
          </w:rPr>
          <w:br w:type="page"/>
        </w:r>
      </w:ins>
    </w:p>
    <w:p w14:paraId="76AB79BC" w14:textId="56EC8483" w:rsidR="00EE0FC3" w:rsidDel="001F3B45" w:rsidRDefault="00EE0FC3">
      <w:pPr>
        <w:autoSpaceDE w:val="0"/>
        <w:autoSpaceDN w:val="0"/>
        <w:adjustRightInd w:val="0"/>
        <w:spacing w:line="360" w:lineRule="auto"/>
        <w:ind w:left="480"/>
        <w:jc w:val="left"/>
        <w:rPr>
          <w:del w:id="2039" w:author="yunwei01" w:date="2017-08-04T10:13:00Z"/>
          <w:rFonts w:ascii="宋体" w:cs="宋体"/>
          <w:b/>
          <w:color w:val="000000"/>
          <w:kern w:val="0"/>
          <w:sz w:val="24"/>
        </w:rPr>
      </w:pPr>
      <w:bookmarkStart w:id="2040" w:name="_Toc489607083"/>
      <w:bookmarkEnd w:id="2040"/>
    </w:p>
    <w:p w14:paraId="0803BA90" w14:textId="77777777" w:rsidR="0024427F" w:rsidRDefault="0063422A">
      <w:pPr>
        <w:pStyle w:val="1"/>
        <w:jc w:val="center"/>
        <w:pPrChange w:id="2041" w:author="yunwei01" w:date="2017-08-03T09:46:00Z">
          <w:pPr>
            <w:pStyle w:val="1"/>
          </w:pPr>
        </w:pPrChange>
      </w:pPr>
      <w:bookmarkStart w:id="2042" w:name="_Toc428792554"/>
      <w:bookmarkStart w:id="2043" w:name="_Toc489545199"/>
      <w:bookmarkStart w:id="2044" w:name="_Toc489546675"/>
      <w:bookmarkStart w:id="2045" w:name="_Toc489547020"/>
      <w:bookmarkStart w:id="2046" w:name="_Toc489547893"/>
      <w:bookmarkStart w:id="2047" w:name="_Toc489607084"/>
      <w:bookmarkStart w:id="2048" w:name="_Toc399855235"/>
      <w:r>
        <w:rPr>
          <w:rFonts w:hint="eastAsia"/>
        </w:rPr>
        <w:t>信息安全培训制度</w:t>
      </w:r>
      <w:bookmarkEnd w:id="2042"/>
      <w:bookmarkEnd w:id="2043"/>
      <w:bookmarkEnd w:id="2044"/>
      <w:bookmarkEnd w:id="2045"/>
      <w:bookmarkEnd w:id="2046"/>
      <w:bookmarkEnd w:id="2047"/>
    </w:p>
    <w:p w14:paraId="1218E016" w14:textId="1B2F3B1C" w:rsidR="0024427F" w:rsidRDefault="0063422A" w:rsidP="00F84F8A">
      <w:pPr>
        <w:pStyle w:val="2"/>
      </w:pPr>
      <w:bookmarkStart w:id="2049" w:name="_Toc428792555"/>
      <w:bookmarkStart w:id="2050" w:name="_Toc489545200"/>
      <w:bookmarkStart w:id="2051" w:name="_Toc489546676"/>
      <w:bookmarkStart w:id="2052" w:name="_Toc489547021"/>
      <w:bookmarkStart w:id="2053" w:name="_Toc489547894"/>
      <w:bookmarkStart w:id="2054" w:name="_Toc489607085"/>
      <w:r>
        <w:rPr>
          <w:rFonts w:hint="eastAsia"/>
        </w:rPr>
        <w:t>信息安全培训制度</w:t>
      </w:r>
      <w:bookmarkEnd w:id="2048"/>
      <w:bookmarkEnd w:id="2049"/>
      <w:bookmarkEnd w:id="2050"/>
      <w:bookmarkEnd w:id="2051"/>
      <w:bookmarkEnd w:id="2052"/>
      <w:bookmarkEnd w:id="2053"/>
      <w:bookmarkEnd w:id="2054"/>
    </w:p>
    <w:p w14:paraId="5F59613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对各类人员进行安全意识教育、岗位技能培训和相关安全技术培训（附</w:t>
      </w:r>
      <w:r>
        <w:rPr>
          <w:rFonts w:ascii="宋体" w:cs="宋体"/>
          <w:color w:val="000000"/>
          <w:kern w:val="0"/>
          <w:sz w:val="24"/>
        </w:rPr>
        <w:t>29</w:t>
      </w:r>
      <w:r>
        <w:rPr>
          <w:rFonts w:ascii="宋体" w:cs="宋体" w:hint="eastAsia"/>
          <w:color w:val="000000"/>
          <w:kern w:val="0"/>
          <w:sz w:val="24"/>
        </w:rPr>
        <w:t>）；</w:t>
      </w:r>
    </w:p>
    <w:p w14:paraId="02F26D4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对安全责任和惩戒措施进行书面规定并告知相关人员，对违反违背安全策略和规定的人员进行惩戒；</w:t>
      </w:r>
    </w:p>
    <w:p w14:paraId="29579D9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对定期安全教育和培训进行书面规定，针对不同岗位制定不同的培训计划，对信息安全基础知识、岗位操作规程等进行培训；</w:t>
      </w:r>
    </w:p>
    <w:p w14:paraId="21450D9D" w14:textId="2259D95B"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对于定期举办的信息安全培训</w:t>
      </w:r>
      <w:del w:id="2055" w:author="yunwei01" w:date="2017-08-02T14:22:00Z">
        <w:r w:rsidR="00543823" w:rsidDel="00A97AE9">
          <w:rPr>
            <w:rFonts w:ascii="宋体" w:cs="宋体" w:hint="eastAsia"/>
            <w:color w:val="000000"/>
            <w:kern w:val="0"/>
            <w:sz w:val="24"/>
          </w:rPr>
          <w:delText>AAAAA</w:delText>
        </w:r>
      </w:del>
      <w:ins w:id="2056" w:author="yunwei01" w:date="2017-08-02T14:22:00Z">
        <w:r w:rsidR="00A97AE9">
          <w:rPr>
            <w:rFonts w:ascii="宋体" w:cs="宋体" w:hint="eastAsia"/>
            <w:color w:val="000000"/>
            <w:kern w:val="0"/>
            <w:sz w:val="24"/>
          </w:rPr>
          <w:t>资鼎(上海)互联网金融信息服务有限</w:t>
        </w:r>
      </w:ins>
      <w:del w:id="2057" w:author="yunwei01" w:date="2017-08-02T14:38:00Z">
        <w:r w:rsidR="00543823" w:rsidDel="004C1B14">
          <w:rPr>
            <w:rFonts w:ascii="宋体" w:cs="宋体" w:hint="eastAsia"/>
            <w:color w:val="000000"/>
            <w:kern w:val="0"/>
            <w:sz w:val="24"/>
          </w:rPr>
          <w:delText>公司</w:delText>
        </w:r>
      </w:del>
      <w:ins w:id="2058" w:author="yunwei01" w:date="2017-08-02T14:38:00Z">
        <w:r w:rsidR="004C1B14">
          <w:rPr>
            <w:rFonts w:ascii="宋体" w:cs="宋体" w:hint="eastAsia"/>
            <w:color w:val="000000"/>
            <w:kern w:val="0"/>
            <w:sz w:val="24"/>
          </w:rPr>
          <w:t>公司</w:t>
        </w:r>
      </w:ins>
      <w:r>
        <w:rPr>
          <w:rFonts w:ascii="宋体" w:cs="宋体" w:hint="eastAsia"/>
          <w:color w:val="000000"/>
          <w:kern w:val="0"/>
          <w:sz w:val="24"/>
        </w:rPr>
        <w:t>相关员工都必须参加，每位培训人员都必须填写培训签到表格予以确认（见附</w:t>
      </w:r>
      <w:r>
        <w:rPr>
          <w:rFonts w:ascii="宋体" w:cs="宋体"/>
          <w:color w:val="000000"/>
          <w:kern w:val="0"/>
          <w:sz w:val="24"/>
        </w:rPr>
        <w:t>30</w:t>
      </w:r>
      <w:r>
        <w:rPr>
          <w:rFonts w:ascii="宋体" w:cs="宋体" w:hint="eastAsia"/>
          <w:color w:val="000000"/>
          <w:kern w:val="0"/>
          <w:sz w:val="24"/>
        </w:rPr>
        <w:t>）；</w:t>
      </w:r>
    </w:p>
    <w:p w14:paraId="7127F82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对安全教育和培训的情况和结果进行记录并归档保存（见附</w:t>
      </w:r>
      <w:r>
        <w:rPr>
          <w:rFonts w:ascii="宋体" w:cs="宋体"/>
          <w:color w:val="000000"/>
          <w:kern w:val="0"/>
          <w:sz w:val="24"/>
        </w:rPr>
        <w:t>31</w:t>
      </w:r>
      <w:r>
        <w:rPr>
          <w:rFonts w:ascii="宋体" w:cs="宋体" w:hint="eastAsia"/>
          <w:color w:val="000000"/>
          <w:kern w:val="0"/>
          <w:sz w:val="24"/>
        </w:rPr>
        <w:t>）；</w:t>
      </w:r>
    </w:p>
    <w:p w14:paraId="2567F23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培训手段多样化，包括讲座、观看影视资料、学习信息安全材料等。不断的提高信息安全防范意识；</w:t>
      </w:r>
    </w:p>
    <w:p w14:paraId="1FC51AF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年初由组织统一制定全年的安全意识教育和培训计划；统一发布至各部门，并在组织年内具体落实；（见附</w:t>
      </w:r>
      <w:r>
        <w:rPr>
          <w:rFonts w:ascii="宋体" w:cs="宋体"/>
          <w:color w:val="000000"/>
          <w:kern w:val="0"/>
          <w:sz w:val="24"/>
        </w:rPr>
        <w:t>32）</w:t>
      </w:r>
    </w:p>
    <w:p w14:paraId="67A7C1BA" w14:textId="1627BF8A"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每半年举行一次信息安全培训，培训对象包括</w:t>
      </w:r>
      <w:del w:id="2059" w:author="yunwei01" w:date="2017-08-02T14:22:00Z">
        <w:r w:rsidR="00543823" w:rsidDel="00A97AE9">
          <w:rPr>
            <w:rFonts w:ascii="宋体" w:cs="宋体" w:hint="eastAsia"/>
            <w:color w:val="000000"/>
            <w:kern w:val="0"/>
            <w:sz w:val="24"/>
          </w:rPr>
          <w:delText>AAAAA</w:delText>
        </w:r>
      </w:del>
      <w:ins w:id="2060" w:author="yunwei01" w:date="2017-08-02T14:22:00Z">
        <w:r w:rsidR="00A97AE9">
          <w:rPr>
            <w:rFonts w:ascii="宋体" w:cs="宋体" w:hint="eastAsia"/>
            <w:color w:val="000000"/>
            <w:kern w:val="0"/>
            <w:sz w:val="24"/>
          </w:rPr>
          <w:t>资鼎(上海)互联网金融信息服务有限</w:t>
        </w:r>
      </w:ins>
      <w:del w:id="2061" w:author="yunwei01" w:date="2017-08-02T14:38:00Z">
        <w:r w:rsidR="00543823" w:rsidDel="004C1B14">
          <w:rPr>
            <w:rFonts w:ascii="宋体" w:cs="宋体" w:hint="eastAsia"/>
            <w:color w:val="000000"/>
            <w:kern w:val="0"/>
            <w:sz w:val="24"/>
          </w:rPr>
          <w:delText>公司</w:delText>
        </w:r>
      </w:del>
      <w:ins w:id="2062" w:author="yunwei01" w:date="2017-08-02T14:38:00Z">
        <w:r w:rsidR="004C1B14">
          <w:rPr>
            <w:rFonts w:ascii="宋体" w:cs="宋体" w:hint="eastAsia"/>
            <w:color w:val="000000"/>
            <w:kern w:val="0"/>
            <w:sz w:val="24"/>
          </w:rPr>
          <w:t>公司</w:t>
        </w:r>
      </w:ins>
      <w:r>
        <w:rPr>
          <w:rFonts w:ascii="宋体" w:cs="宋体" w:hint="eastAsia"/>
          <w:color w:val="000000"/>
          <w:kern w:val="0"/>
          <w:sz w:val="24"/>
        </w:rPr>
        <w:t>所有员工；</w:t>
      </w:r>
    </w:p>
    <w:p w14:paraId="29BFFA8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培训内容包括信息安全基础、信息安全岗位操作流程等；对于新录用的员工，需要单独进行安全培训；</w:t>
      </w:r>
    </w:p>
    <w:p w14:paraId="44FACD7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培训手段多样化，包括讲座、观看影视资料、学习信息安全材料等。不断的提高信息安全防范意识；</w:t>
      </w:r>
    </w:p>
    <w:p w14:paraId="64A9C99D"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培训结束后，需要每个参与人员填写信息安全培训结果反馈和心得体会，并统一归档保存。并</w:t>
      </w:r>
      <w:r>
        <w:rPr>
          <w:rFonts w:ascii="宋体" w:cs="宋体"/>
          <w:color w:val="000000"/>
          <w:kern w:val="0"/>
          <w:sz w:val="24"/>
        </w:rPr>
        <w:t>对培训内容进行考核</w:t>
      </w:r>
      <w:r>
        <w:rPr>
          <w:rFonts w:ascii="宋体" w:cs="宋体" w:hint="eastAsia"/>
          <w:color w:val="000000"/>
          <w:kern w:val="0"/>
          <w:sz w:val="24"/>
        </w:rPr>
        <w:t>（见附</w:t>
      </w:r>
      <w:r>
        <w:rPr>
          <w:rFonts w:ascii="宋体" w:cs="宋体"/>
          <w:color w:val="000000"/>
          <w:kern w:val="0"/>
          <w:sz w:val="24"/>
        </w:rPr>
        <w:t>33）并记录</w:t>
      </w:r>
      <w:r>
        <w:rPr>
          <w:rFonts w:ascii="宋体" w:cs="宋体" w:hint="eastAsia"/>
          <w:color w:val="000000"/>
          <w:kern w:val="0"/>
          <w:sz w:val="24"/>
        </w:rPr>
        <w:t>（见附</w:t>
      </w:r>
      <w:r>
        <w:rPr>
          <w:rFonts w:ascii="宋体" w:cs="宋体"/>
          <w:color w:val="000000"/>
          <w:kern w:val="0"/>
          <w:sz w:val="24"/>
        </w:rPr>
        <w:t>34）</w:t>
      </w:r>
      <w:r>
        <w:rPr>
          <w:rFonts w:ascii="宋体" w:cs="宋体" w:hint="eastAsia"/>
          <w:color w:val="000000"/>
          <w:kern w:val="0"/>
          <w:sz w:val="24"/>
        </w:rPr>
        <w:t>；</w:t>
      </w:r>
    </w:p>
    <w:p w14:paraId="60A87562" w14:textId="4B54FCB7" w:rsidR="001F3B45" w:rsidRDefault="001F3B45">
      <w:pPr>
        <w:autoSpaceDE w:val="0"/>
        <w:autoSpaceDN w:val="0"/>
        <w:adjustRightInd w:val="0"/>
        <w:spacing w:line="360" w:lineRule="auto"/>
        <w:ind w:left="900"/>
        <w:jc w:val="left"/>
        <w:rPr>
          <w:ins w:id="2063" w:author="yunwei01" w:date="2017-08-04T10:13:00Z"/>
          <w:rFonts w:ascii="宋体" w:cs="宋体"/>
          <w:color w:val="000000"/>
          <w:kern w:val="0"/>
          <w:sz w:val="24"/>
        </w:rPr>
      </w:pPr>
      <w:ins w:id="2064" w:author="yunwei01" w:date="2017-08-04T10:13:00Z">
        <w:r>
          <w:rPr>
            <w:rFonts w:ascii="宋体" w:cs="宋体"/>
            <w:color w:val="000000"/>
            <w:kern w:val="0"/>
            <w:sz w:val="24"/>
          </w:rPr>
          <w:br w:type="page"/>
        </w:r>
      </w:ins>
    </w:p>
    <w:p w14:paraId="166FD58B" w14:textId="2276F1B2" w:rsidR="0024427F" w:rsidDel="001F3B45" w:rsidRDefault="0024427F">
      <w:pPr>
        <w:autoSpaceDE w:val="0"/>
        <w:autoSpaceDN w:val="0"/>
        <w:adjustRightInd w:val="0"/>
        <w:spacing w:line="360" w:lineRule="auto"/>
        <w:ind w:left="900"/>
        <w:jc w:val="left"/>
        <w:rPr>
          <w:del w:id="2065" w:author="yunwei01" w:date="2017-08-04T10:14:00Z"/>
          <w:rFonts w:ascii="宋体" w:cs="宋体"/>
          <w:color w:val="000000"/>
          <w:kern w:val="0"/>
          <w:sz w:val="24"/>
        </w:rPr>
      </w:pPr>
      <w:bookmarkStart w:id="2066" w:name="_Toc489607086"/>
      <w:bookmarkEnd w:id="2066"/>
    </w:p>
    <w:p w14:paraId="39AC1947" w14:textId="77777777" w:rsidR="0024427F" w:rsidRDefault="0063422A">
      <w:pPr>
        <w:pStyle w:val="1"/>
        <w:jc w:val="center"/>
        <w:pPrChange w:id="2067" w:author="yunwei01" w:date="2017-08-03T09:46:00Z">
          <w:pPr>
            <w:pStyle w:val="1"/>
          </w:pPr>
        </w:pPrChange>
      </w:pPr>
      <w:bookmarkStart w:id="2068" w:name="_Toc428792556"/>
      <w:bookmarkStart w:id="2069" w:name="_Toc489545201"/>
      <w:bookmarkStart w:id="2070" w:name="_Toc489546677"/>
      <w:bookmarkStart w:id="2071" w:name="_Toc489547022"/>
      <w:bookmarkStart w:id="2072" w:name="_Toc489547895"/>
      <w:bookmarkStart w:id="2073" w:name="_Toc489607087"/>
      <w:bookmarkStart w:id="2074" w:name="_Toc399855237"/>
      <w:r>
        <w:rPr>
          <w:rFonts w:hint="eastAsia"/>
        </w:rPr>
        <w:t>人员</w:t>
      </w:r>
      <w:r>
        <w:t>离岗</w:t>
      </w:r>
      <w:r>
        <w:rPr>
          <w:rFonts w:hint="eastAsia"/>
        </w:rPr>
        <w:t>管理</w:t>
      </w:r>
      <w:commentRangeStart w:id="2075"/>
      <w:r>
        <w:t>制度</w:t>
      </w:r>
      <w:bookmarkEnd w:id="2068"/>
      <w:commentRangeEnd w:id="2075"/>
      <w:r w:rsidR="008F65DD">
        <w:rPr>
          <w:rStyle w:val="affc"/>
          <w:b w:val="0"/>
          <w:bCs w:val="0"/>
          <w:kern w:val="2"/>
        </w:rPr>
        <w:commentReference w:id="2075"/>
      </w:r>
      <w:bookmarkEnd w:id="2069"/>
      <w:bookmarkEnd w:id="2070"/>
      <w:bookmarkEnd w:id="2071"/>
      <w:bookmarkEnd w:id="2072"/>
      <w:bookmarkEnd w:id="2073"/>
    </w:p>
    <w:p w14:paraId="1A52891E" w14:textId="26456F57" w:rsidR="0024427F" w:rsidRDefault="0063422A">
      <w:pPr>
        <w:pStyle w:val="2"/>
      </w:pPr>
      <w:bookmarkStart w:id="2076" w:name="_Toc428792557"/>
      <w:bookmarkStart w:id="2077" w:name="_Toc489545202"/>
      <w:bookmarkStart w:id="2078" w:name="_Toc489546678"/>
      <w:bookmarkStart w:id="2079" w:name="_Toc489547023"/>
      <w:bookmarkStart w:id="2080" w:name="_Toc489547896"/>
      <w:bookmarkStart w:id="2081" w:name="_Toc489607088"/>
      <w:r>
        <w:rPr>
          <w:rFonts w:hint="eastAsia"/>
        </w:rPr>
        <w:t>人员离岗离职安全管理</w:t>
      </w:r>
      <w:bookmarkEnd w:id="2074"/>
      <w:bookmarkEnd w:id="2076"/>
      <w:bookmarkEnd w:id="2077"/>
      <w:bookmarkEnd w:id="2078"/>
      <w:bookmarkEnd w:id="2079"/>
      <w:bookmarkEnd w:id="2080"/>
      <w:bookmarkEnd w:id="2081"/>
    </w:p>
    <w:p w14:paraId="6B6312F2" w14:textId="77777777" w:rsidR="0024427F" w:rsidRDefault="0063422A">
      <w:pPr>
        <w:pStyle w:val="Default"/>
        <w:spacing w:line="360" w:lineRule="auto"/>
        <w:ind w:firstLine="480"/>
        <w:rPr>
          <w:rFonts w:hAnsi="Arial"/>
          <w:color w:val="auto"/>
        </w:rPr>
      </w:pPr>
      <w:r>
        <w:rPr>
          <w:rFonts w:hAnsi="Arial" w:hint="eastAsia"/>
          <w:color w:val="auto"/>
        </w:rPr>
        <w:t>离职人员应当提出辞职书面申请，并填写《人员离岗/职审批表》（见附</w:t>
      </w:r>
      <w:r>
        <w:rPr>
          <w:rFonts w:hAnsi="Arial"/>
          <w:color w:val="auto"/>
        </w:rPr>
        <w:t>36</w:t>
      </w:r>
      <w:r>
        <w:rPr>
          <w:rFonts w:hAnsi="Arial" w:hint="eastAsia"/>
          <w:color w:val="auto"/>
        </w:rPr>
        <w:t>）一式二份，经其所在部门、信息安全小组</w:t>
      </w:r>
      <w:r>
        <w:rPr>
          <w:rFonts w:hAnsi="宋体" w:hint="eastAsia"/>
        </w:rPr>
        <w:t>逐级审核通过方可办理离职手续。</w:t>
      </w:r>
    </w:p>
    <w:p w14:paraId="52DABFF4" w14:textId="77777777" w:rsidR="0024427F" w:rsidRDefault="0063422A">
      <w:pPr>
        <w:pStyle w:val="Default"/>
        <w:spacing w:line="360" w:lineRule="auto"/>
        <w:ind w:firstLine="480"/>
        <w:rPr>
          <w:rFonts w:hAnsi="Arial"/>
          <w:color w:val="auto"/>
        </w:rPr>
      </w:pPr>
      <w:r>
        <w:rPr>
          <w:rFonts w:hAnsi="Arial" w:hint="eastAsia"/>
          <w:color w:val="auto"/>
        </w:rPr>
        <w:t>明确人员离职和转岗时的手续，明确离职和转岗管理职责。职责一般包括：</w:t>
      </w:r>
    </w:p>
    <w:p w14:paraId="2D02DF2A"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归还资产方面各相关单位（部门）的职责；</w:t>
      </w:r>
    </w:p>
    <w:p w14:paraId="62381AD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撤销访问权方面各相关单位（部门）的职责；</w:t>
      </w:r>
    </w:p>
    <w:p w14:paraId="1D6A4FA6"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岗位人员变动方面各相关单位（部门）的职责；</w:t>
      </w:r>
    </w:p>
    <w:p w14:paraId="127E46D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离开岗位后还应承担的责任，如保密限制等。</w:t>
      </w:r>
    </w:p>
    <w:p w14:paraId="11711834" w14:textId="0D5303F0" w:rsidR="0024427F" w:rsidRDefault="0063422A">
      <w:pPr>
        <w:pStyle w:val="3"/>
      </w:pPr>
      <w:bookmarkStart w:id="2082" w:name="_Toc399855238"/>
      <w:bookmarkStart w:id="2083" w:name="_Toc428792558"/>
      <w:bookmarkStart w:id="2084" w:name="_Toc489545203"/>
      <w:bookmarkStart w:id="2085" w:name="_Toc489546679"/>
      <w:bookmarkStart w:id="2086" w:name="_Toc489547024"/>
      <w:bookmarkStart w:id="2087" w:name="_Toc489547897"/>
      <w:bookmarkStart w:id="2088" w:name="_Toc489607089"/>
      <w:r>
        <w:rPr>
          <w:rFonts w:hint="eastAsia"/>
        </w:rPr>
        <w:t>资产归还</w:t>
      </w:r>
      <w:bookmarkEnd w:id="2082"/>
      <w:bookmarkEnd w:id="2083"/>
      <w:bookmarkEnd w:id="2084"/>
      <w:bookmarkEnd w:id="2085"/>
      <w:bookmarkEnd w:id="2086"/>
      <w:bookmarkEnd w:id="2087"/>
      <w:bookmarkEnd w:id="2088"/>
    </w:p>
    <w:p w14:paraId="3ABA31C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离岗人员在离岗时归还其使用的资产，包括所有先前发放的软件、访问卡、文件和设备等。相关单位（部门）应与离岗人员进行离岗交接，并做好记录</w:t>
      </w:r>
      <w:r>
        <w:rPr>
          <w:rFonts w:hAnsi="Arial" w:hint="eastAsia"/>
        </w:rPr>
        <w:t>（见附</w:t>
      </w:r>
      <w:r>
        <w:rPr>
          <w:rFonts w:hAnsi="Arial"/>
        </w:rPr>
        <w:t>36</w:t>
      </w:r>
      <w:r>
        <w:rPr>
          <w:rFonts w:hAnsi="Arial" w:hint="eastAsia"/>
        </w:rPr>
        <w:t>）</w:t>
      </w:r>
      <w:r>
        <w:rPr>
          <w:rFonts w:ascii="宋体" w:cs="宋体" w:hint="eastAsia"/>
          <w:color w:val="000000"/>
          <w:kern w:val="0"/>
          <w:sz w:val="24"/>
        </w:rPr>
        <w:t>；</w:t>
      </w:r>
    </w:p>
    <w:p w14:paraId="14152DB6" w14:textId="77777777" w:rsidR="0024427F" w:rsidRDefault="0063422A">
      <w:pPr>
        <w:rPr>
          <w:rFonts w:ascii="宋体" w:cs="宋体"/>
          <w:color w:val="000000"/>
          <w:kern w:val="0"/>
          <w:sz w:val="24"/>
        </w:rPr>
        <w:pPrChange w:id="2089" w:author="yunwei01" w:date="2017-08-03T17:44:00Z">
          <w:pPr>
            <w:numPr>
              <w:numId w:val="20"/>
            </w:numPr>
            <w:autoSpaceDE w:val="0"/>
            <w:autoSpaceDN w:val="0"/>
            <w:adjustRightInd w:val="0"/>
            <w:spacing w:line="360" w:lineRule="auto"/>
            <w:ind w:left="900" w:hanging="420"/>
            <w:jc w:val="left"/>
            <w:outlineLvl w:val="0"/>
          </w:pPr>
        </w:pPrChange>
      </w:pPr>
      <w:bookmarkStart w:id="2090" w:name="_Toc489545204"/>
      <w:r>
        <w:rPr>
          <w:rFonts w:ascii="宋体" w:cs="宋体" w:hint="eastAsia"/>
          <w:color w:val="000000"/>
          <w:kern w:val="0"/>
          <w:sz w:val="24"/>
        </w:rPr>
        <w:t>离岗人员应就其涉及到的专利、技术文档等及时向所在单位（部门）上交；</w:t>
      </w:r>
      <w:bookmarkEnd w:id="2090"/>
    </w:p>
    <w:p w14:paraId="0B87675A"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人员在离岗时，应对正在实施的项目中的相关信息形成文档并提交给相关单位（部门），进行项目交接。</w:t>
      </w:r>
    </w:p>
    <w:p w14:paraId="64949F11" w14:textId="693915B1" w:rsidR="0024427F" w:rsidRDefault="0063422A">
      <w:pPr>
        <w:pStyle w:val="3"/>
      </w:pPr>
      <w:bookmarkStart w:id="2091" w:name="_Toc399855239"/>
      <w:bookmarkStart w:id="2092" w:name="_Toc428792559"/>
      <w:bookmarkStart w:id="2093" w:name="_Toc489545205"/>
      <w:bookmarkStart w:id="2094" w:name="_Toc489546680"/>
      <w:bookmarkStart w:id="2095" w:name="_Toc489547025"/>
      <w:bookmarkStart w:id="2096" w:name="_Toc489547898"/>
      <w:bookmarkStart w:id="2097" w:name="_Toc489607090"/>
      <w:r>
        <w:rPr>
          <w:rFonts w:hint="eastAsia"/>
        </w:rPr>
        <w:t>访问权限回收</w:t>
      </w:r>
      <w:bookmarkEnd w:id="2091"/>
      <w:bookmarkEnd w:id="2092"/>
      <w:bookmarkEnd w:id="2093"/>
      <w:bookmarkEnd w:id="2094"/>
      <w:bookmarkEnd w:id="2095"/>
      <w:bookmarkEnd w:id="2096"/>
      <w:bookmarkEnd w:id="2097"/>
    </w:p>
    <w:p w14:paraId="34A731E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各单位（部门）在人员任用终止时，应按照离岗手续，通知相关单位（部门）对该人员使用信息和信息系统的权限进行调整；</w:t>
      </w:r>
    </w:p>
    <w:p w14:paraId="0D3360BD" w14:textId="77777777" w:rsidR="0024427F" w:rsidRDefault="0063422A">
      <w:pPr>
        <w:rPr>
          <w:rFonts w:ascii="宋体" w:cs="宋体"/>
          <w:color w:val="000000"/>
          <w:kern w:val="0"/>
          <w:sz w:val="24"/>
        </w:rPr>
        <w:pPrChange w:id="2098" w:author="yunwei01" w:date="2017-08-03T17:45:00Z">
          <w:pPr>
            <w:numPr>
              <w:numId w:val="20"/>
            </w:numPr>
            <w:autoSpaceDE w:val="0"/>
            <w:autoSpaceDN w:val="0"/>
            <w:adjustRightInd w:val="0"/>
            <w:spacing w:line="360" w:lineRule="auto"/>
            <w:ind w:left="900" w:hanging="420"/>
            <w:jc w:val="left"/>
            <w:outlineLvl w:val="0"/>
          </w:pPr>
        </w:pPrChange>
      </w:pPr>
      <w:bookmarkStart w:id="2099" w:name="_Toc489545206"/>
      <w:r>
        <w:rPr>
          <w:rFonts w:ascii="宋体" w:cs="宋体" w:hint="eastAsia"/>
          <w:color w:val="000000"/>
          <w:kern w:val="0"/>
          <w:sz w:val="24"/>
        </w:rPr>
        <w:t>信息安全中心依照相关人员的个人权限清单和业务部门授权文件的要求，修改、限制或删除相关信息和信息系统的访问权限，包括物理访问、逻辑访问、密钥及</w:t>
      </w:r>
      <w:r>
        <w:rPr>
          <w:rFonts w:ascii="宋体" w:cs="宋体"/>
          <w:color w:val="000000"/>
          <w:kern w:val="0"/>
          <w:sz w:val="24"/>
        </w:rPr>
        <w:t>ID</w:t>
      </w:r>
      <w:r>
        <w:rPr>
          <w:rFonts w:ascii="宋体" w:cs="宋体" w:hint="eastAsia"/>
          <w:color w:val="000000"/>
          <w:kern w:val="0"/>
          <w:sz w:val="24"/>
        </w:rPr>
        <w:t>卡等，并作相应记录；</w:t>
      </w:r>
      <w:bookmarkEnd w:id="2099"/>
    </w:p>
    <w:p w14:paraId="0712EE02" w14:textId="77777777" w:rsidR="0024427F" w:rsidRDefault="0063422A">
      <w:pPr>
        <w:rPr>
          <w:rFonts w:ascii="宋体" w:cs="宋体"/>
          <w:color w:val="000000"/>
          <w:kern w:val="0"/>
          <w:sz w:val="24"/>
        </w:rPr>
        <w:pPrChange w:id="2100" w:author="yunwei01" w:date="2017-08-03T17:45:00Z">
          <w:pPr>
            <w:numPr>
              <w:numId w:val="20"/>
            </w:numPr>
            <w:autoSpaceDE w:val="0"/>
            <w:autoSpaceDN w:val="0"/>
            <w:adjustRightInd w:val="0"/>
            <w:spacing w:line="360" w:lineRule="auto"/>
            <w:ind w:left="900" w:hanging="420"/>
            <w:jc w:val="left"/>
            <w:outlineLvl w:val="0"/>
          </w:pPr>
        </w:pPrChange>
      </w:pPr>
      <w:bookmarkStart w:id="2101" w:name="_Toc489545207"/>
      <w:r>
        <w:rPr>
          <w:rFonts w:ascii="宋体" w:cs="宋体" w:hint="eastAsia"/>
          <w:color w:val="000000"/>
          <w:kern w:val="0"/>
          <w:sz w:val="24"/>
        </w:rPr>
        <w:t>信息安全中心应立即撤销或停用离岗人员所使用的账户，或者修改离岗人员所掌握的系统帐户口令。</w:t>
      </w:r>
      <w:bookmarkEnd w:id="2101"/>
    </w:p>
    <w:p w14:paraId="7C4170CE" w14:textId="755C1666" w:rsidR="0024427F" w:rsidRDefault="0063422A">
      <w:pPr>
        <w:pStyle w:val="3"/>
      </w:pPr>
      <w:bookmarkStart w:id="2102" w:name="_Toc399855240"/>
      <w:bookmarkStart w:id="2103" w:name="_Toc428792560"/>
      <w:bookmarkStart w:id="2104" w:name="_Toc489545208"/>
      <w:bookmarkStart w:id="2105" w:name="_Toc489546681"/>
      <w:bookmarkStart w:id="2106" w:name="_Toc489547026"/>
      <w:bookmarkStart w:id="2107" w:name="_Toc489547899"/>
      <w:bookmarkStart w:id="2108" w:name="_Toc489607091"/>
      <w:r>
        <w:rPr>
          <w:rFonts w:hint="eastAsia"/>
        </w:rPr>
        <w:t>离职后信息安全职责的追踪和管理</w:t>
      </w:r>
      <w:bookmarkEnd w:id="2102"/>
      <w:bookmarkEnd w:id="2103"/>
      <w:bookmarkEnd w:id="2104"/>
      <w:bookmarkEnd w:id="2105"/>
      <w:bookmarkEnd w:id="2106"/>
      <w:bookmarkEnd w:id="2107"/>
      <w:bookmarkEnd w:id="2108"/>
    </w:p>
    <w:p w14:paraId="759183DF" w14:textId="77777777" w:rsidR="0024427F" w:rsidRDefault="0063422A">
      <w:pPr>
        <w:rPr>
          <w:rFonts w:ascii="宋体" w:cs="宋体"/>
          <w:color w:val="000000"/>
          <w:kern w:val="0"/>
          <w:sz w:val="24"/>
        </w:rPr>
        <w:pPrChange w:id="2109" w:author="yunwei01" w:date="2017-08-03T17:45:00Z">
          <w:pPr>
            <w:numPr>
              <w:numId w:val="20"/>
            </w:numPr>
            <w:autoSpaceDE w:val="0"/>
            <w:autoSpaceDN w:val="0"/>
            <w:adjustRightInd w:val="0"/>
            <w:spacing w:line="360" w:lineRule="auto"/>
            <w:ind w:left="900" w:hanging="420"/>
            <w:jc w:val="left"/>
            <w:outlineLvl w:val="0"/>
          </w:pPr>
        </w:pPrChange>
      </w:pPr>
      <w:bookmarkStart w:id="2110" w:name="_Toc489545209"/>
      <w:r>
        <w:rPr>
          <w:rFonts w:ascii="宋体" w:cs="宋体" w:hint="eastAsia"/>
          <w:color w:val="000000"/>
          <w:kern w:val="0"/>
          <w:sz w:val="24"/>
        </w:rPr>
        <w:t>离职人员应明确其离职后仍需担负的安全责任和义务，以及违反安全责任和义务</w:t>
      </w:r>
      <w:r>
        <w:rPr>
          <w:rFonts w:ascii="宋体" w:cs="宋体" w:hint="eastAsia"/>
          <w:color w:val="000000"/>
          <w:kern w:val="0"/>
          <w:sz w:val="24"/>
        </w:rPr>
        <w:lastRenderedPageBreak/>
        <w:t>所引发的后果；</w:t>
      </w:r>
      <w:bookmarkEnd w:id="2110"/>
    </w:p>
    <w:p w14:paraId="6A7CF7B9" w14:textId="77777777" w:rsidR="0024427F" w:rsidRDefault="0063422A">
      <w:pPr>
        <w:numPr>
          <w:ilvl w:val="0"/>
          <w:numId w:val="20"/>
        </w:numPr>
        <w:autoSpaceDE w:val="0"/>
        <w:autoSpaceDN w:val="0"/>
        <w:adjustRightInd w:val="0"/>
        <w:spacing w:line="360" w:lineRule="auto"/>
        <w:jc w:val="left"/>
        <w:rPr>
          <w:ins w:id="2111" w:author="yunwei01" w:date="2017-08-04T10:15:00Z"/>
          <w:rFonts w:ascii="宋体" w:cs="宋体"/>
          <w:color w:val="000000"/>
          <w:kern w:val="0"/>
          <w:sz w:val="24"/>
        </w:rPr>
      </w:pPr>
      <w:r>
        <w:rPr>
          <w:rFonts w:ascii="宋体" w:cs="宋体" w:hint="eastAsia"/>
          <w:color w:val="000000"/>
          <w:kern w:val="0"/>
          <w:sz w:val="24"/>
        </w:rPr>
        <w:t>如发生有离职人员违反其应负的安全责任，按照有关规定和离职保密承诺书</w:t>
      </w:r>
      <w:r>
        <w:rPr>
          <w:rFonts w:hAnsi="Arial" w:hint="eastAsia"/>
        </w:rPr>
        <w:t>（见附</w:t>
      </w:r>
      <w:r>
        <w:rPr>
          <w:rFonts w:hAnsi="Arial"/>
        </w:rPr>
        <w:t>37</w:t>
      </w:r>
      <w:r>
        <w:rPr>
          <w:rFonts w:hAnsi="Arial"/>
        </w:rPr>
        <w:t>）</w:t>
      </w:r>
      <w:r>
        <w:rPr>
          <w:rFonts w:ascii="宋体" w:cs="宋体" w:hint="eastAsia"/>
          <w:color w:val="000000"/>
          <w:kern w:val="0"/>
          <w:sz w:val="24"/>
        </w:rPr>
        <w:t>追究其法律责任；</w:t>
      </w:r>
    </w:p>
    <w:p w14:paraId="71AB63B7" w14:textId="3CB29F48" w:rsidR="001F3B45" w:rsidRDefault="001F3B45" w:rsidP="001F3B45">
      <w:pPr>
        <w:autoSpaceDE w:val="0"/>
        <w:autoSpaceDN w:val="0"/>
        <w:adjustRightInd w:val="0"/>
        <w:spacing w:line="360" w:lineRule="auto"/>
        <w:jc w:val="left"/>
        <w:rPr>
          <w:ins w:id="2112" w:author="yunwei01" w:date="2017-08-04T10:15:00Z"/>
          <w:rFonts w:ascii="宋体" w:cs="宋体"/>
          <w:color w:val="000000"/>
          <w:kern w:val="0"/>
          <w:sz w:val="24"/>
        </w:rPr>
      </w:pPr>
      <w:ins w:id="2113" w:author="yunwei01" w:date="2017-08-04T10:15:00Z">
        <w:r>
          <w:rPr>
            <w:rFonts w:ascii="宋体" w:cs="宋体"/>
            <w:color w:val="000000"/>
            <w:kern w:val="0"/>
            <w:sz w:val="24"/>
          </w:rPr>
          <w:br w:type="page"/>
        </w:r>
      </w:ins>
    </w:p>
    <w:p w14:paraId="02E7021A" w14:textId="4C8A7559" w:rsidR="001F3B45" w:rsidDel="001F3B45" w:rsidRDefault="001F3B45">
      <w:pPr>
        <w:autoSpaceDE w:val="0"/>
        <w:autoSpaceDN w:val="0"/>
        <w:adjustRightInd w:val="0"/>
        <w:spacing w:line="360" w:lineRule="auto"/>
        <w:jc w:val="left"/>
        <w:rPr>
          <w:del w:id="2114" w:author="yunwei01" w:date="2017-08-04T10:15:00Z"/>
          <w:rFonts w:ascii="宋体" w:cs="宋体"/>
          <w:color w:val="000000"/>
          <w:kern w:val="0"/>
          <w:sz w:val="24"/>
        </w:rPr>
        <w:pPrChange w:id="2115" w:author="yunwei01" w:date="2017-08-04T10:15:00Z">
          <w:pPr>
            <w:numPr>
              <w:numId w:val="20"/>
            </w:numPr>
            <w:autoSpaceDE w:val="0"/>
            <w:autoSpaceDN w:val="0"/>
            <w:adjustRightInd w:val="0"/>
            <w:spacing w:line="360" w:lineRule="auto"/>
            <w:ind w:left="900" w:hanging="420"/>
            <w:jc w:val="left"/>
          </w:pPr>
        </w:pPrChange>
      </w:pPr>
      <w:bookmarkStart w:id="2116" w:name="_Toc489607092"/>
      <w:bookmarkEnd w:id="2116"/>
    </w:p>
    <w:p w14:paraId="57385BD5" w14:textId="76C4A99A" w:rsidR="0024427F" w:rsidRDefault="0063422A">
      <w:pPr>
        <w:pStyle w:val="1"/>
        <w:jc w:val="center"/>
        <w:pPrChange w:id="2117" w:author="yunwei01" w:date="2017-08-03T09:47:00Z">
          <w:pPr>
            <w:pStyle w:val="1"/>
          </w:pPr>
        </w:pPrChange>
      </w:pPr>
      <w:del w:id="2118" w:author="yunwei01" w:date="2017-08-04T10:15:00Z">
        <w:r w:rsidDel="001F3B45">
          <w:br w:type="page"/>
        </w:r>
      </w:del>
      <w:bookmarkStart w:id="2119" w:name="_Toc428792561"/>
      <w:bookmarkStart w:id="2120" w:name="_Toc489545210"/>
      <w:bookmarkStart w:id="2121" w:name="_Toc489546682"/>
      <w:bookmarkStart w:id="2122" w:name="_Toc489547027"/>
      <w:bookmarkStart w:id="2123" w:name="_Toc489547900"/>
      <w:bookmarkStart w:id="2124" w:name="_Toc489607093"/>
      <w:bookmarkStart w:id="2125" w:name="_Toc399855241"/>
      <w:r>
        <w:rPr>
          <w:rFonts w:hint="eastAsia"/>
        </w:rPr>
        <w:t>外来</w:t>
      </w:r>
      <w:r>
        <w:t>人员管理制度</w:t>
      </w:r>
      <w:bookmarkEnd w:id="2119"/>
      <w:bookmarkEnd w:id="2120"/>
      <w:bookmarkEnd w:id="2121"/>
      <w:bookmarkEnd w:id="2122"/>
      <w:bookmarkEnd w:id="2123"/>
      <w:bookmarkEnd w:id="2124"/>
    </w:p>
    <w:p w14:paraId="2827DC3D" w14:textId="77777777" w:rsidR="0024427F" w:rsidRDefault="0063422A" w:rsidP="00F84F8A">
      <w:pPr>
        <w:pStyle w:val="2"/>
      </w:pPr>
      <w:bookmarkStart w:id="2126" w:name="_Toc428792562"/>
      <w:bookmarkStart w:id="2127" w:name="_Toc489545211"/>
      <w:bookmarkStart w:id="2128" w:name="_Toc489546683"/>
      <w:bookmarkStart w:id="2129" w:name="_Toc489547028"/>
      <w:bookmarkStart w:id="2130" w:name="_Toc489547901"/>
      <w:bookmarkStart w:id="2131" w:name="_Toc489607094"/>
      <w:r>
        <w:rPr>
          <w:rFonts w:hint="eastAsia"/>
        </w:rPr>
        <w:t>第三方人员</w:t>
      </w:r>
      <w:commentRangeStart w:id="2132"/>
      <w:r>
        <w:rPr>
          <w:rFonts w:hint="eastAsia"/>
        </w:rPr>
        <w:t>安全管理</w:t>
      </w:r>
      <w:bookmarkEnd w:id="2125"/>
      <w:bookmarkEnd w:id="2126"/>
      <w:commentRangeEnd w:id="2132"/>
      <w:r w:rsidR="0064794B">
        <w:rPr>
          <w:rStyle w:val="affc"/>
          <w:rFonts w:ascii="Times New Roman" w:eastAsia="宋体" w:hAnsi="Times New Roman"/>
          <w:b w:val="0"/>
          <w:bCs w:val="0"/>
        </w:rPr>
        <w:commentReference w:id="2132"/>
      </w:r>
      <w:bookmarkEnd w:id="2127"/>
      <w:bookmarkEnd w:id="2128"/>
      <w:bookmarkEnd w:id="2129"/>
      <w:bookmarkEnd w:id="2130"/>
      <w:bookmarkEnd w:id="2131"/>
    </w:p>
    <w:p w14:paraId="1C38CC2E" w14:textId="77777777" w:rsidR="0024427F" w:rsidRDefault="0063422A">
      <w:pPr>
        <w:autoSpaceDE w:val="0"/>
        <w:autoSpaceDN w:val="0"/>
        <w:adjustRightInd w:val="0"/>
        <w:spacing w:line="360" w:lineRule="auto"/>
        <w:ind w:leftChars="200" w:left="420" w:firstLineChars="200" w:firstLine="480"/>
        <w:jc w:val="left"/>
        <w:rPr>
          <w:rFonts w:ascii="宋体" w:cs="宋体"/>
          <w:color w:val="000000"/>
          <w:kern w:val="0"/>
          <w:sz w:val="24"/>
        </w:rPr>
      </w:pPr>
      <w:r>
        <w:rPr>
          <w:rFonts w:ascii="宋体" w:cs="宋体" w:hint="eastAsia"/>
          <w:color w:val="000000"/>
          <w:kern w:val="0"/>
          <w:sz w:val="24"/>
        </w:rPr>
        <w:t>第三方人员主要为与我委有业务往来的外单位人员，如项目相关单位、服务商单位等相关人员。</w:t>
      </w:r>
    </w:p>
    <w:p w14:paraId="49FDC72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第三方在访问前需签订责任书或保密协议；</w:t>
      </w:r>
    </w:p>
    <w:p w14:paraId="27CDA66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第三方进出机房等重要区域前需提交申请，并提交安全管理员签字确认；审批通过后需登记进出时间，事件内容等信息，并注明陪同人员（见附</w:t>
      </w:r>
      <w:r>
        <w:rPr>
          <w:rFonts w:ascii="宋体" w:cs="宋体"/>
          <w:color w:val="000000"/>
          <w:kern w:val="0"/>
          <w:sz w:val="24"/>
        </w:rPr>
        <w:t>38</w:t>
      </w:r>
      <w:r>
        <w:rPr>
          <w:rFonts w:ascii="宋体" w:cs="宋体" w:hint="eastAsia"/>
          <w:color w:val="000000"/>
          <w:kern w:val="0"/>
          <w:sz w:val="24"/>
        </w:rPr>
        <w:t>）；</w:t>
      </w:r>
    </w:p>
    <w:p w14:paraId="17751CE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第三方人员进入机房作业时，需由机房管理员全程陪同，不得允许第三方人员单独在机房内作业；</w:t>
      </w:r>
    </w:p>
    <w:p w14:paraId="02E283D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对于需要登录主机或网络设备时，第三方人员需提交给主机管理员或网络管理员操作指南，经主机或网络管理员确认并提交安全管理员审批后，由主机管理员或网络管理员代为操作；</w:t>
      </w:r>
    </w:p>
    <w:p w14:paraId="46E8923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不得允许第三方人员独自改动主机或网络配置；对于需要变更的操作，需先向安全管理员提出申请并审批通过后方可进行；</w:t>
      </w:r>
    </w:p>
    <w:p w14:paraId="633F24C6"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对于第三方携带的移动存储设备如移动硬盘、U盘等，未经病毒扫描不得直接插在主机上；确有需要的，由主机管理员确认后代为操作。</w:t>
      </w:r>
    </w:p>
    <w:p w14:paraId="08729F04" w14:textId="03ADBFE3" w:rsidR="0024427F" w:rsidRDefault="0063422A">
      <w:pPr>
        <w:widowControl/>
        <w:jc w:val="left"/>
      </w:pPr>
      <w:del w:id="2133" w:author="yunwei01" w:date="2017-08-03T18:13:00Z">
        <w:r w:rsidDel="00BA2648">
          <w:br w:type="page"/>
        </w:r>
      </w:del>
    </w:p>
    <w:p w14:paraId="304B2330" w14:textId="75D08934" w:rsidR="0024427F" w:rsidRDefault="0063422A" w:rsidP="00F84F8A">
      <w:pPr>
        <w:pStyle w:val="2"/>
      </w:pPr>
      <w:bookmarkStart w:id="2134" w:name="_Toc399855243"/>
      <w:bookmarkStart w:id="2135" w:name="_Toc428792563"/>
      <w:bookmarkStart w:id="2136" w:name="_Toc489545212"/>
      <w:bookmarkStart w:id="2137" w:name="_Toc489546684"/>
      <w:bookmarkStart w:id="2138" w:name="_Toc489547029"/>
      <w:bookmarkStart w:id="2139" w:name="_Toc489547902"/>
      <w:bookmarkStart w:id="2140" w:name="_Toc489607095"/>
      <w:r>
        <w:rPr>
          <w:rFonts w:hint="eastAsia"/>
        </w:rPr>
        <w:t>外来人员信息安全管理</w:t>
      </w:r>
      <w:bookmarkEnd w:id="2134"/>
      <w:bookmarkEnd w:id="2135"/>
      <w:bookmarkEnd w:id="2136"/>
      <w:bookmarkEnd w:id="2137"/>
      <w:bookmarkEnd w:id="2138"/>
      <w:bookmarkEnd w:id="2139"/>
      <w:bookmarkEnd w:id="2140"/>
    </w:p>
    <w:p w14:paraId="4D91ADE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外来人员来本单位访问、参观时，应对其进行信息安全意识教育，确保其理解和遵守访问、参观时应注意的信息安全规定；</w:t>
      </w:r>
    </w:p>
    <w:p w14:paraId="68C912A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外来人员访问受控区域时应提交书面申请，并在批准后由机房管理员陪同并登记备案；（</w:t>
      </w:r>
      <w:r>
        <w:rPr>
          <w:rFonts w:ascii="宋体" w:cs="宋体"/>
          <w:color w:val="000000"/>
          <w:kern w:val="0"/>
          <w:sz w:val="24"/>
        </w:rPr>
        <w:t>见</w:t>
      </w:r>
      <w:r>
        <w:rPr>
          <w:rFonts w:ascii="宋体" w:hAnsi="宋体" w:hint="eastAsia"/>
          <w:sz w:val="24"/>
        </w:rPr>
        <w:t>附</w:t>
      </w:r>
      <w:r>
        <w:rPr>
          <w:rFonts w:ascii="宋体" w:hAnsi="宋体"/>
          <w:sz w:val="24"/>
        </w:rPr>
        <w:t>39）</w:t>
      </w:r>
    </w:p>
    <w:p w14:paraId="04DCFF5D"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各单位（部门）应要求外部方根据制度要求，对其人员进行安全职责的宣传和教育，确保外来人员理解其应担负的安全责任和义务；</w:t>
      </w:r>
    </w:p>
    <w:p w14:paraId="2D3D47D6" w14:textId="77777777" w:rsidR="0024427F" w:rsidRDefault="0063422A">
      <w:pPr>
        <w:numPr>
          <w:ilvl w:val="0"/>
          <w:numId w:val="20"/>
        </w:numPr>
        <w:autoSpaceDE w:val="0"/>
        <w:autoSpaceDN w:val="0"/>
        <w:adjustRightInd w:val="0"/>
        <w:spacing w:line="360" w:lineRule="auto"/>
        <w:jc w:val="left"/>
        <w:rPr>
          <w:ins w:id="2141" w:author="yunwei01" w:date="2017-08-04T10:15:00Z"/>
          <w:rFonts w:ascii="宋体" w:cs="宋体"/>
          <w:color w:val="000000"/>
          <w:kern w:val="0"/>
          <w:sz w:val="24"/>
        </w:rPr>
      </w:pPr>
      <w:r>
        <w:rPr>
          <w:rFonts w:ascii="宋体" w:cs="宋体" w:hint="eastAsia"/>
          <w:color w:val="000000"/>
          <w:kern w:val="0"/>
          <w:sz w:val="24"/>
        </w:rPr>
        <w:t>各单位（部门）应按照有关信息安全管理规定以及制度要求，对所有外来人员进行监督和检查，并就安全违规情况按管理制度条款中的要求进</w:t>
      </w:r>
      <w:r>
        <w:rPr>
          <w:rFonts w:ascii="宋体" w:cs="宋体" w:hint="eastAsia"/>
          <w:color w:val="000000"/>
          <w:kern w:val="0"/>
          <w:sz w:val="24"/>
        </w:rPr>
        <w:lastRenderedPageBreak/>
        <w:t>行处理；</w:t>
      </w:r>
    </w:p>
    <w:p w14:paraId="1E972B0F" w14:textId="5FABB838" w:rsidR="001F3B45" w:rsidRDefault="001F3B45" w:rsidP="001F3B45">
      <w:pPr>
        <w:autoSpaceDE w:val="0"/>
        <w:autoSpaceDN w:val="0"/>
        <w:adjustRightInd w:val="0"/>
        <w:spacing w:line="360" w:lineRule="auto"/>
        <w:jc w:val="left"/>
        <w:rPr>
          <w:ins w:id="2142" w:author="yunwei01" w:date="2017-08-04T10:16:00Z"/>
          <w:rFonts w:ascii="宋体" w:cs="宋体"/>
          <w:color w:val="000000"/>
          <w:kern w:val="0"/>
          <w:sz w:val="24"/>
        </w:rPr>
      </w:pPr>
      <w:ins w:id="2143" w:author="yunwei01" w:date="2017-08-04T10:16:00Z">
        <w:r>
          <w:rPr>
            <w:rFonts w:ascii="宋体" w:cs="宋体"/>
            <w:color w:val="000000"/>
            <w:kern w:val="0"/>
            <w:sz w:val="24"/>
          </w:rPr>
          <w:br w:type="page"/>
        </w:r>
      </w:ins>
    </w:p>
    <w:p w14:paraId="59C72EFC" w14:textId="49624FF0" w:rsidR="001F3B45" w:rsidDel="001F3B45" w:rsidRDefault="001F3B45">
      <w:pPr>
        <w:autoSpaceDE w:val="0"/>
        <w:autoSpaceDN w:val="0"/>
        <w:adjustRightInd w:val="0"/>
        <w:spacing w:line="360" w:lineRule="auto"/>
        <w:jc w:val="left"/>
        <w:rPr>
          <w:del w:id="2144" w:author="yunwei01" w:date="2017-08-04T10:16:00Z"/>
          <w:rFonts w:ascii="宋体" w:cs="宋体"/>
          <w:color w:val="000000"/>
          <w:kern w:val="0"/>
          <w:sz w:val="24"/>
        </w:rPr>
        <w:pPrChange w:id="2145" w:author="yunwei01" w:date="2017-08-04T10:16:00Z">
          <w:pPr>
            <w:numPr>
              <w:numId w:val="20"/>
            </w:numPr>
            <w:autoSpaceDE w:val="0"/>
            <w:autoSpaceDN w:val="0"/>
            <w:adjustRightInd w:val="0"/>
            <w:spacing w:line="360" w:lineRule="auto"/>
            <w:ind w:left="900" w:hanging="420"/>
            <w:jc w:val="left"/>
          </w:pPr>
        </w:pPrChange>
      </w:pPr>
      <w:bookmarkStart w:id="2146" w:name="_Toc489607096"/>
      <w:bookmarkEnd w:id="2146"/>
    </w:p>
    <w:p w14:paraId="4350C9D4" w14:textId="5BA19496" w:rsidR="00BA2648" w:rsidDel="001F3B45" w:rsidRDefault="00BA2648">
      <w:pPr>
        <w:rPr>
          <w:del w:id="2147" w:author="yunwei01" w:date="2017-08-04T10:16:00Z"/>
        </w:rPr>
      </w:pPr>
      <w:bookmarkStart w:id="2148" w:name="_Toc489607097"/>
      <w:bookmarkEnd w:id="2148"/>
    </w:p>
    <w:p w14:paraId="5E93DE2F" w14:textId="3405DAC8" w:rsidR="0024427F" w:rsidRDefault="0063422A">
      <w:pPr>
        <w:pStyle w:val="1"/>
        <w:jc w:val="center"/>
        <w:pPrChange w:id="2149" w:author="yunwei01" w:date="2017-08-03T09:48:00Z">
          <w:pPr>
            <w:pStyle w:val="1"/>
          </w:pPr>
        </w:pPrChange>
      </w:pPr>
      <w:bookmarkStart w:id="2150" w:name="_Toc428792564"/>
      <w:bookmarkStart w:id="2151" w:name="_Toc489545213"/>
      <w:bookmarkStart w:id="2152" w:name="_Toc489546685"/>
      <w:bookmarkStart w:id="2153" w:name="_Toc489547030"/>
      <w:bookmarkStart w:id="2154" w:name="_Toc489547903"/>
      <w:bookmarkStart w:id="2155" w:name="_Toc489607098"/>
      <w:r>
        <w:rPr>
          <w:rFonts w:hint="eastAsia"/>
        </w:rPr>
        <w:t>工作人员安全守则</w:t>
      </w:r>
      <w:bookmarkEnd w:id="2150"/>
      <w:bookmarkEnd w:id="2151"/>
      <w:bookmarkEnd w:id="2152"/>
      <w:bookmarkEnd w:id="2153"/>
      <w:bookmarkEnd w:id="2154"/>
      <w:bookmarkEnd w:id="2155"/>
    </w:p>
    <w:p w14:paraId="69BF872A" w14:textId="0FB3299F" w:rsidR="0024427F" w:rsidRDefault="0063422A">
      <w:pPr>
        <w:pStyle w:val="2"/>
      </w:pPr>
      <w:bookmarkStart w:id="2156" w:name="_Toc428792565"/>
      <w:bookmarkStart w:id="2157" w:name="_Toc489545214"/>
      <w:bookmarkStart w:id="2158" w:name="_Toc489546686"/>
      <w:bookmarkStart w:id="2159" w:name="_Toc489547031"/>
      <w:bookmarkStart w:id="2160" w:name="_Toc489547904"/>
      <w:bookmarkStart w:id="2161" w:name="_Toc489607099"/>
      <w:r>
        <w:rPr>
          <w:rFonts w:hint="eastAsia"/>
        </w:rPr>
        <w:t>工作人员安全守则</w:t>
      </w:r>
      <w:bookmarkEnd w:id="2156"/>
      <w:bookmarkEnd w:id="2157"/>
      <w:bookmarkEnd w:id="2158"/>
      <w:bookmarkEnd w:id="2159"/>
      <w:bookmarkEnd w:id="2160"/>
      <w:bookmarkEnd w:id="2161"/>
    </w:p>
    <w:p w14:paraId="73B14B25" w14:textId="2D0FB63C"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保护信息资产的安全是每位工作人员的责任。每个工作人员必须认识到信息资产的价值，负责保管好自己所辖的涉及</w:t>
      </w:r>
      <w:del w:id="2162" w:author="yunwei01" w:date="2017-08-02T14:22:00Z">
        <w:r w:rsidR="00543823" w:rsidDel="00A97AE9">
          <w:rPr>
            <w:rFonts w:ascii="宋体" w:cs="宋体" w:hint="eastAsia"/>
            <w:color w:val="000000"/>
            <w:kern w:val="0"/>
            <w:sz w:val="24"/>
          </w:rPr>
          <w:delText>AAAAA</w:delText>
        </w:r>
      </w:del>
      <w:ins w:id="2163" w:author="yunwei01" w:date="2017-08-02T14:22:00Z">
        <w:r w:rsidR="00A97AE9">
          <w:rPr>
            <w:rFonts w:ascii="宋体" w:cs="宋体" w:hint="eastAsia"/>
            <w:color w:val="000000"/>
            <w:kern w:val="0"/>
            <w:sz w:val="24"/>
          </w:rPr>
          <w:t>资鼎(上海)互联网金融信息服务有限</w:t>
        </w:r>
      </w:ins>
      <w:del w:id="2164" w:author="yunwei01" w:date="2017-08-02T14:38:00Z">
        <w:r w:rsidR="00543823" w:rsidDel="004C1B14">
          <w:rPr>
            <w:rFonts w:ascii="宋体" w:cs="宋体" w:hint="eastAsia"/>
            <w:color w:val="000000"/>
            <w:kern w:val="0"/>
            <w:sz w:val="24"/>
          </w:rPr>
          <w:delText>公司</w:delText>
        </w:r>
      </w:del>
      <w:ins w:id="2165" w:author="yunwei01" w:date="2017-08-02T14:38:00Z">
        <w:r w:rsidR="004C1B14">
          <w:rPr>
            <w:rFonts w:ascii="宋体" w:cs="宋体" w:hint="eastAsia"/>
            <w:color w:val="000000"/>
            <w:kern w:val="0"/>
            <w:sz w:val="24"/>
          </w:rPr>
          <w:t>公司</w:t>
        </w:r>
      </w:ins>
      <w:r>
        <w:rPr>
          <w:rFonts w:ascii="宋体" w:cs="宋体" w:hint="eastAsia"/>
          <w:color w:val="000000"/>
          <w:kern w:val="0"/>
          <w:sz w:val="24"/>
        </w:rPr>
        <w:t>的数据和信息；</w:t>
      </w:r>
    </w:p>
    <w:p w14:paraId="739CB210" w14:textId="74DA7E13"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每个工作人员必须遵守</w:t>
      </w:r>
      <w:del w:id="2166" w:author="yunwei01" w:date="2017-08-02T14:22:00Z">
        <w:r w:rsidR="00543823" w:rsidDel="00A97AE9">
          <w:rPr>
            <w:rFonts w:ascii="宋体" w:cs="宋体" w:hint="eastAsia"/>
            <w:color w:val="000000"/>
            <w:kern w:val="0"/>
            <w:sz w:val="24"/>
          </w:rPr>
          <w:delText>AAAAA</w:delText>
        </w:r>
      </w:del>
      <w:ins w:id="2167" w:author="yunwei01" w:date="2017-08-02T14:22:00Z">
        <w:r w:rsidR="00A97AE9">
          <w:rPr>
            <w:rFonts w:ascii="宋体" w:cs="宋体" w:hint="eastAsia"/>
            <w:color w:val="000000"/>
            <w:kern w:val="0"/>
            <w:sz w:val="24"/>
          </w:rPr>
          <w:t>资鼎(上海)互联网金融信息服务有限</w:t>
        </w:r>
      </w:ins>
      <w:del w:id="2168" w:author="yunwei01" w:date="2017-08-02T14:38:00Z">
        <w:r w:rsidR="00543823" w:rsidDel="004C1B14">
          <w:rPr>
            <w:rFonts w:ascii="宋体" w:cs="宋体" w:hint="eastAsia"/>
            <w:color w:val="000000"/>
            <w:kern w:val="0"/>
            <w:sz w:val="24"/>
          </w:rPr>
          <w:delText>公司</w:delText>
        </w:r>
      </w:del>
      <w:ins w:id="2169" w:author="yunwei01" w:date="2017-08-02T14:38:00Z">
        <w:r w:rsidR="004C1B14">
          <w:rPr>
            <w:rFonts w:ascii="宋体" w:cs="宋体" w:hint="eastAsia"/>
            <w:color w:val="000000"/>
            <w:kern w:val="0"/>
            <w:sz w:val="24"/>
          </w:rPr>
          <w:t>公司</w:t>
        </w:r>
      </w:ins>
      <w:r>
        <w:rPr>
          <w:rFonts w:ascii="宋体" w:cs="宋体" w:hint="eastAsia"/>
          <w:color w:val="000000"/>
          <w:kern w:val="0"/>
          <w:sz w:val="24"/>
        </w:rPr>
        <w:t>信息保密策略规定，了解信息的重要度级别。对于不能确定是否为涉密信息或重要信息的，在对外披露时，必须征得安全责任人的同意；</w:t>
      </w:r>
    </w:p>
    <w:p w14:paraId="5D68181B" w14:textId="57A4C2B2"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工作人员必须遵守</w:t>
      </w:r>
      <w:del w:id="2170" w:author="yunwei01" w:date="2017-08-03T09:48:00Z">
        <w:r w:rsidDel="00631C45">
          <w:rPr>
            <w:rFonts w:ascii="宋体" w:cs="宋体" w:hint="eastAsia"/>
            <w:color w:val="000000"/>
            <w:kern w:val="0"/>
            <w:sz w:val="24"/>
          </w:rPr>
          <w:delText>“</w:delText>
        </w:r>
      </w:del>
      <w:del w:id="2171" w:author="yunwei01" w:date="2017-08-02T14:22:00Z">
        <w:r w:rsidR="00543823" w:rsidDel="00A97AE9">
          <w:rPr>
            <w:rFonts w:ascii="宋体" w:cs="宋体" w:hint="eastAsia"/>
            <w:color w:val="000000"/>
            <w:kern w:val="0"/>
            <w:sz w:val="24"/>
          </w:rPr>
          <w:delText>AAAAA</w:delText>
        </w:r>
      </w:del>
      <w:ins w:id="2172" w:author="yunwei01" w:date="2017-08-02T14:22:00Z">
        <w:r w:rsidR="00A97AE9">
          <w:rPr>
            <w:rFonts w:ascii="宋体" w:cs="宋体" w:hint="eastAsia"/>
            <w:color w:val="000000"/>
            <w:kern w:val="0"/>
            <w:sz w:val="24"/>
          </w:rPr>
          <w:t>资鼎(上海)互联网金融信息服务有限</w:t>
        </w:r>
      </w:ins>
      <w:del w:id="2173" w:author="yunwei01" w:date="2017-08-02T14:38:00Z">
        <w:r w:rsidR="00543823" w:rsidDel="004C1B14">
          <w:rPr>
            <w:rFonts w:ascii="宋体" w:cs="宋体" w:hint="eastAsia"/>
            <w:color w:val="000000"/>
            <w:kern w:val="0"/>
            <w:sz w:val="24"/>
          </w:rPr>
          <w:delText>公司</w:delText>
        </w:r>
      </w:del>
      <w:ins w:id="2174" w:author="yunwei01" w:date="2017-08-02T14:38:00Z">
        <w:r w:rsidR="004C1B14">
          <w:rPr>
            <w:rFonts w:ascii="宋体" w:cs="宋体" w:hint="eastAsia"/>
            <w:color w:val="000000"/>
            <w:kern w:val="0"/>
            <w:sz w:val="24"/>
          </w:rPr>
          <w:t>公司</w:t>
        </w:r>
      </w:ins>
      <w:del w:id="2175" w:author="yunwei01" w:date="2017-08-03T09:49:00Z">
        <w:r w:rsidDel="00631C45">
          <w:rPr>
            <w:rFonts w:ascii="宋体" w:cs="宋体" w:hint="eastAsia"/>
            <w:color w:val="000000"/>
            <w:kern w:val="0"/>
            <w:sz w:val="24"/>
          </w:rPr>
          <w:delText>”</w:delText>
        </w:r>
      </w:del>
      <w:r>
        <w:rPr>
          <w:rFonts w:ascii="宋体" w:cs="宋体" w:hint="eastAsia"/>
          <w:color w:val="000000"/>
          <w:kern w:val="0"/>
          <w:sz w:val="24"/>
        </w:rPr>
        <w:t>制定并下发的安全保密</w:t>
      </w:r>
      <w:r>
        <w:rPr>
          <w:rFonts w:ascii="宋体" w:cs="宋体"/>
          <w:color w:val="000000"/>
          <w:kern w:val="0"/>
          <w:sz w:val="24"/>
        </w:rPr>
        <w:t>管理体系</w:t>
      </w:r>
      <w:r>
        <w:rPr>
          <w:rFonts w:ascii="宋体" w:cs="宋体" w:hint="eastAsia"/>
          <w:color w:val="000000"/>
          <w:kern w:val="0"/>
          <w:sz w:val="24"/>
        </w:rPr>
        <w:t>；</w:t>
      </w:r>
    </w:p>
    <w:p w14:paraId="7D71AD3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工作人员必须了解安全事件处理流程，并能遵守和使用；</w:t>
      </w:r>
    </w:p>
    <w:p w14:paraId="0D0FA015" w14:textId="125DB084" w:rsidR="0024427F" w:rsidRDefault="00FF67FC">
      <w:pPr>
        <w:numPr>
          <w:ilvl w:val="0"/>
          <w:numId w:val="20"/>
        </w:numPr>
        <w:autoSpaceDE w:val="0"/>
        <w:autoSpaceDN w:val="0"/>
        <w:adjustRightInd w:val="0"/>
        <w:spacing w:line="360" w:lineRule="auto"/>
        <w:jc w:val="left"/>
        <w:rPr>
          <w:rFonts w:ascii="宋体" w:cs="宋体"/>
          <w:color w:val="000000"/>
          <w:kern w:val="0"/>
          <w:sz w:val="24"/>
        </w:rPr>
      </w:pPr>
      <w:del w:id="2176" w:author="yunwei01" w:date="2017-08-02T14:23:00Z">
        <w:r w:rsidDel="00A97AE9">
          <w:rPr>
            <w:rFonts w:ascii="宋体" w:cs="宋体" w:hint="eastAsia"/>
            <w:color w:val="000000"/>
            <w:kern w:val="0"/>
            <w:sz w:val="24"/>
          </w:rPr>
          <w:delText>XXXXX</w:delText>
        </w:r>
      </w:del>
      <w:ins w:id="2177" w:author="yunwei01" w:date="2017-08-02T14:23:00Z">
        <w:r w:rsidR="00A97AE9">
          <w:rPr>
            <w:rFonts w:ascii="宋体" w:cs="宋体" w:hint="eastAsia"/>
            <w:color w:val="000000"/>
            <w:kern w:val="0"/>
            <w:sz w:val="24"/>
          </w:rPr>
          <w:t>研发部</w:t>
        </w:r>
      </w:ins>
      <w:r w:rsidR="0063422A">
        <w:rPr>
          <w:rFonts w:ascii="宋体" w:cs="宋体" w:hint="eastAsia"/>
          <w:color w:val="000000"/>
          <w:kern w:val="0"/>
          <w:sz w:val="24"/>
        </w:rPr>
        <w:t>有权对工作人员的计算机设备定期审查；</w:t>
      </w:r>
    </w:p>
    <w:p w14:paraId="2B7CEB9E" w14:textId="0B04035D"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工作人员登录或使用</w:t>
      </w:r>
      <w:del w:id="2178" w:author="yunwei01" w:date="2017-08-02T14:22:00Z">
        <w:r w:rsidR="00543823" w:rsidDel="00A97AE9">
          <w:rPr>
            <w:rFonts w:ascii="宋体" w:cs="宋体" w:hint="eastAsia"/>
            <w:color w:val="000000"/>
            <w:kern w:val="0"/>
            <w:sz w:val="24"/>
          </w:rPr>
          <w:delText>AAAAA</w:delText>
        </w:r>
      </w:del>
      <w:ins w:id="2179" w:author="yunwei01" w:date="2017-08-02T14:22:00Z">
        <w:r w:rsidR="00A97AE9">
          <w:rPr>
            <w:rFonts w:ascii="宋体" w:cs="宋体" w:hint="eastAsia"/>
            <w:color w:val="000000"/>
            <w:kern w:val="0"/>
            <w:sz w:val="24"/>
          </w:rPr>
          <w:t>资鼎(上海)互联网金融信息服务有限</w:t>
        </w:r>
      </w:ins>
      <w:del w:id="2180" w:author="yunwei01" w:date="2017-08-02T14:38:00Z">
        <w:r w:rsidR="00543823" w:rsidDel="004C1B14">
          <w:rPr>
            <w:rFonts w:ascii="宋体" w:cs="宋体" w:hint="eastAsia"/>
            <w:color w:val="000000"/>
            <w:kern w:val="0"/>
            <w:sz w:val="24"/>
          </w:rPr>
          <w:delText>公司</w:delText>
        </w:r>
      </w:del>
      <w:ins w:id="2181" w:author="yunwei01" w:date="2017-08-02T14:38:00Z">
        <w:r w:rsidR="004C1B14">
          <w:rPr>
            <w:rFonts w:ascii="宋体" w:cs="宋体" w:hint="eastAsia"/>
            <w:color w:val="000000"/>
            <w:kern w:val="0"/>
            <w:sz w:val="24"/>
          </w:rPr>
          <w:t>公司</w:t>
        </w:r>
      </w:ins>
      <w:r>
        <w:rPr>
          <w:rFonts w:ascii="宋体" w:cs="宋体" w:hint="eastAsia"/>
          <w:color w:val="000000"/>
          <w:kern w:val="0"/>
          <w:sz w:val="24"/>
        </w:rPr>
        <w:t>核心网络和系统的所有操作，都将被记录形成日志备查；</w:t>
      </w:r>
    </w:p>
    <w:p w14:paraId="7267E9C2"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对于自己的计算机必须设置开机口令（所有计算机在使用之前必须修改由厂商所设置的原始口令）；若怀疑口令泄露或经过厂商维修后必须修改口令；</w:t>
      </w:r>
    </w:p>
    <w:p w14:paraId="177F9DC2"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当离开计算机时，必须激活带口令的屏幕保护程序，或将系统锁定，或返回登录状态，或关机；</w:t>
      </w:r>
    </w:p>
    <w:p w14:paraId="15D3CCB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设置的任何口令，必须是字母、数字和符号组合，且不少于8位。必须不易被猜测（不得是自己的生日、电话号码、姓名的拼音等），口令每三个月更改一次，必须牢记自己的口令；</w:t>
      </w:r>
    </w:p>
    <w:p w14:paraId="7960FC30"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必须使计算机设备与食物、饮料、水、磁性物质等保持一定距离，防止计算机设备遭受污染和损坏；</w:t>
      </w:r>
    </w:p>
    <w:p w14:paraId="18B7C5B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对手提计算机、软盘、移动硬盘、闪存等便携设备，必须及时清理锁入柜中，防止被盗；</w:t>
      </w:r>
    </w:p>
    <w:p w14:paraId="5D29805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必须确保所有个人重要数据（如电子邮件、个人文档等）及时备份，并将备份数据保存在安全地点；</w:t>
      </w:r>
    </w:p>
    <w:p w14:paraId="1C2E12B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lastRenderedPageBreak/>
        <w:t>计算机必须安装统一的防病毒软件，并由防病毒服务器统一管理，不得安装非信息安全中心指定的防病毒软件或其它安全软件；</w:t>
      </w:r>
    </w:p>
    <w:p w14:paraId="2E904F98"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外来存储介质在使用之前、电子邮件等在打开之前必须先查杀病毒；</w:t>
      </w:r>
    </w:p>
    <w:p w14:paraId="714A49A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当认为自己的计算机可能已感染病毒时，必须立即报告信息安全中心部门处理；</w:t>
      </w:r>
    </w:p>
    <w:p w14:paraId="49F8071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软盘、光盘、闪存、磁带等存储介质上的数据不再需要时，必须及时对数据予以清除；</w:t>
      </w:r>
    </w:p>
    <w:p w14:paraId="4B3520E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当用户的计算机出现故障，在维修人员到场维修时，必须现场监督维修人员无拷贝数据或打开文件的行为，需要送外维修时应当确保所有重要信息已经备份并在计算机上已经物理删除；</w:t>
      </w:r>
    </w:p>
    <w:p w14:paraId="503CEB9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当非本单位人员到本部门办公区时，员工必须询问来访目的，不允许非本单位人员无故逗留；</w:t>
      </w:r>
    </w:p>
    <w:p w14:paraId="4C26718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员工必须对自己使用的电子邮件系统、办公系统以及其他应用系统的帐号、口令及进行的一切活动和事件负全部责任；</w:t>
      </w:r>
    </w:p>
    <w:p w14:paraId="79DEC718" w14:textId="40003D46"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转发涉及</w:t>
      </w:r>
      <w:del w:id="2182" w:author="yunwei01" w:date="2017-08-03T09:49:00Z">
        <w:r w:rsidDel="00242751">
          <w:rPr>
            <w:rFonts w:ascii="宋体" w:cs="宋体" w:hint="eastAsia"/>
            <w:color w:val="000000"/>
            <w:kern w:val="0"/>
            <w:sz w:val="24"/>
          </w:rPr>
          <w:delText>“</w:delText>
        </w:r>
      </w:del>
      <w:del w:id="2183" w:author="yunwei01" w:date="2017-08-02T14:22:00Z">
        <w:r w:rsidR="00543823" w:rsidDel="00A97AE9">
          <w:rPr>
            <w:rFonts w:ascii="宋体" w:cs="宋体" w:hint="eastAsia"/>
            <w:color w:val="000000"/>
            <w:kern w:val="0"/>
            <w:sz w:val="24"/>
          </w:rPr>
          <w:delText>AAAAA</w:delText>
        </w:r>
      </w:del>
      <w:ins w:id="2184" w:author="yunwei01" w:date="2017-08-02T14:22:00Z">
        <w:r w:rsidR="00A97AE9">
          <w:rPr>
            <w:rFonts w:ascii="宋体" w:cs="宋体" w:hint="eastAsia"/>
            <w:color w:val="000000"/>
            <w:kern w:val="0"/>
            <w:sz w:val="24"/>
          </w:rPr>
          <w:t>资鼎(上海)互联网金融信息服务有限</w:t>
        </w:r>
      </w:ins>
      <w:del w:id="2185" w:author="yunwei01" w:date="2017-08-02T14:38:00Z">
        <w:r w:rsidR="00543823" w:rsidDel="004C1B14">
          <w:rPr>
            <w:rFonts w:ascii="宋体" w:cs="宋体" w:hint="eastAsia"/>
            <w:color w:val="000000"/>
            <w:kern w:val="0"/>
            <w:sz w:val="24"/>
          </w:rPr>
          <w:delText>公司</w:delText>
        </w:r>
      </w:del>
      <w:ins w:id="2186" w:author="yunwei01" w:date="2017-08-02T14:38:00Z">
        <w:r w:rsidR="004C1B14">
          <w:rPr>
            <w:rFonts w:ascii="宋体" w:cs="宋体" w:hint="eastAsia"/>
            <w:color w:val="000000"/>
            <w:kern w:val="0"/>
            <w:sz w:val="24"/>
          </w:rPr>
          <w:t>公司</w:t>
        </w:r>
      </w:ins>
      <w:del w:id="2187" w:author="yunwei01" w:date="2017-08-03T09:49:00Z">
        <w:r w:rsidDel="00242751">
          <w:rPr>
            <w:rFonts w:ascii="宋体" w:cs="宋体" w:hint="eastAsia"/>
            <w:color w:val="000000"/>
            <w:kern w:val="0"/>
            <w:sz w:val="24"/>
          </w:rPr>
          <w:delText>”</w:delText>
        </w:r>
      </w:del>
      <w:r>
        <w:rPr>
          <w:rFonts w:ascii="宋体" w:cs="宋体" w:hint="eastAsia"/>
          <w:color w:val="000000"/>
          <w:kern w:val="0"/>
          <w:sz w:val="24"/>
        </w:rPr>
        <w:t>信息的电子邮件到外部地址必须事先经过信息拥有人同意或有关部门的授权；</w:t>
      </w:r>
    </w:p>
    <w:p w14:paraId="7288EF9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用户若发现任何非法使用本人帐号以及其他威胁信息系统安全的情况，必须立即报告信息安全管理部门；</w:t>
      </w:r>
    </w:p>
    <w:p w14:paraId="0A5D124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用户必须经常对电子邮件进行备份，把电子邮件中的重要信息导入文字处理文档、数据库或其它文件中，防止被用户本人错误删除或当系统发生问题时丢失。同时，电子邮件系统不是被用来存储重要信息的，管理员保留对电子邮件服务器中储存的信息定期维护的权利；</w:t>
      </w:r>
    </w:p>
    <w:p w14:paraId="2F942410"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对涉及重要信息的电子文件，应当设置口令；</w:t>
      </w:r>
    </w:p>
    <w:p w14:paraId="6138389A" w14:textId="57C63EFB"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不得共享或透露个人用户名和口令，不得将内部用户名和口令借与外单位人员登录</w:t>
      </w:r>
      <w:del w:id="2188" w:author="yunwei01" w:date="2017-08-02T14:22:00Z">
        <w:r w:rsidR="00543823" w:rsidDel="00A97AE9">
          <w:rPr>
            <w:rFonts w:ascii="宋体" w:cs="宋体" w:hint="eastAsia"/>
            <w:color w:val="000000"/>
            <w:kern w:val="0"/>
            <w:sz w:val="24"/>
          </w:rPr>
          <w:delText>AAAAA</w:delText>
        </w:r>
      </w:del>
      <w:ins w:id="2189" w:author="yunwei01" w:date="2017-08-02T14:22:00Z">
        <w:r w:rsidR="00A97AE9">
          <w:rPr>
            <w:rFonts w:ascii="宋体" w:cs="宋体" w:hint="eastAsia"/>
            <w:color w:val="000000"/>
            <w:kern w:val="0"/>
            <w:sz w:val="24"/>
          </w:rPr>
          <w:t>资鼎(上海)互联网金融信息服务有限</w:t>
        </w:r>
      </w:ins>
      <w:del w:id="2190" w:author="yunwei01" w:date="2017-08-02T14:38:00Z">
        <w:r w:rsidR="00543823" w:rsidDel="004C1B14">
          <w:rPr>
            <w:rFonts w:ascii="宋体" w:cs="宋体" w:hint="eastAsia"/>
            <w:color w:val="000000"/>
            <w:kern w:val="0"/>
            <w:sz w:val="24"/>
          </w:rPr>
          <w:delText>公司</w:delText>
        </w:r>
      </w:del>
      <w:ins w:id="2191" w:author="yunwei01" w:date="2017-08-02T14:38:00Z">
        <w:r w:rsidR="004C1B14">
          <w:rPr>
            <w:rFonts w:ascii="宋体" w:cs="宋体" w:hint="eastAsia"/>
            <w:color w:val="000000"/>
            <w:kern w:val="0"/>
            <w:sz w:val="24"/>
          </w:rPr>
          <w:t>公司</w:t>
        </w:r>
      </w:ins>
      <w:r>
        <w:rPr>
          <w:rFonts w:ascii="宋体" w:cs="宋体" w:hint="eastAsia"/>
          <w:color w:val="000000"/>
          <w:kern w:val="0"/>
          <w:sz w:val="24"/>
        </w:rPr>
        <w:t>应用系统；</w:t>
      </w:r>
    </w:p>
    <w:p w14:paraId="44E04E0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不得传播任何非法的、骚扰性的、中伤他人的、辱骂性的、恐吓性的、伤害性的、淫秽的等信息数据；</w:t>
      </w:r>
    </w:p>
    <w:p w14:paraId="6C1E337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不准传播任何教唆他人构成犯罪行为的信息数据；</w:t>
      </w:r>
    </w:p>
    <w:p w14:paraId="5DA93CA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不得传输助长国家不利因素、涉及国家安全，以及任何不符合国家法律、法规、规章的信息数据；</w:t>
      </w:r>
    </w:p>
    <w:p w14:paraId="408916E8"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lastRenderedPageBreak/>
        <w:t>未经许可不得非法进入其他的邮件系统；</w:t>
      </w:r>
    </w:p>
    <w:p w14:paraId="6640914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不得盗用他人的邮件帐号；</w:t>
      </w:r>
    </w:p>
    <w:p w14:paraId="561155A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不得随意在自己的计算机内设置共享目录，如确有必要，必须设置口令保护，并在共享完毕后立即取消共享功能；</w:t>
      </w:r>
    </w:p>
    <w:p w14:paraId="72110A11" w14:textId="2F4969A2"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工作人员不得随意安全软件，所有相关软件都必须由</w:t>
      </w:r>
      <w:del w:id="2192" w:author="yunwei01" w:date="2017-08-02T14:23:00Z">
        <w:r w:rsidR="00FF67FC" w:rsidDel="00A97AE9">
          <w:rPr>
            <w:rFonts w:ascii="宋体" w:cs="宋体" w:hint="eastAsia"/>
            <w:color w:val="000000"/>
            <w:kern w:val="0"/>
            <w:sz w:val="24"/>
          </w:rPr>
          <w:delText>XXXXX</w:delText>
        </w:r>
      </w:del>
      <w:ins w:id="2193" w:author="yunwei01" w:date="2017-08-02T14:23:00Z">
        <w:r w:rsidR="00A97AE9">
          <w:rPr>
            <w:rFonts w:ascii="宋体" w:cs="宋体" w:hint="eastAsia"/>
            <w:color w:val="000000"/>
            <w:kern w:val="0"/>
            <w:sz w:val="24"/>
          </w:rPr>
          <w:t>研发部</w:t>
        </w:r>
      </w:ins>
      <w:r>
        <w:rPr>
          <w:rFonts w:ascii="宋体" w:cs="宋体" w:hint="eastAsia"/>
          <w:color w:val="000000"/>
          <w:kern w:val="0"/>
          <w:sz w:val="24"/>
        </w:rPr>
        <w:t>人员安装，并由信息安全中心人员确认无安全危害；</w:t>
      </w:r>
    </w:p>
    <w:p w14:paraId="12BC12CF" w14:textId="2E662FBD"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非</w:t>
      </w:r>
      <w:del w:id="2194" w:author="yunwei01" w:date="2017-08-02T14:23:00Z">
        <w:r w:rsidR="00FF67FC" w:rsidDel="00A97AE9">
          <w:rPr>
            <w:rFonts w:ascii="宋体" w:cs="宋体" w:hint="eastAsia"/>
            <w:color w:val="000000"/>
            <w:kern w:val="0"/>
            <w:sz w:val="24"/>
          </w:rPr>
          <w:delText>XXXXX</w:delText>
        </w:r>
      </w:del>
      <w:ins w:id="2195" w:author="yunwei01" w:date="2017-08-02T14:23:00Z">
        <w:r w:rsidR="00A97AE9">
          <w:rPr>
            <w:rFonts w:ascii="宋体" w:cs="宋体" w:hint="eastAsia"/>
            <w:color w:val="000000"/>
            <w:kern w:val="0"/>
            <w:sz w:val="24"/>
          </w:rPr>
          <w:t>研发部</w:t>
        </w:r>
      </w:ins>
      <w:r>
        <w:rPr>
          <w:rFonts w:ascii="宋体" w:cs="宋体" w:hint="eastAsia"/>
          <w:color w:val="000000"/>
          <w:kern w:val="0"/>
          <w:sz w:val="24"/>
        </w:rPr>
        <w:t>人员不得随意拆卸计算机设备，更改计算机系统配置。</w:t>
      </w:r>
    </w:p>
    <w:p w14:paraId="542A409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不得将有重要资料的软盘、光盘、磁带等存储介质随意存放或随意带出办公地点。</w:t>
      </w:r>
    </w:p>
    <w:p w14:paraId="73FC3C2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在使用应用系统时，必须遵守应用系统的权限管理，不得企图获取别人的口令或其它认证方式，不得攻击内部网络或企图侵入无权限的应用系统；</w:t>
      </w:r>
    </w:p>
    <w:p w14:paraId="2E9C0AC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未经授权，不得向外部网络传输涉密信息及重要信息；</w:t>
      </w:r>
    </w:p>
    <w:p w14:paraId="3355EB61" w14:textId="5D20CB34" w:rsidR="001F3B45" w:rsidRDefault="001F3B45">
      <w:pPr>
        <w:rPr>
          <w:ins w:id="2196" w:author="yunwei01" w:date="2017-08-04T10:16:00Z"/>
        </w:rPr>
      </w:pPr>
      <w:ins w:id="2197" w:author="yunwei01" w:date="2017-08-04T10:16:00Z">
        <w:r>
          <w:br w:type="page"/>
        </w:r>
      </w:ins>
    </w:p>
    <w:p w14:paraId="4E20848C" w14:textId="1C7BDC19" w:rsidR="0024427F" w:rsidDel="001F3B45" w:rsidRDefault="0024427F">
      <w:pPr>
        <w:rPr>
          <w:del w:id="2198" w:author="yunwei01" w:date="2017-08-04T10:16:00Z"/>
        </w:rPr>
      </w:pPr>
      <w:bookmarkStart w:id="2199" w:name="_Toc489607100"/>
      <w:bookmarkEnd w:id="2199"/>
    </w:p>
    <w:p w14:paraId="02A6024C" w14:textId="56B7793B" w:rsidR="00EE0FC3" w:rsidDel="001F3B45" w:rsidRDefault="00EE0FC3">
      <w:pPr>
        <w:rPr>
          <w:del w:id="2200" w:author="yunwei01" w:date="2017-08-04T10:16:00Z"/>
        </w:rPr>
      </w:pPr>
      <w:bookmarkStart w:id="2201" w:name="_Toc489607101"/>
      <w:bookmarkEnd w:id="2201"/>
    </w:p>
    <w:p w14:paraId="131FD3AE" w14:textId="77777777" w:rsidR="0024427F" w:rsidRDefault="0063422A">
      <w:pPr>
        <w:pStyle w:val="1"/>
        <w:jc w:val="center"/>
        <w:pPrChange w:id="2202" w:author="yunwei01" w:date="2017-08-03T09:49:00Z">
          <w:pPr>
            <w:pStyle w:val="1"/>
          </w:pPr>
        </w:pPrChange>
      </w:pPr>
      <w:bookmarkStart w:id="2203" w:name="_Toc399855245"/>
      <w:bookmarkStart w:id="2204" w:name="_Toc428792566"/>
      <w:bookmarkStart w:id="2205" w:name="_Toc489545215"/>
      <w:bookmarkStart w:id="2206" w:name="_Toc489546687"/>
      <w:bookmarkStart w:id="2207" w:name="_Toc489547032"/>
      <w:bookmarkStart w:id="2208" w:name="_Toc489547905"/>
      <w:bookmarkStart w:id="2209" w:name="_Toc489607102"/>
      <w:r>
        <w:rPr>
          <w:rFonts w:hint="eastAsia"/>
        </w:rPr>
        <w:t>信息系统建设安全管理</w:t>
      </w:r>
      <w:commentRangeStart w:id="2210"/>
      <w:r>
        <w:rPr>
          <w:rFonts w:hint="eastAsia"/>
        </w:rPr>
        <w:t>制度</w:t>
      </w:r>
      <w:bookmarkEnd w:id="2203"/>
      <w:bookmarkEnd w:id="2204"/>
      <w:commentRangeEnd w:id="2210"/>
      <w:r w:rsidR="00A805C1">
        <w:rPr>
          <w:rStyle w:val="affc"/>
          <w:b w:val="0"/>
          <w:bCs w:val="0"/>
          <w:kern w:val="2"/>
        </w:rPr>
        <w:commentReference w:id="2210"/>
      </w:r>
      <w:bookmarkEnd w:id="2205"/>
      <w:bookmarkEnd w:id="2206"/>
      <w:bookmarkEnd w:id="2207"/>
      <w:bookmarkEnd w:id="2208"/>
      <w:bookmarkEnd w:id="2209"/>
    </w:p>
    <w:p w14:paraId="47086705" w14:textId="66174669" w:rsidR="0024427F" w:rsidRDefault="0063422A" w:rsidP="00F84F8A">
      <w:pPr>
        <w:pStyle w:val="2"/>
      </w:pPr>
      <w:bookmarkStart w:id="2211" w:name="_Toc399855246"/>
      <w:bookmarkStart w:id="2212" w:name="_Toc428792567"/>
      <w:del w:id="2213" w:author="yunwei01" w:date="2017-08-03T09:57:00Z">
        <w:r w:rsidDel="00F2432B">
          <w:rPr>
            <w:rFonts w:hint="eastAsia"/>
          </w:rPr>
          <w:delText>系统总</w:delText>
        </w:r>
      </w:del>
      <w:bookmarkStart w:id="2214" w:name="_Toc489545216"/>
      <w:bookmarkStart w:id="2215" w:name="_Toc489546688"/>
      <w:bookmarkStart w:id="2216" w:name="_Toc489547033"/>
      <w:bookmarkStart w:id="2217" w:name="_Toc489547906"/>
      <w:bookmarkStart w:id="2218" w:name="_Toc489607103"/>
      <w:ins w:id="2219" w:author="yunwei01" w:date="2017-08-03T09:57:00Z">
        <w:r w:rsidR="00F2432B">
          <w:rPr>
            <w:rFonts w:hint="eastAsia"/>
          </w:rPr>
          <w:t>安全设计需求分析及评估</w:t>
        </w:r>
      </w:ins>
      <w:bookmarkEnd w:id="2214"/>
      <w:bookmarkEnd w:id="2215"/>
      <w:bookmarkEnd w:id="2216"/>
      <w:bookmarkEnd w:id="2217"/>
      <w:bookmarkEnd w:id="2218"/>
      <w:del w:id="2220" w:author="yunwei01" w:date="2017-08-03T09:57:00Z">
        <w:r w:rsidDel="00F2432B">
          <w:rPr>
            <w:rFonts w:hint="eastAsia"/>
          </w:rPr>
          <w:delText>体规划设计</w:delText>
        </w:r>
      </w:del>
      <w:bookmarkEnd w:id="2211"/>
      <w:bookmarkEnd w:id="2212"/>
    </w:p>
    <w:p w14:paraId="28650D20" w14:textId="385B5957" w:rsidR="0024427F" w:rsidRPr="00F2432B" w:rsidDel="00F2432B" w:rsidRDefault="0063422A">
      <w:pPr>
        <w:numPr>
          <w:ilvl w:val="0"/>
          <w:numId w:val="56"/>
        </w:numPr>
        <w:autoSpaceDE w:val="0"/>
        <w:autoSpaceDN w:val="0"/>
        <w:adjustRightInd w:val="0"/>
        <w:spacing w:line="360" w:lineRule="auto"/>
        <w:jc w:val="left"/>
        <w:rPr>
          <w:del w:id="2221" w:author="yunwei01" w:date="2017-08-03T09:53:00Z"/>
          <w:rFonts w:ascii="Arial"/>
          <w:sz w:val="28"/>
          <w:rPrChange w:id="2222" w:author="yunwei01" w:date="2017-08-03T09:59:00Z">
            <w:rPr>
              <w:del w:id="2223" w:author="yunwei01" w:date="2017-08-03T09:53:00Z"/>
              <w:rFonts w:ascii="宋体" w:cs="宋体"/>
              <w:color w:val="000000"/>
              <w:kern w:val="0"/>
              <w:sz w:val="24"/>
            </w:rPr>
          </w:rPrChange>
        </w:rPr>
        <w:pPrChange w:id="2224" w:author="yunwei01" w:date="2017-08-03T10:00:00Z">
          <w:pPr>
            <w:autoSpaceDE w:val="0"/>
            <w:autoSpaceDN w:val="0"/>
            <w:adjustRightInd w:val="0"/>
            <w:spacing w:line="360" w:lineRule="auto"/>
            <w:ind w:firstLineChars="200" w:firstLine="480"/>
            <w:jc w:val="left"/>
          </w:pPr>
        </w:pPrChange>
      </w:pPr>
      <w:del w:id="2225" w:author="yunwei01" w:date="2017-08-03T09:53:00Z">
        <w:r w:rsidRPr="00F2432B" w:rsidDel="00F2432B">
          <w:rPr>
            <w:rFonts w:ascii="Arial" w:hint="eastAsia"/>
            <w:sz w:val="28"/>
            <w:rPrChange w:id="2226" w:author="yunwei01" w:date="2017-08-03T09:59:00Z">
              <w:rPr>
                <w:rFonts w:ascii="宋体" w:cs="宋体" w:hint="eastAsia"/>
                <w:color w:val="000000"/>
                <w:kern w:val="0"/>
                <w:sz w:val="24"/>
              </w:rPr>
            </w:rPrChange>
          </w:rPr>
          <w:delText>信息系统的安全保护等级由业务信息安全等级和系统服务安全等级的较高者决定，具体如下：</w:delText>
        </w:r>
        <w:bookmarkStart w:id="2227" w:name="_Toc489545217"/>
        <w:bookmarkStart w:id="2228" w:name="_Toc489546689"/>
        <w:bookmarkStart w:id="2229" w:name="_Toc489547034"/>
        <w:bookmarkStart w:id="2230" w:name="_Toc489547907"/>
        <w:bookmarkStart w:id="2231" w:name="_Toc489607104"/>
        <w:bookmarkEnd w:id="2227"/>
        <w:bookmarkEnd w:id="2228"/>
        <w:bookmarkEnd w:id="2229"/>
        <w:bookmarkEnd w:id="2230"/>
        <w:bookmarkEnd w:id="2231"/>
      </w:del>
    </w:p>
    <w:p w14:paraId="5293794D" w14:textId="3BC93279" w:rsidR="00442063" w:rsidRPr="00442063" w:rsidDel="00F2432B" w:rsidRDefault="00442063">
      <w:pPr>
        <w:spacing w:line="360" w:lineRule="auto"/>
        <w:outlineLvl w:val="0"/>
        <w:rPr>
          <w:del w:id="2232" w:author="yunwei01" w:date="2017-08-03T09:53:00Z"/>
          <w:rFonts w:ascii="宋体" w:cs="宋体"/>
          <w:color w:val="000000"/>
          <w:kern w:val="0"/>
          <w:sz w:val="24"/>
        </w:rPr>
        <w:pPrChange w:id="2233" w:author="yunwei01" w:date="2017-08-03T09:57:00Z">
          <w:pPr>
            <w:spacing w:line="360" w:lineRule="auto"/>
            <w:ind w:firstLineChars="200" w:firstLine="480"/>
            <w:outlineLvl w:val="0"/>
          </w:pPr>
        </w:pPrChange>
      </w:pPr>
      <w:del w:id="2234" w:author="yunwei01" w:date="2017-08-03T09:53:00Z">
        <w:r w:rsidRPr="00442063" w:rsidDel="00F2432B">
          <w:rPr>
            <w:rFonts w:ascii="宋体" w:cs="宋体" w:hint="eastAsia"/>
            <w:color w:val="000000"/>
            <w:kern w:val="0"/>
            <w:sz w:val="24"/>
          </w:rPr>
          <w:delText>（一）业务信息安全保护等级的</w:delText>
        </w:r>
        <w:commentRangeStart w:id="2235"/>
        <w:r w:rsidRPr="00442063" w:rsidDel="00F2432B">
          <w:rPr>
            <w:rFonts w:ascii="宋体" w:cs="宋体" w:hint="eastAsia"/>
            <w:color w:val="000000"/>
            <w:kern w:val="0"/>
            <w:sz w:val="24"/>
          </w:rPr>
          <w:delText>确定</w:delText>
        </w:r>
        <w:bookmarkStart w:id="2236" w:name="_Toc144639206"/>
        <w:commentRangeEnd w:id="2235"/>
        <w:r w:rsidR="002C79AA" w:rsidDel="00F2432B">
          <w:rPr>
            <w:rStyle w:val="affc"/>
          </w:rPr>
          <w:commentReference w:id="2235"/>
        </w:r>
        <w:bookmarkStart w:id="2237" w:name="_Toc489545218"/>
        <w:bookmarkStart w:id="2238" w:name="_Toc489546690"/>
        <w:bookmarkStart w:id="2239" w:name="_Toc489547035"/>
        <w:bookmarkStart w:id="2240" w:name="_Toc489547908"/>
        <w:bookmarkStart w:id="2241" w:name="_Toc489607105"/>
        <w:bookmarkEnd w:id="2237"/>
        <w:bookmarkEnd w:id="2238"/>
        <w:bookmarkEnd w:id="2239"/>
        <w:bookmarkEnd w:id="2240"/>
        <w:bookmarkEnd w:id="2241"/>
      </w:del>
    </w:p>
    <w:p w14:paraId="7EA16E50" w14:textId="23F69C5F" w:rsidR="00442063" w:rsidRPr="00442063" w:rsidDel="00F2432B" w:rsidRDefault="00442063">
      <w:pPr>
        <w:spacing w:line="360" w:lineRule="auto"/>
        <w:rPr>
          <w:del w:id="2242" w:author="yunwei01" w:date="2017-08-03T09:53:00Z"/>
          <w:rFonts w:ascii="宋体" w:cs="宋体"/>
          <w:color w:val="000000"/>
          <w:kern w:val="0"/>
          <w:sz w:val="24"/>
        </w:rPr>
        <w:pPrChange w:id="2243" w:author="yunwei01" w:date="2017-08-03T09:57:00Z">
          <w:pPr>
            <w:spacing w:line="360" w:lineRule="auto"/>
            <w:ind w:firstLineChars="200" w:firstLine="480"/>
          </w:pPr>
        </w:pPrChange>
      </w:pPr>
      <w:del w:id="2244" w:author="yunwei01" w:date="2017-08-03T09:53:00Z">
        <w:r w:rsidRPr="00442063" w:rsidDel="00F2432B">
          <w:rPr>
            <w:rFonts w:ascii="宋体" w:cs="宋体" w:hint="eastAsia"/>
            <w:color w:val="000000"/>
            <w:kern w:val="0"/>
            <w:sz w:val="24"/>
          </w:rPr>
          <w:delText>1、业务信息</w:delText>
        </w:r>
        <w:bookmarkEnd w:id="2236"/>
        <w:r w:rsidRPr="00442063" w:rsidDel="00F2432B">
          <w:rPr>
            <w:rFonts w:ascii="宋体" w:cs="宋体" w:hint="eastAsia"/>
            <w:color w:val="000000"/>
            <w:kern w:val="0"/>
            <w:sz w:val="24"/>
          </w:rPr>
          <w:delText>描述</w:delText>
        </w:r>
        <w:bookmarkStart w:id="2245" w:name="_Toc489545219"/>
        <w:bookmarkStart w:id="2246" w:name="_Toc489546691"/>
        <w:bookmarkStart w:id="2247" w:name="_Toc489547036"/>
        <w:bookmarkStart w:id="2248" w:name="_Toc489547909"/>
        <w:bookmarkStart w:id="2249" w:name="_Toc489607106"/>
        <w:bookmarkEnd w:id="2245"/>
        <w:bookmarkEnd w:id="2246"/>
        <w:bookmarkEnd w:id="2247"/>
        <w:bookmarkEnd w:id="2248"/>
        <w:bookmarkEnd w:id="2249"/>
      </w:del>
    </w:p>
    <w:p w14:paraId="1211F01F" w14:textId="24E8FB9E" w:rsidR="00442063" w:rsidRPr="00442063" w:rsidDel="00F2432B" w:rsidRDefault="00442063">
      <w:pPr>
        <w:spacing w:line="360" w:lineRule="auto"/>
        <w:rPr>
          <w:del w:id="2250" w:author="yunwei01" w:date="2017-08-03T09:53:00Z"/>
          <w:rFonts w:ascii="宋体" w:cs="宋体"/>
          <w:color w:val="000000"/>
          <w:kern w:val="0"/>
          <w:sz w:val="24"/>
        </w:rPr>
        <w:pPrChange w:id="2251" w:author="yunwei01" w:date="2017-08-03T09:57:00Z">
          <w:pPr>
            <w:spacing w:line="360" w:lineRule="auto"/>
            <w:ind w:firstLineChars="200" w:firstLine="480"/>
          </w:pPr>
        </w:pPrChange>
      </w:pPr>
      <w:del w:id="2252" w:author="yunwei01" w:date="2017-08-03T09:53:00Z">
        <w:r w:rsidRPr="00442063" w:rsidDel="00F2432B">
          <w:rPr>
            <w:rFonts w:ascii="宋体" w:cs="宋体" w:hint="eastAsia"/>
            <w:color w:val="000000"/>
            <w:kern w:val="0"/>
            <w:sz w:val="24"/>
          </w:rPr>
          <w:delText>建设覆盖业户、从业人员、营运车辆、营业场所、线路、额度、维保场、运价、设施、票据等的上海市城市交通运输管理数据库，包括轨道交通行业数据库、公交行业数据库、出租行业数据库、省际客运行业数据库、道路货运行业数据库、汽修行业数据库、驾培行业数据库、公共停车行业数据库和道路清障救援牵引行业数据库等，为综合管理、公共服务和行业发展的决策支持提供数据支撑。建设覆盖市、区（县）两级</w:delText>
        </w:r>
        <w:r w:rsidR="00DA3F6E" w:rsidDel="00F2432B">
          <w:rPr>
            <w:rFonts w:ascii="宋体" w:cs="宋体" w:hint="eastAsia"/>
            <w:color w:val="000000"/>
            <w:kern w:val="0"/>
            <w:sz w:val="24"/>
          </w:rPr>
          <w:delText>交港</w:delText>
        </w:r>
        <w:r w:rsidRPr="00442063" w:rsidDel="00F2432B">
          <w:rPr>
            <w:rFonts w:ascii="宋体" w:cs="宋体" w:hint="eastAsia"/>
            <w:color w:val="000000"/>
            <w:kern w:val="0"/>
            <w:sz w:val="24"/>
          </w:rPr>
          <w:delText>机构的</w:delText>
        </w:r>
      </w:del>
      <w:del w:id="2253" w:author="yunwei01" w:date="2017-08-02T14:22:00Z">
        <w:r w:rsidR="00317016" w:rsidDel="00A97AE9">
          <w:rPr>
            <w:rFonts w:ascii="宋体" w:cs="宋体" w:hint="eastAsia"/>
            <w:color w:val="000000"/>
            <w:kern w:val="0"/>
            <w:sz w:val="24"/>
          </w:rPr>
          <w:delText>AAAAA</w:delText>
        </w:r>
      </w:del>
      <w:del w:id="2254" w:author="yunwei01" w:date="2017-08-02T14:38:00Z">
        <w:r w:rsidR="00317016" w:rsidDel="004C1B14">
          <w:rPr>
            <w:rFonts w:ascii="宋体" w:cs="宋体" w:hint="eastAsia"/>
            <w:color w:val="000000"/>
            <w:kern w:val="0"/>
            <w:sz w:val="24"/>
          </w:rPr>
          <w:delText>公司</w:delText>
        </w:r>
      </w:del>
      <w:del w:id="2255" w:author="yunwei01" w:date="2017-08-03T09:53:00Z">
        <w:r w:rsidR="00317016" w:rsidDel="00F2432B">
          <w:rPr>
            <w:rFonts w:ascii="宋体" w:cs="宋体" w:hint="eastAsia"/>
            <w:color w:val="000000"/>
            <w:kern w:val="0"/>
            <w:sz w:val="24"/>
          </w:rPr>
          <w:delText>的</w:delText>
        </w:r>
      </w:del>
      <w:del w:id="2256" w:author="yunwei01" w:date="2017-08-02T14:23:00Z">
        <w:r w:rsidR="00317016" w:rsidDel="00A97AE9">
          <w:rPr>
            <w:rFonts w:ascii="宋体" w:cs="宋体" w:hint="eastAsia"/>
            <w:color w:val="000000"/>
            <w:kern w:val="0"/>
            <w:sz w:val="24"/>
          </w:rPr>
          <w:delText>BBBBB</w:delText>
        </w:r>
      </w:del>
      <w:del w:id="2257" w:author="yunwei01" w:date="2017-08-03T09:53:00Z">
        <w:r w:rsidR="00317016" w:rsidDel="00F2432B">
          <w:rPr>
            <w:rFonts w:ascii="宋体" w:cs="宋体" w:hint="eastAsia"/>
            <w:color w:val="000000"/>
            <w:kern w:val="0"/>
            <w:sz w:val="24"/>
          </w:rPr>
          <w:delText>系统</w:delText>
        </w:r>
        <w:r w:rsidRPr="00442063" w:rsidDel="00F2432B">
          <w:rPr>
            <w:rFonts w:ascii="宋体" w:cs="宋体" w:hint="eastAsia"/>
            <w:color w:val="000000"/>
            <w:kern w:val="0"/>
            <w:sz w:val="24"/>
          </w:rPr>
          <w:delText>，覆盖本市城市交通运输全行业的基础管理、业务审核、行政监管、安全管理和行业发展的五大业务领域，依托市法人库，通过接入GPS信息、营运信息、培训信息、车辆检测信息等动态数据，实现基于动静态数据的城市交通运输行业一体化管理和服务。建设全市出租汽车电子准营证系统。为全市12万出租汽车驾驶员新配IC卡电子准营证。</w:delText>
        </w:r>
        <w:bookmarkStart w:id="2258" w:name="_Toc489545220"/>
        <w:bookmarkStart w:id="2259" w:name="_Toc489546692"/>
        <w:bookmarkStart w:id="2260" w:name="_Toc489547037"/>
        <w:bookmarkStart w:id="2261" w:name="_Toc489547910"/>
        <w:bookmarkStart w:id="2262" w:name="_Toc489607107"/>
        <w:bookmarkEnd w:id="2258"/>
        <w:bookmarkEnd w:id="2259"/>
        <w:bookmarkEnd w:id="2260"/>
        <w:bookmarkEnd w:id="2261"/>
        <w:bookmarkEnd w:id="2262"/>
      </w:del>
    </w:p>
    <w:p w14:paraId="55358EE1" w14:textId="535C7784" w:rsidR="00442063" w:rsidRPr="00442063" w:rsidDel="00F2432B" w:rsidRDefault="00442063">
      <w:pPr>
        <w:spacing w:line="360" w:lineRule="auto"/>
        <w:rPr>
          <w:del w:id="2263" w:author="yunwei01" w:date="2017-08-03T09:53:00Z"/>
          <w:rFonts w:ascii="宋体" w:cs="宋体"/>
          <w:color w:val="000000"/>
          <w:kern w:val="0"/>
          <w:sz w:val="24"/>
        </w:rPr>
        <w:pPrChange w:id="2264" w:author="yunwei01" w:date="2017-08-03T09:57:00Z">
          <w:pPr>
            <w:spacing w:line="360" w:lineRule="auto"/>
            <w:ind w:firstLineChars="200" w:firstLine="480"/>
          </w:pPr>
        </w:pPrChange>
      </w:pPr>
      <w:del w:id="2265" w:author="yunwei01" w:date="2017-08-03T09:53:00Z">
        <w:r w:rsidRPr="00442063" w:rsidDel="00F2432B">
          <w:rPr>
            <w:rFonts w:ascii="宋体" w:cs="宋体" w:hint="eastAsia"/>
            <w:color w:val="000000"/>
            <w:kern w:val="0"/>
            <w:sz w:val="24"/>
          </w:rPr>
          <w:delText>2、业务信息受到破坏时所侵害客体的确定</w:delText>
        </w:r>
        <w:bookmarkStart w:id="2266" w:name="_Toc489545221"/>
        <w:bookmarkStart w:id="2267" w:name="_Toc489546693"/>
        <w:bookmarkStart w:id="2268" w:name="_Toc489547038"/>
        <w:bookmarkStart w:id="2269" w:name="_Toc489547911"/>
        <w:bookmarkStart w:id="2270" w:name="_Toc489607108"/>
        <w:bookmarkEnd w:id="2266"/>
        <w:bookmarkEnd w:id="2267"/>
        <w:bookmarkEnd w:id="2268"/>
        <w:bookmarkEnd w:id="2269"/>
        <w:bookmarkEnd w:id="2270"/>
      </w:del>
    </w:p>
    <w:p w14:paraId="02B741BB" w14:textId="622652D3" w:rsidR="00442063" w:rsidRPr="00442063" w:rsidDel="00F2432B" w:rsidRDefault="00317016">
      <w:pPr>
        <w:spacing w:line="360" w:lineRule="auto"/>
        <w:rPr>
          <w:del w:id="2271" w:author="yunwei01" w:date="2017-08-03T09:53:00Z"/>
          <w:rFonts w:ascii="宋体" w:cs="宋体"/>
          <w:color w:val="000000"/>
          <w:kern w:val="0"/>
          <w:sz w:val="24"/>
        </w:rPr>
        <w:pPrChange w:id="2272" w:author="yunwei01" w:date="2017-08-03T09:57:00Z">
          <w:pPr>
            <w:spacing w:line="360" w:lineRule="auto"/>
            <w:ind w:firstLineChars="200" w:firstLine="480"/>
          </w:pPr>
        </w:pPrChange>
      </w:pPr>
      <w:del w:id="2273" w:author="yunwei01" w:date="2017-08-02T14:22:00Z">
        <w:r w:rsidDel="00A97AE9">
          <w:rPr>
            <w:rFonts w:ascii="宋体" w:cs="宋体" w:hint="eastAsia"/>
            <w:color w:val="000000"/>
            <w:kern w:val="0"/>
            <w:sz w:val="24"/>
          </w:rPr>
          <w:delText>AAAAA</w:delText>
        </w:r>
      </w:del>
      <w:del w:id="2274" w:author="yunwei01" w:date="2017-08-02T14:38:00Z">
        <w:r w:rsidDel="004C1B14">
          <w:rPr>
            <w:rFonts w:ascii="宋体" w:cs="宋体" w:hint="eastAsia"/>
            <w:color w:val="000000"/>
            <w:kern w:val="0"/>
            <w:sz w:val="24"/>
          </w:rPr>
          <w:delText>公司</w:delText>
        </w:r>
      </w:del>
      <w:del w:id="2275" w:author="yunwei01" w:date="2017-08-03T09:53:00Z">
        <w:r w:rsidDel="00F2432B">
          <w:rPr>
            <w:rFonts w:ascii="宋体" w:cs="宋体" w:hint="eastAsia"/>
            <w:color w:val="000000"/>
            <w:kern w:val="0"/>
            <w:sz w:val="24"/>
          </w:rPr>
          <w:delText>的</w:delText>
        </w:r>
      </w:del>
      <w:del w:id="2276" w:author="yunwei01" w:date="2017-08-02T14:23:00Z">
        <w:r w:rsidDel="00A97AE9">
          <w:rPr>
            <w:rFonts w:ascii="宋体" w:cs="宋体" w:hint="eastAsia"/>
            <w:color w:val="000000"/>
            <w:kern w:val="0"/>
            <w:sz w:val="24"/>
          </w:rPr>
          <w:delText>BBBBB</w:delText>
        </w:r>
      </w:del>
      <w:del w:id="2277" w:author="yunwei01" w:date="2017-08-03T09:53:00Z">
        <w:r w:rsidDel="00F2432B">
          <w:rPr>
            <w:rFonts w:ascii="宋体" w:cs="宋体" w:hint="eastAsia"/>
            <w:color w:val="000000"/>
            <w:kern w:val="0"/>
            <w:sz w:val="24"/>
          </w:rPr>
          <w:delText>系统</w:delText>
        </w:r>
        <w:r w:rsidR="00442063" w:rsidRPr="00442063" w:rsidDel="00F2432B">
          <w:rPr>
            <w:rFonts w:ascii="宋体" w:cs="宋体" w:hint="eastAsia"/>
            <w:color w:val="000000"/>
            <w:kern w:val="0"/>
            <w:sz w:val="24"/>
          </w:rPr>
          <w:delText>受到破坏后，所侵害的客体是社会秩序和公民的合法权益。</w:delText>
        </w:r>
        <w:bookmarkStart w:id="2278" w:name="_Toc489545222"/>
        <w:bookmarkStart w:id="2279" w:name="_Toc489546694"/>
        <w:bookmarkStart w:id="2280" w:name="_Toc489547039"/>
        <w:bookmarkStart w:id="2281" w:name="_Toc489547912"/>
        <w:bookmarkStart w:id="2282" w:name="_Toc489607109"/>
        <w:bookmarkEnd w:id="2278"/>
        <w:bookmarkEnd w:id="2279"/>
        <w:bookmarkEnd w:id="2280"/>
        <w:bookmarkEnd w:id="2281"/>
        <w:bookmarkEnd w:id="2282"/>
      </w:del>
    </w:p>
    <w:p w14:paraId="4B615D4D" w14:textId="68A2B546" w:rsidR="00442063" w:rsidRPr="00442063" w:rsidDel="00F2432B" w:rsidRDefault="00442063">
      <w:pPr>
        <w:spacing w:line="360" w:lineRule="auto"/>
        <w:rPr>
          <w:del w:id="2283" w:author="yunwei01" w:date="2017-08-03T09:53:00Z"/>
          <w:rFonts w:ascii="宋体" w:cs="宋体"/>
          <w:color w:val="000000"/>
          <w:kern w:val="0"/>
          <w:sz w:val="24"/>
        </w:rPr>
        <w:pPrChange w:id="2284" w:author="yunwei01" w:date="2017-08-03T09:57:00Z">
          <w:pPr>
            <w:spacing w:line="360" w:lineRule="auto"/>
            <w:ind w:firstLineChars="200" w:firstLine="480"/>
          </w:pPr>
        </w:pPrChange>
      </w:pPr>
      <w:del w:id="2285" w:author="yunwei01" w:date="2017-08-03T09:53:00Z">
        <w:r w:rsidRPr="00442063" w:rsidDel="00F2432B">
          <w:rPr>
            <w:rFonts w:ascii="宋体" w:cs="宋体" w:hint="eastAsia"/>
            <w:color w:val="000000"/>
            <w:kern w:val="0"/>
            <w:sz w:val="24"/>
          </w:rPr>
          <w:delText>3、信息受到破坏后对侵害客体的侵害程度的确定</w:delText>
        </w:r>
        <w:bookmarkStart w:id="2286" w:name="_Toc489545223"/>
        <w:bookmarkStart w:id="2287" w:name="_Toc489546695"/>
        <w:bookmarkStart w:id="2288" w:name="_Toc489547040"/>
        <w:bookmarkStart w:id="2289" w:name="_Toc489547913"/>
        <w:bookmarkStart w:id="2290" w:name="_Toc489607110"/>
        <w:bookmarkEnd w:id="2286"/>
        <w:bookmarkEnd w:id="2287"/>
        <w:bookmarkEnd w:id="2288"/>
        <w:bookmarkEnd w:id="2289"/>
        <w:bookmarkEnd w:id="2290"/>
      </w:del>
    </w:p>
    <w:p w14:paraId="71453FEB" w14:textId="3E696362" w:rsidR="00442063" w:rsidRPr="00442063" w:rsidDel="00F2432B" w:rsidRDefault="00442063">
      <w:pPr>
        <w:spacing w:line="360" w:lineRule="auto"/>
        <w:rPr>
          <w:del w:id="2291" w:author="yunwei01" w:date="2017-08-03T09:53:00Z"/>
          <w:rFonts w:ascii="宋体" w:cs="宋体"/>
          <w:color w:val="000000"/>
          <w:kern w:val="0"/>
          <w:sz w:val="24"/>
        </w:rPr>
        <w:pPrChange w:id="2292" w:author="yunwei01" w:date="2017-08-03T09:57:00Z">
          <w:pPr>
            <w:spacing w:line="360" w:lineRule="auto"/>
            <w:ind w:firstLineChars="200" w:firstLine="480"/>
          </w:pPr>
        </w:pPrChange>
      </w:pPr>
      <w:del w:id="2293" w:author="yunwei01" w:date="2017-08-03T09:53:00Z">
        <w:r w:rsidRPr="00442063" w:rsidDel="00F2432B">
          <w:rPr>
            <w:rFonts w:ascii="宋体" w:cs="宋体" w:hint="eastAsia"/>
            <w:color w:val="000000"/>
            <w:kern w:val="0"/>
            <w:sz w:val="24"/>
          </w:rPr>
          <w:delText>上述结果的程度表现为一般损害，影响主要功能的执行，有限的社会不良影响，个人造成一般损害。</w:delText>
        </w:r>
        <w:bookmarkStart w:id="2294" w:name="_Toc489545224"/>
        <w:bookmarkStart w:id="2295" w:name="_Toc489546696"/>
        <w:bookmarkStart w:id="2296" w:name="_Toc489547041"/>
        <w:bookmarkStart w:id="2297" w:name="_Toc489547914"/>
        <w:bookmarkStart w:id="2298" w:name="_Toc489607111"/>
        <w:bookmarkEnd w:id="2294"/>
        <w:bookmarkEnd w:id="2295"/>
        <w:bookmarkEnd w:id="2296"/>
        <w:bookmarkEnd w:id="2297"/>
        <w:bookmarkEnd w:id="2298"/>
      </w:del>
    </w:p>
    <w:p w14:paraId="08B20F43" w14:textId="67CBDADD" w:rsidR="00442063" w:rsidRPr="00442063" w:rsidDel="00F2432B" w:rsidRDefault="00442063">
      <w:pPr>
        <w:spacing w:line="360" w:lineRule="auto"/>
        <w:rPr>
          <w:del w:id="2299" w:author="yunwei01" w:date="2017-08-03T09:53:00Z"/>
          <w:rFonts w:ascii="宋体" w:cs="宋体"/>
          <w:color w:val="000000"/>
          <w:kern w:val="0"/>
          <w:sz w:val="24"/>
        </w:rPr>
        <w:pPrChange w:id="2300" w:author="yunwei01" w:date="2017-08-03T09:57:00Z">
          <w:pPr>
            <w:spacing w:line="360" w:lineRule="auto"/>
            <w:ind w:firstLineChars="200" w:firstLine="480"/>
          </w:pPr>
        </w:pPrChange>
      </w:pPr>
      <w:del w:id="2301" w:author="yunwei01" w:date="2017-08-03T09:53:00Z">
        <w:r w:rsidRPr="00442063" w:rsidDel="00F2432B">
          <w:rPr>
            <w:rFonts w:ascii="宋体" w:cs="宋体" w:hint="eastAsia"/>
            <w:color w:val="000000"/>
            <w:kern w:val="0"/>
            <w:sz w:val="24"/>
          </w:rPr>
          <w:delText>4、业务信息安全等级的确定</w:delText>
        </w:r>
        <w:bookmarkStart w:id="2302" w:name="_Toc489545225"/>
        <w:bookmarkStart w:id="2303" w:name="_Toc489546697"/>
        <w:bookmarkStart w:id="2304" w:name="_Toc489547042"/>
        <w:bookmarkStart w:id="2305" w:name="_Toc489547915"/>
        <w:bookmarkStart w:id="2306" w:name="_Toc489607112"/>
        <w:bookmarkEnd w:id="2302"/>
        <w:bookmarkEnd w:id="2303"/>
        <w:bookmarkEnd w:id="2304"/>
        <w:bookmarkEnd w:id="2305"/>
        <w:bookmarkEnd w:id="2306"/>
      </w:del>
    </w:p>
    <w:p w14:paraId="32003E9B" w14:textId="1A87AEB6" w:rsidR="00442063" w:rsidRPr="00442063" w:rsidDel="00F2432B" w:rsidRDefault="00442063">
      <w:pPr>
        <w:spacing w:line="360" w:lineRule="auto"/>
        <w:rPr>
          <w:del w:id="2307" w:author="yunwei01" w:date="2017-08-03T09:53:00Z"/>
          <w:rFonts w:ascii="宋体" w:cs="宋体"/>
          <w:color w:val="000000"/>
          <w:kern w:val="0"/>
          <w:sz w:val="24"/>
        </w:rPr>
        <w:pPrChange w:id="2308" w:author="yunwei01" w:date="2017-08-03T09:57:00Z">
          <w:pPr>
            <w:spacing w:line="360" w:lineRule="auto"/>
            <w:ind w:firstLineChars="200" w:firstLine="480"/>
          </w:pPr>
        </w:pPrChange>
      </w:pPr>
      <w:del w:id="2309" w:author="yunwei01" w:date="2017-08-03T09:53:00Z">
        <w:r w:rsidRPr="00442063" w:rsidDel="00F2432B">
          <w:rPr>
            <w:rFonts w:ascii="宋体" w:cs="宋体" w:hint="eastAsia"/>
            <w:color w:val="000000"/>
            <w:kern w:val="0"/>
            <w:sz w:val="24"/>
          </w:rPr>
          <w:delText>依据信息受到破坏时所侵害的客体以及侵害程度，</w:delText>
        </w:r>
      </w:del>
      <w:del w:id="2310" w:author="yunwei01" w:date="2017-08-02T14:22:00Z">
        <w:r w:rsidR="00317016" w:rsidDel="00A97AE9">
          <w:rPr>
            <w:rFonts w:ascii="宋体" w:cs="宋体" w:hint="eastAsia"/>
            <w:color w:val="000000"/>
            <w:kern w:val="0"/>
            <w:sz w:val="24"/>
          </w:rPr>
          <w:delText>AAAAA</w:delText>
        </w:r>
      </w:del>
      <w:del w:id="2311" w:author="yunwei01" w:date="2017-08-02T14:38:00Z">
        <w:r w:rsidR="00317016" w:rsidDel="004C1B14">
          <w:rPr>
            <w:rFonts w:ascii="宋体" w:cs="宋体" w:hint="eastAsia"/>
            <w:color w:val="000000"/>
            <w:kern w:val="0"/>
            <w:sz w:val="24"/>
          </w:rPr>
          <w:delText>公司</w:delText>
        </w:r>
      </w:del>
      <w:del w:id="2312" w:author="yunwei01" w:date="2017-08-03T09:53:00Z">
        <w:r w:rsidR="00317016" w:rsidDel="00F2432B">
          <w:rPr>
            <w:rFonts w:ascii="宋体" w:cs="宋体" w:hint="eastAsia"/>
            <w:color w:val="000000"/>
            <w:kern w:val="0"/>
            <w:sz w:val="24"/>
          </w:rPr>
          <w:delText>的</w:delText>
        </w:r>
      </w:del>
      <w:del w:id="2313" w:author="yunwei01" w:date="2017-08-02T14:23:00Z">
        <w:r w:rsidR="00317016" w:rsidDel="00A97AE9">
          <w:rPr>
            <w:rFonts w:ascii="宋体" w:cs="宋体" w:hint="eastAsia"/>
            <w:color w:val="000000"/>
            <w:kern w:val="0"/>
            <w:sz w:val="24"/>
          </w:rPr>
          <w:delText>BBBBB</w:delText>
        </w:r>
      </w:del>
      <w:del w:id="2314" w:author="yunwei01" w:date="2017-08-03T09:53:00Z">
        <w:r w:rsidR="00317016" w:rsidDel="00F2432B">
          <w:rPr>
            <w:rFonts w:ascii="宋体" w:cs="宋体" w:hint="eastAsia"/>
            <w:color w:val="000000"/>
            <w:kern w:val="0"/>
            <w:sz w:val="24"/>
          </w:rPr>
          <w:delText>系统</w:delText>
        </w:r>
        <w:r w:rsidRPr="00442063" w:rsidDel="00F2432B">
          <w:rPr>
            <w:rFonts w:ascii="宋体" w:cs="宋体" w:hint="eastAsia"/>
            <w:color w:val="000000"/>
            <w:kern w:val="0"/>
            <w:sz w:val="24"/>
          </w:rPr>
          <w:delText>信息安全等级定为二级。</w:delText>
        </w:r>
        <w:bookmarkStart w:id="2315" w:name="_Toc489545226"/>
        <w:bookmarkStart w:id="2316" w:name="_Toc489546698"/>
        <w:bookmarkStart w:id="2317" w:name="_Toc489547043"/>
        <w:bookmarkStart w:id="2318" w:name="_Toc489547916"/>
        <w:bookmarkStart w:id="2319" w:name="_Toc489607113"/>
        <w:bookmarkEnd w:id="2315"/>
        <w:bookmarkEnd w:id="2316"/>
        <w:bookmarkEnd w:id="2317"/>
        <w:bookmarkEnd w:id="2318"/>
        <w:bookmarkEnd w:id="2319"/>
      </w:del>
    </w:p>
    <w:p w14:paraId="0EEA3545" w14:textId="17563C30" w:rsidR="00442063" w:rsidRPr="00442063" w:rsidDel="00F2432B" w:rsidRDefault="00442063">
      <w:pPr>
        <w:spacing w:line="360" w:lineRule="auto"/>
        <w:outlineLvl w:val="0"/>
        <w:rPr>
          <w:del w:id="2320" w:author="yunwei01" w:date="2017-08-03T09:53:00Z"/>
          <w:rFonts w:ascii="宋体" w:cs="宋体"/>
          <w:color w:val="000000"/>
          <w:kern w:val="0"/>
          <w:sz w:val="24"/>
        </w:rPr>
        <w:pPrChange w:id="2321" w:author="yunwei01" w:date="2017-08-03T09:57:00Z">
          <w:pPr>
            <w:spacing w:line="360" w:lineRule="auto"/>
            <w:ind w:firstLineChars="200" w:firstLine="480"/>
            <w:outlineLvl w:val="0"/>
          </w:pPr>
        </w:pPrChange>
      </w:pPr>
      <w:del w:id="2322" w:author="yunwei01" w:date="2017-08-03T09:53:00Z">
        <w:r w:rsidRPr="00442063" w:rsidDel="00F2432B">
          <w:rPr>
            <w:rFonts w:ascii="宋体" w:cs="宋体" w:hint="eastAsia"/>
            <w:color w:val="000000"/>
            <w:kern w:val="0"/>
            <w:sz w:val="24"/>
          </w:rPr>
          <w:delText>（二）</w:delText>
        </w:r>
        <w:commentRangeStart w:id="2323"/>
        <w:r w:rsidRPr="00442063" w:rsidDel="00F2432B">
          <w:rPr>
            <w:rFonts w:ascii="宋体" w:cs="宋体" w:hint="eastAsia"/>
            <w:color w:val="000000"/>
            <w:kern w:val="0"/>
            <w:sz w:val="24"/>
          </w:rPr>
          <w:delText>系统服务</w:delText>
        </w:r>
        <w:commentRangeEnd w:id="2323"/>
        <w:r w:rsidR="002C79AA" w:rsidDel="00F2432B">
          <w:rPr>
            <w:rStyle w:val="affc"/>
          </w:rPr>
          <w:commentReference w:id="2323"/>
        </w:r>
        <w:r w:rsidRPr="00442063" w:rsidDel="00F2432B">
          <w:rPr>
            <w:rFonts w:ascii="宋体" w:cs="宋体" w:hint="eastAsia"/>
            <w:color w:val="000000"/>
            <w:kern w:val="0"/>
            <w:sz w:val="24"/>
          </w:rPr>
          <w:delText>安全保护等级的确定</w:delText>
        </w:r>
        <w:bookmarkStart w:id="2324" w:name="_Toc489545227"/>
        <w:bookmarkStart w:id="2325" w:name="_Toc489546699"/>
        <w:bookmarkStart w:id="2326" w:name="_Toc489547044"/>
        <w:bookmarkStart w:id="2327" w:name="_Toc489547917"/>
        <w:bookmarkStart w:id="2328" w:name="_Toc489607114"/>
        <w:bookmarkEnd w:id="2324"/>
        <w:bookmarkEnd w:id="2325"/>
        <w:bookmarkEnd w:id="2326"/>
        <w:bookmarkEnd w:id="2327"/>
        <w:bookmarkEnd w:id="2328"/>
      </w:del>
    </w:p>
    <w:p w14:paraId="4A0A40C1" w14:textId="69F7A3E5" w:rsidR="00442063" w:rsidRPr="00442063" w:rsidDel="00F2432B" w:rsidRDefault="00442063">
      <w:pPr>
        <w:spacing w:line="360" w:lineRule="auto"/>
        <w:rPr>
          <w:del w:id="2329" w:author="yunwei01" w:date="2017-08-03T09:53:00Z"/>
          <w:rFonts w:ascii="宋体" w:cs="宋体"/>
          <w:color w:val="000000"/>
          <w:kern w:val="0"/>
          <w:sz w:val="24"/>
        </w:rPr>
        <w:pPrChange w:id="2330" w:author="yunwei01" w:date="2017-08-03T09:57:00Z">
          <w:pPr>
            <w:spacing w:line="360" w:lineRule="auto"/>
            <w:ind w:firstLineChars="200" w:firstLine="480"/>
          </w:pPr>
        </w:pPrChange>
      </w:pPr>
      <w:del w:id="2331" w:author="yunwei01" w:date="2017-08-03T09:53:00Z">
        <w:r w:rsidRPr="00442063" w:rsidDel="00F2432B">
          <w:rPr>
            <w:rFonts w:ascii="宋体" w:cs="宋体" w:hint="eastAsia"/>
            <w:color w:val="000000"/>
            <w:kern w:val="0"/>
            <w:sz w:val="24"/>
          </w:rPr>
          <w:delText>1、系统服务描述</w:delText>
        </w:r>
        <w:bookmarkStart w:id="2332" w:name="_Toc489545228"/>
        <w:bookmarkStart w:id="2333" w:name="_Toc489546700"/>
        <w:bookmarkStart w:id="2334" w:name="_Toc489547045"/>
        <w:bookmarkStart w:id="2335" w:name="_Toc489547918"/>
        <w:bookmarkStart w:id="2336" w:name="_Toc489607115"/>
        <w:bookmarkEnd w:id="2332"/>
        <w:bookmarkEnd w:id="2333"/>
        <w:bookmarkEnd w:id="2334"/>
        <w:bookmarkEnd w:id="2335"/>
        <w:bookmarkEnd w:id="2336"/>
      </w:del>
    </w:p>
    <w:p w14:paraId="0662F7CB" w14:textId="073E3C06" w:rsidR="00442063" w:rsidRPr="00442063" w:rsidDel="00F2432B" w:rsidRDefault="00442063">
      <w:pPr>
        <w:spacing w:line="360" w:lineRule="auto"/>
        <w:rPr>
          <w:del w:id="2337" w:author="yunwei01" w:date="2017-08-03T09:53:00Z"/>
          <w:rFonts w:ascii="宋体" w:cs="宋体"/>
          <w:color w:val="000000"/>
          <w:kern w:val="0"/>
          <w:sz w:val="24"/>
        </w:rPr>
        <w:pPrChange w:id="2338" w:author="yunwei01" w:date="2017-08-03T09:57:00Z">
          <w:pPr>
            <w:spacing w:line="360" w:lineRule="auto"/>
            <w:ind w:firstLineChars="200" w:firstLine="480"/>
          </w:pPr>
        </w:pPrChange>
      </w:pPr>
      <w:del w:id="2339" w:author="yunwei01" w:date="2017-08-03T09:53:00Z">
        <w:r w:rsidRPr="00442063" w:rsidDel="00F2432B">
          <w:rPr>
            <w:rFonts w:ascii="宋体" w:cs="宋体" w:hint="eastAsia"/>
            <w:color w:val="000000"/>
            <w:kern w:val="0"/>
            <w:sz w:val="24"/>
          </w:rPr>
          <w:delText>本系统</w:delText>
        </w:r>
        <w:r w:rsidR="00CF4D3F" w:rsidRPr="00CF4D3F" w:rsidDel="00F2432B">
          <w:rPr>
            <w:rFonts w:ascii="宋体" w:cs="宋体" w:hint="eastAsia"/>
            <w:color w:val="000000"/>
            <w:kern w:val="0"/>
            <w:sz w:val="24"/>
          </w:rPr>
          <w:delText>在充分利用政务外网和现有城市交通基础数据库的基础上，通过建设轨道交通行业管理、危险品运输车辆安全监督管理、公共交通一体化管理、行业安全管理及突发事件应急处置等应用系统，加强对轨道交通、危险品运输等重点领域的安全监管能力，提高对突发事件的应急处置能力；提高城市交通运行监管效率，为城市发展和2010年上海世博会提供安全、便捷、通畅的公共交通服务。</w:delText>
        </w:r>
        <w:bookmarkStart w:id="2340" w:name="_Toc489545229"/>
        <w:bookmarkStart w:id="2341" w:name="_Toc489546701"/>
        <w:bookmarkStart w:id="2342" w:name="_Toc489547046"/>
        <w:bookmarkStart w:id="2343" w:name="_Toc489547919"/>
        <w:bookmarkStart w:id="2344" w:name="_Toc489607116"/>
        <w:bookmarkEnd w:id="2340"/>
        <w:bookmarkEnd w:id="2341"/>
        <w:bookmarkEnd w:id="2342"/>
        <w:bookmarkEnd w:id="2343"/>
        <w:bookmarkEnd w:id="2344"/>
      </w:del>
    </w:p>
    <w:p w14:paraId="1DC8EBC2" w14:textId="4D29158F" w:rsidR="00442063" w:rsidRPr="00442063" w:rsidDel="00F2432B" w:rsidRDefault="00442063">
      <w:pPr>
        <w:spacing w:line="360" w:lineRule="auto"/>
        <w:rPr>
          <w:del w:id="2345" w:author="yunwei01" w:date="2017-08-03T09:53:00Z"/>
          <w:rFonts w:ascii="宋体" w:cs="宋体"/>
          <w:color w:val="000000"/>
          <w:kern w:val="0"/>
          <w:sz w:val="24"/>
        </w:rPr>
        <w:pPrChange w:id="2346" w:author="yunwei01" w:date="2017-08-03T09:57:00Z">
          <w:pPr>
            <w:spacing w:line="360" w:lineRule="auto"/>
            <w:ind w:firstLineChars="200" w:firstLine="480"/>
          </w:pPr>
        </w:pPrChange>
      </w:pPr>
      <w:del w:id="2347" w:author="yunwei01" w:date="2017-08-03T09:53:00Z">
        <w:r w:rsidRPr="00442063" w:rsidDel="00F2432B">
          <w:rPr>
            <w:rFonts w:ascii="宋体" w:cs="宋体" w:hint="eastAsia"/>
            <w:color w:val="000000"/>
            <w:kern w:val="0"/>
            <w:sz w:val="24"/>
          </w:rPr>
          <w:delText>2、系统服务受到破坏时所侵害客体的确定</w:delText>
        </w:r>
        <w:bookmarkStart w:id="2348" w:name="_Toc489545230"/>
        <w:bookmarkStart w:id="2349" w:name="_Toc489546702"/>
        <w:bookmarkStart w:id="2350" w:name="_Toc489547047"/>
        <w:bookmarkStart w:id="2351" w:name="_Toc489547920"/>
        <w:bookmarkStart w:id="2352" w:name="_Toc489607117"/>
        <w:bookmarkEnd w:id="2348"/>
        <w:bookmarkEnd w:id="2349"/>
        <w:bookmarkEnd w:id="2350"/>
        <w:bookmarkEnd w:id="2351"/>
        <w:bookmarkEnd w:id="2352"/>
      </w:del>
    </w:p>
    <w:p w14:paraId="4009301E" w14:textId="2087BF80" w:rsidR="00442063" w:rsidRPr="00442063" w:rsidDel="00F2432B" w:rsidRDefault="00317016">
      <w:pPr>
        <w:spacing w:line="360" w:lineRule="auto"/>
        <w:rPr>
          <w:del w:id="2353" w:author="yunwei01" w:date="2017-08-03T09:53:00Z"/>
          <w:rFonts w:ascii="宋体" w:cs="宋体"/>
          <w:color w:val="000000"/>
          <w:kern w:val="0"/>
          <w:sz w:val="24"/>
        </w:rPr>
        <w:pPrChange w:id="2354" w:author="yunwei01" w:date="2017-08-03T09:57:00Z">
          <w:pPr>
            <w:spacing w:line="360" w:lineRule="auto"/>
            <w:ind w:firstLineChars="200" w:firstLine="480"/>
          </w:pPr>
        </w:pPrChange>
      </w:pPr>
      <w:del w:id="2355" w:author="yunwei01" w:date="2017-08-02T14:22:00Z">
        <w:r w:rsidDel="00A97AE9">
          <w:rPr>
            <w:rFonts w:ascii="宋体" w:cs="宋体" w:hint="eastAsia"/>
            <w:color w:val="000000"/>
            <w:kern w:val="0"/>
            <w:sz w:val="24"/>
          </w:rPr>
          <w:delText>AAAAA</w:delText>
        </w:r>
      </w:del>
      <w:del w:id="2356" w:author="yunwei01" w:date="2017-08-02T14:38:00Z">
        <w:r w:rsidDel="004C1B14">
          <w:rPr>
            <w:rFonts w:ascii="宋体" w:cs="宋体" w:hint="eastAsia"/>
            <w:color w:val="000000"/>
            <w:kern w:val="0"/>
            <w:sz w:val="24"/>
          </w:rPr>
          <w:delText>公司</w:delText>
        </w:r>
      </w:del>
      <w:del w:id="2357" w:author="yunwei01" w:date="2017-08-03T09:53:00Z">
        <w:r w:rsidDel="00F2432B">
          <w:rPr>
            <w:rFonts w:ascii="宋体" w:cs="宋体" w:hint="eastAsia"/>
            <w:color w:val="000000"/>
            <w:kern w:val="0"/>
            <w:sz w:val="24"/>
          </w:rPr>
          <w:delText>的</w:delText>
        </w:r>
      </w:del>
      <w:del w:id="2358" w:author="yunwei01" w:date="2017-08-02T14:23:00Z">
        <w:r w:rsidDel="00A97AE9">
          <w:rPr>
            <w:rFonts w:ascii="宋体" w:cs="宋体" w:hint="eastAsia"/>
            <w:color w:val="000000"/>
            <w:kern w:val="0"/>
            <w:sz w:val="24"/>
          </w:rPr>
          <w:delText>BBBBB</w:delText>
        </w:r>
      </w:del>
      <w:del w:id="2359" w:author="yunwei01" w:date="2017-08-03T09:53:00Z">
        <w:r w:rsidDel="00F2432B">
          <w:rPr>
            <w:rFonts w:ascii="宋体" w:cs="宋体" w:hint="eastAsia"/>
            <w:color w:val="000000"/>
            <w:kern w:val="0"/>
            <w:sz w:val="24"/>
          </w:rPr>
          <w:delText>系统</w:delText>
        </w:r>
        <w:r w:rsidR="00442063" w:rsidRPr="00442063" w:rsidDel="00F2432B">
          <w:rPr>
            <w:rFonts w:ascii="宋体" w:cs="宋体" w:hint="eastAsia"/>
            <w:color w:val="000000"/>
            <w:kern w:val="0"/>
            <w:sz w:val="24"/>
          </w:rPr>
          <w:delText>受到破坏侵害后，所侵害的客体是社会秩序和公民利益。</w:delText>
        </w:r>
        <w:bookmarkStart w:id="2360" w:name="_Toc489545231"/>
        <w:bookmarkStart w:id="2361" w:name="_Toc489546703"/>
        <w:bookmarkStart w:id="2362" w:name="_Toc489547048"/>
        <w:bookmarkStart w:id="2363" w:name="_Toc489547921"/>
        <w:bookmarkStart w:id="2364" w:name="_Toc489607118"/>
        <w:bookmarkEnd w:id="2360"/>
        <w:bookmarkEnd w:id="2361"/>
        <w:bookmarkEnd w:id="2362"/>
        <w:bookmarkEnd w:id="2363"/>
        <w:bookmarkEnd w:id="2364"/>
      </w:del>
    </w:p>
    <w:p w14:paraId="3B87C30B" w14:textId="710CE7B3" w:rsidR="00442063" w:rsidRPr="00442063" w:rsidDel="00F2432B" w:rsidRDefault="00442063">
      <w:pPr>
        <w:spacing w:line="360" w:lineRule="auto"/>
        <w:rPr>
          <w:del w:id="2365" w:author="yunwei01" w:date="2017-08-03T09:53:00Z"/>
          <w:rFonts w:ascii="宋体" w:cs="宋体"/>
          <w:color w:val="000000"/>
          <w:kern w:val="0"/>
          <w:sz w:val="24"/>
        </w:rPr>
        <w:pPrChange w:id="2366" w:author="yunwei01" w:date="2017-08-03T09:57:00Z">
          <w:pPr>
            <w:spacing w:line="360" w:lineRule="auto"/>
            <w:ind w:firstLineChars="200" w:firstLine="480"/>
          </w:pPr>
        </w:pPrChange>
      </w:pPr>
      <w:del w:id="2367" w:author="yunwei01" w:date="2017-08-03T09:53:00Z">
        <w:r w:rsidRPr="00442063" w:rsidDel="00F2432B">
          <w:rPr>
            <w:rFonts w:ascii="宋体" w:cs="宋体" w:hint="eastAsia"/>
            <w:color w:val="000000"/>
            <w:kern w:val="0"/>
            <w:sz w:val="24"/>
          </w:rPr>
          <w:delText>3、系统服务受到破坏后对侵害客体的侵害程度的确定</w:delText>
        </w:r>
        <w:bookmarkStart w:id="2368" w:name="_Toc489545232"/>
        <w:bookmarkStart w:id="2369" w:name="_Toc489546704"/>
        <w:bookmarkStart w:id="2370" w:name="_Toc489547049"/>
        <w:bookmarkStart w:id="2371" w:name="_Toc489547922"/>
        <w:bookmarkStart w:id="2372" w:name="_Toc489607119"/>
        <w:bookmarkEnd w:id="2368"/>
        <w:bookmarkEnd w:id="2369"/>
        <w:bookmarkEnd w:id="2370"/>
        <w:bookmarkEnd w:id="2371"/>
        <w:bookmarkEnd w:id="2372"/>
      </w:del>
    </w:p>
    <w:p w14:paraId="62525629" w14:textId="6E95378E" w:rsidR="00442063" w:rsidRPr="00442063" w:rsidDel="00F2432B" w:rsidRDefault="00442063">
      <w:pPr>
        <w:spacing w:line="360" w:lineRule="auto"/>
        <w:rPr>
          <w:del w:id="2373" w:author="yunwei01" w:date="2017-08-03T09:53:00Z"/>
          <w:rFonts w:ascii="宋体" w:cs="宋体"/>
          <w:color w:val="000000"/>
          <w:kern w:val="0"/>
          <w:sz w:val="24"/>
        </w:rPr>
        <w:pPrChange w:id="2374" w:author="yunwei01" w:date="2017-08-03T09:57:00Z">
          <w:pPr>
            <w:spacing w:line="360" w:lineRule="auto"/>
            <w:ind w:firstLineChars="200" w:firstLine="480"/>
          </w:pPr>
        </w:pPrChange>
      </w:pPr>
      <w:del w:id="2375" w:author="yunwei01" w:date="2017-08-03T09:53:00Z">
        <w:r w:rsidRPr="00442063" w:rsidDel="00F2432B">
          <w:rPr>
            <w:rFonts w:ascii="宋体" w:cs="宋体" w:hint="eastAsia"/>
            <w:color w:val="000000"/>
            <w:kern w:val="0"/>
            <w:sz w:val="24"/>
          </w:rPr>
          <w:delText>上述结果的程度表现为一般损害，即工作职能受到局部影响，业务能力降低影响主要功能执行，造成有限的社会不良影响。</w:delText>
        </w:r>
        <w:bookmarkStart w:id="2376" w:name="_Toc489545233"/>
        <w:bookmarkStart w:id="2377" w:name="_Toc489546705"/>
        <w:bookmarkStart w:id="2378" w:name="_Toc489547050"/>
        <w:bookmarkStart w:id="2379" w:name="_Toc489547923"/>
        <w:bookmarkStart w:id="2380" w:name="_Toc489607120"/>
        <w:bookmarkEnd w:id="2376"/>
        <w:bookmarkEnd w:id="2377"/>
        <w:bookmarkEnd w:id="2378"/>
        <w:bookmarkEnd w:id="2379"/>
        <w:bookmarkEnd w:id="2380"/>
      </w:del>
    </w:p>
    <w:p w14:paraId="0BC04295" w14:textId="6BB983F8" w:rsidR="00442063" w:rsidRPr="00442063" w:rsidDel="00F2432B" w:rsidRDefault="00442063">
      <w:pPr>
        <w:spacing w:line="360" w:lineRule="auto"/>
        <w:rPr>
          <w:del w:id="2381" w:author="yunwei01" w:date="2017-08-03T09:53:00Z"/>
          <w:rFonts w:ascii="宋体" w:cs="宋体"/>
          <w:color w:val="000000"/>
          <w:kern w:val="0"/>
          <w:sz w:val="24"/>
        </w:rPr>
        <w:pPrChange w:id="2382" w:author="yunwei01" w:date="2017-08-03T09:57:00Z">
          <w:pPr>
            <w:spacing w:line="360" w:lineRule="auto"/>
            <w:ind w:firstLineChars="200" w:firstLine="480"/>
          </w:pPr>
        </w:pPrChange>
      </w:pPr>
      <w:del w:id="2383" w:author="yunwei01" w:date="2017-08-03T09:53:00Z">
        <w:r w:rsidRPr="00442063" w:rsidDel="00F2432B">
          <w:rPr>
            <w:rFonts w:ascii="宋体" w:cs="宋体" w:hint="eastAsia"/>
            <w:color w:val="000000"/>
            <w:kern w:val="0"/>
            <w:sz w:val="24"/>
          </w:rPr>
          <w:delText>4、系统服务安全等级的确定</w:delText>
        </w:r>
        <w:bookmarkStart w:id="2384" w:name="_Toc489545234"/>
        <w:bookmarkStart w:id="2385" w:name="_Toc489546706"/>
        <w:bookmarkStart w:id="2386" w:name="_Toc489547051"/>
        <w:bookmarkStart w:id="2387" w:name="_Toc489547924"/>
        <w:bookmarkStart w:id="2388" w:name="_Toc489607121"/>
        <w:bookmarkEnd w:id="2384"/>
        <w:bookmarkEnd w:id="2385"/>
        <w:bookmarkEnd w:id="2386"/>
        <w:bookmarkEnd w:id="2387"/>
        <w:bookmarkEnd w:id="2388"/>
      </w:del>
    </w:p>
    <w:p w14:paraId="69C6FFE1" w14:textId="3FA39B66" w:rsidR="00442063" w:rsidRPr="00442063" w:rsidDel="00F2432B" w:rsidRDefault="00442063">
      <w:pPr>
        <w:spacing w:line="360" w:lineRule="auto"/>
        <w:rPr>
          <w:del w:id="2389" w:author="yunwei01" w:date="2017-08-03T09:53:00Z"/>
          <w:rFonts w:ascii="宋体" w:cs="宋体"/>
          <w:color w:val="000000"/>
          <w:kern w:val="0"/>
          <w:sz w:val="24"/>
        </w:rPr>
        <w:pPrChange w:id="2390" w:author="yunwei01" w:date="2017-08-03T09:57:00Z">
          <w:pPr>
            <w:spacing w:line="360" w:lineRule="auto"/>
            <w:ind w:firstLineChars="200" w:firstLine="480"/>
          </w:pPr>
        </w:pPrChange>
      </w:pPr>
      <w:del w:id="2391" w:author="yunwei01" w:date="2017-08-03T09:53:00Z">
        <w:r w:rsidRPr="00442063" w:rsidDel="00F2432B">
          <w:rPr>
            <w:rFonts w:ascii="宋体" w:cs="宋体" w:hint="eastAsia"/>
            <w:color w:val="000000"/>
            <w:kern w:val="0"/>
            <w:sz w:val="24"/>
          </w:rPr>
          <w:delText>依据</w:delText>
        </w:r>
      </w:del>
      <w:del w:id="2392" w:author="yunwei01" w:date="2017-08-02T14:22:00Z">
        <w:r w:rsidR="00317016" w:rsidDel="00A97AE9">
          <w:rPr>
            <w:rFonts w:ascii="宋体" w:cs="宋体" w:hint="eastAsia"/>
            <w:color w:val="000000"/>
            <w:kern w:val="0"/>
            <w:sz w:val="24"/>
          </w:rPr>
          <w:delText>AAAAA</w:delText>
        </w:r>
      </w:del>
      <w:del w:id="2393" w:author="yunwei01" w:date="2017-08-02T14:38:00Z">
        <w:r w:rsidR="00317016" w:rsidDel="004C1B14">
          <w:rPr>
            <w:rFonts w:ascii="宋体" w:cs="宋体" w:hint="eastAsia"/>
            <w:color w:val="000000"/>
            <w:kern w:val="0"/>
            <w:sz w:val="24"/>
          </w:rPr>
          <w:delText>公司</w:delText>
        </w:r>
      </w:del>
      <w:del w:id="2394" w:author="yunwei01" w:date="2017-08-03T09:53:00Z">
        <w:r w:rsidR="00317016" w:rsidDel="00F2432B">
          <w:rPr>
            <w:rFonts w:ascii="宋体" w:cs="宋体" w:hint="eastAsia"/>
            <w:color w:val="000000"/>
            <w:kern w:val="0"/>
            <w:sz w:val="24"/>
          </w:rPr>
          <w:delText>的</w:delText>
        </w:r>
      </w:del>
      <w:del w:id="2395" w:author="yunwei01" w:date="2017-08-02T14:23:00Z">
        <w:r w:rsidR="00317016" w:rsidDel="00A97AE9">
          <w:rPr>
            <w:rFonts w:ascii="宋体" w:cs="宋体" w:hint="eastAsia"/>
            <w:color w:val="000000"/>
            <w:kern w:val="0"/>
            <w:sz w:val="24"/>
          </w:rPr>
          <w:delText>BBBBB</w:delText>
        </w:r>
      </w:del>
      <w:del w:id="2396" w:author="yunwei01" w:date="2017-08-03T09:53:00Z">
        <w:r w:rsidR="00317016" w:rsidDel="00F2432B">
          <w:rPr>
            <w:rFonts w:ascii="宋体" w:cs="宋体" w:hint="eastAsia"/>
            <w:color w:val="000000"/>
            <w:kern w:val="0"/>
            <w:sz w:val="24"/>
          </w:rPr>
          <w:delText>系统</w:delText>
        </w:r>
        <w:r w:rsidRPr="00442063" w:rsidDel="00F2432B">
          <w:rPr>
            <w:rFonts w:ascii="宋体" w:cs="宋体" w:hint="eastAsia"/>
            <w:color w:val="000000"/>
            <w:kern w:val="0"/>
            <w:sz w:val="24"/>
          </w:rPr>
          <w:delText>受到破坏时所侵害的客体以及侵害程度，确定系统服务安全等级为二级。</w:delText>
        </w:r>
        <w:bookmarkStart w:id="2397" w:name="_Toc489545235"/>
        <w:bookmarkStart w:id="2398" w:name="_Toc489546707"/>
        <w:bookmarkStart w:id="2399" w:name="_Toc489547052"/>
        <w:bookmarkStart w:id="2400" w:name="_Toc489547925"/>
        <w:bookmarkStart w:id="2401" w:name="_Toc489607122"/>
        <w:bookmarkEnd w:id="2397"/>
        <w:bookmarkEnd w:id="2398"/>
        <w:bookmarkEnd w:id="2399"/>
        <w:bookmarkEnd w:id="2400"/>
        <w:bookmarkEnd w:id="2401"/>
      </w:del>
    </w:p>
    <w:p w14:paraId="797BB45B" w14:textId="046EB15D" w:rsidR="00442063" w:rsidRPr="00442063" w:rsidDel="00F2432B" w:rsidRDefault="00442063">
      <w:pPr>
        <w:spacing w:line="360" w:lineRule="auto"/>
        <w:outlineLvl w:val="0"/>
        <w:rPr>
          <w:del w:id="2402" w:author="yunwei01" w:date="2017-08-03T09:53:00Z"/>
          <w:rFonts w:ascii="宋体" w:cs="宋体"/>
          <w:color w:val="000000"/>
          <w:kern w:val="0"/>
          <w:sz w:val="24"/>
        </w:rPr>
        <w:pPrChange w:id="2403" w:author="yunwei01" w:date="2017-08-03T09:57:00Z">
          <w:pPr>
            <w:spacing w:line="360" w:lineRule="auto"/>
            <w:ind w:firstLineChars="200" w:firstLine="480"/>
            <w:outlineLvl w:val="0"/>
          </w:pPr>
        </w:pPrChange>
      </w:pPr>
      <w:del w:id="2404" w:author="yunwei01" w:date="2017-08-03T09:53:00Z">
        <w:r w:rsidRPr="00442063" w:rsidDel="00F2432B">
          <w:rPr>
            <w:rFonts w:ascii="宋体" w:cs="宋体" w:hint="eastAsia"/>
            <w:color w:val="000000"/>
            <w:kern w:val="0"/>
            <w:sz w:val="24"/>
          </w:rPr>
          <w:delText>（三）安全保护等级的确定</w:delText>
        </w:r>
        <w:bookmarkStart w:id="2405" w:name="_Toc489545236"/>
        <w:bookmarkStart w:id="2406" w:name="_Toc489546708"/>
        <w:bookmarkStart w:id="2407" w:name="_Toc489547053"/>
        <w:bookmarkStart w:id="2408" w:name="_Toc489547926"/>
        <w:bookmarkStart w:id="2409" w:name="_Toc489607123"/>
        <w:bookmarkEnd w:id="2405"/>
        <w:bookmarkEnd w:id="2406"/>
        <w:bookmarkEnd w:id="2407"/>
        <w:bookmarkEnd w:id="2408"/>
        <w:bookmarkEnd w:id="2409"/>
      </w:del>
    </w:p>
    <w:p w14:paraId="19C30431" w14:textId="386715BD" w:rsidR="00442063" w:rsidRPr="00442063" w:rsidDel="00F2432B" w:rsidRDefault="00442063">
      <w:pPr>
        <w:spacing w:line="360" w:lineRule="auto"/>
        <w:rPr>
          <w:del w:id="2410" w:author="yunwei01" w:date="2017-08-03T09:53:00Z"/>
          <w:rFonts w:ascii="宋体" w:cs="宋体"/>
          <w:color w:val="000000"/>
          <w:kern w:val="0"/>
          <w:sz w:val="24"/>
        </w:rPr>
        <w:pPrChange w:id="2411" w:author="yunwei01" w:date="2017-08-03T09:57:00Z">
          <w:pPr>
            <w:spacing w:line="360" w:lineRule="auto"/>
            <w:ind w:firstLineChars="200" w:firstLine="480"/>
          </w:pPr>
        </w:pPrChange>
      </w:pPr>
      <w:del w:id="2412" w:author="yunwei01" w:date="2017-08-03T09:53:00Z">
        <w:r w:rsidRPr="00442063" w:rsidDel="00F2432B">
          <w:rPr>
            <w:rFonts w:ascii="宋体" w:cs="宋体" w:hint="eastAsia"/>
            <w:color w:val="000000"/>
            <w:kern w:val="0"/>
            <w:sz w:val="24"/>
          </w:rPr>
          <w:delText>依据业务信息安全等级和系统服务安全等级均为二级，最终确定</w:delText>
        </w:r>
      </w:del>
      <w:del w:id="2413" w:author="yunwei01" w:date="2017-08-02T14:22:00Z">
        <w:r w:rsidR="00317016" w:rsidDel="00A97AE9">
          <w:rPr>
            <w:rFonts w:ascii="宋体" w:cs="宋体" w:hint="eastAsia"/>
            <w:color w:val="000000"/>
            <w:kern w:val="0"/>
            <w:sz w:val="24"/>
          </w:rPr>
          <w:delText>AAAAA</w:delText>
        </w:r>
      </w:del>
      <w:del w:id="2414" w:author="yunwei01" w:date="2017-08-02T14:38:00Z">
        <w:r w:rsidR="00317016" w:rsidDel="004C1B14">
          <w:rPr>
            <w:rFonts w:ascii="宋体" w:cs="宋体" w:hint="eastAsia"/>
            <w:color w:val="000000"/>
            <w:kern w:val="0"/>
            <w:sz w:val="24"/>
          </w:rPr>
          <w:delText>公司</w:delText>
        </w:r>
      </w:del>
      <w:del w:id="2415" w:author="yunwei01" w:date="2017-08-03T09:53:00Z">
        <w:r w:rsidR="00317016" w:rsidDel="00F2432B">
          <w:rPr>
            <w:rFonts w:ascii="宋体" w:cs="宋体" w:hint="eastAsia"/>
            <w:color w:val="000000"/>
            <w:kern w:val="0"/>
            <w:sz w:val="24"/>
          </w:rPr>
          <w:delText>的</w:delText>
        </w:r>
      </w:del>
      <w:del w:id="2416" w:author="yunwei01" w:date="2017-08-02T14:23:00Z">
        <w:r w:rsidR="00317016" w:rsidDel="00A97AE9">
          <w:rPr>
            <w:rFonts w:ascii="宋体" w:cs="宋体" w:hint="eastAsia"/>
            <w:color w:val="000000"/>
            <w:kern w:val="0"/>
            <w:sz w:val="24"/>
          </w:rPr>
          <w:delText>BBBBB</w:delText>
        </w:r>
      </w:del>
      <w:del w:id="2417" w:author="yunwei01" w:date="2017-08-03T09:53:00Z">
        <w:r w:rsidR="00317016" w:rsidDel="00F2432B">
          <w:rPr>
            <w:rFonts w:ascii="宋体" w:cs="宋体" w:hint="eastAsia"/>
            <w:color w:val="000000"/>
            <w:kern w:val="0"/>
            <w:sz w:val="24"/>
          </w:rPr>
          <w:delText>系统</w:delText>
        </w:r>
        <w:r w:rsidRPr="00442063" w:rsidDel="00F2432B">
          <w:rPr>
            <w:rFonts w:ascii="宋体" w:cs="宋体" w:hint="eastAsia"/>
            <w:color w:val="000000"/>
            <w:kern w:val="0"/>
            <w:sz w:val="24"/>
          </w:rPr>
          <w:delText>安全保护等级为二级。</w:delText>
        </w:r>
        <w:bookmarkStart w:id="2418" w:name="_Toc489545237"/>
        <w:bookmarkStart w:id="2419" w:name="_Toc489546709"/>
        <w:bookmarkStart w:id="2420" w:name="_Toc489547054"/>
        <w:bookmarkStart w:id="2421" w:name="_Toc489547927"/>
        <w:bookmarkStart w:id="2422" w:name="_Toc489607124"/>
        <w:bookmarkEnd w:id="2418"/>
        <w:bookmarkEnd w:id="2419"/>
        <w:bookmarkEnd w:id="2420"/>
        <w:bookmarkEnd w:id="2421"/>
        <w:bookmarkEnd w:id="2422"/>
      </w:del>
    </w:p>
    <w:p w14:paraId="64E30FF2" w14:textId="1ECA5F54" w:rsidR="0024427F" w:rsidDel="00F2432B" w:rsidRDefault="0063422A">
      <w:pPr>
        <w:pStyle w:val="3"/>
        <w:numPr>
          <w:ilvl w:val="0"/>
          <w:numId w:val="0"/>
        </w:numPr>
        <w:rPr>
          <w:del w:id="2423" w:author="yunwei01" w:date="2017-08-03T09:57:00Z"/>
        </w:rPr>
        <w:pPrChange w:id="2424" w:author="yunwei01" w:date="2017-08-03T09:57:00Z">
          <w:pPr>
            <w:pStyle w:val="3"/>
          </w:pPr>
        </w:pPrChange>
      </w:pPr>
      <w:bookmarkStart w:id="2425" w:name="_Toc399855247"/>
      <w:bookmarkStart w:id="2426" w:name="_Toc428792568"/>
      <w:del w:id="2427" w:author="yunwei01" w:date="2017-08-03T09:57:00Z">
        <w:r w:rsidDel="00F2432B">
          <w:rPr>
            <w:rFonts w:hint="eastAsia"/>
          </w:rPr>
          <w:delText>安全设计需求分析</w:delText>
        </w:r>
        <w:bookmarkEnd w:id="2425"/>
        <w:r w:rsidDel="00F2432B">
          <w:rPr>
            <w:rFonts w:hint="eastAsia"/>
          </w:rPr>
          <w:delText>及评估</w:delText>
        </w:r>
        <w:bookmarkStart w:id="2428" w:name="_Toc489545238"/>
        <w:bookmarkStart w:id="2429" w:name="_Toc489546710"/>
        <w:bookmarkStart w:id="2430" w:name="_Toc489547055"/>
        <w:bookmarkStart w:id="2431" w:name="_Toc489547928"/>
        <w:bookmarkStart w:id="2432" w:name="_Toc489607125"/>
        <w:bookmarkEnd w:id="2426"/>
        <w:bookmarkEnd w:id="2428"/>
        <w:bookmarkEnd w:id="2429"/>
        <w:bookmarkEnd w:id="2430"/>
        <w:bookmarkEnd w:id="2431"/>
        <w:bookmarkEnd w:id="2432"/>
      </w:del>
    </w:p>
    <w:p w14:paraId="75E79B04" w14:textId="4874F4DE" w:rsidR="0024427F" w:rsidRDefault="0063422A">
      <w:pPr>
        <w:pStyle w:val="3"/>
        <w:pPrChange w:id="2433" w:author="yunwei01" w:date="2017-08-03T10:01:00Z">
          <w:pPr>
            <w:pStyle w:val="4"/>
          </w:pPr>
        </w:pPrChange>
      </w:pPr>
      <w:bookmarkStart w:id="2434" w:name="_Toc489545239"/>
      <w:bookmarkStart w:id="2435" w:name="_Toc489546711"/>
      <w:bookmarkStart w:id="2436" w:name="_Toc489547056"/>
      <w:bookmarkStart w:id="2437" w:name="_Toc489547929"/>
      <w:bookmarkStart w:id="2438" w:name="_Toc489607126"/>
      <w:r>
        <w:rPr>
          <w:rFonts w:hint="eastAsia"/>
        </w:rPr>
        <w:t>应用系统基本安全需求</w:t>
      </w:r>
      <w:bookmarkEnd w:id="2434"/>
      <w:bookmarkEnd w:id="2435"/>
      <w:bookmarkEnd w:id="2436"/>
      <w:bookmarkEnd w:id="2437"/>
      <w:bookmarkEnd w:id="2438"/>
    </w:p>
    <w:p w14:paraId="5132DC1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身份鉴别层面需求，包括但不限于以下方面：</w:t>
      </w:r>
    </w:p>
    <w:p w14:paraId="2BB6A30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身份鉴别信息是否具有不易被冒用的特点，例如复杂性（如规定字符应混有大、小写字母、数字和特殊字符）；</w:t>
      </w:r>
    </w:p>
    <w:p w14:paraId="1898CEB6"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具有登录失败处理功能，如结束会话、限制非法登录次数，当登录连接超时，自动退出；</w:t>
      </w:r>
    </w:p>
    <w:p w14:paraId="393ED211"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具有鉴别警示功能（如系统有三次登录失败则锁定该用户的限制，则应给用户必要的提示）；</w:t>
      </w:r>
    </w:p>
    <w:p w14:paraId="3A0DA7A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具有抵抗渗透性测试的能力，如通过暴力破解或其他手段进入系统，或对</w:t>
      </w:r>
      <w:r>
        <w:rPr>
          <w:rFonts w:ascii="宋体" w:cs="宋体"/>
          <w:color w:val="000000"/>
          <w:kern w:val="0"/>
          <w:sz w:val="24"/>
        </w:rPr>
        <w:t>WEB</w:t>
      </w:r>
      <w:r>
        <w:rPr>
          <w:rFonts w:ascii="宋体" w:cs="宋体" w:hint="eastAsia"/>
          <w:color w:val="000000"/>
          <w:kern w:val="0"/>
          <w:sz w:val="24"/>
        </w:rPr>
        <w:t>系统采用</w:t>
      </w:r>
      <w:r>
        <w:rPr>
          <w:rFonts w:ascii="宋体" w:cs="宋体"/>
          <w:color w:val="000000"/>
          <w:kern w:val="0"/>
          <w:sz w:val="24"/>
        </w:rPr>
        <w:t>SQL</w:t>
      </w:r>
      <w:r>
        <w:rPr>
          <w:rFonts w:ascii="宋体" w:cs="宋体" w:hint="eastAsia"/>
          <w:color w:val="000000"/>
          <w:kern w:val="0"/>
          <w:sz w:val="24"/>
        </w:rPr>
        <w:t>注入等绕过身份鉴别的方法。</w:t>
      </w:r>
    </w:p>
    <w:p w14:paraId="38E4699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访问控制层面需求，包括但不限于以下方面：</w:t>
      </w:r>
    </w:p>
    <w:p w14:paraId="2DB46043"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系统应能够提供访问控制机制，实现依据安全策略控制用户对客体（如文件和数据库中的数据）的访问；</w:t>
      </w:r>
    </w:p>
    <w:p w14:paraId="7BDDB4F7"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由授权主体设置对系统功能操作和对数据访问的权限；</w:t>
      </w:r>
    </w:p>
    <w:p w14:paraId="037464A4"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应实现应用系统特权用户的权限分离（如将系统管理员、安全员和审计员的权限分离），权限之间确保相互制约（如系统管理员、安全管理员等不能对审计日志进行管理，安全审计员不能管理审计功能的开启、关闭、删除等重要事件的审计日志等）。</w:t>
      </w:r>
    </w:p>
    <w:p w14:paraId="2345934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安全审计层面需求，包括但不限于以下方面：</w:t>
      </w:r>
    </w:p>
    <w:p w14:paraId="3F2F473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安全审计应记录应用系统重要的安全相关事件，包括重要用户行为、系统资源的异常使用和重要系统功能的执行等；</w:t>
      </w:r>
    </w:p>
    <w:p w14:paraId="13CB9C3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安全相关事件的记录应包括日期和时间、类型、主体标识、客体标识、事件的结果等；</w:t>
      </w:r>
    </w:p>
    <w:p w14:paraId="05359DC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为授权用户浏览和分析审计数据提供专门的审计工具（如对审计记录进行分类、排序、查询、统计、分析和组合查询等），并能根据</w:t>
      </w:r>
      <w:r>
        <w:rPr>
          <w:rFonts w:ascii="宋体" w:cs="宋体" w:hint="eastAsia"/>
          <w:color w:val="000000"/>
          <w:kern w:val="0"/>
          <w:sz w:val="24"/>
        </w:rPr>
        <w:lastRenderedPageBreak/>
        <w:t>需要生成审计报表；</w:t>
      </w:r>
    </w:p>
    <w:p w14:paraId="74F308C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审计记录应受到保护避免受到未预期的删除、修改或覆盖等。</w:t>
      </w:r>
    </w:p>
    <w:p w14:paraId="2AA39AB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软件容错层面需求，包括但不限于以下方面：</w:t>
      </w:r>
    </w:p>
    <w:p w14:paraId="61727CB3"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对通过人机接口输入或通过通信接口输入的数据进行有效性检验；</w:t>
      </w:r>
    </w:p>
    <w:p w14:paraId="0026B74C"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对通过人机接口方式进行的操作提供“回退”功能，即允许按照操作的序列进行回退；</w:t>
      </w:r>
    </w:p>
    <w:p w14:paraId="68529109"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有状态监测能力，当故障发生时，能实时检测到故障状态并报警；</w:t>
      </w:r>
    </w:p>
    <w:p w14:paraId="4292E97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有自动保护能力，当故障发生时，自动保护当前所有状态。</w:t>
      </w:r>
    </w:p>
    <w:p w14:paraId="1913C21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资源控制层面需求，</w:t>
      </w:r>
    </w:p>
    <w:p w14:paraId="2608CA5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应限制单个用户的多重并发会话；</w:t>
      </w:r>
    </w:p>
    <w:p w14:paraId="3A48108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应对应用系统的最大并发会话连接数进行限制；</w:t>
      </w:r>
    </w:p>
    <w:p w14:paraId="79ADD99C"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应对一个时间段内可能的并发会话连接数进行限制；</w:t>
      </w:r>
    </w:p>
    <w:p w14:paraId="1D82311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应根据安全策略设置登录终端的操作超时锁定和鉴别失败锁定，并规定解锁或终止方式。</w:t>
      </w:r>
    </w:p>
    <w:p w14:paraId="26A1AC67" w14:textId="607B2D30" w:rsidR="0024427F" w:rsidRDefault="0063422A">
      <w:pPr>
        <w:pStyle w:val="3"/>
        <w:numPr>
          <w:ilvl w:val="2"/>
          <w:numId w:val="55"/>
        </w:numPr>
        <w:pPrChange w:id="2439" w:author="yunwei01" w:date="2017-08-03T09:59:00Z">
          <w:pPr>
            <w:pStyle w:val="4"/>
          </w:pPr>
        </w:pPrChange>
      </w:pPr>
      <w:bookmarkStart w:id="2440" w:name="_Toc489545240"/>
      <w:bookmarkStart w:id="2441" w:name="_Toc489546712"/>
      <w:bookmarkStart w:id="2442" w:name="_Toc489547057"/>
      <w:bookmarkStart w:id="2443" w:name="_Toc489547930"/>
      <w:bookmarkStart w:id="2444" w:name="_Toc489607127"/>
      <w:r>
        <w:rPr>
          <w:rFonts w:hint="eastAsia"/>
        </w:rPr>
        <w:t>硬件系统基本安全需求</w:t>
      </w:r>
      <w:bookmarkEnd w:id="2440"/>
      <w:bookmarkEnd w:id="2441"/>
      <w:bookmarkEnd w:id="2442"/>
      <w:bookmarkEnd w:id="2443"/>
      <w:bookmarkEnd w:id="2444"/>
    </w:p>
    <w:p w14:paraId="235FA09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物理威胁及需求，包括但不限于以下方面：</w:t>
      </w:r>
    </w:p>
    <w:p w14:paraId="26A1A5E4"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雷击、地震和台风等自然灾难，需要通过对物理位置进行选择、建立数据备份和恢复系统、实行备份与恢复管理，以及采取防雷击措施等来解决雷击、地震和台风等威胁带来的问题；</w:t>
      </w:r>
    </w:p>
    <w:p w14:paraId="2265E329"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水患和火灾等灾害，需要采取防水、防潮、防火措施、建立数据备份和恢复系统、实行备份与恢复管理，来解决水患和火灾等威胁带来的安全威胁；</w:t>
      </w:r>
    </w:p>
    <w:p w14:paraId="39C872B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高温、低温、多雨等原因引起温度、湿度异常，应该采取温湿度控制措施，同时，建立数据备份和恢复系统、实行备份与恢复管理来解决因高温、低温和多雨带来的安全威胁；</w:t>
      </w:r>
    </w:p>
    <w:p w14:paraId="59E68424"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电压波动，需要合理设计电力供应系统，同时，建立数据备份和恢复系统、实行备份与恢复管理来解决因电压波动带来的安全威胁；</w:t>
      </w:r>
    </w:p>
    <w:p w14:paraId="7B683DD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供电系统故障，需要合理设计电力供应系统，如：购买UPS系统或者</w:t>
      </w:r>
      <w:r>
        <w:rPr>
          <w:rFonts w:ascii="宋体" w:cs="宋体" w:hint="eastAsia"/>
          <w:color w:val="000000"/>
          <w:kern w:val="0"/>
          <w:sz w:val="24"/>
        </w:rPr>
        <w:lastRenderedPageBreak/>
        <w:t>建立发电机机房来保障电力的供应，同时，建立数据备份和恢复系统、实行备份与恢复管理来解决因供电系统故障带来的安全威胁；</w:t>
      </w:r>
    </w:p>
    <w:p w14:paraId="6919E029"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静电、设备寄生耦合干扰和外界电磁干扰，需要采取防静电和电磁防护措施来解决静电、设备寄生耦合干扰和外界电磁干扰带来的安全威胁；</w:t>
      </w:r>
    </w:p>
    <w:p w14:paraId="20B96A6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强电磁场、强震动源、强噪声源等污染，需要通过对物理位置的选择、采取适当的电磁防护措施，同时，建立数据备份和恢复系统、实行备份与恢复管理来解决强电磁场、强震动源、强噪声源等污染带来的安全隐患；</w:t>
      </w:r>
    </w:p>
    <w:p w14:paraId="04348FCC"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线路老化等原因导致通信线路损坏或传输质量下降，需要通过采取对网络进行安全管理，对网络通信线路的传输能力进行必要的监控，以及建立数据备份和恢复系统、实行备份与恢复管理来解决因线路老化等原因导致通信线路损坏或传输质量下降带来的安全问题；</w:t>
      </w:r>
    </w:p>
    <w:p w14:paraId="6F7D416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存储介质使用时间过长或质量问题等导致不可用，需要通过对存储介质存放的环境进行管理，对介质和设备进行管理，检查通信的完整性和数据的完整性，建立数据备份和恢复系统、实行备份与恢复管理来解决存储介质使用时间过长或质量问题等导致不可用带来的安全问题；</w:t>
      </w:r>
    </w:p>
    <w:p w14:paraId="3343D4E8"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网络设备、系统设备及其他设备使用时间过长或质量问题等导致硬件故障，需要通过对产品采购、自行软件开发、外包软件和测试验收进行管理，网络设备、系统设备存放的环境进行管理，对存储介质进行管理，对网络和系统设备以及其他设备进行管理，建立一套监控管理体系，建立数据备份和恢复系统、实行备份与恢复管理，通过上述措施来解决网络设备、系统设备及其他设备使用时间过长或质量问题等导致硬件故障带来的安全问题；</w:t>
      </w:r>
    </w:p>
    <w:p w14:paraId="4C4B87BF"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非法手段进入机房内部盗窃、破坏等，需要通过进行环境管理、采取物理访问控制策略、实施防盗窃和防破坏等控制措施，建立数据备份和恢复系统、实行备份与恢复管理来解决非法手段进入机房内部盗窃、破坏等带来的安全问题；</w:t>
      </w:r>
    </w:p>
    <w:p w14:paraId="08A37E76"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lastRenderedPageBreak/>
        <w:t>攻击者采用在通信线缆上搭接或切断等导致线路不可用，需要通过采取物理访问控制策略、实施防盗窃和防破坏等控制措施，建立数据备份和恢复系统、实行备份与恢复管理来解决在通信线缆上搭接或切断等导致线路不可用带来的安全问题；</w:t>
      </w:r>
    </w:p>
    <w:p w14:paraId="033720B4"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攻击者利用工具捕捉电磁泄漏的信号，导致信息泄露，需要通过采取防电磁措施，加强对产品采购的管理，加强对密码的管理，加强通信的保密性和数据的保密性，来解决电磁、信息泄漏带来的安全问题。</w:t>
      </w:r>
    </w:p>
    <w:p w14:paraId="74EE56D4"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攻击者非法物理访问系统设备、网络设备或存储介质等，需要通过数据保密、通信保密性、防盗窃和防破坏、物理访问控制、产品采购、密码管理等技术手段完成。</w:t>
      </w:r>
    </w:p>
    <w:p w14:paraId="7686011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网络威胁及需求，包括但不限于以下方面：</w:t>
      </w:r>
    </w:p>
    <w:p w14:paraId="0DE5E7A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内部人员未授权接入外部网络，需要通过边界的完整性检查、网络审计、主机审计、应用审计等手段解决；</w:t>
      </w:r>
    </w:p>
    <w:p w14:paraId="47F44F47"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网络设计不合理，需要通过优化设计、安全域改造完成；</w:t>
      </w:r>
    </w:p>
    <w:p w14:paraId="02922253"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设施、通信线路、设备或存储介质因使用、维护或保养不当等原因导致故障，需要通过线路状态检测、线路冗余、数据备份与恢复等技术手段解决；</w:t>
      </w:r>
    </w:p>
    <w:p w14:paraId="3B3B813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攻击者利用分布式拒绝服务攻击等拒绝服务攻击工具，恶意地消耗网络、操作系统和应用系统资源，导致拒绝服务，需要通过主机资源优化、网络入侵检测与防范、网络结构调整与优化等技术手段解决；</w:t>
      </w:r>
    </w:p>
    <w:p w14:paraId="74D954F4" w14:textId="2FB1BCAA"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攻击者利用网络协议、操作系统、应用系统漏洞，越权访问文件、数据或其他资源，需要通过恶意代码防护、控制台审计、漏洞扫描、访问控制、身份鉴别、GB17859</w:t>
      </w:r>
      <w:r w:rsidR="002471D1">
        <w:rPr>
          <w:rFonts w:ascii="宋体" w:cs="宋体" w:hint="eastAsia"/>
          <w:color w:val="000000"/>
          <w:kern w:val="0"/>
          <w:sz w:val="24"/>
        </w:rPr>
        <w:t>二级</w:t>
      </w:r>
      <w:r>
        <w:rPr>
          <w:rFonts w:ascii="宋体" w:cs="宋体" w:hint="eastAsia"/>
          <w:color w:val="000000"/>
          <w:kern w:val="0"/>
          <w:sz w:val="24"/>
        </w:rPr>
        <w:t>以上操作系统、网络和主机审计系统等技术手段解决；</w:t>
      </w:r>
    </w:p>
    <w:p w14:paraId="509CFF0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攻击者利用网络协议存在的漏洞进行可躲避检测的攻击（如碎片重组，协议端口重定位等），需通过网络入侵检测、防病毒系统、控制台审计、访问控制等技术手段解决；</w:t>
      </w:r>
    </w:p>
    <w:p w14:paraId="31F0F9C7"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攻击者利用网络结构设计缺陷旁路安全策略，未授权访问网络，需</w:t>
      </w:r>
      <w:r>
        <w:rPr>
          <w:rFonts w:ascii="宋体" w:cs="宋体" w:hint="eastAsia"/>
          <w:color w:val="000000"/>
          <w:kern w:val="0"/>
          <w:sz w:val="24"/>
        </w:rPr>
        <w:lastRenderedPageBreak/>
        <w:t>通过网络入侵检测、访问控制、身份鉴别、网络结构优化和调整等技术手段解决；</w:t>
      </w:r>
    </w:p>
    <w:p w14:paraId="04AB044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攻击者利用通用安全协议/算法/软件等缺陷，获取信息、解密密钥或破坏通信完整性，需要通过控制台审计、恶意代码防范、国密办认证的算法及协议产品；</w:t>
      </w:r>
    </w:p>
    <w:p w14:paraId="2FD038D1"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攻击者盗用授权用户的会话连接，需通过身份鉴别、访问控制、通信加密等技术手段解决。</w:t>
      </w:r>
    </w:p>
    <w:p w14:paraId="62206AA9"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系统威胁及需求，包括但不限于以下方面：</w:t>
      </w:r>
    </w:p>
    <w:p w14:paraId="10A8D334"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攻击者在软硬件分发环节（生产、运输等）中恶意更改软硬件，需通过恶意代码方法、控制台审计等技术手段解决；</w:t>
      </w:r>
    </w:p>
    <w:p w14:paraId="37BB246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攻击者利用网络扩散病毒，需通过恶意代码方法、控制台审计等技术手段解决；</w:t>
      </w:r>
    </w:p>
    <w:p w14:paraId="216FFA81"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内部人员下载、拷贝软件或文件，打开可疑邮件时引入病毒。需通过恶意代码防范技术手段解决；</w:t>
      </w:r>
    </w:p>
    <w:p w14:paraId="5FE9E919"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授权用户对系统错误配置或更改。需通过安全审计、数据备份和恢复等技术手段解决；</w:t>
      </w:r>
    </w:p>
    <w:p w14:paraId="2BA053C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由于授权用户的不正确启动和恢复导致安全机制失效，需通过系统加固、安全审计、软件容错、备份与恢复等技术手段解决；</w:t>
      </w:r>
    </w:p>
    <w:p w14:paraId="40BBB2A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攻击者利用通过恶意代码或木马程序，对网络、操作系统或应用系统进行攻击，需通过恶意代码防护、网络入侵检测、身份鉴别、访问控制、控制台审计等技术手段解决。</w:t>
      </w:r>
    </w:p>
    <w:p w14:paraId="7BC12F3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应用威胁及需求，包括但不限于以下方面：</w:t>
      </w:r>
    </w:p>
    <w:p w14:paraId="3D3E4C6B"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攻击者否认自己的操作行为，需要采取抗抵赖性措施，以及通过加强网络安全审计以及软件应用系统的自身的安全审计来解决抵赖行为带来的安全问题；</w:t>
      </w:r>
    </w:p>
    <w:p w14:paraId="1A06781E"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系统软件、应用软件运行故障，需要通过对产品采购、自行软件开发、外包软件和测试验收进行管理，系统软件和应用软件应具备容错能力，对系统和软件进行保护，并对系统软件和应用软件监控管理，对入侵系统和软件的行为进行监测和报警，此外，建立数据备份和恢复系统、实行备份与恢复管理等措施，来解决此类安全问</w:t>
      </w:r>
      <w:r>
        <w:rPr>
          <w:rFonts w:ascii="宋体" w:cs="宋体" w:hint="eastAsia"/>
          <w:color w:val="000000"/>
          <w:kern w:val="0"/>
          <w:sz w:val="24"/>
        </w:rPr>
        <w:lastRenderedPageBreak/>
        <w:t>题；</w:t>
      </w:r>
    </w:p>
    <w:p w14:paraId="053AE92C"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系统软件、应用软件过度使用内存、CPU等系统资源，需要对系统软件和应用软件进行入侵行为的防范，并进行实时的监控管理，同时，对系统使用的资源进行管理控制来解决过度使用带来的安全问题；</w:t>
      </w:r>
    </w:p>
    <w:p w14:paraId="4010016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应用软件、系统软件缺陷导致数据丢失或运行中断，需要通过对产品采购进行管理、加强自软件开发管理、加强外包软件开发管理、加强代码安全管理，加强通信完整性和数据完整性，以及建立数据备份和恢复系统、实行备份与恢复管理等措施来解决应用软件、系统软件缺陷导致数据丢失或运行中断带来的安全问题；</w:t>
      </w:r>
    </w:p>
    <w:p w14:paraId="4112535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应用系统、操作系统中的后门程序攻击系统，需要加强产品采购管理、加强软件外包开发的管理、对软件进行充分的测试和验收管理、对恶意代码采取有效的防范措施，对网络设备进行防护、对访问网络的用户进行访问控制、对访问网络的用户身份进行鉴别、对系统或应用实行自主访问控制和强制的访问控制来加强访问控制措施，采取措施对入侵行为进行监测和防范，通过采取上述措施来解决应用系统和操作系统中的后门程序带来的安全隐患；</w:t>
      </w:r>
    </w:p>
    <w:p w14:paraId="7712F2CF"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各种工具获取身份鉴别数据，并对鉴别数据进行分析和解剖，获得鉴别信息，未授权访问网络、系统，或非法使用应用软件、文件和数据，需要加强产品采购管理、加强密码管理、保证数据传输的通信的保密性和数据的保密性、对网络设备进行防护、对拨号访问用户进行控制、对访问网络的用户进行访问控制、对访问网络的用户身份进行鉴别、对系统或应用实行自主访问控制和强制的访问控制来加强访问控制措施，通过采取上述措施来解决攻击者利用工具分析和解剖信息带来的安全问题；</w:t>
      </w:r>
    </w:p>
    <w:p w14:paraId="2CF9EBBB"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非法手段获得授权用户的鉴别信息或密码介质，访问网络、系统，或使用应用软件、文件和数据，需要加强密码管理、保证数据传输的保密性、对网络设备进行防护、对拨号访问用户进行控制、对访问网络的用户进行访问控制、对访问网络的用户身份进行鉴别、对系统或应用实行自主访问控制和强制的访问控制来加强</w:t>
      </w:r>
      <w:r>
        <w:rPr>
          <w:rFonts w:ascii="宋体" w:cs="宋体" w:hint="eastAsia"/>
          <w:color w:val="000000"/>
          <w:kern w:val="0"/>
          <w:sz w:val="24"/>
        </w:rPr>
        <w:lastRenderedPageBreak/>
        <w:t>访问控制措施，同时，加强员工安全意识的教育和培训，加强系统的安全管理，来解决攻击者带来的安全问题；</w:t>
      </w:r>
    </w:p>
    <w:p w14:paraId="0AD53A9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伪造客户端进入系统，进行非法访问，需要对网络设备进行防护、对拨号访问用户进行控制、对访问网络的用户进行访问控制、对访问网络的用户身份进行鉴别、对系统或应用实行自主访问控制和强制的访问控制来加强访问控制措施，来解决攻击者伪造客户端带来的安全问题；</w:t>
      </w:r>
    </w:p>
    <w:p w14:paraId="31350AD8"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攻击者提供伪造的应用系统服务进行信息的窃取，需要加强网络边界完整性检查，加强对网络设备进行防护、对访问网络的用户身份进行鉴别，此外，加强数据保密性来解决攻击带来的安全问题。</w:t>
      </w:r>
    </w:p>
    <w:p w14:paraId="5AEDDA75" w14:textId="77777777" w:rsidR="0024427F" w:rsidRDefault="0063422A">
      <w:pPr>
        <w:numPr>
          <w:ilvl w:val="0"/>
          <w:numId w:val="20"/>
        </w:numPr>
        <w:autoSpaceDE w:val="0"/>
        <w:autoSpaceDN w:val="0"/>
        <w:adjustRightInd w:val="0"/>
        <w:spacing w:line="360" w:lineRule="auto"/>
        <w:jc w:val="left"/>
      </w:pPr>
      <w:r>
        <w:rPr>
          <w:rFonts w:ascii="宋体" w:cs="宋体" w:hint="eastAsia"/>
          <w:color w:val="000000"/>
          <w:kern w:val="0"/>
          <w:sz w:val="24"/>
        </w:rPr>
        <w:t>数据威胁及需求，包括但不限于以下方面：</w:t>
      </w:r>
    </w:p>
    <w:p w14:paraId="71E29A1C"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内部人员利用技术或管理漏洞，未授权修改重要系统数据或修改系统程序，需要通过网络安全审计、恶意代码防范、审核和检查、网络安全管理、系统安全管理、网络设备防护、网络访问控制、身份鉴别、自主访问控制、强制访问控制、拨号访问控制、通信完整性、数据完整性、入侵防范、应用系统身份鉴别等技术手段解决；</w:t>
      </w:r>
    </w:p>
    <w:p w14:paraId="1D3F1BAF"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内部人员未授权访问敏感信息，将信息带出或通过网络传出，导致信息泄露，需要通过网络安全审计、网络设备防护、网络访问控制、身份鉴别、自主访问控制、强制访问控制、数据保密性、通信保密性、产品采购、密码管理、资产管理、介质管理等技术手段解决；</w:t>
      </w:r>
    </w:p>
    <w:p w14:paraId="1915D7A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攻击者截获数据，进行篡改、插入，并重发，造成数据的完整性、真实性丧失，需要通过通信完整性、数据完整性、通信保密性、数据保密性、产品采购、密码管理、抗抵赖等技术手段解决；</w:t>
      </w:r>
    </w:p>
    <w:p w14:paraId="75FDE0C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通信过程中受到干扰等原因发生数据传输错误，需要通过通信完整性、数据完整性等技术手段解决；</w:t>
      </w:r>
    </w:p>
    <w:p w14:paraId="27A603D9"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授权用户操作失误导致系统文件被覆盖、数据丢失或不能使用，需要通过网络安全审计、软件容错、数据备份和恢复、备份与恢复管理、管理制度、人员录用、人员离岗、人员考核、第三方人员访问管理、安全意识教育和培训、外包软件开发、产品采购、监控管理</w:t>
      </w:r>
      <w:r>
        <w:rPr>
          <w:rFonts w:ascii="宋体" w:cs="宋体" w:hint="eastAsia"/>
          <w:color w:val="000000"/>
          <w:kern w:val="0"/>
          <w:sz w:val="24"/>
        </w:rPr>
        <w:lastRenderedPageBreak/>
        <w:t>等手段解决；</w:t>
      </w:r>
    </w:p>
    <w:p w14:paraId="26EE5A8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截获、读取、破解介质的信息或剩余信息，进行信息的窃取，需要通过通信保密性、数据保密性、剩余信息保护、介质管理、产品采购、密码管理、网络访问控制、拨号访问控制、自主访问控制、强制访问控制等安全措施；</w:t>
      </w:r>
    </w:p>
    <w:p w14:paraId="211487F9"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攻击者截获、读取、破解通信线路中的信息，需要通过通信保密性、数据保密性、产品采购、密码管理等技术手段解决；</w:t>
      </w:r>
    </w:p>
    <w:p w14:paraId="2BB13081"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攻击者利用通信干扰工具，故意导致通信数据错误，需要通过结构安全和网段划分、通信完整性、数据完整性等技术手段解决。</w:t>
      </w:r>
    </w:p>
    <w:p w14:paraId="479E7E8F" w14:textId="77777777" w:rsidR="0024427F" w:rsidRDefault="0063422A" w:rsidP="00E02ECD">
      <w:pPr>
        <w:pStyle w:val="4"/>
      </w:pPr>
      <w:r>
        <w:rPr>
          <w:rFonts w:hint="eastAsia"/>
        </w:rPr>
        <w:t>管理层面安全需求</w:t>
      </w:r>
    </w:p>
    <w:p w14:paraId="266A088C" w14:textId="28D63624"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安全是不能仅仅靠技术来保证，单纯的技术都无法实现绝对的安全，</w:t>
      </w:r>
      <w:del w:id="2445" w:author="yunwei01" w:date="2017-08-02T14:22:00Z">
        <w:r w:rsidR="00543823" w:rsidDel="00A97AE9">
          <w:rPr>
            <w:rFonts w:ascii="宋体" w:cs="宋体" w:hint="eastAsia"/>
            <w:color w:val="000000"/>
            <w:kern w:val="0"/>
            <w:sz w:val="24"/>
          </w:rPr>
          <w:delText>AAAAA</w:delText>
        </w:r>
      </w:del>
      <w:ins w:id="2446" w:author="yunwei01" w:date="2017-08-02T14:22:00Z">
        <w:r w:rsidR="00A97AE9">
          <w:rPr>
            <w:rFonts w:ascii="宋体" w:cs="宋体" w:hint="eastAsia"/>
            <w:color w:val="000000"/>
            <w:kern w:val="0"/>
            <w:sz w:val="24"/>
          </w:rPr>
          <w:t>资鼎(上海)互联网金融信息服务有限</w:t>
        </w:r>
      </w:ins>
      <w:del w:id="2447" w:author="yunwei01" w:date="2017-08-02T14:38:00Z">
        <w:r w:rsidR="00543823" w:rsidDel="004C1B14">
          <w:rPr>
            <w:rFonts w:ascii="宋体" w:cs="宋体" w:hint="eastAsia"/>
            <w:color w:val="000000"/>
            <w:kern w:val="0"/>
            <w:sz w:val="24"/>
          </w:rPr>
          <w:delText>公司</w:delText>
        </w:r>
      </w:del>
      <w:ins w:id="2448" w:author="yunwei01" w:date="2017-08-02T14:38:00Z">
        <w:r w:rsidR="004C1B14">
          <w:rPr>
            <w:rFonts w:ascii="宋体" w:cs="宋体" w:hint="eastAsia"/>
            <w:color w:val="000000"/>
            <w:kern w:val="0"/>
            <w:sz w:val="24"/>
          </w:rPr>
          <w:t>公司</w:t>
        </w:r>
      </w:ins>
      <w:r>
        <w:rPr>
          <w:rFonts w:ascii="宋体" w:cs="宋体" w:hint="eastAsia"/>
          <w:color w:val="000000"/>
          <w:kern w:val="0"/>
          <w:sz w:val="24"/>
        </w:rPr>
        <w:t>必须要有相应的组织管理体制配合、支撑，才能确保信息系统安全、稳定运行。</w:t>
      </w:r>
    </w:p>
    <w:p w14:paraId="4CD6991B"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管理安全是整体安全中重要的组成部分。信息系统安全管理虽然得到了一定的落实，但由于人员编制有限，安全的专业性、复杂性、不可预计性等，在管理机构、管理制度、人员安全、系统建设、系统运维等安全管理方面存在一些安全隐患：</w:t>
      </w:r>
    </w:p>
    <w:p w14:paraId="5FBC8E2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管理机构</w:t>
      </w:r>
    </w:p>
    <w:p w14:paraId="5FA5625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需要建立安全职能部门，设置安全管理岗位，配备必要的安全管理人员、网络管理人员、系统管理人员；</w:t>
      </w:r>
    </w:p>
    <w:p w14:paraId="66BAF2C8"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需要配备相应的安全管理员、网络管理员、系统管理员；</w:t>
      </w:r>
    </w:p>
    <w:p w14:paraId="2D00C59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需要建立相应的审批部门，进行相关工作的审批和授权；</w:t>
      </w:r>
    </w:p>
    <w:p w14:paraId="11A7F62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需要建立定期和不定期的协调会，就信息安全相关的业务进行协调处理；</w:t>
      </w:r>
    </w:p>
    <w:p w14:paraId="739B5C5B"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需要建立相应的审核和检查部门，安全人员定期的进行全面的安全检查。</w:t>
      </w:r>
    </w:p>
    <w:p w14:paraId="2A330A9E"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管理制度</w:t>
      </w:r>
    </w:p>
    <w:p w14:paraId="032B171C"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需要制定信息安全工作的总体方针、政策性文件和安全策略等，说</w:t>
      </w:r>
      <w:r>
        <w:rPr>
          <w:rFonts w:ascii="宋体" w:cs="宋体" w:hint="eastAsia"/>
          <w:color w:val="000000"/>
          <w:kern w:val="0"/>
          <w:sz w:val="24"/>
        </w:rPr>
        <w:lastRenderedPageBreak/>
        <w:t>明机构安全工作的总体目标、范围、方针、原则、责任等；</w:t>
      </w:r>
    </w:p>
    <w:p w14:paraId="27223A21"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需要建立安全管理制度，对管理活动进行制度化管理，制定相应的制定和发布制度；</w:t>
      </w:r>
    </w:p>
    <w:p w14:paraId="671CDD3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需要对安全管理制度进行评审和修订，不断完善、健全安全管理制度；</w:t>
      </w:r>
    </w:p>
    <w:p w14:paraId="595FF7B9"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需要各功能部门协调机制，进行必要的沟通和合作；</w:t>
      </w:r>
    </w:p>
    <w:p w14:paraId="51AF657F"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需要建立相关工作的审批和授权机制，进行必要活动的审批和授权；</w:t>
      </w:r>
    </w:p>
    <w:p w14:paraId="50D5AB8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需要建立恰当的联络渠道，进行必要的沟通和合作，在必要的时候，进行事件的有效处理；</w:t>
      </w:r>
    </w:p>
    <w:p w14:paraId="30232813"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需要建立审核和检查的制度，对安全策略的正确性和安全措施的合理性进行审核和检查；</w:t>
      </w:r>
    </w:p>
    <w:p w14:paraId="4FC5314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需要建立备案管理制度，对系统的定级进行备案；</w:t>
      </w:r>
    </w:p>
    <w:p w14:paraId="5B012CF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需要建立产品采购，系统测试和验收制度，确保安全产品的可信度和产品质量。</w:t>
      </w:r>
    </w:p>
    <w:p w14:paraId="5727D3D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人员安全</w:t>
      </w:r>
    </w:p>
    <w:p w14:paraId="2DF657C4"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需要对人员的录用进行必要的管理，确保人员录用的安全；</w:t>
      </w:r>
    </w:p>
    <w:p w14:paraId="5E91B552"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需要对人员的离岗进行有效的管理，确保人员的离岗不会带来安全问题；</w:t>
      </w:r>
    </w:p>
    <w:p w14:paraId="16E5F0B2"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需要对人员的考核进行严格的管理，提高人员的安全技能和安全意识；</w:t>
      </w:r>
    </w:p>
    <w:p w14:paraId="0E4F9158"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需要对人员进行安全意识的教育和培训，提高人员的安全意识；</w:t>
      </w:r>
    </w:p>
    <w:p w14:paraId="1D8784AF"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需要对第三方人员访问进行严格的控制，确保第三方人员访问的安全。</w:t>
      </w:r>
    </w:p>
    <w:p w14:paraId="72F9EB6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系统建设</w:t>
      </w:r>
    </w:p>
    <w:p w14:paraId="78C82F8B"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需要具有设计合理、安全网络结构的能力；</w:t>
      </w:r>
    </w:p>
    <w:p w14:paraId="32D4EDFE"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需要密码算法和密钥的使用符合国家有关法律、法规的规定；</w:t>
      </w:r>
    </w:p>
    <w:p w14:paraId="2DBB04E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w:t>
      </w:r>
      <w:r>
        <w:rPr>
          <w:rFonts w:ascii="宋体" w:cs="宋体"/>
          <w:color w:val="000000"/>
          <w:kern w:val="0"/>
          <w:sz w:val="24"/>
        </w:rPr>
        <w:t>任何变更控制</w:t>
      </w:r>
      <w:r>
        <w:rPr>
          <w:rFonts w:ascii="宋体" w:cs="宋体" w:hint="eastAsia"/>
          <w:color w:val="000000"/>
          <w:kern w:val="0"/>
          <w:sz w:val="24"/>
        </w:rPr>
        <w:t>和设备重用要</w:t>
      </w:r>
      <w:r>
        <w:rPr>
          <w:rFonts w:ascii="宋体" w:cs="宋体"/>
          <w:color w:val="000000"/>
          <w:kern w:val="0"/>
          <w:sz w:val="24"/>
        </w:rPr>
        <w:t>申报和审批</w:t>
      </w:r>
      <w:r>
        <w:rPr>
          <w:rFonts w:ascii="宋体" w:cs="宋体" w:hint="eastAsia"/>
          <w:color w:val="000000"/>
          <w:kern w:val="0"/>
          <w:sz w:val="24"/>
        </w:rPr>
        <w:t>，并对其实行制度化的管理；</w:t>
      </w:r>
    </w:p>
    <w:p w14:paraId="7AB83E1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需要对信息系统进行合理定级，并进行备案管理；</w:t>
      </w:r>
    </w:p>
    <w:p w14:paraId="09335506"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lastRenderedPageBreak/>
        <w:t>需要安全产品的可信度和产品质量；</w:t>
      </w:r>
    </w:p>
    <w:p w14:paraId="1151781C"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需要自行开发过程和工程实施过程中的安全；</w:t>
      </w:r>
    </w:p>
    <w:p w14:paraId="7D799519"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需要能顺利地接管和维护信息系统；</w:t>
      </w:r>
    </w:p>
    <w:p w14:paraId="3C59D28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需要安全工程的实施质量和安全功能的准确实现；</w:t>
      </w:r>
    </w:p>
    <w:p w14:paraId="5CED3A1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需要对软硬件的分发过程进行控制；</w:t>
      </w:r>
    </w:p>
    <w:p w14:paraId="13D94F2F"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需要信息安全事件实行分等级响应、处置。</w:t>
      </w:r>
    </w:p>
    <w:p w14:paraId="12BF699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系统运维</w:t>
      </w:r>
    </w:p>
    <w:p w14:paraId="54434D9A"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需要机房具有良好的运行环境；</w:t>
      </w:r>
    </w:p>
    <w:p w14:paraId="3504F52C"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需要对信息资产进行分类标识、分级管理；</w:t>
      </w:r>
    </w:p>
    <w:p w14:paraId="1A3E65D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需要对各种软硬件设备的选型、采购、发放、使用和保管等过程进行控制；</w:t>
      </w:r>
    </w:p>
    <w:p w14:paraId="66D690B2"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需要各种网络设备、服务器正确使用和维护；</w:t>
      </w:r>
    </w:p>
    <w:p w14:paraId="5079EC75"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需要对网络、操作系统、数据库系统和应用系统进行安全管理；</w:t>
      </w:r>
    </w:p>
    <w:p w14:paraId="70711EA4"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需要用户具有鉴别信息使用的安全意识；</w:t>
      </w:r>
    </w:p>
    <w:p w14:paraId="3EB1672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需要定期地对通信线路进行检查和维护；</w:t>
      </w:r>
    </w:p>
    <w:p w14:paraId="36CDFFAE"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需要硬件设备、存储介质存放环境安全，并对其的使用进行控制和保护；</w:t>
      </w:r>
    </w:p>
    <w:p w14:paraId="17D693E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需要对支撑设施、硬件设备、存储介质进行日常维护和管理；</w:t>
      </w:r>
    </w:p>
    <w:p w14:paraId="1DF3ADCD"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需要系统中使用的硬件、软件产品的质量；</w:t>
      </w:r>
    </w:p>
    <w:p w14:paraId="285F5882"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需要提供足够的使用手册、维护指南等资料；</w:t>
      </w:r>
    </w:p>
    <w:p w14:paraId="6CD32E31"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需要软硬件中没有后门程序和隐蔽信道；</w:t>
      </w:r>
    </w:p>
    <w:p w14:paraId="7CA00C20" w14:textId="77777777" w:rsidR="0024427F" w:rsidRDefault="0063422A">
      <w:pPr>
        <w:numPr>
          <w:ilvl w:val="0"/>
          <w:numId w:val="32"/>
        </w:numPr>
        <w:autoSpaceDE w:val="0"/>
        <w:autoSpaceDN w:val="0"/>
        <w:adjustRightInd w:val="0"/>
        <w:spacing w:line="360" w:lineRule="auto"/>
        <w:ind w:left="1276" w:hanging="283"/>
        <w:jc w:val="left"/>
        <w:rPr>
          <w:rFonts w:ascii="宋体" w:cs="宋体"/>
          <w:color w:val="000000"/>
          <w:kern w:val="0"/>
          <w:sz w:val="24"/>
        </w:rPr>
      </w:pPr>
      <w:r>
        <w:rPr>
          <w:rFonts w:ascii="宋体" w:cs="宋体" w:hint="eastAsia"/>
          <w:color w:val="000000"/>
          <w:kern w:val="0"/>
          <w:sz w:val="24"/>
        </w:rPr>
        <w:t>需要在事件发生后能采取积极、有效的应急策略和措施。</w:t>
      </w:r>
    </w:p>
    <w:p w14:paraId="22FE316C" w14:textId="6E5811B9" w:rsidR="0024427F" w:rsidRDefault="0063422A" w:rsidP="00F84F8A">
      <w:pPr>
        <w:pStyle w:val="3"/>
      </w:pPr>
      <w:bookmarkStart w:id="2449" w:name="_Toc399855248"/>
      <w:bookmarkStart w:id="2450" w:name="_Toc428792569"/>
      <w:bookmarkStart w:id="2451" w:name="_Toc489545241"/>
      <w:bookmarkStart w:id="2452" w:name="_Toc489546713"/>
      <w:bookmarkStart w:id="2453" w:name="_Toc489547058"/>
      <w:bookmarkStart w:id="2454" w:name="_Toc489547931"/>
      <w:bookmarkStart w:id="2455" w:name="_Toc489607128"/>
      <w:r>
        <w:rPr>
          <w:rFonts w:hint="eastAsia"/>
        </w:rPr>
        <w:t>总体安全设计</w:t>
      </w:r>
      <w:bookmarkEnd w:id="2449"/>
      <w:bookmarkEnd w:id="2450"/>
      <w:bookmarkEnd w:id="2451"/>
      <w:bookmarkEnd w:id="2452"/>
      <w:bookmarkEnd w:id="2453"/>
      <w:bookmarkEnd w:id="2454"/>
      <w:bookmarkEnd w:id="2455"/>
    </w:p>
    <w:p w14:paraId="0CBAB136" w14:textId="77777777" w:rsidR="0024427F" w:rsidRDefault="0063422A" w:rsidP="00F84F8A">
      <w:pPr>
        <w:pStyle w:val="4"/>
      </w:pPr>
      <w:r>
        <w:rPr>
          <w:rFonts w:hint="eastAsia"/>
        </w:rPr>
        <w:t>总体安全策略设计</w:t>
      </w:r>
    </w:p>
    <w:p w14:paraId="712D283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根据系统的安全定级规划，明确该等级对应的的总体防护描述；</w:t>
      </w:r>
    </w:p>
    <w:p w14:paraId="6C6C2695"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根据系统和子系统划分结果、安全定级结果将保护对象归类，并组成保护对象框架；</w:t>
      </w:r>
    </w:p>
    <w:p w14:paraId="0C111E4A"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lastRenderedPageBreak/>
        <w:t>根据方案的设计目标来建立整体保障框架，来指导整个安全保护方案的设计，明确关键的安全要素、流程及相互关系；在安全措施框架细化后将补充到整体保障框架中；</w:t>
      </w:r>
    </w:p>
    <w:p w14:paraId="07C3AF9D"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根据系统受到的威胁对应出该等级的基本保护要求（即需求分析），并分布到物理层、网络层、系统层、数据层、应用层、管理层等不同的层面上；</w:t>
      </w:r>
    </w:p>
    <w:p w14:paraId="7934CC62"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根据由威胁引出的安全保护基本要求、安全保护实施过程、整体保障框架来确定总体安全策略（即总体安全目标），再根据安全保护的基本要求将总体安全策略细分为不同的具体策略（即具体安全目标），包括安全域内部、安全域边界和安全域互联的策略，并分布到物理层、网络层、系统层、数据层、应用层、管理层等不同的层面上；</w:t>
      </w:r>
    </w:p>
    <w:p w14:paraId="7991CE3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根据保护对象框架、等级化安全措施要求、安全措施的成本来选择和调整安全措施；根据安全技术体系和安全管理体系的划分，各安全措施共同组成了安全措施框架；</w:t>
      </w:r>
    </w:p>
    <w:p w14:paraId="69A06B7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各安全保护对象根据系统的功能特性、安全价值以及面临威胁的相似性来进行安全区域的划分，各安全区域将保护对象框架划分成了不同部分，即各安全措施发生作用的保护对象集合。</w:t>
      </w:r>
    </w:p>
    <w:p w14:paraId="4A46C410"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根据选择好的各保护对象的安全措施、安全措施框架、实际的具体需求来设计安全解决方案。</w:t>
      </w:r>
    </w:p>
    <w:p w14:paraId="17DC76E0"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设计思路及主要过程的示意图如下：</w:t>
      </w:r>
    </w:p>
    <w:p w14:paraId="7FC939C6" w14:textId="05F50A1E" w:rsidR="0024427F" w:rsidRDefault="00CF4D3F">
      <w:pPr>
        <w:ind w:firstLine="480"/>
        <w:jc w:val="center"/>
      </w:pPr>
      <w:r>
        <w:rPr>
          <w:noProof/>
        </w:rPr>
        <w:lastRenderedPageBreak/>
        <w:drawing>
          <wp:inline distT="0" distB="0" distL="0" distR="0" wp14:anchorId="3546D0E1" wp14:editId="710011FD">
            <wp:extent cx="4635500" cy="40576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0" cy="4057650"/>
                    </a:xfrm>
                    <a:prstGeom prst="rect">
                      <a:avLst/>
                    </a:prstGeom>
                    <a:noFill/>
                    <a:ln>
                      <a:noFill/>
                    </a:ln>
                  </pic:spPr>
                </pic:pic>
              </a:graphicData>
            </a:graphic>
          </wp:inline>
        </w:drawing>
      </w:r>
    </w:p>
    <w:p w14:paraId="65BA6F4B" w14:textId="77777777" w:rsidR="0024427F" w:rsidRDefault="0063422A" w:rsidP="00F84F8A">
      <w:pPr>
        <w:pStyle w:val="4"/>
      </w:pPr>
      <w:r>
        <w:rPr>
          <w:rFonts w:hint="eastAsia"/>
        </w:rPr>
        <w:t>安全技术体系结构设计</w:t>
      </w:r>
    </w:p>
    <w:p w14:paraId="3C4C6E95"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清晰定义模型的原则</w:t>
      </w:r>
    </w:p>
    <w:p w14:paraId="5B3B17E7" w14:textId="62B4D86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在设计</w:t>
      </w:r>
      <w:del w:id="2456" w:author="yunwei01" w:date="2017-08-02T14:22:00Z">
        <w:r w:rsidR="00317016" w:rsidDel="00A97AE9">
          <w:rPr>
            <w:rFonts w:ascii="宋体" w:cs="宋体" w:hint="eastAsia"/>
            <w:color w:val="000000"/>
            <w:kern w:val="0"/>
            <w:sz w:val="24"/>
          </w:rPr>
          <w:delText>AAAAA</w:delText>
        </w:r>
      </w:del>
      <w:ins w:id="2457" w:author="yunwei01" w:date="2017-08-02T14:22:00Z">
        <w:r w:rsidR="00A97AE9">
          <w:rPr>
            <w:rFonts w:ascii="宋体" w:cs="宋体" w:hint="eastAsia"/>
            <w:color w:val="000000"/>
            <w:kern w:val="0"/>
            <w:sz w:val="24"/>
          </w:rPr>
          <w:t>资鼎(上海)互联网金融信息服务有限</w:t>
        </w:r>
      </w:ins>
      <w:del w:id="2458" w:author="yunwei01" w:date="2017-08-02T14:38:00Z">
        <w:r w:rsidR="00317016" w:rsidDel="004C1B14">
          <w:rPr>
            <w:rFonts w:ascii="宋体" w:cs="宋体" w:hint="eastAsia"/>
            <w:color w:val="000000"/>
            <w:kern w:val="0"/>
            <w:sz w:val="24"/>
          </w:rPr>
          <w:delText>公司</w:delText>
        </w:r>
      </w:del>
      <w:ins w:id="2459"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2460" w:author="yunwei01" w:date="2017-08-02T14:23:00Z">
        <w:r w:rsidR="00317016" w:rsidDel="00A97AE9">
          <w:rPr>
            <w:rFonts w:ascii="宋体" w:cs="宋体" w:hint="eastAsia"/>
            <w:color w:val="000000"/>
            <w:kern w:val="0"/>
            <w:sz w:val="24"/>
          </w:rPr>
          <w:delText>BBBBB</w:delText>
        </w:r>
      </w:del>
      <w:ins w:id="2461" w:author="yunwei01" w:date="2017-08-02T14:45:00Z">
        <w:r w:rsidR="004C1B14">
          <w:rPr>
            <w:rFonts w:ascii="宋体" w:cs="宋体" w:hint="eastAsia"/>
            <w:color w:val="000000"/>
            <w:kern w:val="0"/>
            <w:sz w:val="24"/>
          </w:rPr>
          <w:t>“</w:t>
        </w:r>
      </w:ins>
      <w:ins w:id="2462"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信息安全保障体系时，首先要对信息系统进行模型抽象，这样既能相对准确地描述信息体系的各个方面的内容及其安全现状，又能代表绝大多数地区和各种类型的信息系统。把信息系统各个内容属性中与安全相关的属性抽取出来，参照IATF（美国信息安全保障技术框架），建立“保护对象框架”、“安全措施框架”、“整体保障框架”等安全框架模型，从而相对准确地描述信息系统的安全属性和等级保护的逻辑思维。</w:t>
      </w:r>
    </w:p>
    <w:p w14:paraId="0510E797"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分域防护、综合防范的原则</w:t>
      </w:r>
    </w:p>
    <w:p w14:paraId="74914A31"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任何安全措施都不是绝对安全的，都可能被攻破。为预防攻破一层或一类保护的攻击行为无法破坏整个信息系统，需要合理划分安全域和综合采用多种有效措施，进行多层和多重保护。</w:t>
      </w:r>
    </w:p>
    <w:p w14:paraId="04D83ECD"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需求、风险、代价平衡的原则</w:t>
      </w:r>
    </w:p>
    <w:p w14:paraId="76EE01D5"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lastRenderedPageBreak/>
        <w:t>对任何类型网络，绝对安全难以达到，也不一定是必须的，需正确处理需求、风险与代价的关系，等级保护，适度防护，做到安全性与可用性相容，做到技术上可实现，经济上可执行。</w:t>
      </w:r>
    </w:p>
    <w:p w14:paraId="23C92D8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技术与管理相结合原则</w:t>
      </w:r>
    </w:p>
    <w:p w14:paraId="77E49CA2" w14:textId="5CD3DD46" w:rsidR="0024427F" w:rsidRDefault="00317016">
      <w:pPr>
        <w:autoSpaceDE w:val="0"/>
        <w:autoSpaceDN w:val="0"/>
        <w:adjustRightInd w:val="0"/>
        <w:spacing w:line="360" w:lineRule="auto"/>
        <w:ind w:firstLineChars="200" w:firstLine="480"/>
        <w:jc w:val="left"/>
        <w:rPr>
          <w:rFonts w:ascii="宋体" w:cs="宋体"/>
          <w:color w:val="000000"/>
          <w:kern w:val="0"/>
          <w:sz w:val="24"/>
        </w:rPr>
      </w:pPr>
      <w:del w:id="2463" w:author="yunwei01" w:date="2017-08-02T14:22:00Z">
        <w:r w:rsidDel="00A97AE9">
          <w:rPr>
            <w:rFonts w:ascii="宋体" w:cs="宋体" w:hint="eastAsia"/>
            <w:color w:val="000000"/>
            <w:kern w:val="0"/>
            <w:sz w:val="24"/>
          </w:rPr>
          <w:delText>AAAAA</w:delText>
        </w:r>
      </w:del>
      <w:ins w:id="2464" w:author="yunwei01" w:date="2017-08-02T14:22:00Z">
        <w:r w:rsidR="00A97AE9">
          <w:rPr>
            <w:rFonts w:ascii="宋体" w:cs="宋体" w:hint="eastAsia"/>
            <w:color w:val="000000"/>
            <w:kern w:val="0"/>
            <w:sz w:val="24"/>
          </w:rPr>
          <w:t>资鼎(上海)互联网金融信息服务有限</w:t>
        </w:r>
      </w:ins>
      <w:del w:id="2465" w:author="yunwei01" w:date="2017-08-02T14:38:00Z">
        <w:r w:rsidDel="004C1B14">
          <w:rPr>
            <w:rFonts w:ascii="宋体" w:cs="宋体" w:hint="eastAsia"/>
            <w:color w:val="000000"/>
            <w:kern w:val="0"/>
            <w:sz w:val="24"/>
          </w:rPr>
          <w:delText>公司</w:delText>
        </w:r>
      </w:del>
      <w:ins w:id="2466" w:author="yunwei01" w:date="2017-08-02T14:38:00Z">
        <w:r w:rsidR="004C1B14">
          <w:rPr>
            <w:rFonts w:ascii="宋体" w:cs="宋体" w:hint="eastAsia"/>
            <w:color w:val="000000"/>
            <w:kern w:val="0"/>
            <w:sz w:val="24"/>
          </w:rPr>
          <w:t>公司</w:t>
        </w:r>
      </w:ins>
      <w:r>
        <w:rPr>
          <w:rFonts w:ascii="宋体" w:cs="宋体" w:hint="eastAsia"/>
          <w:color w:val="000000"/>
          <w:kern w:val="0"/>
          <w:sz w:val="24"/>
        </w:rPr>
        <w:t>的</w:t>
      </w:r>
      <w:del w:id="2467" w:author="yunwei01" w:date="2017-08-02T14:23:00Z">
        <w:r w:rsidDel="00A97AE9">
          <w:rPr>
            <w:rFonts w:ascii="宋体" w:cs="宋体" w:hint="eastAsia"/>
            <w:color w:val="000000"/>
            <w:kern w:val="0"/>
            <w:sz w:val="24"/>
          </w:rPr>
          <w:delText>BBBBB</w:delText>
        </w:r>
      </w:del>
      <w:ins w:id="2468" w:author="yunwei01" w:date="2017-08-02T14:45:00Z">
        <w:r w:rsidR="004C1B14">
          <w:rPr>
            <w:rFonts w:ascii="宋体" w:cs="宋体" w:hint="eastAsia"/>
            <w:color w:val="000000"/>
            <w:kern w:val="0"/>
            <w:sz w:val="24"/>
          </w:rPr>
          <w:t>“</w:t>
        </w:r>
      </w:ins>
      <w:ins w:id="2469" w:author="yunwei01" w:date="2017-08-02T14:40:00Z">
        <w:r w:rsidR="004C1B14">
          <w:rPr>
            <w:rFonts w:ascii="宋体" w:cs="宋体" w:hint="eastAsia"/>
            <w:color w:val="000000"/>
            <w:kern w:val="0"/>
            <w:sz w:val="24"/>
          </w:rPr>
          <w:t>马上货”</w:t>
        </w:r>
      </w:ins>
      <w:r>
        <w:rPr>
          <w:rFonts w:ascii="宋体" w:cs="宋体" w:hint="eastAsia"/>
          <w:color w:val="000000"/>
          <w:kern w:val="0"/>
          <w:sz w:val="24"/>
        </w:rPr>
        <w:t>系统</w:t>
      </w:r>
      <w:r w:rsidR="0063422A">
        <w:rPr>
          <w:rFonts w:ascii="宋体" w:cs="宋体" w:hint="eastAsia"/>
          <w:color w:val="000000"/>
          <w:kern w:val="0"/>
          <w:sz w:val="24"/>
        </w:rPr>
        <w:t>的信息安全涉及人、技术、操作等各方面要素，单靠技术或单靠管理都不可能实现。因此在考虑信息系统信息安全时，必须将各种安全技术与运行管理机制、人员思想教育、技术培训、安全规章制度建设相结合。</w:t>
      </w:r>
    </w:p>
    <w:p w14:paraId="1859F814"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动态发展和可扩展原则</w:t>
      </w:r>
    </w:p>
    <w:p w14:paraId="4E8EC93E" w14:textId="5B1F76E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随着网络攻防技术的进一步发展，</w:t>
      </w:r>
      <w:del w:id="2470" w:author="yunwei01" w:date="2017-08-02T14:22:00Z">
        <w:r w:rsidR="00317016" w:rsidDel="00A97AE9">
          <w:rPr>
            <w:rFonts w:ascii="宋体" w:cs="宋体" w:hint="eastAsia"/>
            <w:color w:val="000000"/>
            <w:kern w:val="0"/>
            <w:sz w:val="24"/>
          </w:rPr>
          <w:delText>AAAAA</w:delText>
        </w:r>
      </w:del>
      <w:ins w:id="2471" w:author="yunwei01" w:date="2017-08-02T14:22:00Z">
        <w:r w:rsidR="00A97AE9">
          <w:rPr>
            <w:rFonts w:ascii="宋体" w:cs="宋体" w:hint="eastAsia"/>
            <w:color w:val="000000"/>
            <w:kern w:val="0"/>
            <w:sz w:val="24"/>
          </w:rPr>
          <w:t>资鼎(上海)互联网金融信息服务有限</w:t>
        </w:r>
      </w:ins>
      <w:del w:id="2472" w:author="yunwei01" w:date="2017-08-02T14:38:00Z">
        <w:r w:rsidR="00317016" w:rsidDel="004C1B14">
          <w:rPr>
            <w:rFonts w:ascii="宋体" w:cs="宋体" w:hint="eastAsia"/>
            <w:color w:val="000000"/>
            <w:kern w:val="0"/>
            <w:sz w:val="24"/>
          </w:rPr>
          <w:delText>公司</w:delText>
        </w:r>
      </w:del>
      <w:ins w:id="2473"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2474" w:author="yunwei01" w:date="2017-08-02T14:23:00Z">
        <w:r w:rsidR="00317016" w:rsidDel="00A97AE9">
          <w:rPr>
            <w:rFonts w:ascii="宋体" w:cs="宋体" w:hint="eastAsia"/>
            <w:color w:val="000000"/>
            <w:kern w:val="0"/>
            <w:sz w:val="24"/>
          </w:rPr>
          <w:delText>BBBBB</w:delText>
        </w:r>
      </w:del>
      <w:ins w:id="2475" w:author="yunwei01" w:date="2017-08-02T14:45:00Z">
        <w:r w:rsidR="004C1B14">
          <w:rPr>
            <w:rFonts w:ascii="宋体" w:cs="宋体" w:hint="eastAsia"/>
            <w:color w:val="000000"/>
            <w:kern w:val="0"/>
            <w:sz w:val="24"/>
          </w:rPr>
          <w:t>“</w:t>
        </w:r>
      </w:ins>
      <w:ins w:id="2476"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的网络安全需求会不断变化，以及环境、条件、时间的限制，安全防护一步到位，一劳永逸地解决信息安全问题是不现实的。信息安全保障建设可先保证基本的、必须的安全性和良好的安全可扩展性，今后随着应用和网络安全技术的发展，不断调整安全策略，加强安全防护力度，以适应新的网络安全环境，满足新的信息安全需求。</w:t>
      </w:r>
    </w:p>
    <w:p w14:paraId="56CB2F48" w14:textId="77777777" w:rsidR="0024427F" w:rsidRDefault="0063422A" w:rsidP="00F84F8A">
      <w:pPr>
        <w:pStyle w:val="4"/>
      </w:pPr>
      <w:r>
        <w:rPr>
          <w:rFonts w:hint="eastAsia"/>
        </w:rPr>
        <w:t>安全管理体系结构设计</w:t>
      </w:r>
    </w:p>
    <w:p w14:paraId="4BE1BC3D"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安全体系框架是按照结构化原理描述的安全措施的组合，依据“积极防御、综合防范”的方针，以及“管理与技术并重”的原则进行设计的。</w:t>
      </w:r>
    </w:p>
    <w:p w14:paraId="2DFF5D42" w14:textId="7D151D5D" w:rsidR="0024427F" w:rsidRDefault="00317016">
      <w:pPr>
        <w:autoSpaceDE w:val="0"/>
        <w:autoSpaceDN w:val="0"/>
        <w:adjustRightInd w:val="0"/>
        <w:spacing w:line="360" w:lineRule="auto"/>
        <w:ind w:firstLineChars="200" w:firstLine="480"/>
        <w:jc w:val="left"/>
        <w:rPr>
          <w:rFonts w:ascii="宋体" w:cs="宋体"/>
          <w:color w:val="000000"/>
          <w:kern w:val="0"/>
          <w:sz w:val="24"/>
        </w:rPr>
      </w:pPr>
      <w:del w:id="2477" w:author="yunwei01" w:date="2017-08-02T14:22:00Z">
        <w:r w:rsidDel="00A97AE9">
          <w:rPr>
            <w:rFonts w:ascii="宋体" w:cs="宋体" w:hint="eastAsia"/>
            <w:color w:val="000000"/>
            <w:kern w:val="0"/>
            <w:sz w:val="24"/>
          </w:rPr>
          <w:delText>AAAAA</w:delText>
        </w:r>
      </w:del>
      <w:ins w:id="2478" w:author="yunwei01" w:date="2017-08-02T14:22:00Z">
        <w:r w:rsidR="00A97AE9">
          <w:rPr>
            <w:rFonts w:ascii="宋体" w:cs="宋体" w:hint="eastAsia"/>
            <w:color w:val="000000"/>
            <w:kern w:val="0"/>
            <w:sz w:val="24"/>
          </w:rPr>
          <w:t>资鼎(上海)互联网金融信息服务有限</w:t>
        </w:r>
      </w:ins>
      <w:del w:id="2479" w:author="yunwei01" w:date="2017-08-02T14:38:00Z">
        <w:r w:rsidDel="004C1B14">
          <w:rPr>
            <w:rFonts w:ascii="宋体" w:cs="宋体" w:hint="eastAsia"/>
            <w:color w:val="000000"/>
            <w:kern w:val="0"/>
            <w:sz w:val="24"/>
          </w:rPr>
          <w:delText>公司</w:delText>
        </w:r>
      </w:del>
      <w:ins w:id="2480" w:author="yunwei01" w:date="2017-08-02T14:38:00Z">
        <w:r w:rsidR="004C1B14">
          <w:rPr>
            <w:rFonts w:ascii="宋体" w:cs="宋体" w:hint="eastAsia"/>
            <w:color w:val="000000"/>
            <w:kern w:val="0"/>
            <w:sz w:val="24"/>
          </w:rPr>
          <w:t>公司</w:t>
        </w:r>
      </w:ins>
      <w:r>
        <w:rPr>
          <w:rFonts w:ascii="宋体" w:cs="宋体" w:hint="eastAsia"/>
          <w:color w:val="000000"/>
          <w:kern w:val="0"/>
          <w:sz w:val="24"/>
        </w:rPr>
        <w:t>的</w:t>
      </w:r>
      <w:del w:id="2481" w:author="yunwei01" w:date="2017-08-02T14:23:00Z">
        <w:r w:rsidDel="00A97AE9">
          <w:rPr>
            <w:rFonts w:ascii="宋体" w:cs="宋体" w:hint="eastAsia"/>
            <w:color w:val="000000"/>
            <w:kern w:val="0"/>
            <w:sz w:val="24"/>
          </w:rPr>
          <w:delText>BBBBB</w:delText>
        </w:r>
      </w:del>
      <w:ins w:id="2482" w:author="yunwei01" w:date="2017-08-02T14:45:00Z">
        <w:r w:rsidR="004C1B14">
          <w:rPr>
            <w:rFonts w:ascii="宋体" w:cs="宋体" w:hint="eastAsia"/>
            <w:color w:val="000000"/>
            <w:kern w:val="0"/>
            <w:sz w:val="24"/>
          </w:rPr>
          <w:t>“</w:t>
        </w:r>
      </w:ins>
      <w:ins w:id="2483" w:author="yunwei01" w:date="2017-08-02T14:40:00Z">
        <w:r w:rsidR="004C1B14">
          <w:rPr>
            <w:rFonts w:ascii="宋体" w:cs="宋体" w:hint="eastAsia"/>
            <w:color w:val="000000"/>
            <w:kern w:val="0"/>
            <w:sz w:val="24"/>
          </w:rPr>
          <w:t>马上货”</w:t>
        </w:r>
      </w:ins>
      <w:r>
        <w:rPr>
          <w:rFonts w:ascii="宋体" w:cs="宋体" w:hint="eastAsia"/>
          <w:color w:val="000000"/>
          <w:kern w:val="0"/>
          <w:sz w:val="24"/>
        </w:rPr>
        <w:t>系统</w:t>
      </w:r>
      <w:r w:rsidR="0063422A">
        <w:rPr>
          <w:rFonts w:ascii="宋体" w:cs="宋体" w:hint="eastAsia"/>
          <w:color w:val="000000"/>
          <w:kern w:val="0"/>
          <w:sz w:val="24"/>
        </w:rPr>
        <w:t>安全措施框架包括安全技术措施、安全管理措施两大部分。安全技术措施包括安全防护系统（物理防护、边界防护、监控检测、安全审计和应急恢复等子系统）和安全支撑系统（安全运营平台、网络管理系统和网络信任系统）。</w:t>
      </w:r>
    </w:p>
    <w:p w14:paraId="38A97270"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安全技术措施、安全管理措施各部分之间的关系是人（安全机构和人员），按照规则（安全管理制度），使用技术工具（安全技术）进行操作（系统建设和系统运维）。安全措施框架示意图如下：安全措施框架是按照结构化原理描述的安全措施的组合。本方案的安全措施框架是依据“积极防御、综合防范”的方针，以及“管理与技术并重”的原则进行设计的。</w:t>
      </w:r>
    </w:p>
    <w:p w14:paraId="5797F4C6" w14:textId="1C7C1D31" w:rsidR="0024427F" w:rsidRDefault="00317016">
      <w:pPr>
        <w:autoSpaceDE w:val="0"/>
        <w:autoSpaceDN w:val="0"/>
        <w:adjustRightInd w:val="0"/>
        <w:spacing w:line="360" w:lineRule="auto"/>
        <w:ind w:firstLineChars="200" w:firstLine="480"/>
        <w:jc w:val="left"/>
        <w:rPr>
          <w:rFonts w:ascii="宋体" w:cs="宋体"/>
          <w:color w:val="000000"/>
          <w:kern w:val="0"/>
          <w:sz w:val="24"/>
        </w:rPr>
      </w:pPr>
      <w:del w:id="2484" w:author="yunwei01" w:date="2017-08-02T14:22:00Z">
        <w:r w:rsidDel="00A97AE9">
          <w:rPr>
            <w:rFonts w:ascii="宋体" w:cs="宋体" w:hint="eastAsia"/>
            <w:color w:val="000000"/>
            <w:kern w:val="0"/>
            <w:sz w:val="24"/>
          </w:rPr>
          <w:delText>AAAAA</w:delText>
        </w:r>
      </w:del>
      <w:ins w:id="2485" w:author="yunwei01" w:date="2017-08-02T14:22:00Z">
        <w:r w:rsidR="00A97AE9">
          <w:rPr>
            <w:rFonts w:ascii="宋体" w:cs="宋体" w:hint="eastAsia"/>
            <w:color w:val="000000"/>
            <w:kern w:val="0"/>
            <w:sz w:val="24"/>
          </w:rPr>
          <w:t>资鼎(上海)互联网金融信息服务有限</w:t>
        </w:r>
      </w:ins>
      <w:del w:id="2486" w:author="yunwei01" w:date="2017-08-02T14:38:00Z">
        <w:r w:rsidDel="004C1B14">
          <w:rPr>
            <w:rFonts w:ascii="宋体" w:cs="宋体" w:hint="eastAsia"/>
            <w:color w:val="000000"/>
            <w:kern w:val="0"/>
            <w:sz w:val="24"/>
          </w:rPr>
          <w:delText>公司</w:delText>
        </w:r>
      </w:del>
      <w:ins w:id="2487" w:author="yunwei01" w:date="2017-08-02T14:38:00Z">
        <w:r w:rsidR="004C1B14">
          <w:rPr>
            <w:rFonts w:ascii="宋体" w:cs="宋体" w:hint="eastAsia"/>
            <w:color w:val="000000"/>
            <w:kern w:val="0"/>
            <w:sz w:val="24"/>
          </w:rPr>
          <w:t>公司</w:t>
        </w:r>
      </w:ins>
      <w:r>
        <w:rPr>
          <w:rFonts w:ascii="宋体" w:cs="宋体" w:hint="eastAsia"/>
          <w:color w:val="000000"/>
          <w:kern w:val="0"/>
          <w:sz w:val="24"/>
        </w:rPr>
        <w:t>的</w:t>
      </w:r>
      <w:del w:id="2488" w:author="yunwei01" w:date="2017-08-02T14:23:00Z">
        <w:r w:rsidDel="00A97AE9">
          <w:rPr>
            <w:rFonts w:ascii="宋体" w:cs="宋体" w:hint="eastAsia"/>
            <w:color w:val="000000"/>
            <w:kern w:val="0"/>
            <w:sz w:val="24"/>
          </w:rPr>
          <w:delText>BBBBB</w:delText>
        </w:r>
      </w:del>
      <w:ins w:id="2489" w:author="yunwei01" w:date="2017-08-02T14:45:00Z">
        <w:r w:rsidR="004C1B14">
          <w:rPr>
            <w:rFonts w:ascii="宋体" w:cs="宋体" w:hint="eastAsia"/>
            <w:color w:val="000000"/>
            <w:kern w:val="0"/>
            <w:sz w:val="24"/>
          </w:rPr>
          <w:t>“</w:t>
        </w:r>
      </w:ins>
      <w:ins w:id="2490" w:author="yunwei01" w:date="2017-08-02T14:40:00Z">
        <w:r w:rsidR="004C1B14">
          <w:rPr>
            <w:rFonts w:ascii="宋体" w:cs="宋体" w:hint="eastAsia"/>
            <w:color w:val="000000"/>
            <w:kern w:val="0"/>
            <w:sz w:val="24"/>
          </w:rPr>
          <w:t>马上货”</w:t>
        </w:r>
      </w:ins>
      <w:r>
        <w:rPr>
          <w:rFonts w:ascii="宋体" w:cs="宋体" w:hint="eastAsia"/>
          <w:color w:val="000000"/>
          <w:kern w:val="0"/>
          <w:sz w:val="24"/>
        </w:rPr>
        <w:t>系统</w:t>
      </w:r>
      <w:r w:rsidR="0063422A">
        <w:rPr>
          <w:rFonts w:ascii="宋体" w:cs="宋体" w:hint="eastAsia"/>
          <w:color w:val="000000"/>
          <w:kern w:val="0"/>
          <w:sz w:val="24"/>
        </w:rPr>
        <w:t>安全措施框架包</w:t>
      </w:r>
      <w:r w:rsidR="0063422A">
        <w:rPr>
          <w:rFonts w:ascii="宋体" w:cs="宋体" w:hint="eastAsia"/>
          <w:color w:val="000000"/>
          <w:kern w:val="0"/>
          <w:sz w:val="24"/>
        </w:rPr>
        <w:lastRenderedPageBreak/>
        <w:t>括安全技术措施、安全管理措施两大部分。安全技术措施包括安全防护系统（物理防护、边界防护、监控检测、安全审计和应急恢复等子系统）和安全支撑系统（安全运营平台、网络管理系统和网络信任系统）。</w:t>
      </w:r>
    </w:p>
    <w:p w14:paraId="7B9631B5"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安全技术措施、安全管理措施各部分之间的关系是人（安全机构和人员），按照规则（安全管理制度），使用技术工具（安全技术）进行操作（系统建设和系统运维）。安全措施框架示意图如下：</w:t>
      </w:r>
    </w:p>
    <w:p w14:paraId="4BFDEE88" w14:textId="77777777" w:rsidR="0024427F" w:rsidRDefault="0024427F">
      <w:pPr>
        <w:autoSpaceDE w:val="0"/>
        <w:autoSpaceDN w:val="0"/>
        <w:adjustRightInd w:val="0"/>
        <w:spacing w:line="360" w:lineRule="auto"/>
        <w:ind w:firstLineChars="200" w:firstLine="420"/>
        <w:jc w:val="left"/>
        <w:rPr>
          <w:rFonts w:ascii="宋体" w:hAnsi="宋体"/>
        </w:rPr>
        <w:sectPr w:rsidR="0024427F">
          <w:headerReference w:type="even" r:id="rId19"/>
          <w:footerReference w:type="even" r:id="rId20"/>
          <w:headerReference w:type="first" r:id="rId21"/>
          <w:footerReference w:type="first" r:id="rId22"/>
          <w:pgSz w:w="11907" w:h="16840"/>
          <w:pgMar w:top="1135" w:right="1644" w:bottom="1560" w:left="1797" w:header="567" w:footer="394" w:gutter="0"/>
          <w:cols w:space="720"/>
          <w:docGrid w:type="linesAndChars" w:linePitch="312"/>
        </w:sectPr>
      </w:pPr>
    </w:p>
    <w:p w14:paraId="67B4A1F5" w14:textId="77777777" w:rsidR="0024427F" w:rsidRDefault="0024427F">
      <w:pPr>
        <w:spacing w:beforeLines="50" w:before="156" w:afterLines="50" w:after="156"/>
        <w:ind w:firstLine="480"/>
        <w:rPr>
          <w:rFonts w:ascii="宋体" w:hAnsi="宋体"/>
        </w:rPr>
      </w:pPr>
    </w:p>
    <w:p w14:paraId="17B629F2" w14:textId="73AC99AB" w:rsidR="0024427F" w:rsidRDefault="00200E92">
      <w:pPr>
        <w:sectPr w:rsidR="0024427F">
          <w:pgSz w:w="16838" w:h="11906" w:orient="landscape"/>
          <w:pgMar w:top="1797" w:right="1440" w:bottom="1797" w:left="1440" w:header="851" w:footer="992" w:gutter="0"/>
          <w:cols w:space="720"/>
          <w:docGrid w:type="lines" w:linePitch="312"/>
        </w:sectPr>
      </w:pPr>
      <w:r>
        <w:object w:dxaOrig="21021" w:dyaOrig="9901" w14:anchorId="178DE7BE">
          <v:shape id="_x0000_i1026" type="#_x0000_t75" style="width:698.25pt;height:329.25pt" o:ole="">
            <v:imagedata r:id="rId23" o:title=""/>
          </v:shape>
          <o:OLEObject Type="Embed" ProgID="Visio.Drawing.15" ShapeID="_x0000_i1026" DrawAspect="Content" ObjectID="_1563372906" r:id="rId24"/>
        </w:object>
      </w:r>
    </w:p>
    <w:p w14:paraId="4273D8A5" w14:textId="15E1C0D8" w:rsidR="0024427F" w:rsidRDefault="0063422A" w:rsidP="00F84F8A">
      <w:pPr>
        <w:pStyle w:val="3"/>
      </w:pPr>
      <w:bookmarkStart w:id="2491" w:name="_Toc399855249"/>
      <w:bookmarkStart w:id="2492" w:name="_Toc428792570"/>
      <w:bookmarkStart w:id="2493" w:name="_Toc489545242"/>
      <w:bookmarkStart w:id="2494" w:name="_Toc489546714"/>
      <w:bookmarkStart w:id="2495" w:name="_Toc489547059"/>
      <w:bookmarkStart w:id="2496" w:name="_Toc489547932"/>
      <w:bookmarkStart w:id="2497" w:name="_Toc489607129"/>
      <w:r>
        <w:rPr>
          <w:rFonts w:hint="eastAsia"/>
        </w:rPr>
        <w:lastRenderedPageBreak/>
        <w:t>安全建设规划</w:t>
      </w:r>
      <w:bookmarkEnd w:id="2491"/>
      <w:bookmarkEnd w:id="2492"/>
      <w:bookmarkEnd w:id="2493"/>
      <w:bookmarkEnd w:id="2494"/>
      <w:bookmarkEnd w:id="2495"/>
      <w:bookmarkEnd w:id="2496"/>
      <w:bookmarkEnd w:id="2497"/>
    </w:p>
    <w:p w14:paraId="714B0077" w14:textId="77777777" w:rsidR="0024427F" w:rsidRDefault="0063422A" w:rsidP="00F84F8A">
      <w:pPr>
        <w:pStyle w:val="4"/>
      </w:pPr>
      <w:r>
        <w:rPr>
          <w:rFonts w:hint="eastAsia"/>
        </w:rPr>
        <w:t>安全建设目标确定</w:t>
      </w:r>
    </w:p>
    <w:p w14:paraId="655DBCDB" w14:textId="466EF14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一般而言，信息系统的安全保护能力主要分为对抗能力和恢复能力。能够应对威胁的能力构成了系统的安全保护能力之一</w:t>
      </w:r>
      <w:ins w:id="2498" w:author="yunwei01" w:date="2017-08-03T10:06:00Z">
        <w:r w:rsidR="00C47D43">
          <w:rPr>
            <w:rFonts w:ascii="宋体" w:cs="宋体" w:hint="eastAsia"/>
            <w:color w:val="000000"/>
            <w:kern w:val="0"/>
            <w:sz w:val="24"/>
          </w:rPr>
          <w:t>——</w:t>
        </w:r>
      </w:ins>
      <w:del w:id="2499" w:author="yunwei01" w:date="2017-08-03T10:06:00Z">
        <w:r w:rsidDel="00C47D43">
          <w:rPr>
            <w:rFonts w:ascii="宋体" w:cs="宋体" w:hint="eastAsia"/>
            <w:color w:val="000000"/>
            <w:kern w:val="0"/>
            <w:sz w:val="24"/>
          </w:rPr>
          <w:delText>——</w:delText>
        </w:r>
      </w:del>
      <w:r>
        <w:rPr>
          <w:rFonts w:ascii="宋体" w:cs="宋体" w:hint="eastAsia"/>
          <w:color w:val="000000"/>
          <w:kern w:val="0"/>
          <w:sz w:val="24"/>
        </w:rPr>
        <w:t>对抗能力。能够在一定时间内恢复系统原有状态的能力构成了系统的另一种安全保护能力——恢复能力。对抗能力和恢复能力共同形成了信息系统的安全保护能力。</w:t>
      </w:r>
    </w:p>
    <w:p w14:paraId="5822FF7D" w14:textId="2027B51D"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基于</w:t>
      </w:r>
      <w:del w:id="2500" w:author="yunwei01" w:date="2017-08-02T14:22:00Z">
        <w:r w:rsidR="00317016" w:rsidDel="00A97AE9">
          <w:rPr>
            <w:rFonts w:ascii="宋体" w:cs="宋体" w:hint="eastAsia"/>
            <w:color w:val="000000"/>
            <w:kern w:val="0"/>
            <w:sz w:val="24"/>
          </w:rPr>
          <w:delText>AAAAA</w:delText>
        </w:r>
      </w:del>
      <w:ins w:id="2501" w:author="yunwei01" w:date="2017-08-02T14:22:00Z">
        <w:r w:rsidR="00A97AE9">
          <w:rPr>
            <w:rFonts w:ascii="宋体" w:cs="宋体" w:hint="eastAsia"/>
            <w:color w:val="000000"/>
            <w:kern w:val="0"/>
            <w:sz w:val="24"/>
          </w:rPr>
          <w:t>资鼎(上海)互联网金融信息服务有限</w:t>
        </w:r>
      </w:ins>
      <w:del w:id="2502" w:author="yunwei01" w:date="2017-08-02T14:38:00Z">
        <w:r w:rsidR="00317016" w:rsidDel="004C1B14">
          <w:rPr>
            <w:rFonts w:ascii="宋体" w:cs="宋体" w:hint="eastAsia"/>
            <w:color w:val="000000"/>
            <w:kern w:val="0"/>
            <w:sz w:val="24"/>
          </w:rPr>
          <w:delText>公司</w:delText>
        </w:r>
      </w:del>
      <w:ins w:id="2503"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2504" w:author="yunwei01" w:date="2017-08-02T14:23:00Z">
        <w:r w:rsidR="00317016" w:rsidDel="00A97AE9">
          <w:rPr>
            <w:rFonts w:ascii="宋体" w:cs="宋体" w:hint="eastAsia"/>
            <w:color w:val="000000"/>
            <w:kern w:val="0"/>
            <w:sz w:val="24"/>
          </w:rPr>
          <w:delText>BBBBB</w:delText>
        </w:r>
      </w:del>
      <w:ins w:id="2505" w:author="yunwei01" w:date="2017-08-02T14:45:00Z">
        <w:r w:rsidR="004C1B14">
          <w:rPr>
            <w:rFonts w:ascii="宋体" w:cs="宋体" w:hint="eastAsia"/>
            <w:color w:val="000000"/>
            <w:kern w:val="0"/>
            <w:sz w:val="24"/>
          </w:rPr>
          <w:t>“</w:t>
        </w:r>
      </w:ins>
      <w:ins w:id="2506"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的具体安全需求、以国内外先进的信息安全模型等理论</w:t>
      </w:r>
      <w:r>
        <w:rPr>
          <w:rFonts w:ascii="宋体" w:cs="宋体"/>
          <w:color w:val="000000"/>
          <w:kern w:val="0"/>
          <w:sz w:val="24"/>
        </w:rPr>
        <w:t>为基础，</w:t>
      </w:r>
      <w:r>
        <w:rPr>
          <w:rFonts w:ascii="宋体" w:cs="宋体" w:hint="eastAsia"/>
          <w:color w:val="000000"/>
          <w:kern w:val="0"/>
          <w:sz w:val="24"/>
        </w:rPr>
        <w:t>同时结合</w:t>
      </w:r>
      <w:del w:id="2507" w:author="yunwei01" w:date="2017-08-02T14:22:00Z">
        <w:r w:rsidR="00543823" w:rsidDel="00A97AE9">
          <w:rPr>
            <w:rFonts w:ascii="宋体" w:cs="宋体" w:hint="eastAsia"/>
            <w:color w:val="000000"/>
            <w:kern w:val="0"/>
            <w:sz w:val="24"/>
          </w:rPr>
          <w:delText>AAAAA</w:delText>
        </w:r>
      </w:del>
      <w:ins w:id="2508" w:author="yunwei01" w:date="2017-08-02T14:22:00Z">
        <w:r w:rsidR="00A97AE9">
          <w:rPr>
            <w:rFonts w:ascii="宋体" w:cs="宋体" w:hint="eastAsia"/>
            <w:color w:val="000000"/>
            <w:kern w:val="0"/>
            <w:sz w:val="24"/>
          </w:rPr>
          <w:t>资鼎(上海)互联网金融信息服务有限</w:t>
        </w:r>
      </w:ins>
      <w:del w:id="2509" w:author="yunwei01" w:date="2017-08-02T14:38:00Z">
        <w:r w:rsidR="00543823" w:rsidDel="004C1B14">
          <w:rPr>
            <w:rFonts w:ascii="宋体" w:cs="宋体" w:hint="eastAsia"/>
            <w:color w:val="000000"/>
            <w:kern w:val="0"/>
            <w:sz w:val="24"/>
          </w:rPr>
          <w:delText>公司</w:delText>
        </w:r>
      </w:del>
      <w:ins w:id="2510" w:author="yunwei01" w:date="2017-08-02T14:38:00Z">
        <w:r w:rsidR="004C1B14">
          <w:rPr>
            <w:rFonts w:ascii="宋体" w:cs="宋体" w:hint="eastAsia"/>
            <w:color w:val="000000"/>
            <w:kern w:val="0"/>
            <w:sz w:val="24"/>
          </w:rPr>
          <w:t>公司</w:t>
        </w:r>
      </w:ins>
      <w:r>
        <w:rPr>
          <w:rFonts w:ascii="宋体" w:cs="宋体" w:hint="eastAsia"/>
          <w:color w:val="000000"/>
          <w:kern w:val="0"/>
          <w:sz w:val="24"/>
        </w:rPr>
        <w:t>信息系统的目前现状，</w:t>
      </w:r>
      <w:r>
        <w:rPr>
          <w:rFonts w:ascii="宋体" w:cs="宋体"/>
          <w:color w:val="000000"/>
          <w:kern w:val="0"/>
          <w:sz w:val="24"/>
        </w:rPr>
        <w:t>将安全</w:t>
      </w:r>
      <w:r>
        <w:rPr>
          <w:rFonts w:ascii="宋体" w:cs="宋体" w:hint="eastAsia"/>
          <w:color w:val="000000"/>
          <w:kern w:val="0"/>
          <w:sz w:val="24"/>
        </w:rPr>
        <w:t>理论</w:t>
      </w:r>
      <w:r>
        <w:rPr>
          <w:rFonts w:ascii="宋体" w:cs="宋体"/>
          <w:color w:val="000000"/>
          <w:kern w:val="0"/>
          <w:sz w:val="24"/>
        </w:rPr>
        <w:t>转化为具体安全</w:t>
      </w:r>
      <w:r>
        <w:rPr>
          <w:rFonts w:ascii="宋体" w:cs="宋体" w:hint="eastAsia"/>
          <w:color w:val="000000"/>
          <w:kern w:val="0"/>
          <w:sz w:val="24"/>
        </w:rPr>
        <w:t>需求</w:t>
      </w:r>
      <w:r>
        <w:rPr>
          <w:rFonts w:ascii="宋体" w:cs="宋体"/>
          <w:color w:val="000000"/>
          <w:kern w:val="0"/>
          <w:sz w:val="24"/>
        </w:rPr>
        <w:t>，</w:t>
      </w:r>
      <w:r>
        <w:rPr>
          <w:rFonts w:ascii="宋体" w:cs="宋体" w:hint="eastAsia"/>
          <w:color w:val="000000"/>
          <w:kern w:val="0"/>
          <w:sz w:val="24"/>
        </w:rPr>
        <w:t>将安全体系分为两个方面，五个层次来考虑。两个方面主要是安全技术体系和安全管理体系，五个层次包括</w:t>
      </w:r>
      <w:r>
        <w:rPr>
          <w:rFonts w:ascii="宋体" w:cs="宋体"/>
          <w:color w:val="000000"/>
          <w:kern w:val="0"/>
          <w:sz w:val="24"/>
        </w:rPr>
        <w:t>物理层、网络层、系统层、应用层、</w:t>
      </w:r>
      <w:r>
        <w:rPr>
          <w:rFonts w:ascii="宋体" w:cs="宋体" w:hint="eastAsia"/>
          <w:color w:val="000000"/>
          <w:kern w:val="0"/>
          <w:sz w:val="24"/>
        </w:rPr>
        <w:t>数据层。再依据现有比较成熟的安全技术，将安全需求转化为可以实现的技术和管理安全防护手段，为</w:t>
      </w:r>
      <w:del w:id="2511" w:author="yunwei01" w:date="2017-08-02T14:22:00Z">
        <w:r w:rsidR="00317016" w:rsidDel="00A97AE9">
          <w:rPr>
            <w:rFonts w:ascii="宋体" w:cs="宋体" w:hint="eastAsia"/>
            <w:color w:val="000000"/>
            <w:kern w:val="0"/>
            <w:sz w:val="24"/>
          </w:rPr>
          <w:delText>AAAAA</w:delText>
        </w:r>
      </w:del>
      <w:ins w:id="2512" w:author="yunwei01" w:date="2017-08-02T14:22:00Z">
        <w:r w:rsidR="00A97AE9">
          <w:rPr>
            <w:rFonts w:ascii="宋体" w:cs="宋体" w:hint="eastAsia"/>
            <w:color w:val="000000"/>
            <w:kern w:val="0"/>
            <w:sz w:val="24"/>
          </w:rPr>
          <w:t>资鼎(上海)互联网金融信息服务有限</w:t>
        </w:r>
      </w:ins>
      <w:del w:id="2513" w:author="yunwei01" w:date="2017-08-02T14:38:00Z">
        <w:r w:rsidR="00317016" w:rsidDel="004C1B14">
          <w:rPr>
            <w:rFonts w:ascii="宋体" w:cs="宋体" w:hint="eastAsia"/>
            <w:color w:val="000000"/>
            <w:kern w:val="0"/>
            <w:sz w:val="24"/>
          </w:rPr>
          <w:delText>公司</w:delText>
        </w:r>
      </w:del>
      <w:ins w:id="2514"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2515" w:author="yunwei01" w:date="2017-08-02T14:23:00Z">
        <w:r w:rsidR="00317016" w:rsidDel="00A97AE9">
          <w:rPr>
            <w:rFonts w:ascii="宋体" w:cs="宋体" w:hint="eastAsia"/>
            <w:color w:val="000000"/>
            <w:kern w:val="0"/>
            <w:sz w:val="24"/>
          </w:rPr>
          <w:delText>BBBBB</w:delText>
        </w:r>
      </w:del>
      <w:ins w:id="2516" w:author="yunwei01" w:date="2017-08-02T14:45:00Z">
        <w:r w:rsidR="004C1B14">
          <w:rPr>
            <w:rFonts w:ascii="宋体" w:cs="宋体" w:hint="eastAsia"/>
            <w:color w:val="000000"/>
            <w:kern w:val="0"/>
            <w:sz w:val="24"/>
          </w:rPr>
          <w:t>“</w:t>
        </w:r>
      </w:ins>
      <w:ins w:id="2517"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全面性、及时性、准确性、完整性、保密性、无障碍性等业务要求提供安全保障</w:t>
      </w:r>
      <w:r>
        <w:rPr>
          <w:rFonts w:ascii="宋体" w:cs="宋体"/>
          <w:color w:val="000000"/>
          <w:kern w:val="0"/>
          <w:sz w:val="24"/>
        </w:rPr>
        <w:t>。</w:t>
      </w:r>
    </w:p>
    <w:p w14:paraId="51B047C2" w14:textId="275254BF"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通过技术手段和管理手段相结合来增强</w:t>
      </w:r>
      <w:del w:id="2518" w:author="yunwei01" w:date="2017-08-02T14:22:00Z">
        <w:r w:rsidR="00317016" w:rsidDel="00A97AE9">
          <w:rPr>
            <w:rFonts w:ascii="宋体" w:cs="宋体" w:hint="eastAsia"/>
            <w:color w:val="000000"/>
            <w:kern w:val="0"/>
            <w:sz w:val="24"/>
          </w:rPr>
          <w:delText>AAAAA</w:delText>
        </w:r>
      </w:del>
      <w:ins w:id="2519" w:author="yunwei01" w:date="2017-08-02T14:22:00Z">
        <w:r w:rsidR="00A97AE9">
          <w:rPr>
            <w:rFonts w:ascii="宋体" w:cs="宋体" w:hint="eastAsia"/>
            <w:color w:val="000000"/>
            <w:kern w:val="0"/>
            <w:sz w:val="24"/>
          </w:rPr>
          <w:t>资鼎(上海)互联网金融信息服务有限</w:t>
        </w:r>
      </w:ins>
      <w:del w:id="2520" w:author="yunwei01" w:date="2017-08-02T14:38:00Z">
        <w:r w:rsidR="00317016" w:rsidDel="004C1B14">
          <w:rPr>
            <w:rFonts w:ascii="宋体" w:cs="宋体" w:hint="eastAsia"/>
            <w:color w:val="000000"/>
            <w:kern w:val="0"/>
            <w:sz w:val="24"/>
          </w:rPr>
          <w:delText>公司</w:delText>
        </w:r>
      </w:del>
      <w:ins w:id="2521"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2522" w:author="yunwei01" w:date="2017-08-02T14:23:00Z">
        <w:r w:rsidR="00317016" w:rsidDel="00A97AE9">
          <w:rPr>
            <w:rFonts w:ascii="宋体" w:cs="宋体" w:hint="eastAsia"/>
            <w:color w:val="000000"/>
            <w:kern w:val="0"/>
            <w:sz w:val="24"/>
          </w:rPr>
          <w:delText>BBBBB</w:delText>
        </w:r>
      </w:del>
      <w:ins w:id="2523" w:author="yunwei01" w:date="2017-08-02T14:45:00Z">
        <w:r w:rsidR="004C1B14">
          <w:rPr>
            <w:rFonts w:ascii="宋体" w:cs="宋体" w:hint="eastAsia"/>
            <w:color w:val="000000"/>
            <w:kern w:val="0"/>
            <w:sz w:val="24"/>
          </w:rPr>
          <w:t>“</w:t>
        </w:r>
      </w:ins>
      <w:ins w:id="2524"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的安全保护能力是本系统建设的核心目标，具体包括如下：</w:t>
      </w:r>
    </w:p>
    <w:p w14:paraId="72BDC626"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核心应用服务不受攻击</w:t>
      </w:r>
    </w:p>
    <w:p w14:paraId="7567967D" w14:textId="13952862"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bookmarkStart w:id="2525" w:name="_Toc269458136"/>
      <w:bookmarkStart w:id="2526" w:name="_Toc269461184"/>
      <w:r>
        <w:rPr>
          <w:rFonts w:ascii="宋体" w:cs="宋体" w:hint="eastAsia"/>
          <w:color w:val="000000"/>
          <w:kern w:val="0"/>
          <w:sz w:val="24"/>
        </w:rPr>
        <w:t>公共服务信息不被篡改</w:t>
      </w:r>
      <w:bookmarkEnd w:id="2525"/>
      <w:bookmarkEnd w:id="2526"/>
    </w:p>
    <w:p w14:paraId="22052ED3" w14:textId="618BAA70"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bookmarkStart w:id="2527" w:name="_Toc269458137"/>
      <w:bookmarkStart w:id="2528" w:name="_Toc269461185"/>
      <w:r>
        <w:rPr>
          <w:rFonts w:ascii="宋体" w:cs="宋体" w:hint="eastAsia"/>
          <w:color w:val="000000"/>
          <w:kern w:val="0"/>
          <w:sz w:val="24"/>
        </w:rPr>
        <w:t>敏感资料不被窃取</w:t>
      </w:r>
      <w:bookmarkEnd w:id="2527"/>
      <w:bookmarkEnd w:id="2528"/>
    </w:p>
    <w:p w14:paraId="3BE22068" w14:textId="77777777" w:rsidR="0024427F" w:rsidRDefault="0063422A" w:rsidP="00F84F8A">
      <w:pPr>
        <w:pStyle w:val="4"/>
      </w:pPr>
      <w:r>
        <w:rPr>
          <w:rFonts w:hint="eastAsia"/>
        </w:rPr>
        <w:t>安全建设内容规划</w:t>
      </w:r>
    </w:p>
    <w:p w14:paraId="6D0201C2"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针对信息系统自身的业务特点，依托并结合适应政府行业电子政务特点且已经行之有效的业务管理体系，开展信息安全管理工作，达到与现有的业务管理体系及安全技术体系相互依托、高度融合，更好地发挥技术体系作用，同时安全管理体系将融入到日常的运维体系当中，也争取将关键指标纳入到正常的</w:t>
      </w:r>
      <w:r>
        <w:rPr>
          <w:rFonts w:ascii="宋体" w:cs="宋体" w:hint="eastAsia"/>
          <w:color w:val="000000"/>
          <w:kern w:val="0"/>
          <w:sz w:val="24"/>
        </w:rPr>
        <w:lastRenderedPageBreak/>
        <w:t>绩效考核体系中，从组织、人员、运维等方面进行体现管理本质的信息安全管理体系建设。</w:t>
      </w:r>
    </w:p>
    <w:p w14:paraId="010A505D"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t>信息系统</w:t>
      </w:r>
      <w:r>
        <w:rPr>
          <w:rFonts w:ascii="宋体" w:cs="宋体" w:hint="eastAsia"/>
          <w:color w:val="000000"/>
          <w:kern w:val="0"/>
          <w:sz w:val="24"/>
        </w:rPr>
        <w:t>的</w:t>
      </w:r>
      <w:r>
        <w:rPr>
          <w:rFonts w:ascii="宋体" w:cs="宋体"/>
          <w:color w:val="000000"/>
          <w:kern w:val="0"/>
          <w:sz w:val="24"/>
        </w:rPr>
        <w:t>安全</w:t>
      </w:r>
      <w:r>
        <w:rPr>
          <w:rFonts w:ascii="宋体" w:cs="宋体" w:hint="eastAsia"/>
          <w:color w:val="000000"/>
          <w:kern w:val="0"/>
          <w:sz w:val="24"/>
        </w:rPr>
        <w:t>等级保护是依据信息系统的安全等级情况保证它们具有相应等级的基本安全保护能力，不同安全等级的信息系统要求具有不同的安全保护能力。实现基本安全保护能力将通过选用合适的安全措施或安全控制来</w:t>
      </w:r>
      <w:r>
        <w:rPr>
          <w:rFonts w:ascii="宋体" w:cs="宋体"/>
          <w:color w:val="000000"/>
          <w:kern w:val="0"/>
          <w:sz w:val="24"/>
        </w:rPr>
        <w:t>保证</w:t>
      </w:r>
      <w:r>
        <w:rPr>
          <w:rFonts w:ascii="宋体" w:cs="宋体" w:hint="eastAsia"/>
          <w:color w:val="000000"/>
          <w:kern w:val="0"/>
          <w:sz w:val="24"/>
        </w:rPr>
        <w:t>，根据等级保护要求，可以使用的安全措施或安全控制依据实现方式的不同，分为</w:t>
      </w:r>
      <w:r>
        <w:rPr>
          <w:rFonts w:ascii="宋体" w:cs="宋体"/>
          <w:color w:val="000000"/>
          <w:kern w:val="0"/>
          <w:sz w:val="24"/>
        </w:rPr>
        <w:t>技术</w:t>
      </w:r>
      <w:r>
        <w:rPr>
          <w:rFonts w:ascii="宋体" w:cs="宋体" w:hint="eastAsia"/>
          <w:color w:val="000000"/>
          <w:kern w:val="0"/>
          <w:sz w:val="24"/>
        </w:rPr>
        <w:t>要求</w:t>
      </w:r>
      <w:r>
        <w:rPr>
          <w:rFonts w:ascii="宋体" w:cs="宋体"/>
          <w:color w:val="000000"/>
          <w:kern w:val="0"/>
          <w:sz w:val="24"/>
        </w:rPr>
        <w:t>和管理</w:t>
      </w:r>
      <w:r>
        <w:rPr>
          <w:rFonts w:ascii="宋体" w:cs="宋体" w:hint="eastAsia"/>
          <w:color w:val="000000"/>
          <w:kern w:val="0"/>
          <w:sz w:val="24"/>
        </w:rPr>
        <w:t>要求</w:t>
      </w:r>
      <w:r>
        <w:rPr>
          <w:rFonts w:ascii="宋体" w:cs="宋体"/>
          <w:color w:val="000000"/>
          <w:kern w:val="0"/>
          <w:sz w:val="24"/>
        </w:rPr>
        <w:t>两</w:t>
      </w:r>
      <w:r>
        <w:rPr>
          <w:rFonts w:ascii="宋体" w:cs="宋体" w:hint="eastAsia"/>
          <w:color w:val="000000"/>
          <w:kern w:val="0"/>
          <w:sz w:val="24"/>
        </w:rPr>
        <w:t>大类</w:t>
      </w:r>
      <w:r>
        <w:rPr>
          <w:rFonts w:ascii="宋体" w:cs="宋体"/>
          <w:color w:val="000000"/>
          <w:kern w:val="0"/>
          <w:sz w:val="24"/>
        </w:rPr>
        <w:t>。</w:t>
      </w:r>
    </w:p>
    <w:p w14:paraId="03B9AE05"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t>技术</w:t>
      </w:r>
      <w:r>
        <w:rPr>
          <w:rFonts w:ascii="宋体" w:cs="宋体" w:hint="eastAsia"/>
          <w:color w:val="000000"/>
          <w:kern w:val="0"/>
          <w:sz w:val="24"/>
        </w:rPr>
        <w:t>类安全要求通常与信息系统提供的技术安全机制有关，主要是</w:t>
      </w:r>
      <w:r>
        <w:rPr>
          <w:rFonts w:ascii="宋体" w:cs="宋体"/>
          <w:color w:val="000000"/>
          <w:kern w:val="0"/>
          <w:sz w:val="24"/>
        </w:rPr>
        <w:t>通过</w:t>
      </w:r>
      <w:r>
        <w:rPr>
          <w:rFonts w:ascii="宋体" w:cs="宋体" w:hint="eastAsia"/>
          <w:color w:val="000000"/>
          <w:kern w:val="0"/>
          <w:sz w:val="24"/>
        </w:rPr>
        <w:t>在信息系统中</w:t>
      </w:r>
      <w:r>
        <w:rPr>
          <w:rFonts w:ascii="宋体" w:cs="宋体"/>
          <w:color w:val="000000"/>
          <w:kern w:val="0"/>
          <w:sz w:val="24"/>
        </w:rPr>
        <w:t>部署软硬件</w:t>
      </w:r>
      <w:r>
        <w:rPr>
          <w:rFonts w:ascii="宋体" w:cs="宋体" w:hint="eastAsia"/>
          <w:color w:val="000000"/>
          <w:kern w:val="0"/>
          <w:sz w:val="24"/>
        </w:rPr>
        <w:t>并正确的配置其安全功能</w:t>
      </w:r>
      <w:r>
        <w:rPr>
          <w:rFonts w:ascii="宋体" w:cs="宋体"/>
          <w:color w:val="000000"/>
          <w:kern w:val="0"/>
          <w:sz w:val="24"/>
        </w:rPr>
        <w:t>来实现</w:t>
      </w:r>
      <w:r>
        <w:rPr>
          <w:rFonts w:ascii="宋体" w:cs="宋体" w:hint="eastAsia"/>
          <w:color w:val="000000"/>
          <w:kern w:val="0"/>
          <w:sz w:val="24"/>
        </w:rPr>
        <w:t>；</w:t>
      </w:r>
      <w:r>
        <w:rPr>
          <w:rFonts w:ascii="宋体" w:cs="宋体"/>
          <w:color w:val="000000"/>
          <w:kern w:val="0"/>
          <w:sz w:val="24"/>
        </w:rPr>
        <w:t>管理</w:t>
      </w:r>
      <w:r>
        <w:rPr>
          <w:rFonts w:ascii="宋体" w:cs="宋体" w:hint="eastAsia"/>
          <w:color w:val="000000"/>
          <w:kern w:val="0"/>
          <w:sz w:val="24"/>
        </w:rPr>
        <w:t>类安全要求通常与</w:t>
      </w:r>
      <w:r>
        <w:rPr>
          <w:rFonts w:ascii="宋体" w:cs="宋体"/>
          <w:color w:val="000000"/>
          <w:kern w:val="0"/>
          <w:sz w:val="24"/>
        </w:rPr>
        <w:t>信息系统中各种</w:t>
      </w:r>
      <w:r>
        <w:rPr>
          <w:rFonts w:ascii="宋体" w:cs="宋体" w:hint="eastAsia"/>
          <w:color w:val="000000"/>
          <w:kern w:val="0"/>
          <w:sz w:val="24"/>
        </w:rPr>
        <w:t>角色</w:t>
      </w:r>
      <w:r>
        <w:rPr>
          <w:rFonts w:ascii="宋体" w:cs="宋体"/>
          <w:color w:val="000000"/>
          <w:kern w:val="0"/>
          <w:sz w:val="24"/>
        </w:rPr>
        <w:t>参与</w:t>
      </w:r>
      <w:r>
        <w:rPr>
          <w:rFonts w:ascii="宋体" w:cs="宋体" w:hint="eastAsia"/>
          <w:color w:val="000000"/>
          <w:kern w:val="0"/>
          <w:sz w:val="24"/>
        </w:rPr>
        <w:t>的活动有关，</w:t>
      </w:r>
      <w:r>
        <w:rPr>
          <w:rFonts w:ascii="宋体" w:cs="宋体"/>
          <w:color w:val="000000"/>
          <w:kern w:val="0"/>
          <w:sz w:val="24"/>
        </w:rPr>
        <w:t>主要</w:t>
      </w:r>
      <w:r>
        <w:rPr>
          <w:rFonts w:ascii="宋体" w:cs="宋体" w:hint="eastAsia"/>
          <w:color w:val="000000"/>
          <w:kern w:val="0"/>
          <w:sz w:val="24"/>
        </w:rPr>
        <w:t>是</w:t>
      </w:r>
      <w:r>
        <w:rPr>
          <w:rFonts w:ascii="宋体" w:cs="宋体"/>
          <w:color w:val="000000"/>
          <w:kern w:val="0"/>
          <w:sz w:val="24"/>
        </w:rPr>
        <w:t>通过</w:t>
      </w:r>
      <w:r>
        <w:rPr>
          <w:rFonts w:ascii="宋体" w:cs="宋体" w:hint="eastAsia"/>
          <w:color w:val="000000"/>
          <w:kern w:val="0"/>
          <w:sz w:val="24"/>
        </w:rPr>
        <w:t>控制</w:t>
      </w:r>
      <w:r>
        <w:rPr>
          <w:rFonts w:ascii="宋体" w:cs="宋体"/>
          <w:color w:val="000000"/>
          <w:kern w:val="0"/>
          <w:sz w:val="24"/>
        </w:rPr>
        <w:t>各种</w:t>
      </w:r>
      <w:r>
        <w:rPr>
          <w:rFonts w:ascii="宋体" w:cs="宋体" w:hint="eastAsia"/>
          <w:color w:val="000000"/>
          <w:kern w:val="0"/>
          <w:sz w:val="24"/>
        </w:rPr>
        <w:t>角色的活动，</w:t>
      </w:r>
      <w:r>
        <w:rPr>
          <w:rFonts w:ascii="宋体" w:cs="宋体"/>
          <w:color w:val="000000"/>
          <w:kern w:val="0"/>
          <w:sz w:val="24"/>
        </w:rPr>
        <w:t>从政策、制度、规范、流程以及记录等方面做出规定</w:t>
      </w:r>
      <w:r>
        <w:rPr>
          <w:rFonts w:ascii="宋体" w:cs="宋体" w:hint="eastAsia"/>
          <w:color w:val="000000"/>
          <w:kern w:val="0"/>
          <w:sz w:val="24"/>
        </w:rPr>
        <w:t>来实现</w:t>
      </w:r>
      <w:r>
        <w:rPr>
          <w:rFonts w:ascii="宋体" w:cs="宋体"/>
          <w:color w:val="000000"/>
          <w:kern w:val="0"/>
          <w:sz w:val="24"/>
        </w:rPr>
        <w:t>。</w:t>
      </w:r>
    </w:p>
    <w:p w14:paraId="0555AC12"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基本建设内容从物理安全、网络安全、主机系统安全、应用安全和数据安全几个层面提出安全要求；基本管</w:t>
      </w:r>
      <w:r>
        <w:rPr>
          <w:rFonts w:ascii="宋体" w:cs="宋体"/>
          <w:color w:val="000000"/>
          <w:kern w:val="0"/>
          <w:sz w:val="24"/>
        </w:rPr>
        <w:t>理</w:t>
      </w:r>
      <w:r>
        <w:rPr>
          <w:rFonts w:ascii="宋体" w:cs="宋体" w:hint="eastAsia"/>
          <w:color w:val="000000"/>
          <w:kern w:val="0"/>
          <w:sz w:val="24"/>
        </w:rPr>
        <w:t>要求从安全管理机构、安全管理制度、人员安全管理、系统建设管理和系统运维管理几个方面提出安全要求。</w:t>
      </w:r>
    </w:p>
    <w:p w14:paraId="42B6DAA1" w14:textId="77777777" w:rsidR="0024427F" w:rsidRDefault="0063422A">
      <w:pPr>
        <w:autoSpaceDE w:val="0"/>
        <w:autoSpaceDN w:val="0"/>
        <w:adjustRightInd w:val="0"/>
        <w:spacing w:line="360" w:lineRule="auto"/>
        <w:ind w:firstLineChars="200" w:firstLine="480"/>
        <w:jc w:val="left"/>
      </w:pPr>
      <w:r>
        <w:rPr>
          <w:rFonts w:ascii="宋体" w:cs="宋体" w:hint="eastAsia"/>
          <w:color w:val="000000"/>
          <w:kern w:val="0"/>
          <w:sz w:val="24"/>
        </w:rPr>
        <w:t>技术要求与管理要求是确保信息系统安全不可分割的两个部分，两者之间既互相独立，又互相关联，在一些情况下，技术和管理能够发挥它们各自的作用；在另一些情况下，需要同时使用技术和管理两种手段，实现安全控制或更强的安全控制；大多数情况下，技术和管理要求互相提供支撑以确保各自功能的正确实现。</w:t>
      </w:r>
    </w:p>
    <w:p w14:paraId="7BEE33DE" w14:textId="77777777" w:rsidR="0024427F" w:rsidRDefault="0063422A" w:rsidP="00F84F8A">
      <w:pPr>
        <w:pStyle w:val="4"/>
      </w:pPr>
      <w:r>
        <w:rPr>
          <w:rFonts w:hint="eastAsia"/>
        </w:rPr>
        <w:t>安全建设项目计划</w:t>
      </w:r>
    </w:p>
    <w:p w14:paraId="7C48D12B"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项目建设的实施进度可规划为以下几个阶段，具体设计如下：</w:t>
      </w:r>
    </w:p>
    <w:p w14:paraId="108D52D7"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第1阶段</w:t>
      </w:r>
    </w:p>
    <w:p w14:paraId="18AFAB18"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完成项目招投标的评审论证，确定项目实施中标单位，并完成合同签订等相关工作。</w:t>
      </w:r>
    </w:p>
    <w:p w14:paraId="264378E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第2阶段</w:t>
      </w:r>
    </w:p>
    <w:p w14:paraId="0582372C"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根据评标委员会专家组评审意见完善方案细节，执行项目深化调研以确保方案的可实施性，为正式建设作充分的技术准备。同步完成项目建设涉及的软硬件安全产品的采购订货工作。</w:t>
      </w:r>
    </w:p>
    <w:p w14:paraId="6F8B531F"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lastRenderedPageBreak/>
        <w:t>第3阶段</w:t>
      </w:r>
    </w:p>
    <w:p w14:paraId="4F00B8AF"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项目涉及的各个软硬件设备到货，集中进行安全集成与实施；同步进行用户技术培训等工作。</w:t>
      </w:r>
    </w:p>
    <w:p w14:paraId="69B9E51E"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第4阶段</w:t>
      </w:r>
    </w:p>
    <w:p w14:paraId="1B979E0C"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系统建设实施完毕，准备相关资料，同步进行系统等级保护安全测评。</w:t>
      </w:r>
    </w:p>
    <w:p w14:paraId="2296E64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第5阶段</w:t>
      </w:r>
    </w:p>
    <w:p w14:paraId="120D53A4"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安全测评通过后，上报等级保护相关主管部门审批备案，并同步根据测评单位给出的反馈意见实施整改优化。通过等保测评，可启动项目验收流程，正式进入系统运维周期。</w:t>
      </w:r>
    </w:p>
    <w:p w14:paraId="244E7B3E" w14:textId="4A430501" w:rsidR="0024427F" w:rsidRDefault="0063422A" w:rsidP="00F84F8A">
      <w:pPr>
        <w:pStyle w:val="2"/>
      </w:pPr>
      <w:bookmarkStart w:id="2529" w:name="_Toc399855250"/>
      <w:bookmarkStart w:id="2530" w:name="_Toc428792571"/>
      <w:bookmarkStart w:id="2531" w:name="_Toc489545243"/>
      <w:bookmarkStart w:id="2532" w:name="_Toc489546715"/>
      <w:bookmarkStart w:id="2533" w:name="_Toc489547060"/>
      <w:bookmarkStart w:id="2534" w:name="_Toc489547933"/>
      <w:bookmarkStart w:id="2535" w:name="_Toc489607130"/>
      <w:r>
        <w:rPr>
          <w:rFonts w:hint="eastAsia"/>
        </w:rPr>
        <w:t>系统工程实施</w:t>
      </w:r>
      <w:bookmarkEnd w:id="2529"/>
      <w:bookmarkEnd w:id="2530"/>
      <w:bookmarkEnd w:id="2531"/>
      <w:bookmarkEnd w:id="2532"/>
      <w:bookmarkEnd w:id="2533"/>
      <w:bookmarkEnd w:id="2534"/>
      <w:bookmarkEnd w:id="2535"/>
    </w:p>
    <w:p w14:paraId="71DAC9FE"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commentRangeStart w:id="2536"/>
      <w:r>
        <w:rPr>
          <w:rFonts w:ascii="宋体" w:cs="宋体" w:hint="eastAsia"/>
          <w:color w:val="000000"/>
          <w:kern w:val="0"/>
          <w:sz w:val="24"/>
        </w:rPr>
        <w:t>指定或授权专门的部门或人员</w:t>
      </w:r>
      <w:commentRangeEnd w:id="2536"/>
      <w:r w:rsidR="00CE74A0">
        <w:rPr>
          <w:rStyle w:val="affc"/>
        </w:rPr>
        <w:commentReference w:id="2536"/>
      </w:r>
      <w:r>
        <w:rPr>
          <w:rFonts w:ascii="宋体" w:cs="宋体" w:hint="eastAsia"/>
          <w:color w:val="000000"/>
          <w:kern w:val="0"/>
          <w:sz w:val="24"/>
        </w:rPr>
        <w:t>负责工程实施过程的管理，必要时可引入外部信息工程监理机构进行工程实施的监理；</w:t>
      </w:r>
    </w:p>
    <w:p w14:paraId="7184189F" w14:textId="420A651F"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由实施方制定详细的工程实施方案控制实施过程，由</w:t>
      </w:r>
      <w:del w:id="2537" w:author="yunwei01" w:date="2017-08-02T14:22:00Z">
        <w:r w:rsidR="00543823" w:rsidDel="00A97AE9">
          <w:rPr>
            <w:rFonts w:ascii="宋体" w:cs="宋体" w:hint="eastAsia"/>
            <w:color w:val="000000"/>
            <w:kern w:val="0"/>
            <w:sz w:val="24"/>
          </w:rPr>
          <w:delText>AAAAA</w:delText>
        </w:r>
      </w:del>
      <w:ins w:id="2538" w:author="yunwei01" w:date="2017-08-02T14:22:00Z">
        <w:r w:rsidR="00A97AE9">
          <w:rPr>
            <w:rFonts w:ascii="宋体" w:cs="宋体" w:hint="eastAsia"/>
            <w:color w:val="000000"/>
            <w:kern w:val="0"/>
            <w:sz w:val="24"/>
          </w:rPr>
          <w:t>资鼎(上海)互联网金融信息服务有限</w:t>
        </w:r>
      </w:ins>
      <w:del w:id="2539" w:author="yunwei01" w:date="2017-08-02T14:38:00Z">
        <w:r w:rsidR="00543823" w:rsidDel="004C1B14">
          <w:rPr>
            <w:rFonts w:ascii="宋体" w:cs="宋体" w:hint="eastAsia"/>
            <w:color w:val="000000"/>
            <w:kern w:val="0"/>
            <w:sz w:val="24"/>
          </w:rPr>
          <w:delText>公司</w:delText>
        </w:r>
      </w:del>
      <w:ins w:id="2540" w:author="yunwei01" w:date="2017-08-02T14:38:00Z">
        <w:r w:rsidR="004C1B14">
          <w:rPr>
            <w:rFonts w:ascii="宋体" w:cs="宋体" w:hint="eastAsia"/>
            <w:color w:val="000000"/>
            <w:kern w:val="0"/>
            <w:sz w:val="24"/>
          </w:rPr>
          <w:t>公司</w:t>
        </w:r>
      </w:ins>
      <w:r>
        <w:rPr>
          <w:rFonts w:ascii="宋体" w:cs="宋体" w:hint="eastAsia"/>
          <w:color w:val="000000"/>
          <w:kern w:val="0"/>
          <w:sz w:val="24"/>
        </w:rPr>
        <w:t>认可并要求工程实施单位能按计划执行工程实施；</w:t>
      </w:r>
    </w:p>
    <w:p w14:paraId="73B175A2" w14:textId="6D6D0B2E"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由实施方制定工程实施方面的管理规范，明确说明实施过程的控制方法和人员行为准则，及时向</w:t>
      </w:r>
      <w:del w:id="2541" w:author="yunwei01" w:date="2017-08-02T14:22:00Z">
        <w:r w:rsidR="00543823" w:rsidDel="00A97AE9">
          <w:rPr>
            <w:rFonts w:ascii="宋体" w:cs="宋体" w:hint="eastAsia"/>
            <w:color w:val="000000"/>
            <w:kern w:val="0"/>
            <w:sz w:val="24"/>
          </w:rPr>
          <w:delText>AAAAA</w:delText>
        </w:r>
      </w:del>
      <w:ins w:id="2542" w:author="yunwei01" w:date="2017-08-02T14:22:00Z">
        <w:r w:rsidR="00A97AE9">
          <w:rPr>
            <w:rFonts w:ascii="宋体" w:cs="宋体" w:hint="eastAsia"/>
            <w:color w:val="000000"/>
            <w:kern w:val="0"/>
            <w:sz w:val="24"/>
          </w:rPr>
          <w:t>资鼎(上海)互联网金融信息服务有限</w:t>
        </w:r>
      </w:ins>
      <w:del w:id="2543" w:author="yunwei01" w:date="2017-08-02T14:38:00Z">
        <w:r w:rsidR="00543823" w:rsidDel="004C1B14">
          <w:rPr>
            <w:rFonts w:ascii="宋体" w:cs="宋体" w:hint="eastAsia"/>
            <w:color w:val="000000"/>
            <w:kern w:val="0"/>
            <w:sz w:val="24"/>
          </w:rPr>
          <w:delText>公司</w:delText>
        </w:r>
      </w:del>
      <w:ins w:id="2544" w:author="yunwei01" w:date="2017-08-02T14:38:00Z">
        <w:r w:rsidR="004C1B14">
          <w:rPr>
            <w:rFonts w:ascii="宋体" w:cs="宋体" w:hint="eastAsia"/>
            <w:color w:val="000000"/>
            <w:kern w:val="0"/>
            <w:sz w:val="24"/>
          </w:rPr>
          <w:t>公司</w:t>
        </w:r>
      </w:ins>
      <w:r>
        <w:rPr>
          <w:rFonts w:ascii="宋体" w:cs="宋体" w:hint="eastAsia"/>
          <w:color w:val="000000"/>
          <w:kern w:val="0"/>
          <w:sz w:val="24"/>
        </w:rPr>
        <w:t>提交相关表单文档。</w:t>
      </w:r>
    </w:p>
    <w:p w14:paraId="79FABB03" w14:textId="77777777" w:rsidR="0024427F" w:rsidRDefault="0063422A">
      <w:pPr>
        <w:pStyle w:val="3"/>
      </w:pPr>
      <w:bookmarkStart w:id="2545" w:name="_Toc399855251"/>
      <w:bookmarkStart w:id="2546" w:name="_Toc428792572"/>
      <w:bookmarkStart w:id="2547" w:name="_Toc489545244"/>
      <w:bookmarkStart w:id="2548" w:name="_Toc489546716"/>
      <w:bookmarkStart w:id="2549" w:name="_Toc489547061"/>
      <w:bookmarkStart w:id="2550" w:name="_Toc489547934"/>
      <w:bookmarkStart w:id="2551" w:name="_Toc489607131"/>
      <w:r>
        <w:rPr>
          <w:rFonts w:hint="eastAsia"/>
        </w:rPr>
        <w:t>产品采购管理</w:t>
      </w:r>
      <w:commentRangeStart w:id="2552"/>
      <w:r>
        <w:rPr>
          <w:rFonts w:hint="eastAsia"/>
        </w:rPr>
        <w:t>制度</w:t>
      </w:r>
      <w:bookmarkEnd w:id="2545"/>
      <w:bookmarkEnd w:id="2546"/>
      <w:commentRangeEnd w:id="2552"/>
      <w:r w:rsidR="00CE74A0">
        <w:rPr>
          <w:rStyle w:val="affc"/>
          <w:b w:val="0"/>
          <w:bCs w:val="0"/>
        </w:rPr>
        <w:commentReference w:id="2552"/>
      </w:r>
      <w:bookmarkEnd w:id="2547"/>
      <w:bookmarkEnd w:id="2548"/>
      <w:bookmarkEnd w:id="2549"/>
      <w:bookmarkEnd w:id="2550"/>
      <w:bookmarkEnd w:id="2551"/>
    </w:p>
    <w:p w14:paraId="07EEAB68" w14:textId="16492C8C" w:rsidR="007D3F2A" w:rsidRPr="007D3F2A" w:rsidRDefault="007D3F2A" w:rsidP="007D3F2A">
      <w:r>
        <w:rPr>
          <w:rFonts w:hint="eastAsia"/>
        </w:rPr>
        <w:t>说明负责产品采购的</w:t>
      </w:r>
      <w:commentRangeStart w:id="2553"/>
      <w:r>
        <w:rPr>
          <w:rFonts w:hint="eastAsia"/>
        </w:rPr>
        <w:t>部门</w:t>
      </w:r>
      <w:commentRangeEnd w:id="2553"/>
      <w:r>
        <w:rPr>
          <w:rStyle w:val="affc"/>
        </w:rPr>
        <w:commentReference w:id="2553"/>
      </w:r>
    </w:p>
    <w:p w14:paraId="22E56956" w14:textId="0E24E2E9"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我单位计算机设备，包括PC机、笔记本电脑、打印机、电话机、服务器及辅助外设，计算机软件包括系统软件、应用软件和其他通用软件（包括开发工具、办公自动化等），由</w:t>
      </w:r>
      <w:del w:id="2554" w:author="yunwei01" w:date="2017-08-02T14:23:00Z">
        <w:r w:rsidR="00FF67FC" w:rsidDel="00A97AE9">
          <w:rPr>
            <w:rFonts w:ascii="宋体" w:cs="宋体" w:hint="eastAsia"/>
            <w:color w:val="000000"/>
            <w:kern w:val="0"/>
            <w:sz w:val="24"/>
          </w:rPr>
          <w:delText>XXXXX</w:delText>
        </w:r>
      </w:del>
      <w:ins w:id="2555" w:author="yunwei01" w:date="2017-08-04T16:20:00Z">
        <w:r w:rsidR="00D922E4">
          <w:rPr>
            <w:rFonts w:ascii="宋体" w:cs="宋体" w:hint="eastAsia"/>
            <w:color w:val="000000"/>
            <w:kern w:val="0"/>
            <w:sz w:val="24"/>
          </w:rPr>
          <w:t>行政</w:t>
        </w:r>
      </w:ins>
      <w:ins w:id="2556" w:author="yunwei01" w:date="2017-08-02T14:23:00Z">
        <w:r w:rsidR="00A97AE9">
          <w:rPr>
            <w:rFonts w:ascii="宋体" w:cs="宋体" w:hint="eastAsia"/>
            <w:color w:val="000000"/>
            <w:kern w:val="0"/>
            <w:sz w:val="24"/>
          </w:rPr>
          <w:t>部</w:t>
        </w:r>
      </w:ins>
      <w:r>
        <w:rPr>
          <w:rFonts w:ascii="宋体" w:cs="宋体" w:hint="eastAsia"/>
          <w:color w:val="000000"/>
          <w:kern w:val="0"/>
          <w:sz w:val="24"/>
        </w:rPr>
        <w:t>按照单位的预算制度和审批流程购买及管理。</w:t>
      </w:r>
    </w:p>
    <w:p w14:paraId="5606DCD6"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选用的计算机硬件和软件及相关产品的种类、型号必须符合符合国家的有关规定和我单位的各项技术规定，密码产品采购和使用符合国家密码主管部门的要求；并且定期检查安全产品采购和使用的国家有关</w:t>
      </w:r>
      <w:r>
        <w:rPr>
          <w:rFonts w:ascii="宋体" w:cs="宋体" w:hint="eastAsia"/>
          <w:color w:val="000000"/>
          <w:kern w:val="0"/>
          <w:sz w:val="24"/>
        </w:rPr>
        <w:lastRenderedPageBreak/>
        <w:t>规定及行业相关要求，及时更新组织的相关规定。</w:t>
      </w:r>
    </w:p>
    <w:p w14:paraId="6052DA5A" w14:textId="1043A7BB" w:rsidR="0024427F" w:rsidRDefault="00FF67FC">
      <w:pPr>
        <w:numPr>
          <w:ilvl w:val="0"/>
          <w:numId w:val="20"/>
        </w:numPr>
        <w:tabs>
          <w:tab w:val="left" w:pos="426"/>
        </w:tabs>
        <w:autoSpaceDE w:val="0"/>
        <w:autoSpaceDN w:val="0"/>
        <w:adjustRightInd w:val="0"/>
        <w:spacing w:line="360" w:lineRule="auto"/>
        <w:jc w:val="left"/>
        <w:rPr>
          <w:rFonts w:ascii="宋体" w:cs="宋体"/>
          <w:color w:val="000000"/>
          <w:kern w:val="0"/>
          <w:sz w:val="24"/>
        </w:rPr>
      </w:pPr>
      <w:del w:id="2557" w:author="yunwei01" w:date="2017-08-02T14:23:00Z">
        <w:r w:rsidDel="00A97AE9">
          <w:rPr>
            <w:rFonts w:ascii="宋体" w:cs="宋体" w:hint="eastAsia"/>
            <w:color w:val="000000"/>
            <w:kern w:val="0"/>
            <w:sz w:val="24"/>
          </w:rPr>
          <w:delText>XXXXX</w:delText>
        </w:r>
      </w:del>
      <w:ins w:id="2558" w:author="yunwei01" w:date="2017-08-04T15:29:00Z">
        <w:r w:rsidR="0014673E">
          <w:rPr>
            <w:rFonts w:ascii="宋体" w:cs="宋体" w:hint="eastAsia"/>
            <w:color w:val="000000"/>
            <w:kern w:val="0"/>
            <w:sz w:val="24"/>
          </w:rPr>
          <w:t>公司</w:t>
        </w:r>
      </w:ins>
      <w:r w:rsidR="0063422A">
        <w:rPr>
          <w:rFonts w:ascii="宋体" w:cs="宋体" w:hint="eastAsia"/>
          <w:color w:val="000000"/>
          <w:kern w:val="0"/>
          <w:sz w:val="24"/>
        </w:rPr>
        <w:t>采购计划必须包含在每年预算范围内。超出预算范围内的采购计划必须向</w:t>
      </w:r>
      <w:ins w:id="2559" w:author="yunwei01" w:date="2017-08-03T10:14:00Z">
        <w:r w:rsidR="00C47D43">
          <w:rPr>
            <w:rFonts w:ascii="宋体" w:cs="宋体" w:hint="eastAsia"/>
            <w:color w:val="000000"/>
            <w:kern w:val="0"/>
            <w:sz w:val="24"/>
          </w:rPr>
          <w:t>上级</w:t>
        </w:r>
        <w:r w:rsidR="00C47D43">
          <w:rPr>
            <w:rFonts w:ascii="宋体" w:cs="宋体"/>
            <w:color w:val="000000"/>
            <w:kern w:val="0"/>
            <w:sz w:val="24"/>
          </w:rPr>
          <w:t>管理层</w:t>
        </w:r>
      </w:ins>
      <w:del w:id="2560" w:author="yunwei01" w:date="2017-08-03T10:13:00Z">
        <w:r w:rsidR="0063422A" w:rsidDel="00C47D43">
          <w:rPr>
            <w:rFonts w:ascii="宋体" w:cs="宋体" w:hint="eastAsia"/>
            <w:color w:val="000000"/>
            <w:kern w:val="0"/>
            <w:sz w:val="24"/>
          </w:rPr>
          <w:delText>管委会</w:delText>
        </w:r>
      </w:del>
      <w:r w:rsidR="0063422A">
        <w:rPr>
          <w:rFonts w:ascii="宋体" w:cs="宋体" w:hint="eastAsia"/>
          <w:color w:val="000000"/>
          <w:kern w:val="0"/>
          <w:sz w:val="24"/>
        </w:rPr>
        <w:t>及财务部解释原因，并须批准。</w:t>
      </w:r>
    </w:p>
    <w:p w14:paraId="658F9C04" w14:textId="763122BF"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业务部门和个人需要购买计算机设备或软件，首先须由本部门领导审批同意，然后向</w:t>
      </w:r>
      <w:del w:id="2561" w:author="yunwei01" w:date="2017-08-02T14:23:00Z">
        <w:r w:rsidR="00FF67FC" w:rsidDel="00A97AE9">
          <w:rPr>
            <w:rFonts w:ascii="宋体" w:cs="宋体" w:hint="eastAsia"/>
            <w:color w:val="000000"/>
            <w:kern w:val="0"/>
            <w:sz w:val="24"/>
          </w:rPr>
          <w:delText>XXXXX</w:delText>
        </w:r>
      </w:del>
      <w:ins w:id="2562" w:author="yunwei01" w:date="2017-08-04T15:31:00Z">
        <w:r w:rsidR="0014673E">
          <w:rPr>
            <w:rFonts w:ascii="宋体" w:cs="宋体" w:hint="eastAsia"/>
            <w:color w:val="000000"/>
            <w:kern w:val="0"/>
            <w:sz w:val="24"/>
          </w:rPr>
          <w:t>行政</w:t>
        </w:r>
        <w:r w:rsidR="0014673E">
          <w:rPr>
            <w:rFonts w:ascii="宋体" w:cs="宋体"/>
            <w:color w:val="000000"/>
            <w:kern w:val="0"/>
            <w:sz w:val="24"/>
          </w:rPr>
          <w:t>部</w:t>
        </w:r>
      </w:ins>
      <w:r>
        <w:rPr>
          <w:rFonts w:ascii="宋体" w:cs="宋体" w:hint="eastAsia"/>
          <w:color w:val="000000"/>
          <w:kern w:val="0"/>
          <w:sz w:val="24"/>
        </w:rPr>
        <w:t>提出申请。</w:t>
      </w:r>
      <w:del w:id="2563" w:author="yunwei01" w:date="2017-08-02T14:23:00Z">
        <w:r w:rsidR="00FF67FC" w:rsidDel="00A97AE9">
          <w:rPr>
            <w:rFonts w:ascii="宋体" w:cs="宋体" w:hint="eastAsia"/>
            <w:color w:val="000000"/>
            <w:kern w:val="0"/>
            <w:sz w:val="24"/>
          </w:rPr>
          <w:delText>XXXXX</w:delText>
        </w:r>
      </w:del>
      <w:ins w:id="2564" w:author="yunwei01" w:date="2017-08-04T15:31:00Z">
        <w:r w:rsidR="0014673E">
          <w:rPr>
            <w:rFonts w:ascii="宋体" w:cs="宋体" w:hint="eastAsia"/>
            <w:color w:val="000000"/>
            <w:kern w:val="0"/>
            <w:sz w:val="24"/>
          </w:rPr>
          <w:t>行政</w:t>
        </w:r>
        <w:r w:rsidR="0014673E">
          <w:rPr>
            <w:rFonts w:ascii="宋体" w:cs="宋体"/>
            <w:color w:val="000000"/>
            <w:kern w:val="0"/>
            <w:sz w:val="24"/>
          </w:rPr>
          <w:t>部</w:t>
        </w:r>
      </w:ins>
      <w:r>
        <w:rPr>
          <w:rFonts w:ascii="宋体" w:cs="宋体" w:hint="eastAsia"/>
          <w:color w:val="000000"/>
          <w:kern w:val="0"/>
          <w:sz w:val="24"/>
        </w:rPr>
        <w:t>在考虑统一规划和综合评估后，如确实需要购买，</w:t>
      </w:r>
      <w:ins w:id="2565" w:author="yunwei01" w:date="2017-08-04T15:36:00Z">
        <w:r w:rsidR="00B13EBA">
          <w:rPr>
            <w:rFonts w:ascii="宋体" w:cs="宋体" w:hint="eastAsia"/>
            <w:color w:val="000000"/>
            <w:kern w:val="0"/>
            <w:sz w:val="24"/>
          </w:rPr>
          <w:t>经</w:t>
        </w:r>
        <w:r w:rsidR="00B13EBA">
          <w:rPr>
            <w:rFonts w:ascii="宋体" w:cs="宋体"/>
            <w:color w:val="000000"/>
            <w:kern w:val="0"/>
            <w:sz w:val="24"/>
          </w:rPr>
          <w:t>研发部选配计算机设备或软件规格</w:t>
        </w:r>
      </w:ins>
      <w:ins w:id="2566" w:author="yunwei01" w:date="2017-08-04T15:37:00Z">
        <w:r w:rsidR="00B13EBA">
          <w:rPr>
            <w:rFonts w:ascii="宋体" w:cs="宋体"/>
            <w:color w:val="000000"/>
            <w:kern w:val="0"/>
            <w:sz w:val="24"/>
          </w:rPr>
          <w:t>、型号</w:t>
        </w:r>
      </w:ins>
      <w:ins w:id="2567" w:author="yunwei01" w:date="2017-08-04T15:38:00Z">
        <w:r w:rsidR="00B13EBA">
          <w:rPr>
            <w:rFonts w:ascii="宋体" w:cs="宋体" w:hint="eastAsia"/>
            <w:color w:val="000000"/>
            <w:kern w:val="0"/>
            <w:sz w:val="24"/>
          </w:rPr>
          <w:t>，</w:t>
        </w:r>
        <w:r w:rsidR="00B13EBA">
          <w:rPr>
            <w:rFonts w:ascii="宋体" w:cs="宋体"/>
            <w:color w:val="000000"/>
            <w:kern w:val="0"/>
            <w:sz w:val="24"/>
          </w:rPr>
          <w:t>行政部确定价格后</w:t>
        </w:r>
      </w:ins>
      <w:del w:id="2568" w:author="yunwei01" w:date="2017-08-02T14:23:00Z">
        <w:r w:rsidR="00FF67FC" w:rsidDel="00A97AE9">
          <w:rPr>
            <w:rFonts w:ascii="宋体" w:cs="宋体" w:hint="eastAsia"/>
            <w:color w:val="000000"/>
            <w:kern w:val="0"/>
            <w:sz w:val="24"/>
          </w:rPr>
          <w:delText>XXXXX</w:delText>
        </w:r>
      </w:del>
      <w:del w:id="2569" w:author="yunwei01" w:date="2017-08-04T15:35:00Z">
        <w:r w:rsidDel="00B13EBA">
          <w:rPr>
            <w:rFonts w:ascii="宋体" w:cs="宋体" w:hint="eastAsia"/>
            <w:color w:val="000000"/>
            <w:kern w:val="0"/>
            <w:sz w:val="24"/>
          </w:rPr>
          <w:delText>在向供货商询价后</w:delText>
        </w:r>
      </w:del>
      <w:r>
        <w:rPr>
          <w:rFonts w:ascii="宋体" w:cs="宋体" w:hint="eastAsia"/>
          <w:color w:val="000000"/>
          <w:kern w:val="0"/>
          <w:sz w:val="24"/>
        </w:rPr>
        <w:t>，申请人根据此价格完成财务审批手续。</w:t>
      </w:r>
    </w:p>
    <w:p w14:paraId="51611FD1"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于有特殊性能和功能要求但没有相应数据证明满足该要求的产品，应组织人员进行专项测试，并保留测试数据；重要部位的产品委托国家认可的专业测评单位进行专项测试，并将测试结果作为选用产品的重要因素。</w:t>
      </w:r>
    </w:p>
    <w:p w14:paraId="160E7104"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付款前应填写财务付款审批表，然后根据单位的付款流程处理。</w:t>
      </w:r>
    </w:p>
    <w:p w14:paraId="431262FF"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购买物品到货后，由购买经手人负责清点验货。</w:t>
      </w:r>
    </w:p>
    <w:p w14:paraId="336CA17C"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购买经手人完成清点验货后，签署验收单；如果厂商提供验收单，可以直接签署厂商验收单，保留原件；如果厂商没有验收单，则厂商送货人及验收人签署本单位的到货验收单。此到货验收单复印件送交财务部作为资产入账凭据。</w:t>
      </w:r>
    </w:p>
    <w:p w14:paraId="697BEB82"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购买经手人完成清点验货后，对购买物品进行资产登记编号，如果购买物品属于固定资产，应录入单位及部门的资产清单。</w:t>
      </w:r>
    </w:p>
    <w:p w14:paraId="5206D5C8" w14:textId="58F155FD"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单位职工领用IT设备及软件时，</w:t>
      </w:r>
      <w:del w:id="2570" w:author="yunwei01" w:date="2017-08-02T14:23:00Z">
        <w:r w:rsidR="00FF67FC" w:rsidDel="00A97AE9">
          <w:rPr>
            <w:rFonts w:ascii="宋体" w:cs="宋体" w:hint="eastAsia"/>
            <w:color w:val="000000"/>
            <w:kern w:val="0"/>
            <w:sz w:val="24"/>
          </w:rPr>
          <w:delText>XXXXX</w:delText>
        </w:r>
      </w:del>
      <w:ins w:id="2571" w:author="yunwei01" w:date="2017-08-04T15:42:00Z">
        <w:r w:rsidR="00B13EBA">
          <w:rPr>
            <w:rFonts w:ascii="宋体" w:cs="宋体" w:hint="eastAsia"/>
            <w:color w:val="000000"/>
            <w:kern w:val="0"/>
            <w:sz w:val="24"/>
          </w:rPr>
          <w:t>行政</w:t>
        </w:r>
        <w:r w:rsidR="00B13EBA">
          <w:rPr>
            <w:rFonts w:ascii="宋体" w:cs="宋体"/>
            <w:color w:val="000000"/>
            <w:kern w:val="0"/>
            <w:sz w:val="24"/>
          </w:rPr>
          <w:t>部</w:t>
        </w:r>
      </w:ins>
      <w:r>
        <w:rPr>
          <w:rFonts w:ascii="宋体" w:cs="宋体" w:hint="eastAsia"/>
          <w:color w:val="000000"/>
          <w:kern w:val="0"/>
          <w:sz w:val="24"/>
        </w:rPr>
        <w:t>做好领用登记，</w:t>
      </w:r>
      <w:del w:id="2572" w:author="yunwei01" w:date="2017-08-02T14:23:00Z">
        <w:r w:rsidR="00FF67FC" w:rsidDel="00A97AE9">
          <w:rPr>
            <w:rFonts w:ascii="宋体" w:cs="宋体" w:hint="eastAsia"/>
            <w:color w:val="000000"/>
            <w:kern w:val="0"/>
            <w:sz w:val="24"/>
          </w:rPr>
          <w:delText>XXXXX</w:delText>
        </w:r>
      </w:del>
      <w:del w:id="2573" w:author="yunwei01" w:date="2017-08-04T15:42:00Z">
        <w:r w:rsidDel="00B13EBA">
          <w:rPr>
            <w:rFonts w:ascii="宋体" w:cs="宋体" w:hint="eastAsia"/>
            <w:color w:val="000000"/>
            <w:kern w:val="0"/>
            <w:sz w:val="24"/>
          </w:rPr>
          <w:delText>做好相关物品使用范围定义，</w:delText>
        </w:r>
      </w:del>
      <w:r>
        <w:rPr>
          <w:rFonts w:ascii="宋体" w:cs="宋体" w:hint="eastAsia"/>
          <w:color w:val="000000"/>
          <w:kern w:val="0"/>
          <w:sz w:val="24"/>
        </w:rPr>
        <w:t>如不在使用范围的员工申请，须经本部门领导及</w:t>
      </w:r>
      <w:del w:id="2574" w:author="yunwei01" w:date="2017-08-02T14:23:00Z">
        <w:r w:rsidR="00FF67FC" w:rsidDel="00A97AE9">
          <w:rPr>
            <w:rFonts w:ascii="宋体" w:cs="宋体" w:hint="eastAsia"/>
            <w:color w:val="000000"/>
            <w:kern w:val="0"/>
            <w:sz w:val="24"/>
          </w:rPr>
          <w:delText>XXXXX</w:delText>
        </w:r>
      </w:del>
      <w:ins w:id="2575" w:author="yunwei01" w:date="2017-08-04T15:43:00Z">
        <w:r w:rsidR="00B13EBA">
          <w:rPr>
            <w:rFonts w:ascii="宋体" w:cs="宋体" w:hint="eastAsia"/>
            <w:color w:val="000000"/>
            <w:kern w:val="0"/>
            <w:sz w:val="24"/>
          </w:rPr>
          <w:t>相关</w:t>
        </w:r>
      </w:ins>
      <w:r>
        <w:rPr>
          <w:rFonts w:ascii="宋体" w:cs="宋体" w:hint="eastAsia"/>
          <w:color w:val="000000"/>
          <w:kern w:val="0"/>
          <w:sz w:val="24"/>
        </w:rPr>
        <w:t>负责人确认后方可领用。</w:t>
      </w:r>
    </w:p>
    <w:p w14:paraId="6B4447A6" w14:textId="77777777" w:rsidR="0024427F" w:rsidRDefault="0063422A">
      <w:pPr>
        <w:pStyle w:val="3"/>
      </w:pPr>
      <w:bookmarkStart w:id="2576" w:name="_Toc399855252"/>
      <w:bookmarkStart w:id="2577" w:name="_Toc428792573"/>
      <w:bookmarkStart w:id="2578" w:name="_Toc489545245"/>
      <w:bookmarkStart w:id="2579" w:name="_Toc489546717"/>
      <w:bookmarkStart w:id="2580" w:name="_Toc489547062"/>
      <w:bookmarkStart w:id="2581" w:name="_Toc489547935"/>
      <w:bookmarkStart w:id="2582" w:name="_Toc489607132"/>
      <w:r>
        <w:rPr>
          <w:rFonts w:hint="eastAsia"/>
        </w:rPr>
        <w:t>安全服务商</w:t>
      </w:r>
      <w:commentRangeStart w:id="2583"/>
      <w:r>
        <w:rPr>
          <w:rFonts w:hint="eastAsia"/>
        </w:rPr>
        <w:t>选择</w:t>
      </w:r>
      <w:bookmarkEnd w:id="2576"/>
      <w:bookmarkEnd w:id="2577"/>
      <w:commentRangeEnd w:id="2583"/>
      <w:r w:rsidR="00CE74A0">
        <w:rPr>
          <w:rStyle w:val="affc"/>
          <w:b w:val="0"/>
          <w:bCs w:val="0"/>
        </w:rPr>
        <w:commentReference w:id="2583"/>
      </w:r>
      <w:bookmarkEnd w:id="2578"/>
      <w:bookmarkEnd w:id="2579"/>
      <w:bookmarkEnd w:id="2580"/>
      <w:bookmarkEnd w:id="2581"/>
      <w:bookmarkEnd w:id="2582"/>
    </w:p>
    <w:p w14:paraId="357D9E05"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确保系统建设服务商的选择符合国家信息安全的有关规定，必要时应选择有安全集成的相关资质的服务商；</w:t>
      </w:r>
    </w:p>
    <w:p w14:paraId="2F240341"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与选定的系统建设服务商签订与安全相关的保密协议，明确约定相关责任；</w:t>
      </w:r>
    </w:p>
    <w:p w14:paraId="139D9B80"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确保选定的系统建设服务商提供技术培训和服务承诺，必要的与其签订服务合同。</w:t>
      </w:r>
    </w:p>
    <w:p w14:paraId="20632A89" w14:textId="3707CE7D" w:rsidR="0024427F" w:rsidRDefault="0063422A">
      <w:pPr>
        <w:pStyle w:val="3"/>
      </w:pPr>
      <w:bookmarkStart w:id="2584" w:name="_Toc399855253"/>
      <w:bookmarkStart w:id="2585" w:name="_Toc428792574"/>
      <w:bookmarkStart w:id="2586" w:name="_Toc489545246"/>
      <w:bookmarkStart w:id="2587" w:name="_Toc489546718"/>
      <w:bookmarkStart w:id="2588" w:name="_Toc489547063"/>
      <w:bookmarkStart w:id="2589" w:name="_Toc489547936"/>
      <w:bookmarkStart w:id="2590" w:name="_Toc489607133"/>
      <w:r>
        <w:rPr>
          <w:rFonts w:hint="eastAsia"/>
        </w:rPr>
        <w:lastRenderedPageBreak/>
        <w:t>硬件采购和安装</w:t>
      </w:r>
      <w:bookmarkEnd w:id="2584"/>
      <w:bookmarkEnd w:id="2585"/>
      <w:bookmarkEnd w:id="2586"/>
      <w:bookmarkEnd w:id="2587"/>
      <w:bookmarkEnd w:id="2588"/>
      <w:bookmarkEnd w:id="2589"/>
      <w:bookmarkEnd w:id="2590"/>
    </w:p>
    <w:p w14:paraId="1763839E"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应确保产品采购和使用符合国家信息安全的有关规定；</w:t>
      </w:r>
    </w:p>
    <w:p w14:paraId="5FBD0090"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应预先对产品进行选型测试，确定产品的候选范围，并定期审定和更新候选产品名单；</w:t>
      </w:r>
    </w:p>
    <w:p w14:paraId="70CB8F0B"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尽量采用我国自主开发研制的信息安全技术和设备；</w:t>
      </w:r>
    </w:p>
    <w:p w14:paraId="4C3B8711"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采用境外信息安全产品时，产品必须通过国家信息安全测评机构的认可；</w:t>
      </w:r>
    </w:p>
    <w:p w14:paraId="22B96A93"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严禁使用未经国家密码管理部门批准和未通过国家信息安全质量认证的密码设备；</w:t>
      </w:r>
    </w:p>
    <w:p w14:paraId="3E3A433F"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设备符合系统选型要求并获得批准后，方可购置；</w:t>
      </w:r>
    </w:p>
    <w:p w14:paraId="5C32AA6B"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凡购回的设备均应在测试环境下经过连续</w:t>
      </w:r>
      <w:r>
        <w:rPr>
          <w:rFonts w:ascii="宋体" w:cs="宋体"/>
          <w:color w:val="000000"/>
          <w:kern w:val="0"/>
          <w:sz w:val="24"/>
        </w:rPr>
        <w:t>72</w:t>
      </w:r>
      <w:r>
        <w:rPr>
          <w:rFonts w:ascii="宋体" w:cs="宋体" w:hint="eastAsia"/>
          <w:color w:val="000000"/>
          <w:kern w:val="0"/>
          <w:sz w:val="24"/>
        </w:rPr>
        <w:t>小时以上的单机运行测试和联机</w:t>
      </w:r>
      <w:r>
        <w:rPr>
          <w:rFonts w:ascii="宋体" w:cs="宋体"/>
          <w:color w:val="000000"/>
          <w:kern w:val="0"/>
          <w:sz w:val="24"/>
        </w:rPr>
        <w:t>48</w:t>
      </w:r>
      <w:r>
        <w:rPr>
          <w:rFonts w:ascii="宋体" w:cs="宋体" w:hint="eastAsia"/>
          <w:color w:val="000000"/>
          <w:kern w:val="0"/>
          <w:sz w:val="24"/>
        </w:rPr>
        <w:t>小时的应用系统兼容性运行测试；</w:t>
      </w:r>
    </w:p>
    <w:p w14:paraId="1EC09F3E"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通过上述测试后，设备才能进入试运行阶段。试运行时间的长短可根据需要自行确定；</w:t>
      </w:r>
    </w:p>
    <w:p w14:paraId="5EA9D53A"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通过试运行的设备，才能投入系统，正式运行。</w:t>
      </w:r>
    </w:p>
    <w:p w14:paraId="34660BC1" w14:textId="436D5F3E" w:rsidR="0024427F" w:rsidRDefault="0063422A">
      <w:pPr>
        <w:pStyle w:val="3"/>
      </w:pPr>
      <w:bookmarkStart w:id="2591" w:name="_Toc399855254"/>
      <w:bookmarkStart w:id="2592" w:name="_Toc428792575"/>
      <w:bookmarkStart w:id="2593" w:name="_Toc489545247"/>
      <w:bookmarkStart w:id="2594" w:name="_Toc489546719"/>
      <w:bookmarkStart w:id="2595" w:name="_Toc489547064"/>
      <w:bookmarkStart w:id="2596" w:name="_Toc489547937"/>
      <w:bookmarkStart w:id="2597" w:name="_Toc489607134"/>
      <w:r>
        <w:rPr>
          <w:rFonts w:hint="eastAsia"/>
        </w:rPr>
        <w:t>软件采购和安装</w:t>
      </w:r>
      <w:bookmarkEnd w:id="2591"/>
      <w:bookmarkEnd w:id="2592"/>
      <w:bookmarkEnd w:id="2593"/>
      <w:bookmarkEnd w:id="2594"/>
      <w:bookmarkEnd w:id="2595"/>
      <w:bookmarkEnd w:id="2596"/>
      <w:bookmarkEnd w:id="2597"/>
    </w:p>
    <w:p w14:paraId="49DDC45A"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信息系统所使用的操作系统、应用软件、数据库、安全软件、工具软件必须是正式版本，严禁使用测试版和盗版软件；</w:t>
      </w:r>
    </w:p>
    <w:p w14:paraId="5BC29758"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重要的操作系统和主要应用软件必须在安全管理员的监督之下进行安装；</w:t>
      </w:r>
    </w:p>
    <w:p w14:paraId="53350553"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软件的参数设置由应用管理员设置，并进行相关备份。</w:t>
      </w:r>
    </w:p>
    <w:p w14:paraId="341A32BF" w14:textId="5556A00E" w:rsidR="0024427F" w:rsidRDefault="0063422A">
      <w:pPr>
        <w:pStyle w:val="3"/>
      </w:pPr>
      <w:bookmarkStart w:id="2598" w:name="_Toc399855255"/>
      <w:bookmarkStart w:id="2599" w:name="_Toc428792576"/>
      <w:bookmarkStart w:id="2600" w:name="_Toc489545248"/>
      <w:bookmarkStart w:id="2601" w:name="_Toc489546720"/>
      <w:bookmarkStart w:id="2602" w:name="_Toc489547065"/>
      <w:bookmarkStart w:id="2603" w:name="_Toc489547938"/>
      <w:bookmarkStart w:id="2604" w:name="_Toc489607135"/>
      <w:r>
        <w:rPr>
          <w:rFonts w:hint="eastAsia"/>
        </w:rPr>
        <w:t>系统软件开发管理</w:t>
      </w:r>
      <w:bookmarkEnd w:id="2598"/>
      <w:bookmarkEnd w:id="2599"/>
      <w:bookmarkEnd w:id="2600"/>
      <w:bookmarkEnd w:id="2601"/>
      <w:bookmarkEnd w:id="2602"/>
      <w:bookmarkEnd w:id="2603"/>
      <w:bookmarkEnd w:id="2604"/>
    </w:p>
    <w:p w14:paraId="6C198AF2" w14:textId="77777777" w:rsidR="0024427F" w:rsidRDefault="0063422A" w:rsidP="00F84F8A">
      <w:pPr>
        <w:pStyle w:val="4"/>
      </w:pPr>
      <w:r>
        <w:rPr>
          <w:rFonts w:hint="eastAsia"/>
        </w:rPr>
        <w:t>软件自主开发管理</w:t>
      </w:r>
    </w:p>
    <w:p w14:paraId="2CDB371F" w14:textId="082BE54A" w:rsidR="007D3F2A" w:rsidRPr="007D3F2A" w:rsidRDefault="007D3F2A" w:rsidP="007D3F2A">
      <w:r>
        <w:rPr>
          <w:rFonts w:hint="eastAsia"/>
        </w:rPr>
        <w:t>说明负责软件开发的部门</w:t>
      </w:r>
      <w:commentRangeStart w:id="2605"/>
      <w:r>
        <w:rPr>
          <w:rFonts w:hint="eastAsia"/>
        </w:rPr>
        <w:t>名称</w:t>
      </w:r>
      <w:commentRangeEnd w:id="2605"/>
      <w:r>
        <w:rPr>
          <w:rStyle w:val="affc"/>
        </w:rPr>
        <w:commentReference w:id="2605"/>
      </w:r>
    </w:p>
    <w:p w14:paraId="2AF463A5"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系统应用软件的开发必须根据信息密级和安全等级，同步进行相应的</w:t>
      </w:r>
      <w:r>
        <w:rPr>
          <w:rFonts w:ascii="宋体" w:cs="宋体" w:hint="eastAsia"/>
          <w:color w:val="000000"/>
          <w:kern w:val="0"/>
          <w:sz w:val="24"/>
        </w:rPr>
        <w:lastRenderedPageBreak/>
        <w:t>安全设计，并制定各阶段安全目标，按目标进行管理和实施；</w:t>
      </w:r>
    </w:p>
    <w:p w14:paraId="7C9F82FC"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系统应用软件的开发，必须有安全管理专业的技术人员参加，其主要任务是：对系统方案与开发进行安全审查和监督，负责系统安全设计和实施；</w:t>
      </w:r>
    </w:p>
    <w:p w14:paraId="0E70F9C8"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软件设计方案、数据结构、安全管理、操作监控手段、数据加密形式、原代码等，只能在有关开发人员及有关管理机构中流动，严禁散失或外泄；</w:t>
      </w:r>
    </w:p>
    <w:p w14:paraId="1F2B276E"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应用软件开发必须符合软件工程规范；</w:t>
      </w:r>
    </w:p>
    <w:p w14:paraId="3D87878F" w14:textId="2CED4520" w:rsidR="00A1653A" w:rsidRDefault="00A1653A" w:rsidP="00A1653A">
      <w:pPr>
        <w:numPr>
          <w:ilvl w:val="0"/>
          <w:numId w:val="20"/>
        </w:numPr>
        <w:tabs>
          <w:tab w:val="left" w:pos="426"/>
        </w:tabs>
        <w:autoSpaceDE w:val="0"/>
        <w:autoSpaceDN w:val="0"/>
        <w:adjustRightInd w:val="0"/>
        <w:spacing w:line="360" w:lineRule="auto"/>
        <w:jc w:val="left"/>
        <w:rPr>
          <w:rFonts w:ascii="宋体" w:cs="宋体"/>
          <w:color w:val="000000"/>
          <w:kern w:val="0"/>
          <w:sz w:val="24"/>
        </w:rPr>
      </w:pPr>
      <w:r w:rsidRPr="00A1653A">
        <w:rPr>
          <w:rFonts w:ascii="宋体" w:cs="宋体" w:hint="eastAsia"/>
          <w:color w:val="000000"/>
          <w:kern w:val="0"/>
          <w:sz w:val="24"/>
        </w:rPr>
        <w:t>确保开发环境与实际运行环境物理分开，开发人员和测试人员分离，测试数据和测试结果受到控制</w:t>
      </w:r>
      <w:r>
        <w:rPr>
          <w:rFonts w:ascii="宋体" w:cs="宋体" w:hint="eastAsia"/>
          <w:color w:val="000000"/>
          <w:kern w:val="0"/>
          <w:sz w:val="24"/>
        </w:rPr>
        <w:t>；</w:t>
      </w:r>
    </w:p>
    <w:p w14:paraId="55945C2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制定</w:t>
      </w:r>
      <w:commentRangeStart w:id="2606"/>
      <w:r>
        <w:rPr>
          <w:rFonts w:ascii="宋体" w:cs="宋体" w:hint="eastAsia"/>
          <w:color w:val="000000"/>
          <w:kern w:val="0"/>
          <w:sz w:val="24"/>
        </w:rPr>
        <w:t>代码编写安全</w:t>
      </w:r>
      <w:commentRangeEnd w:id="2606"/>
      <w:r w:rsidR="00C32008">
        <w:rPr>
          <w:rStyle w:val="affc"/>
        </w:rPr>
        <w:commentReference w:id="2606"/>
      </w:r>
      <w:r>
        <w:rPr>
          <w:rFonts w:ascii="宋体" w:cs="宋体" w:hint="eastAsia"/>
          <w:color w:val="000000"/>
          <w:kern w:val="0"/>
          <w:sz w:val="24"/>
        </w:rPr>
        <w:t>规范，要求开发人员参照规范编写代码；</w:t>
      </w:r>
    </w:p>
    <w:p w14:paraId="37A06963"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确保提供软件设计的相关文档和使用指南，并由应用管理员负责保管；</w:t>
      </w:r>
    </w:p>
    <w:p w14:paraId="1FF7C24D"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确保对程序资源库的修改、更新、发布进行授权和批准。</w:t>
      </w:r>
    </w:p>
    <w:p w14:paraId="7EE5B473" w14:textId="77777777" w:rsidR="0024427F" w:rsidRDefault="0063422A" w:rsidP="00F84F8A">
      <w:pPr>
        <w:pStyle w:val="4"/>
      </w:pPr>
      <w:r>
        <w:rPr>
          <w:rFonts w:hint="eastAsia"/>
        </w:rPr>
        <w:t>外包软件开发管理</w:t>
      </w:r>
    </w:p>
    <w:p w14:paraId="4D488D9F"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应要求开发单位提供软件设计的相关文档和使用指南；</w:t>
      </w:r>
    </w:p>
    <w:p w14:paraId="736DF1B0"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在委托开发过程中，应加强开发过程中的安全管理和监控，重点考虑资质、许可证、代码所有权和知识产权；审核工作质量和访问权限，代码质量和安全功能达到合同要求；</w:t>
      </w:r>
    </w:p>
    <w:p w14:paraId="5BDDE07A"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应要求软件开发商在所开发的信息系统内设计实现了安全控制措施，确保信息在系统中得到了正确处理；</w:t>
      </w:r>
    </w:p>
    <w:p w14:paraId="69F985C1"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开发过程中，应采取控制措施，减少信息泄露的可能性，重点考虑：规范开发过程中的通信行为，以减少第三方从这些行为中推断信息的可能性；在现有法律或法规允许的情况下，定期监视个人和系统的活动；监视计算机系统的资源使用；防止非授权的网络访问；对程序源代码的防护管理；</w:t>
      </w:r>
    </w:p>
    <w:p w14:paraId="248D2A5C"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应要求软件开发商对程序源代码进行管理与控制</w:t>
      </w:r>
    </w:p>
    <w:p w14:paraId="569EDED1"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程序源代码应集中保存在代码库中，对代码库实施安全保护。保护措</w:t>
      </w:r>
      <w:r>
        <w:rPr>
          <w:rFonts w:ascii="宋体" w:cs="宋体" w:hint="eastAsia"/>
          <w:color w:val="000000"/>
          <w:kern w:val="0"/>
          <w:sz w:val="24"/>
        </w:rPr>
        <w:lastRenderedPageBreak/>
        <w:t>施主要包括：建立程序源代码和源程序库管理规范；对访问源程序库人员进行授权管制；程序列表应保存在安全的环境中；建立对源程序库所有访问的审核日志；维护和拷贝源程序库应受严格的限制。</w:t>
      </w:r>
    </w:p>
    <w:p w14:paraId="27D6D823"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测试数据的管理</w:t>
      </w:r>
    </w:p>
    <w:p w14:paraId="782E72E1"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在测试数据选择过程中，应避免使用包含个人信息或其它敏感信息的运行数据库用于测试。其控制措施包括：运行信息每次被拷贝到测试系统时应有独立的授权；测试完成后，应立即从测试系统中清除运行信息或进行授权访问控制；记录运行信息的拷贝和使用日志。</w:t>
      </w:r>
    </w:p>
    <w:p w14:paraId="28FA1C7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信息系统安全整体测试</w:t>
      </w:r>
    </w:p>
    <w:p w14:paraId="1E2315D1"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开发完成的系统须用户在离线测试环境下对所开发信息系统进行安全测试。经过测试确认后，方可转入正式环境，并组织评估测试结果的安全符合性。</w:t>
      </w:r>
    </w:p>
    <w:p w14:paraId="4308ADD2" w14:textId="61F04BE7" w:rsidR="0024427F" w:rsidRDefault="0063422A" w:rsidP="00F84F8A">
      <w:pPr>
        <w:pStyle w:val="2"/>
      </w:pPr>
      <w:bookmarkStart w:id="2607" w:name="_Toc321491102"/>
      <w:bookmarkStart w:id="2608" w:name="_Toc399855256"/>
      <w:bookmarkStart w:id="2609" w:name="_Toc428792577"/>
      <w:bookmarkStart w:id="2610" w:name="_Toc489545249"/>
      <w:bookmarkStart w:id="2611" w:name="_Toc489546721"/>
      <w:bookmarkStart w:id="2612" w:name="_Toc489547066"/>
      <w:bookmarkStart w:id="2613" w:name="_Toc489547939"/>
      <w:bookmarkStart w:id="2614" w:name="_Toc489607136"/>
      <w:bookmarkEnd w:id="2607"/>
      <w:r>
        <w:rPr>
          <w:rFonts w:hint="eastAsia"/>
        </w:rPr>
        <w:t>系统测试验收</w:t>
      </w:r>
      <w:bookmarkEnd w:id="2608"/>
      <w:bookmarkEnd w:id="2609"/>
      <w:bookmarkEnd w:id="2610"/>
      <w:bookmarkEnd w:id="2611"/>
      <w:bookmarkEnd w:id="2612"/>
      <w:bookmarkEnd w:id="2613"/>
      <w:bookmarkEnd w:id="2614"/>
    </w:p>
    <w:p w14:paraId="7EF80D64" w14:textId="6D5A9A64" w:rsidR="007D3F2A" w:rsidRPr="007D3F2A" w:rsidRDefault="007D3F2A" w:rsidP="007D3F2A">
      <w:r>
        <w:rPr>
          <w:rFonts w:hint="eastAsia"/>
        </w:rPr>
        <w:t>说明测试验收负责</w:t>
      </w:r>
      <w:commentRangeStart w:id="2615"/>
      <w:r>
        <w:rPr>
          <w:rFonts w:hint="eastAsia"/>
        </w:rPr>
        <w:t>部门</w:t>
      </w:r>
      <w:commentRangeEnd w:id="2615"/>
      <w:r>
        <w:rPr>
          <w:rStyle w:val="affc"/>
        </w:rPr>
        <w:commentReference w:id="2615"/>
      </w:r>
    </w:p>
    <w:p w14:paraId="3F01224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委托第三方测试单位对系统进行安全性测试，并出具安全性测试报告，要求建设单位根据测试结果及时进行整改；</w:t>
      </w:r>
    </w:p>
    <w:p w14:paraId="298D31EC"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在测试前应根据设计方案或合同要求等制订测试方案，在测试过程中应详细记录测试结果，并形成测试报告，测试通过后方可进行验收；</w:t>
      </w:r>
    </w:p>
    <w:p w14:paraId="28C0F7B0"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对系统测试验收的控制方法和人员行为准则进行书面规定；</w:t>
      </w:r>
    </w:p>
    <w:p w14:paraId="0DEAE352"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指定或授权专门的部门或人员负责系统测试验收的管理，并按照管理规定的要求完成系统测试验收工作；</w:t>
      </w:r>
    </w:p>
    <w:p w14:paraId="071F861A"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形成系统安全性测试报告，报告给出测试通过的结论（如果报告中提出了存在的问题，则检查是否有针对这些问题的改进报告），有第三方测试机构的签字或盖章。</w:t>
      </w:r>
    </w:p>
    <w:p w14:paraId="5F684798" w14:textId="487EF69D" w:rsidR="0024427F" w:rsidRDefault="0063422A" w:rsidP="00F84F8A">
      <w:pPr>
        <w:pStyle w:val="2"/>
      </w:pPr>
      <w:bookmarkStart w:id="2616" w:name="_Toc399855257"/>
      <w:bookmarkStart w:id="2617" w:name="_Toc428792578"/>
      <w:bookmarkStart w:id="2618" w:name="_Toc489545250"/>
      <w:bookmarkStart w:id="2619" w:name="_Toc489546722"/>
      <w:bookmarkStart w:id="2620" w:name="_Toc489547067"/>
      <w:bookmarkStart w:id="2621" w:name="_Toc489547940"/>
      <w:bookmarkStart w:id="2622" w:name="_Toc489607137"/>
      <w:r>
        <w:rPr>
          <w:rFonts w:hint="eastAsia"/>
        </w:rPr>
        <w:t>系统交付</w:t>
      </w:r>
      <w:bookmarkEnd w:id="2616"/>
      <w:bookmarkEnd w:id="2617"/>
      <w:bookmarkEnd w:id="2618"/>
      <w:bookmarkEnd w:id="2619"/>
      <w:bookmarkEnd w:id="2620"/>
      <w:bookmarkEnd w:id="2621"/>
      <w:bookmarkEnd w:id="2622"/>
    </w:p>
    <w:p w14:paraId="07474BE3" w14:textId="576B19DC" w:rsidR="007D3F2A" w:rsidRPr="007D3F2A" w:rsidRDefault="007D3F2A" w:rsidP="007D3F2A">
      <w:r>
        <w:rPr>
          <w:rFonts w:hint="eastAsia"/>
        </w:rPr>
        <w:t>说明负责系统交付的</w:t>
      </w:r>
      <w:commentRangeStart w:id="2623"/>
      <w:r>
        <w:rPr>
          <w:rFonts w:hint="eastAsia"/>
        </w:rPr>
        <w:t>部门</w:t>
      </w:r>
      <w:commentRangeEnd w:id="2623"/>
      <w:r>
        <w:rPr>
          <w:rStyle w:val="affc"/>
        </w:rPr>
        <w:commentReference w:id="2623"/>
      </w:r>
    </w:p>
    <w:p w14:paraId="3E8F7C3E"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对系统交付的控制方法和人员行为准则进行书面规定；</w:t>
      </w:r>
    </w:p>
    <w:p w14:paraId="219E3130"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lastRenderedPageBreak/>
        <w:t>应指定或授权专门的部门负责系统交付的管理工作，并按照管理规定的要求完成系统交付工作；</w:t>
      </w:r>
    </w:p>
    <w:p w14:paraId="4CD1D00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制定详细的系统交付清单，并根据交付清单对所交接的设备、软件和文档等进行清点和确认；</w:t>
      </w:r>
    </w:p>
    <w:p w14:paraId="2826BBB1"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对负责系统运行维护的技术人员进行相应的技能培训，以及对系统最终用户的操作进行相应的培训。</w:t>
      </w:r>
    </w:p>
    <w:p w14:paraId="70FB47A5" w14:textId="15C7AC04" w:rsidR="0024427F" w:rsidRDefault="0063422A" w:rsidP="00F84F8A">
      <w:pPr>
        <w:pStyle w:val="2"/>
      </w:pPr>
      <w:bookmarkStart w:id="2624" w:name="_Toc399855258"/>
      <w:bookmarkStart w:id="2625" w:name="_Toc428792579"/>
      <w:bookmarkStart w:id="2626" w:name="_Toc489545251"/>
      <w:bookmarkStart w:id="2627" w:name="_Toc489546723"/>
      <w:bookmarkStart w:id="2628" w:name="_Toc489547068"/>
      <w:bookmarkStart w:id="2629" w:name="_Toc489547941"/>
      <w:bookmarkStart w:id="2630" w:name="_Toc489607138"/>
      <w:r>
        <w:rPr>
          <w:rFonts w:hint="eastAsia"/>
        </w:rPr>
        <w:t>系统备案</w:t>
      </w:r>
      <w:bookmarkEnd w:id="2624"/>
      <w:bookmarkEnd w:id="2625"/>
      <w:bookmarkEnd w:id="2626"/>
      <w:bookmarkEnd w:id="2627"/>
      <w:bookmarkEnd w:id="2628"/>
      <w:bookmarkEnd w:id="2629"/>
      <w:bookmarkEnd w:id="2630"/>
    </w:p>
    <w:p w14:paraId="72F876AE"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建立和归档系统等级相关材料报主管部门备案的记录或备案文档；</w:t>
      </w:r>
    </w:p>
    <w:p w14:paraId="40EDE73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建立和归档系统等级相关备案材料报相应公安机关备案的记录或证明；</w:t>
      </w:r>
    </w:p>
    <w:p w14:paraId="01CC52D9" w14:textId="77777777" w:rsidR="0024427F" w:rsidRDefault="0063422A">
      <w:pPr>
        <w:numPr>
          <w:ilvl w:val="0"/>
          <w:numId w:val="20"/>
        </w:numPr>
        <w:tabs>
          <w:tab w:val="left" w:pos="426"/>
        </w:tabs>
        <w:autoSpaceDE w:val="0"/>
        <w:autoSpaceDN w:val="0"/>
        <w:adjustRightInd w:val="0"/>
        <w:spacing w:line="360" w:lineRule="auto"/>
        <w:jc w:val="left"/>
      </w:pPr>
      <w:r>
        <w:rPr>
          <w:rFonts w:ascii="宋体" w:cs="宋体" w:hint="eastAsia"/>
          <w:color w:val="000000"/>
          <w:kern w:val="0"/>
          <w:sz w:val="24"/>
        </w:rPr>
        <w:t>建立和归档系统定级相关材料的使用控制记录。</w:t>
      </w:r>
    </w:p>
    <w:p w14:paraId="1692F9D8" w14:textId="7E399F39" w:rsidR="001F3B45" w:rsidRDefault="001F3B45">
      <w:pPr>
        <w:rPr>
          <w:ins w:id="2631" w:author="yunwei01" w:date="2017-08-04T10:17:00Z"/>
        </w:rPr>
      </w:pPr>
      <w:ins w:id="2632" w:author="yunwei01" w:date="2017-08-04T10:17:00Z">
        <w:r>
          <w:br w:type="page"/>
        </w:r>
      </w:ins>
    </w:p>
    <w:p w14:paraId="4AE6F1EC" w14:textId="5DB5AB58" w:rsidR="00EE0FC3" w:rsidDel="001F3B45" w:rsidRDefault="00EE0FC3">
      <w:pPr>
        <w:rPr>
          <w:del w:id="2633" w:author="yunwei01" w:date="2017-08-04T10:17:00Z"/>
        </w:rPr>
      </w:pPr>
      <w:bookmarkStart w:id="2634" w:name="_Toc489607139"/>
      <w:bookmarkEnd w:id="2634"/>
    </w:p>
    <w:p w14:paraId="1F8790FD" w14:textId="77777777" w:rsidR="0024427F" w:rsidRDefault="0063422A">
      <w:pPr>
        <w:pStyle w:val="1"/>
        <w:jc w:val="center"/>
        <w:pPrChange w:id="2635" w:author="yunwei01" w:date="2017-08-03T10:16:00Z">
          <w:pPr>
            <w:pStyle w:val="1"/>
          </w:pPr>
        </w:pPrChange>
      </w:pPr>
      <w:bookmarkStart w:id="2636" w:name="_Toc428792580"/>
      <w:bookmarkStart w:id="2637" w:name="_Toc489545252"/>
      <w:bookmarkStart w:id="2638" w:name="_Toc489546724"/>
      <w:bookmarkStart w:id="2639" w:name="_Toc489547069"/>
      <w:bookmarkStart w:id="2640" w:name="_Toc489547942"/>
      <w:bookmarkStart w:id="2641" w:name="_Toc489607140"/>
      <w:bookmarkStart w:id="2642" w:name="_Toc399855260"/>
      <w:r>
        <w:rPr>
          <w:rFonts w:hint="eastAsia"/>
        </w:rPr>
        <w:t>硬件设备运维管理制度</w:t>
      </w:r>
      <w:bookmarkEnd w:id="2636"/>
      <w:bookmarkEnd w:id="2637"/>
      <w:bookmarkEnd w:id="2638"/>
      <w:bookmarkEnd w:id="2639"/>
      <w:bookmarkEnd w:id="2640"/>
      <w:bookmarkEnd w:id="2641"/>
    </w:p>
    <w:p w14:paraId="2ED20943" w14:textId="2CCF63B9" w:rsidR="0024427F" w:rsidRDefault="0063422A">
      <w:pPr>
        <w:pStyle w:val="2"/>
      </w:pPr>
      <w:bookmarkStart w:id="2643" w:name="_Toc428792581"/>
      <w:bookmarkStart w:id="2644" w:name="_Toc489545253"/>
      <w:bookmarkStart w:id="2645" w:name="_Toc489546725"/>
      <w:bookmarkStart w:id="2646" w:name="_Toc489547070"/>
      <w:bookmarkStart w:id="2647" w:name="_Toc489547943"/>
      <w:bookmarkStart w:id="2648" w:name="_Toc489607141"/>
      <w:r>
        <w:rPr>
          <w:rFonts w:hint="eastAsia"/>
        </w:rPr>
        <w:t>硬件设备运维管理制度</w:t>
      </w:r>
      <w:bookmarkEnd w:id="2642"/>
      <w:bookmarkEnd w:id="2643"/>
      <w:bookmarkEnd w:id="2644"/>
      <w:bookmarkEnd w:id="2645"/>
      <w:bookmarkEnd w:id="2646"/>
      <w:bookmarkEnd w:id="2647"/>
      <w:bookmarkEnd w:id="2648"/>
    </w:p>
    <w:p w14:paraId="4ABA1087" w14:textId="77777777" w:rsidR="0024427F" w:rsidRDefault="0063422A">
      <w:pPr>
        <w:pStyle w:val="3"/>
        <w:ind w:left="1134"/>
      </w:pPr>
      <w:bookmarkStart w:id="2649" w:name="_Toc399855261"/>
      <w:bookmarkStart w:id="2650" w:name="_Toc428792582"/>
      <w:bookmarkStart w:id="2651" w:name="_Toc489545254"/>
      <w:bookmarkStart w:id="2652" w:name="_Toc489546726"/>
      <w:bookmarkStart w:id="2653" w:name="_Toc489547071"/>
      <w:bookmarkStart w:id="2654" w:name="_Toc489547944"/>
      <w:bookmarkStart w:id="2655" w:name="_Toc489607142"/>
      <w:r>
        <w:rPr>
          <w:rFonts w:hint="eastAsia"/>
        </w:rPr>
        <w:t>机房安全管理</w:t>
      </w:r>
      <w:commentRangeStart w:id="2656"/>
      <w:r>
        <w:rPr>
          <w:rFonts w:hint="eastAsia"/>
        </w:rPr>
        <w:t>制度</w:t>
      </w:r>
      <w:bookmarkEnd w:id="2649"/>
      <w:bookmarkEnd w:id="2650"/>
      <w:commentRangeEnd w:id="2656"/>
      <w:r w:rsidR="007D3F2A">
        <w:rPr>
          <w:rStyle w:val="affc"/>
          <w:b w:val="0"/>
          <w:bCs w:val="0"/>
        </w:rPr>
        <w:commentReference w:id="2656"/>
      </w:r>
      <w:bookmarkEnd w:id="2651"/>
      <w:bookmarkEnd w:id="2652"/>
      <w:bookmarkEnd w:id="2653"/>
      <w:bookmarkEnd w:id="2654"/>
      <w:bookmarkEnd w:id="2655"/>
    </w:p>
    <w:p w14:paraId="5F18E5EE"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机房管理员负责机房的安全管理，主要包括：</w:t>
      </w:r>
    </w:p>
    <w:p w14:paraId="5939C1F6" w14:textId="77777777" w:rsidR="0024427F" w:rsidRDefault="0063422A">
      <w:pPr>
        <w:numPr>
          <w:ilvl w:val="0"/>
          <w:numId w:val="33"/>
        </w:numPr>
        <w:adjustRightInd w:val="0"/>
        <w:spacing w:before="100" w:beforeAutospacing="1" w:after="100" w:afterAutospacing="1" w:line="360" w:lineRule="auto"/>
        <w:textAlignment w:val="baseline"/>
        <w:rPr>
          <w:sz w:val="24"/>
        </w:rPr>
      </w:pPr>
      <w:r>
        <w:rPr>
          <w:sz w:val="24"/>
        </w:rPr>
        <w:t>保障</w:t>
      </w:r>
      <w:r>
        <w:rPr>
          <w:rFonts w:hint="eastAsia"/>
          <w:sz w:val="24"/>
        </w:rPr>
        <w:t>机房信息</w:t>
      </w:r>
      <w:r>
        <w:rPr>
          <w:sz w:val="24"/>
        </w:rPr>
        <w:t>系统的安全运行</w:t>
      </w:r>
      <w:r>
        <w:rPr>
          <w:rFonts w:hint="eastAsia"/>
          <w:sz w:val="24"/>
        </w:rPr>
        <w:t>；</w:t>
      </w:r>
    </w:p>
    <w:p w14:paraId="17D2E6CB" w14:textId="77777777" w:rsidR="0024427F" w:rsidRDefault="0063422A">
      <w:pPr>
        <w:numPr>
          <w:ilvl w:val="0"/>
          <w:numId w:val="33"/>
        </w:numPr>
        <w:adjustRightInd w:val="0"/>
        <w:spacing w:before="100" w:beforeAutospacing="1" w:after="100" w:afterAutospacing="1" w:line="360" w:lineRule="auto"/>
        <w:textAlignment w:val="baseline"/>
        <w:rPr>
          <w:sz w:val="24"/>
        </w:rPr>
      </w:pPr>
      <w:r>
        <w:rPr>
          <w:rFonts w:hint="eastAsia"/>
          <w:sz w:val="24"/>
        </w:rPr>
        <w:t>负责机房的环境维护和物理访问管理；</w:t>
      </w:r>
    </w:p>
    <w:p w14:paraId="10ECA6DB" w14:textId="77777777" w:rsidR="0024427F" w:rsidRDefault="0063422A">
      <w:pPr>
        <w:numPr>
          <w:ilvl w:val="0"/>
          <w:numId w:val="33"/>
        </w:numPr>
        <w:adjustRightInd w:val="0"/>
        <w:spacing w:before="100" w:beforeAutospacing="1" w:after="100" w:afterAutospacing="1" w:line="360" w:lineRule="auto"/>
        <w:textAlignment w:val="baseline"/>
        <w:rPr>
          <w:sz w:val="24"/>
        </w:rPr>
      </w:pPr>
      <w:r>
        <w:rPr>
          <w:rFonts w:hint="eastAsia"/>
          <w:sz w:val="24"/>
        </w:rPr>
        <w:t>负责机房的设备维护及设备管理；</w:t>
      </w:r>
    </w:p>
    <w:p w14:paraId="61C9E05F" w14:textId="77777777" w:rsidR="0024427F" w:rsidRDefault="0063422A">
      <w:pPr>
        <w:numPr>
          <w:ilvl w:val="0"/>
          <w:numId w:val="33"/>
        </w:numPr>
        <w:adjustRightInd w:val="0"/>
        <w:spacing w:before="100" w:beforeAutospacing="1" w:after="100" w:afterAutospacing="1" w:line="360" w:lineRule="auto"/>
        <w:textAlignment w:val="baseline"/>
        <w:rPr>
          <w:sz w:val="24"/>
        </w:rPr>
      </w:pPr>
      <w:r>
        <w:rPr>
          <w:rFonts w:hint="eastAsia"/>
          <w:sz w:val="24"/>
        </w:rPr>
        <w:t>负责机房内任何事故的上报及处理；</w:t>
      </w:r>
    </w:p>
    <w:p w14:paraId="18B17AED" w14:textId="77777777" w:rsidR="0024427F" w:rsidRDefault="0063422A">
      <w:pPr>
        <w:numPr>
          <w:ilvl w:val="0"/>
          <w:numId w:val="33"/>
        </w:numPr>
        <w:adjustRightInd w:val="0"/>
        <w:spacing w:before="100" w:beforeAutospacing="1" w:after="100" w:afterAutospacing="1" w:line="360" w:lineRule="auto"/>
        <w:textAlignment w:val="baseline"/>
        <w:rPr>
          <w:sz w:val="24"/>
        </w:rPr>
      </w:pPr>
      <w:r>
        <w:rPr>
          <w:rFonts w:hint="eastAsia"/>
          <w:sz w:val="24"/>
        </w:rPr>
        <w:t>负责制定及修订有关机房安全管理制度。</w:t>
      </w:r>
    </w:p>
    <w:p w14:paraId="6BC5847A"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机房管理员负责对机房值班人员及技术维护人员（外包方）进行日常工作管理和检查；</w:t>
      </w:r>
    </w:p>
    <w:p w14:paraId="137826DF"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机房内无人时应当关门；</w:t>
      </w:r>
    </w:p>
    <w:p w14:paraId="0377F7E1"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任何人未经机房管理员许可不得进入机房、不得擅自操作或移动机房内设备；</w:t>
      </w:r>
    </w:p>
    <w:p w14:paraId="2C6D356D"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外来人员进出机房需有机房管理员全程陪同，不得单独留外来人员在机房操作；</w:t>
      </w:r>
    </w:p>
    <w:p w14:paraId="74A76365"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机房内的一切公用物品未经主管部门负责人许可一律不得挪用和外借；</w:t>
      </w:r>
    </w:p>
    <w:p w14:paraId="549D20DC"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保持良好的卫生环境，机房内不得抽烟，不得带入食品和饮料；</w:t>
      </w:r>
    </w:p>
    <w:p w14:paraId="2B028BD6"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保持机房肃静，不要大声喧哗；</w:t>
      </w:r>
    </w:p>
    <w:p w14:paraId="1BBB6A82"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严禁携带易燃、易爆、易碎、易污染以及强磁物品进入电脑机房；</w:t>
      </w:r>
    </w:p>
    <w:p w14:paraId="7FF1C7ED" w14:textId="2CC32F6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机房温度应保持在</w:t>
      </w:r>
      <w:ins w:id="2657" w:author="yunwei01" w:date="2017-08-03T10:19:00Z">
        <w:r w:rsidR="00AE5468">
          <w:rPr>
            <w:rFonts w:ascii="宋体" w:cs="宋体" w:hint="eastAsia"/>
            <w:color w:val="000000"/>
            <w:kern w:val="0"/>
            <w:sz w:val="24"/>
          </w:rPr>
          <w:t>20℃</w:t>
        </w:r>
        <w:r w:rsidR="00AE5468">
          <w:rPr>
            <w:rFonts w:ascii="宋体" w:cs="宋体"/>
            <w:color w:val="000000"/>
            <w:kern w:val="0"/>
            <w:sz w:val="24"/>
          </w:rPr>
          <w:t>~</w:t>
        </w:r>
      </w:ins>
      <w:r>
        <w:rPr>
          <w:rFonts w:ascii="宋体" w:cs="宋体" w:hint="eastAsia"/>
          <w:color w:val="000000"/>
          <w:kern w:val="0"/>
          <w:sz w:val="24"/>
        </w:rPr>
        <w:t>2</w:t>
      </w:r>
      <w:ins w:id="2658" w:author="yunwei01" w:date="2017-08-02T17:51:00Z">
        <w:r w:rsidR="00781DF2">
          <w:rPr>
            <w:rFonts w:ascii="宋体" w:cs="宋体"/>
            <w:color w:val="000000"/>
            <w:kern w:val="0"/>
            <w:sz w:val="24"/>
          </w:rPr>
          <w:t>3</w:t>
        </w:r>
      </w:ins>
      <w:del w:id="2659" w:author="yunwei01" w:date="2017-08-02T17:51:00Z">
        <w:r w:rsidDel="00781DF2">
          <w:rPr>
            <w:rFonts w:ascii="宋体" w:cs="宋体" w:hint="eastAsia"/>
            <w:color w:val="000000"/>
            <w:kern w:val="0"/>
            <w:sz w:val="24"/>
          </w:rPr>
          <w:delText>6</w:delText>
        </w:r>
      </w:del>
      <w:r>
        <w:rPr>
          <w:rFonts w:ascii="宋体" w:cs="宋体" w:hint="eastAsia"/>
          <w:color w:val="000000"/>
          <w:kern w:val="0"/>
          <w:sz w:val="24"/>
        </w:rPr>
        <w:t>℃左右，不得任意调整机房温度、湿度；</w:t>
      </w:r>
    </w:p>
    <w:p w14:paraId="798FD2F8" w14:textId="7718D75A"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相关文件与记录为：《</w:t>
      </w:r>
      <w:del w:id="2660" w:author="yunwei01" w:date="2017-08-02T14:22:00Z">
        <w:r w:rsidR="00543823" w:rsidDel="00A97AE9">
          <w:rPr>
            <w:rFonts w:ascii="宋体" w:cs="宋体" w:hint="eastAsia"/>
            <w:color w:val="000000"/>
            <w:kern w:val="0"/>
            <w:sz w:val="24"/>
          </w:rPr>
          <w:delText>AAAAA</w:delText>
        </w:r>
      </w:del>
      <w:ins w:id="2661" w:author="yunwei01" w:date="2017-08-02T14:22:00Z">
        <w:r w:rsidR="00A97AE9">
          <w:rPr>
            <w:rFonts w:ascii="宋体" w:cs="宋体" w:hint="eastAsia"/>
            <w:color w:val="000000"/>
            <w:kern w:val="0"/>
            <w:sz w:val="24"/>
          </w:rPr>
          <w:t>资鼎(上海)互联网金融信息服务有限</w:t>
        </w:r>
      </w:ins>
      <w:del w:id="2662" w:author="yunwei01" w:date="2017-08-02T14:38:00Z">
        <w:r w:rsidR="00543823" w:rsidDel="004C1B14">
          <w:rPr>
            <w:rFonts w:ascii="宋体" w:cs="宋体" w:hint="eastAsia"/>
            <w:color w:val="000000"/>
            <w:kern w:val="0"/>
            <w:sz w:val="24"/>
          </w:rPr>
          <w:delText>公司</w:delText>
        </w:r>
      </w:del>
      <w:ins w:id="2663" w:author="yunwei01" w:date="2017-08-02T14:38:00Z">
        <w:r w:rsidR="004C1B14">
          <w:rPr>
            <w:rFonts w:ascii="宋体" w:cs="宋体" w:hint="eastAsia"/>
            <w:color w:val="000000"/>
            <w:kern w:val="0"/>
            <w:sz w:val="24"/>
          </w:rPr>
          <w:t>公司</w:t>
        </w:r>
      </w:ins>
      <w:del w:id="2664" w:author="yunwei01" w:date="2017-08-02T14:23:00Z">
        <w:r w:rsidR="00FF67FC" w:rsidDel="00A97AE9">
          <w:rPr>
            <w:rFonts w:ascii="宋体" w:cs="宋体" w:hint="eastAsia"/>
            <w:color w:val="000000"/>
            <w:kern w:val="0"/>
            <w:sz w:val="24"/>
          </w:rPr>
          <w:delText>XXXXX</w:delText>
        </w:r>
      </w:del>
      <w:r>
        <w:rPr>
          <w:rFonts w:ascii="宋体" w:cs="宋体" w:hint="eastAsia"/>
          <w:color w:val="000000"/>
          <w:kern w:val="0"/>
          <w:sz w:val="24"/>
        </w:rPr>
        <w:t>进入机房人员登记表》（详见附40），《</w:t>
      </w:r>
      <w:del w:id="2665" w:author="yunwei01" w:date="2017-08-02T14:22:00Z">
        <w:r w:rsidR="00543823" w:rsidDel="00A97AE9">
          <w:rPr>
            <w:rFonts w:ascii="宋体" w:cs="宋体" w:hint="eastAsia"/>
            <w:color w:val="000000"/>
            <w:kern w:val="0"/>
            <w:sz w:val="24"/>
          </w:rPr>
          <w:delText>AAAAA</w:delText>
        </w:r>
      </w:del>
      <w:ins w:id="2666" w:author="yunwei01" w:date="2017-08-02T14:22:00Z">
        <w:r w:rsidR="00A97AE9">
          <w:rPr>
            <w:rFonts w:ascii="宋体" w:cs="宋体" w:hint="eastAsia"/>
            <w:color w:val="000000"/>
            <w:kern w:val="0"/>
            <w:sz w:val="24"/>
          </w:rPr>
          <w:t>资鼎(上海)互联网金融信息服务有限</w:t>
        </w:r>
      </w:ins>
      <w:del w:id="2667" w:author="yunwei01" w:date="2017-08-02T14:38:00Z">
        <w:r w:rsidR="00543823" w:rsidDel="004C1B14">
          <w:rPr>
            <w:rFonts w:ascii="宋体" w:cs="宋体" w:hint="eastAsia"/>
            <w:color w:val="000000"/>
            <w:kern w:val="0"/>
            <w:sz w:val="24"/>
          </w:rPr>
          <w:delText>公司</w:delText>
        </w:r>
      </w:del>
      <w:ins w:id="2668" w:author="yunwei01" w:date="2017-08-02T14:38:00Z">
        <w:r w:rsidR="004C1B14">
          <w:rPr>
            <w:rFonts w:ascii="宋体" w:cs="宋体" w:hint="eastAsia"/>
            <w:color w:val="000000"/>
            <w:kern w:val="0"/>
            <w:sz w:val="24"/>
          </w:rPr>
          <w:t>公司</w:t>
        </w:r>
      </w:ins>
      <w:del w:id="2669" w:author="yunwei01" w:date="2017-08-02T14:23:00Z">
        <w:r w:rsidR="00FF67FC" w:rsidDel="00A97AE9">
          <w:rPr>
            <w:rFonts w:ascii="宋体" w:cs="宋体" w:hint="eastAsia"/>
            <w:color w:val="000000"/>
            <w:kern w:val="0"/>
            <w:sz w:val="24"/>
          </w:rPr>
          <w:delText>XXXXX</w:delText>
        </w:r>
      </w:del>
      <w:r>
        <w:rPr>
          <w:rFonts w:ascii="宋体" w:cs="宋体" w:hint="eastAsia"/>
          <w:color w:val="000000"/>
          <w:kern w:val="0"/>
          <w:sz w:val="24"/>
        </w:rPr>
        <w:t>机房设备出门单》（详见附</w:t>
      </w:r>
      <w:r>
        <w:rPr>
          <w:rFonts w:ascii="宋体" w:cs="宋体"/>
          <w:color w:val="000000"/>
          <w:kern w:val="0"/>
          <w:sz w:val="24"/>
        </w:rPr>
        <w:t>41</w:t>
      </w:r>
      <w:r>
        <w:rPr>
          <w:rFonts w:ascii="宋体" w:cs="宋体" w:hint="eastAsia"/>
          <w:color w:val="000000"/>
          <w:kern w:val="0"/>
          <w:sz w:val="24"/>
        </w:rPr>
        <w:t>）。</w:t>
      </w:r>
    </w:p>
    <w:p w14:paraId="1D9D684F" w14:textId="77777777" w:rsidR="0024427F" w:rsidRDefault="0063422A" w:rsidP="00F84F8A">
      <w:pPr>
        <w:pStyle w:val="4"/>
      </w:pPr>
      <w:r>
        <w:rPr>
          <w:rFonts w:hint="eastAsia"/>
        </w:rPr>
        <w:lastRenderedPageBreak/>
        <w:t>机房出入访问控制安全管理</w:t>
      </w:r>
    </w:p>
    <w:p w14:paraId="3AB76E0D" w14:textId="0F0A914F" w:rsidR="0024427F" w:rsidRDefault="00543823">
      <w:pPr>
        <w:numPr>
          <w:ilvl w:val="0"/>
          <w:numId w:val="20"/>
        </w:numPr>
        <w:tabs>
          <w:tab w:val="left" w:pos="426"/>
        </w:tabs>
        <w:autoSpaceDE w:val="0"/>
        <w:autoSpaceDN w:val="0"/>
        <w:adjustRightInd w:val="0"/>
        <w:spacing w:line="360" w:lineRule="auto"/>
        <w:jc w:val="left"/>
        <w:rPr>
          <w:rFonts w:ascii="宋体" w:cs="宋体"/>
          <w:color w:val="000000"/>
          <w:kern w:val="0"/>
          <w:sz w:val="24"/>
        </w:rPr>
      </w:pPr>
      <w:del w:id="2670" w:author="yunwei01" w:date="2017-08-02T14:22:00Z">
        <w:r w:rsidDel="00A97AE9">
          <w:rPr>
            <w:rFonts w:ascii="宋体" w:cs="宋体" w:hint="eastAsia"/>
            <w:color w:val="000000"/>
            <w:kern w:val="0"/>
            <w:sz w:val="24"/>
          </w:rPr>
          <w:delText>AAAAA</w:delText>
        </w:r>
      </w:del>
      <w:ins w:id="2671" w:author="yunwei01" w:date="2017-08-02T14:22:00Z">
        <w:r w:rsidR="00A97AE9">
          <w:rPr>
            <w:rFonts w:ascii="宋体" w:cs="宋体" w:hint="eastAsia"/>
            <w:color w:val="000000"/>
            <w:kern w:val="0"/>
            <w:sz w:val="24"/>
          </w:rPr>
          <w:t>资鼎(上海)互联网金融信息服务有限</w:t>
        </w:r>
      </w:ins>
      <w:del w:id="2672" w:author="yunwei01" w:date="2017-08-02T14:38:00Z">
        <w:r w:rsidDel="004C1B14">
          <w:rPr>
            <w:rFonts w:ascii="宋体" w:cs="宋体" w:hint="eastAsia"/>
            <w:color w:val="000000"/>
            <w:kern w:val="0"/>
            <w:sz w:val="24"/>
          </w:rPr>
          <w:delText>公司</w:delText>
        </w:r>
      </w:del>
      <w:ins w:id="2673" w:author="yunwei01" w:date="2017-08-02T14:38:00Z">
        <w:r w:rsidR="004C1B14">
          <w:rPr>
            <w:rFonts w:ascii="宋体" w:cs="宋体" w:hint="eastAsia"/>
            <w:color w:val="000000"/>
            <w:kern w:val="0"/>
            <w:sz w:val="24"/>
          </w:rPr>
          <w:t>公司</w:t>
        </w:r>
      </w:ins>
      <w:del w:id="2674" w:author="yunwei01" w:date="2017-08-02T14:23:00Z">
        <w:r w:rsidR="00FF67FC" w:rsidDel="00A97AE9">
          <w:rPr>
            <w:rFonts w:ascii="宋体" w:cs="宋体" w:hint="eastAsia"/>
            <w:color w:val="000000"/>
            <w:kern w:val="0"/>
            <w:sz w:val="24"/>
          </w:rPr>
          <w:delText>XXXXX</w:delText>
        </w:r>
      </w:del>
      <w:r w:rsidR="0063422A">
        <w:rPr>
          <w:rFonts w:ascii="宋体" w:cs="宋体" w:hint="eastAsia"/>
          <w:color w:val="000000"/>
          <w:kern w:val="0"/>
          <w:sz w:val="24"/>
        </w:rPr>
        <w:t>机房管理员负责机房日常的管理</w:t>
      </w:r>
      <w:del w:id="2675" w:author="yunwei01" w:date="2017-08-03T10:21:00Z">
        <w:r w:rsidR="0063422A" w:rsidDel="00676718">
          <w:rPr>
            <w:rFonts w:ascii="宋体" w:cs="宋体" w:hint="eastAsia"/>
            <w:color w:val="000000"/>
            <w:kern w:val="0"/>
            <w:sz w:val="24"/>
          </w:rPr>
          <w:delText>，进出机房的工作人员应更换相应的工作拖鞋(鞋套)并佩戴工作证，严禁穿鞋直接进出机房</w:delText>
        </w:r>
      </w:del>
      <w:r w:rsidR="0063422A">
        <w:rPr>
          <w:rFonts w:ascii="宋体" w:cs="宋体" w:hint="eastAsia"/>
          <w:color w:val="000000"/>
          <w:kern w:val="0"/>
          <w:sz w:val="24"/>
        </w:rPr>
        <w:t>；</w:t>
      </w:r>
    </w:p>
    <w:p w14:paraId="2A05A9E9" w14:textId="19217A1B"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任何人进入机房都需经</w:t>
      </w:r>
      <w:del w:id="2676" w:author="yunwei01" w:date="2017-08-02T14:23:00Z">
        <w:r w:rsidR="00FF67FC" w:rsidDel="00A97AE9">
          <w:rPr>
            <w:rFonts w:ascii="宋体" w:cs="宋体" w:hint="eastAsia"/>
            <w:color w:val="000000"/>
            <w:kern w:val="0"/>
            <w:sz w:val="24"/>
          </w:rPr>
          <w:delText>XXXXX</w:delText>
        </w:r>
      </w:del>
      <w:ins w:id="2677" w:author="yunwei01" w:date="2017-08-02T14:23:00Z">
        <w:r w:rsidR="00A97AE9">
          <w:rPr>
            <w:rFonts w:ascii="宋体" w:cs="宋体" w:hint="eastAsia"/>
            <w:color w:val="000000"/>
            <w:kern w:val="0"/>
            <w:sz w:val="24"/>
          </w:rPr>
          <w:t>研发部</w:t>
        </w:r>
      </w:ins>
      <w:r>
        <w:rPr>
          <w:rFonts w:ascii="宋体" w:cs="宋体" w:hint="eastAsia"/>
          <w:color w:val="000000"/>
          <w:kern w:val="0"/>
          <w:sz w:val="24"/>
        </w:rPr>
        <w:t>授权，任何人必须办理有关登记手续方能进入机房，否则不得私自进入机房。特殊情况下，对于没有机房出入证的人员可由机房管理员进行电话确定，经</w:t>
      </w:r>
      <w:del w:id="2678" w:author="yunwei01" w:date="2017-08-02T14:23:00Z">
        <w:r w:rsidR="00FF67FC" w:rsidDel="00A97AE9">
          <w:rPr>
            <w:rFonts w:ascii="宋体" w:cs="宋体" w:hint="eastAsia"/>
            <w:color w:val="000000"/>
            <w:kern w:val="0"/>
            <w:sz w:val="24"/>
          </w:rPr>
          <w:delText>XXXXX</w:delText>
        </w:r>
      </w:del>
      <w:ins w:id="2679" w:author="yunwei01" w:date="2017-08-02T14:23:00Z">
        <w:r w:rsidR="00A97AE9">
          <w:rPr>
            <w:rFonts w:ascii="宋体" w:cs="宋体" w:hint="eastAsia"/>
            <w:color w:val="000000"/>
            <w:kern w:val="0"/>
            <w:sz w:val="24"/>
          </w:rPr>
          <w:t>研发部</w:t>
        </w:r>
      </w:ins>
      <w:r>
        <w:rPr>
          <w:rFonts w:ascii="宋体" w:cs="宋体" w:hint="eastAsia"/>
          <w:color w:val="000000"/>
          <w:kern w:val="0"/>
          <w:sz w:val="24"/>
        </w:rPr>
        <w:t>相关负责人授权同意后方可进入机房；</w:t>
      </w:r>
    </w:p>
    <w:p w14:paraId="36542A8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任何人进入机房应主动配合机房管理员填写《机房出入登记表》，明确填写进、出时间，进入事由，陪同人、物品携带情况及是否有敏感操作行为；</w:t>
      </w:r>
    </w:p>
    <w:p w14:paraId="55F089E8"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机房值班人员应严格把好设备、物品进出关，严禁将对机房有害设备、物品带入机房。任何人携带非机房设备进入机房须登记；</w:t>
      </w:r>
    </w:p>
    <w:p w14:paraId="07E775B5" w14:textId="23752FAF"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凡出入机房的物理设备均须经机房管理员确认后方可出入机房。有设备进入机房时，机房值班人员应及时通知资产管理员，得到其确认后方可允许设备进入；有设备移出机房时，相关人员应主动出具盖章后的《</w:t>
      </w:r>
      <w:del w:id="2680" w:author="yunwei01" w:date="2017-08-02T14:22:00Z">
        <w:r w:rsidR="00543823" w:rsidDel="00A97AE9">
          <w:rPr>
            <w:rFonts w:ascii="宋体" w:cs="宋体" w:hint="eastAsia"/>
            <w:color w:val="000000"/>
            <w:kern w:val="0"/>
            <w:sz w:val="24"/>
          </w:rPr>
          <w:delText>AAAAA</w:delText>
        </w:r>
      </w:del>
      <w:ins w:id="2681" w:author="yunwei01" w:date="2017-08-02T14:22:00Z">
        <w:r w:rsidR="00A97AE9">
          <w:rPr>
            <w:rFonts w:ascii="宋体" w:cs="宋体" w:hint="eastAsia"/>
            <w:color w:val="000000"/>
            <w:kern w:val="0"/>
            <w:sz w:val="24"/>
          </w:rPr>
          <w:t>资鼎(上海)互联网金融信息服务有限</w:t>
        </w:r>
      </w:ins>
      <w:del w:id="2682" w:author="yunwei01" w:date="2017-08-02T14:38:00Z">
        <w:r w:rsidR="00543823" w:rsidDel="004C1B14">
          <w:rPr>
            <w:rFonts w:ascii="宋体" w:cs="宋体" w:hint="eastAsia"/>
            <w:color w:val="000000"/>
            <w:kern w:val="0"/>
            <w:sz w:val="24"/>
          </w:rPr>
          <w:delText>公司</w:delText>
        </w:r>
      </w:del>
      <w:ins w:id="2683" w:author="yunwei01" w:date="2017-08-02T14:38:00Z">
        <w:r w:rsidR="004C1B14">
          <w:rPr>
            <w:rFonts w:ascii="宋体" w:cs="宋体" w:hint="eastAsia"/>
            <w:color w:val="000000"/>
            <w:kern w:val="0"/>
            <w:sz w:val="24"/>
          </w:rPr>
          <w:t>公司</w:t>
        </w:r>
      </w:ins>
      <w:del w:id="2684" w:author="yunwei01" w:date="2017-08-02T14:23:00Z">
        <w:r w:rsidR="00FF67FC" w:rsidDel="00A97AE9">
          <w:rPr>
            <w:rFonts w:ascii="宋体" w:cs="宋体" w:hint="eastAsia"/>
            <w:color w:val="000000"/>
            <w:kern w:val="0"/>
            <w:sz w:val="24"/>
          </w:rPr>
          <w:delText>XXXXX</w:delText>
        </w:r>
      </w:del>
      <w:r>
        <w:rPr>
          <w:rFonts w:ascii="宋体" w:cs="宋体" w:hint="eastAsia"/>
          <w:color w:val="000000"/>
          <w:kern w:val="0"/>
          <w:sz w:val="24"/>
        </w:rPr>
        <w:t>机房设备出门单》，经机房人员查验同时得到机房资产管理员确认后方可移出；</w:t>
      </w:r>
    </w:p>
    <w:p w14:paraId="559B4DDC"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凡进入机房核心区域的非机房长期工作人员须由机房相关工作人员全程陪同，否则不允许出入机房核心区域和进行任何操作；</w:t>
      </w:r>
    </w:p>
    <w:p w14:paraId="4206D819" w14:textId="77777777" w:rsidR="0024427F" w:rsidRDefault="0063422A">
      <w:pPr>
        <w:numPr>
          <w:ilvl w:val="0"/>
          <w:numId w:val="20"/>
        </w:numPr>
        <w:tabs>
          <w:tab w:val="left" w:pos="426"/>
        </w:tabs>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非机房工作人员进出机房时，机房人员必须做好相关记录，并在进出时进行登记。</w:t>
      </w:r>
    </w:p>
    <w:p w14:paraId="1B9D157F" w14:textId="77777777" w:rsidR="0024427F" w:rsidRDefault="0063422A" w:rsidP="00F84F8A">
      <w:pPr>
        <w:pStyle w:val="4"/>
      </w:pPr>
      <w:r>
        <w:rPr>
          <w:rFonts w:hint="eastAsia"/>
        </w:rPr>
        <w:t>机房设备访问控制管理</w:t>
      </w:r>
    </w:p>
    <w:p w14:paraId="744E5784" w14:textId="7163976F"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未经</w:t>
      </w:r>
      <w:del w:id="2685" w:author="yunwei01" w:date="2017-08-02T14:22:00Z">
        <w:r w:rsidR="00543823" w:rsidDel="00A97AE9">
          <w:rPr>
            <w:rFonts w:hint="eastAsia"/>
            <w:sz w:val="24"/>
          </w:rPr>
          <w:delText>AAAAA</w:delText>
        </w:r>
      </w:del>
      <w:ins w:id="2686" w:author="yunwei01" w:date="2017-08-02T14:22:00Z">
        <w:r w:rsidR="00A97AE9">
          <w:rPr>
            <w:rFonts w:hint="eastAsia"/>
            <w:sz w:val="24"/>
          </w:rPr>
          <w:t>资鼎</w:t>
        </w:r>
        <w:r w:rsidR="00A97AE9">
          <w:rPr>
            <w:rFonts w:hint="eastAsia"/>
            <w:sz w:val="24"/>
          </w:rPr>
          <w:t>(</w:t>
        </w:r>
        <w:r w:rsidR="00A97AE9">
          <w:rPr>
            <w:rFonts w:hint="eastAsia"/>
            <w:sz w:val="24"/>
          </w:rPr>
          <w:t>上海</w:t>
        </w:r>
        <w:r w:rsidR="00A97AE9">
          <w:rPr>
            <w:rFonts w:hint="eastAsia"/>
            <w:sz w:val="24"/>
          </w:rPr>
          <w:t>)</w:t>
        </w:r>
        <w:r w:rsidR="00A97AE9">
          <w:rPr>
            <w:rFonts w:hint="eastAsia"/>
            <w:sz w:val="24"/>
          </w:rPr>
          <w:t>互联网金融信息服务有限</w:t>
        </w:r>
      </w:ins>
      <w:del w:id="2687" w:author="yunwei01" w:date="2017-08-02T14:38:00Z">
        <w:r w:rsidR="00543823" w:rsidDel="004C1B14">
          <w:rPr>
            <w:rFonts w:hint="eastAsia"/>
            <w:sz w:val="24"/>
          </w:rPr>
          <w:delText>公司</w:delText>
        </w:r>
      </w:del>
      <w:ins w:id="2688" w:author="yunwei01" w:date="2017-08-02T14:38:00Z">
        <w:r w:rsidR="004C1B14">
          <w:rPr>
            <w:rFonts w:hint="eastAsia"/>
            <w:sz w:val="24"/>
          </w:rPr>
          <w:t>公司</w:t>
        </w:r>
      </w:ins>
      <w:r>
        <w:rPr>
          <w:rFonts w:hint="eastAsia"/>
          <w:sz w:val="24"/>
        </w:rPr>
        <w:t>信息领导小组授权和机房资产管理员的当面确认，任何人员不得私自接触、拆卸、移动在机房内的所有服务器、</w:t>
      </w:r>
      <w:r>
        <w:rPr>
          <w:rFonts w:hint="eastAsia"/>
          <w:sz w:val="24"/>
        </w:rPr>
        <w:t>PC</w:t>
      </w:r>
      <w:r>
        <w:rPr>
          <w:rFonts w:hint="eastAsia"/>
          <w:sz w:val="24"/>
        </w:rPr>
        <w:t>或网络设备等以及相关配件；</w:t>
      </w:r>
    </w:p>
    <w:p w14:paraId="7C804D7F"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机房管理员负责机房设备日常管理及维护，机房及内部设备应保持干净、整洁，须安排人员定期（每周一次）开展卫生保洁工作；</w:t>
      </w:r>
    </w:p>
    <w:p w14:paraId="612A0CBA"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lastRenderedPageBreak/>
        <w:t>机房设备的安置必须满足设备供应商要求的物理环境；</w:t>
      </w:r>
    </w:p>
    <w:p w14:paraId="253724B2"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机房设施的日常维护应有维护记录，对失效的设施及时进行维修；</w:t>
      </w:r>
    </w:p>
    <w:p w14:paraId="4F87946F"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任何个人，未经同意，不得擅自更改网络设备及其配置；</w:t>
      </w:r>
    </w:p>
    <w:p w14:paraId="1F564303"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机房内的重点设施（设备），如</w:t>
      </w:r>
      <w:r>
        <w:rPr>
          <w:sz w:val="24"/>
        </w:rPr>
        <w:t>UPS</w:t>
      </w:r>
      <w:r>
        <w:rPr>
          <w:rFonts w:hint="eastAsia"/>
          <w:sz w:val="24"/>
        </w:rPr>
        <w:t>电源、服务器、网络设备等应指定专人管理，日常操作由管理员负责</w:t>
      </w:r>
      <w:r>
        <w:rPr>
          <w:sz w:val="24"/>
        </w:rPr>
        <w:t>,</w:t>
      </w:r>
      <w:r>
        <w:rPr>
          <w:rFonts w:hint="eastAsia"/>
          <w:sz w:val="24"/>
        </w:rPr>
        <w:t>其他人员未经允许严禁上机操作、更改设置及改动相应的关联设备；</w:t>
      </w:r>
    </w:p>
    <w:p w14:paraId="4B559804"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机房内的管理人员使用的计算机监控设备和工作盘片以及专用</w:t>
      </w:r>
      <w:r>
        <w:rPr>
          <w:rFonts w:hint="eastAsia"/>
          <w:sz w:val="24"/>
        </w:rPr>
        <w:t>U</w:t>
      </w:r>
      <w:r>
        <w:rPr>
          <w:rFonts w:hint="eastAsia"/>
          <w:sz w:val="24"/>
        </w:rPr>
        <w:t>盘和移动硬盘，应定期</w:t>
      </w:r>
      <w:del w:id="2689" w:author="yunwei01" w:date="2017-08-03T10:23:00Z">
        <w:r w:rsidDel="00676718">
          <w:rPr>
            <w:rFonts w:hint="eastAsia"/>
            <w:sz w:val="24"/>
          </w:rPr>
          <w:delText>（每周一次）</w:delText>
        </w:r>
      </w:del>
      <w:r>
        <w:rPr>
          <w:rFonts w:hint="eastAsia"/>
          <w:sz w:val="24"/>
        </w:rPr>
        <w:t>进行计算机病毒检查。</w:t>
      </w:r>
    </w:p>
    <w:p w14:paraId="2DB5A7B2" w14:textId="77777777" w:rsidR="0024427F" w:rsidRDefault="0063422A" w:rsidP="00F84F8A">
      <w:pPr>
        <w:pStyle w:val="4"/>
      </w:pPr>
      <w:r>
        <w:rPr>
          <w:rFonts w:hint="eastAsia"/>
        </w:rPr>
        <w:t>机房事故处理管理</w:t>
      </w:r>
    </w:p>
    <w:p w14:paraId="2CEF3421"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对机房内的关键系统、设施（设备）应制定安全应急预案；</w:t>
      </w:r>
    </w:p>
    <w:p w14:paraId="6FAF8F02"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机房发生重大问题，如断电、火警、重点设备的异常，应及时采取积极措施排除险情，并按应急预案处理；</w:t>
      </w:r>
    </w:p>
    <w:p w14:paraId="3D0E2255" w14:textId="22CCD654"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机房内发生的各类事故，应由事故直接责任人承担。</w:t>
      </w:r>
      <w:del w:id="2690" w:author="yunwei01" w:date="2017-08-03T10:23:00Z">
        <w:r w:rsidDel="00676718">
          <w:rPr>
            <w:rFonts w:hint="eastAsia"/>
            <w:sz w:val="24"/>
          </w:rPr>
          <w:delText>机房值班人员、</w:delText>
        </w:r>
      </w:del>
      <w:r>
        <w:rPr>
          <w:rFonts w:hint="eastAsia"/>
          <w:sz w:val="24"/>
        </w:rPr>
        <w:t>机房管理员和分管负责人也应承担相应的管理责任。造成经济损失的</w:t>
      </w:r>
      <w:ins w:id="2691" w:author="yunwei01" w:date="2017-08-03T10:23:00Z">
        <w:r w:rsidR="00676718">
          <w:rPr>
            <w:rFonts w:hint="eastAsia"/>
            <w:sz w:val="24"/>
          </w:rPr>
          <w:t>，</w:t>
        </w:r>
      </w:ins>
      <w:del w:id="2692" w:author="yunwei01" w:date="2017-08-03T10:23:00Z">
        <w:r w:rsidDel="00676718">
          <w:rPr>
            <w:sz w:val="24"/>
          </w:rPr>
          <w:delText>,</w:delText>
        </w:r>
      </w:del>
      <w:r>
        <w:rPr>
          <w:rFonts w:hint="eastAsia"/>
          <w:sz w:val="24"/>
        </w:rPr>
        <w:t>按损失的大小承担一定的赔偿或处罚；</w:t>
      </w:r>
    </w:p>
    <w:p w14:paraId="6247F237" w14:textId="77777777" w:rsidR="0024427F" w:rsidRDefault="0063422A">
      <w:pPr>
        <w:numPr>
          <w:ilvl w:val="0"/>
          <w:numId w:val="27"/>
        </w:numPr>
        <w:adjustRightInd w:val="0"/>
        <w:spacing w:before="100" w:beforeAutospacing="1" w:after="100" w:afterAutospacing="1" w:line="360" w:lineRule="auto"/>
        <w:textAlignment w:val="baseline"/>
        <w:rPr>
          <w:sz w:val="24"/>
        </w:rPr>
      </w:pPr>
      <w:r>
        <w:rPr>
          <w:rFonts w:hint="eastAsia"/>
          <w:sz w:val="24"/>
        </w:rPr>
        <w:t>机房内发生的各类事故，应做好相应的事故记录，对重大事故应根据相关事故处理流程处理，同时应向上级管理部门报告。</w:t>
      </w:r>
    </w:p>
    <w:p w14:paraId="7D2411ED" w14:textId="6CA0A5CF" w:rsidR="0024427F" w:rsidRDefault="0063422A">
      <w:pPr>
        <w:pStyle w:val="3"/>
        <w:ind w:left="1134"/>
      </w:pPr>
      <w:bookmarkStart w:id="2693" w:name="_Toc399855262"/>
      <w:bookmarkStart w:id="2694" w:name="_Toc428792583"/>
      <w:bookmarkStart w:id="2695" w:name="_Toc489545255"/>
      <w:bookmarkStart w:id="2696" w:name="_Toc489546727"/>
      <w:bookmarkStart w:id="2697" w:name="_Toc489547072"/>
      <w:bookmarkStart w:id="2698" w:name="_Toc489547945"/>
      <w:bookmarkStart w:id="2699" w:name="_Toc489607143"/>
      <w:r>
        <w:rPr>
          <w:rFonts w:hint="eastAsia"/>
        </w:rPr>
        <w:t>办公环境安全管理制度</w:t>
      </w:r>
      <w:bookmarkEnd w:id="2693"/>
      <w:bookmarkEnd w:id="2694"/>
      <w:bookmarkEnd w:id="2695"/>
      <w:bookmarkEnd w:id="2696"/>
      <w:bookmarkEnd w:id="2697"/>
      <w:bookmarkEnd w:id="2698"/>
      <w:bookmarkEnd w:id="2699"/>
    </w:p>
    <w:p w14:paraId="6BD0AB27" w14:textId="0FD46A48" w:rsidR="0024427F" w:rsidRDefault="00543823">
      <w:pPr>
        <w:autoSpaceDE w:val="0"/>
        <w:autoSpaceDN w:val="0"/>
        <w:adjustRightInd w:val="0"/>
        <w:spacing w:line="360" w:lineRule="auto"/>
        <w:ind w:firstLineChars="200" w:firstLine="480"/>
        <w:jc w:val="left"/>
        <w:rPr>
          <w:rFonts w:ascii="宋体" w:cs="宋体"/>
          <w:color w:val="000000"/>
          <w:kern w:val="0"/>
          <w:sz w:val="24"/>
        </w:rPr>
      </w:pPr>
      <w:del w:id="2700" w:author="yunwei01" w:date="2017-08-02T14:22:00Z">
        <w:r w:rsidDel="00A97AE9">
          <w:rPr>
            <w:rFonts w:ascii="宋体" w:cs="宋体" w:hint="eastAsia"/>
            <w:color w:val="000000"/>
            <w:kern w:val="0"/>
            <w:sz w:val="24"/>
          </w:rPr>
          <w:delText>AAAAA</w:delText>
        </w:r>
      </w:del>
      <w:ins w:id="2701" w:author="yunwei01" w:date="2017-08-02T14:22:00Z">
        <w:r w:rsidR="00A97AE9">
          <w:rPr>
            <w:rFonts w:ascii="宋体" w:cs="宋体" w:hint="eastAsia"/>
            <w:color w:val="000000"/>
            <w:kern w:val="0"/>
            <w:sz w:val="24"/>
          </w:rPr>
          <w:t>资鼎(上海)互联网金融信息服务有限</w:t>
        </w:r>
      </w:ins>
      <w:del w:id="2702" w:author="yunwei01" w:date="2017-08-02T14:38:00Z">
        <w:r w:rsidDel="004C1B14">
          <w:rPr>
            <w:rFonts w:ascii="宋体" w:cs="宋体" w:hint="eastAsia"/>
            <w:color w:val="000000"/>
            <w:kern w:val="0"/>
            <w:sz w:val="24"/>
          </w:rPr>
          <w:delText>公司</w:delText>
        </w:r>
      </w:del>
      <w:ins w:id="2703" w:author="yunwei01" w:date="2017-08-02T14:38:00Z">
        <w:r w:rsidR="004C1B14">
          <w:rPr>
            <w:rFonts w:ascii="宋体" w:cs="宋体" w:hint="eastAsia"/>
            <w:color w:val="000000"/>
            <w:kern w:val="0"/>
            <w:sz w:val="24"/>
          </w:rPr>
          <w:t>公司</w:t>
        </w:r>
      </w:ins>
      <w:del w:id="2704" w:author="yunwei01" w:date="2017-08-02T14:23:00Z">
        <w:r w:rsidR="00FF67FC" w:rsidDel="00A97AE9">
          <w:rPr>
            <w:rFonts w:ascii="宋体" w:cs="宋体" w:hint="eastAsia"/>
            <w:color w:val="000000"/>
            <w:kern w:val="0"/>
            <w:sz w:val="24"/>
          </w:rPr>
          <w:delText>XXXXX</w:delText>
        </w:r>
      </w:del>
      <w:ins w:id="2705" w:author="yunwei01" w:date="2017-08-02T14:23:00Z">
        <w:r w:rsidR="00A97AE9">
          <w:rPr>
            <w:rFonts w:ascii="宋体" w:cs="宋体" w:hint="eastAsia"/>
            <w:color w:val="000000"/>
            <w:kern w:val="0"/>
            <w:sz w:val="24"/>
          </w:rPr>
          <w:t>研发部</w:t>
        </w:r>
      </w:ins>
      <w:r w:rsidR="0063422A">
        <w:rPr>
          <w:rFonts w:ascii="宋体" w:cs="宋体" w:hint="eastAsia"/>
          <w:color w:val="000000"/>
          <w:kern w:val="0"/>
          <w:sz w:val="24"/>
        </w:rPr>
        <w:t>负责办公环境的安全管理，同时负责对办公环境日常工作进行管理和检查。</w:t>
      </w:r>
    </w:p>
    <w:p w14:paraId="3F42F353" w14:textId="77777777" w:rsidR="0024427F" w:rsidRDefault="0063422A" w:rsidP="00E659F1">
      <w:pPr>
        <w:numPr>
          <w:ilvl w:val="0"/>
          <w:numId w:val="27"/>
        </w:numPr>
        <w:adjustRightInd w:val="0"/>
        <w:spacing w:before="100" w:beforeAutospacing="1" w:after="100" w:afterAutospacing="1" w:line="360" w:lineRule="auto"/>
        <w:textAlignment w:val="baseline"/>
        <w:rPr>
          <w:sz w:val="24"/>
        </w:rPr>
      </w:pPr>
      <w:r>
        <w:rPr>
          <w:sz w:val="24"/>
        </w:rPr>
        <w:t>对</w:t>
      </w:r>
      <w:r>
        <w:rPr>
          <w:rFonts w:hint="eastAsia"/>
          <w:sz w:val="24"/>
        </w:rPr>
        <w:t>于</w:t>
      </w:r>
      <w:r>
        <w:rPr>
          <w:sz w:val="24"/>
        </w:rPr>
        <w:t>外来人员，必须验证，问明来意，</w:t>
      </w:r>
      <w:r w:rsidR="00E659F1" w:rsidRPr="00E659F1">
        <w:rPr>
          <w:rFonts w:hint="eastAsia"/>
          <w:sz w:val="24"/>
        </w:rPr>
        <w:t>不在办公区接待来访人员</w:t>
      </w:r>
      <w:r>
        <w:rPr>
          <w:sz w:val="24"/>
        </w:rPr>
        <w:t>，不允许委托外单位人员来</w:t>
      </w:r>
      <w:r>
        <w:rPr>
          <w:rFonts w:hint="eastAsia"/>
          <w:sz w:val="24"/>
        </w:rPr>
        <w:t>办公室</w:t>
      </w:r>
      <w:r>
        <w:rPr>
          <w:sz w:val="24"/>
        </w:rPr>
        <w:t>取物品</w:t>
      </w:r>
      <w:r>
        <w:rPr>
          <w:rFonts w:hint="eastAsia"/>
          <w:sz w:val="24"/>
        </w:rPr>
        <w:t>；</w:t>
      </w:r>
    </w:p>
    <w:p w14:paraId="067D903F" w14:textId="77777777" w:rsidR="0024427F" w:rsidRDefault="0063422A">
      <w:pPr>
        <w:numPr>
          <w:ilvl w:val="0"/>
          <w:numId w:val="27"/>
        </w:numPr>
        <w:adjustRightInd w:val="0"/>
        <w:spacing w:before="100" w:beforeAutospacing="1" w:after="100" w:afterAutospacing="1" w:line="360" w:lineRule="auto"/>
        <w:textAlignment w:val="baseline"/>
        <w:rPr>
          <w:sz w:val="24"/>
        </w:rPr>
      </w:pPr>
      <w:r>
        <w:rPr>
          <w:sz w:val="24"/>
        </w:rPr>
        <w:t>禁止收旧货、推销物品等闲杂人员进入办公区；从办公室内取走物品，值班人员应索取放行凭据后，方可放行</w:t>
      </w:r>
      <w:r>
        <w:rPr>
          <w:rFonts w:hint="eastAsia"/>
          <w:sz w:val="24"/>
        </w:rPr>
        <w:t>；</w:t>
      </w:r>
    </w:p>
    <w:p w14:paraId="1A13733E" w14:textId="77777777" w:rsidR="0024427F" w:rsidRDefault="0063422A">
      <w:pPr>
        <w:numPr>
          <w:ilvl w:val="0"/>
          <w:numId w:val="27"/>
        </w:numPr>
        <w:adjustRightInd w:val="0"/>
        <w:spacing w:before="100" w:beforeAutospacing="1" w:after="100" w:afterAutospacing="1" w:line="360" w:lineRule="auto"/>
        <w:textAlignment w:val="baseline"/>
        <w:rPr>
          <w:sz w:val="24"/>
        </w:rPr>
      </w:pPr>
      <w:r>
        <w:rPr>
          <w:sz w:val="24"/>
        </w:rPr>
        <w:t>工作人员最后离开办公室者，应随手关闭冷、暖气、电灯、电扇、电脑，切断电源，锁门</w:t>
      </w:r>
      <w:r>
        <w:rPr>
          <w:rFonts w:hint="eastAsia"/>
          <w:sz w:val="24"/>
        </w:rPr>
        <w:t>；</w:t>
      </w:r>
    </w:p>
    <w:p w14:paraId="7738C765" w14:textId="77777777" w:rsidR="00E659F1" w:rsidRDefault="00E659F1">
      <w:pPr>
        <w:numPr>
          <w:ilvl w:val="0"/>
          <w:numId w:val="27"/>
        </w:numPr>
        <w:adjustRightInd w:val="0"/>
        <w:spacing w:before="100" w:beforeAutospacing="1" w:after="100" w:afterAutospacing="1" w:line="360" w:lineRule="auto"/>
        <w:textAlignment w:val="baseline"/>
        <w:rPr>
          <w:sz w:val="24"/>
        </w:rPr>
      </w:pPr>
      <w:r w:rsidRPr="00E659F1">
        <w:rPr>
          <w:rFonts w:hint="eastAsia"/>
          <w:sz w:val="24"/>
        </w:rPr>
        <w:lastRenderedPageBreak/>
        <w:t>工作人员离开座位应确保终端计算机退出登录状态和桌面上没有包含敏感信息的纸档文件</w:t>
      </w:r>
    </w:p>
    <w:p w14:paraId="58465E88" w14:textId="77777777" w:rsidR="0024427F" w:rsidRDefault="0063422A">
      <w:pPr>
        <w:numPr>
          <w:ilvl w:val="0"/>
          <w:numId w:val="27"/>
        </w:numPr>
        <w:adjustRightInd w:val="0"/>
        <w:spacing w:before="100" w:beforeAutospacing="1" w:after="100" w:afterAutospacing="1" w:line="360" w:lineRule="auto"/>
        <w:textAlignment w:val="baseline"/>
        <w:rPr>
          <w:sz w:val="24"/>
        </w:rPr>
      </w:pPr>
      <w:r>
        <w:rPr>
          <w:sz w:val="24"/>
        </w:rPr>
        <w:t>不许在办公室使用电炉及超负荷电器；不许将易燃、易爆、剧毒、放射性等危险品带入办公室</w:t>
      </w:r>
      <w:r>
        <w:rPr>
          <w:rFonts w:hint="eastAsia"/>
          <w:sz w:val="24"/>
        </w:rPr>
        <w:t>；</w:t>
      </w:r>
    </w:p>
    <w:p w14:paraId="1EA57687" w14:textId="77777777" w:rsidR="0024427F" w:rsidRDefault="0063422A">
      <w:pPr>
        <w:numPr>
          <w:ilvl w:val="0"/>
          <w:numId w:val="27"/>
        </w:numPr>
        <w:adjustRightInd w:val="0"/>
        <w:spacing w:before="100" w:beforeAutospacing="1" w:after="100" w:afterAutospacing="1" w:line="360" w:lineRule="auto"/>
        <w:textAlignment w:val="baseline"/>
        <w:rPr>
          <w:sz w:val="24"/>
        </w:rPr>
      </w:pPr>
      <w:r>
        <w:rPr>
          <w:sz w:val="24"/>
        </w:rPr>
        <w:t>严格管理文件、公章、重要资料、文书档案，及时妥善处理打印废纸</w:t>
      </w:r>
      <w:r>
        <w:rPr>
          <w:rFonts w:hint="eastAsia"/>
          <w:sz w:val="24"/>
        </w:rPr>
        <w:t>；</w:t>
      </w:r>
    </w:p>
    <w:p w14:paraId="4CC0DAD4" w14:textId="77777777" w:rsidR="0024427F" w:rsidRDefault="0063422A">
      <w:pPr>
        <w:numPr>
          <w:ilvl w:val="0"/>
          <w:numId w:val="27"/>
        </w:numPr>
        <w:adjustRightInd w:val="0"/>
        <w:spacing w:before="100" w:beforeAutospacing="1" w:after="100" w:afterAutospacing="1" w:line="360" w:lineRule="auto"/>
        <w:textAlignment w:val="baseline"/>
        <w:rPr>
          <w:sz w:val="24"/>
        </w:rPr>
      </w:pPr>
      <w:r>
        <w:rPr>
          <w:sz w:val="24"/>
        </w:rPr>
        <w:t>发现不安全隐患要及时报告，认真整改，防患未然。</w:t>
      </w:r>
      <w:r>
        <w:rPr>
          <w:rFonts w:hint="eastAsia"/>
          <w:sz w:val="24"/>
        </w:rPr>
        <w:t>定期</w:t>
      </w:r>
      <w:r>
        <w:rPr>
          <w:sz w:val="24"/>
        </w:rPr>
        <w:t>组织检查</w:t>
      </w:r>
      <w:r>
        <w:rPr>
          <w:rFonts w:hint="eastAsia"/>
          <w:sz w:val="24"/>
        </w:rPr>
        <w:t>；</w:t>
      </w:r>
    </w:p>
    <w:p w14:paraId="1D97E34A" w14:textId="77777777" w:rsidR="0024427F" w:rsidRDefault="0063422A">
      <w:pPr>
        <w:numPr>
          <w:ilvl w:val="0"/>
          <w:numId w:val="27"/>
        </w:numPr>
        <w:adjustRightInd w:val="0"/>
        <w:spacing w:before="100" w:beforeAutospacing="1" w:after="100" w:afterAutospacing="1" w:line="360" w:lineRule="auto"/>
        <w:textAlignment w:val="baseline"/>
        <w:rPr>
          <w:sz w:val="24"/>
        </w:rPr>
      </w:pPr>
      <w:r>
        <w:rPr>
          <w:sz w:val="24"/>
        </w:rPr>
        <w:t>违反上述规定，导致发生事故的，要逐级追究责任人和当事人的责任。</w:t>
      </w:r>
    </w:p>
    <w:p w14:paraId="66F7536A" w14:textId="77777777" w:rsidR="00E659F1" w:rsidRDefault="00E659F1" w:rsidP="00E659F1">
      <w:pPr>
        <w:numPr>
          <w:ilvl w:val="0"/>
          <w:numId w:val="27"/>
        </w:numPr>
        <w:adjustRightInd w:val="0"/>
        <w:spacing w:before="100" w:beforeAutospacing="1" w:after="100" w:afterAutospacing="1" w:line="360" w:lineRule="auto"/>
        <w:textAlignment w:val="baseline"/>
        <w:rPr>
          <w:sz w:val="24"/>
        </w:rPr>
      </w:pPr>
      <w:r w:rsidRPr="00E659F1">
        <w:rPr>
          <w:rFonts w:hint="eastAsia"/>
          <w:sz w:val="24"/>
        </w:rPr>
        <w:t>工作人员调离办公室应立即交还该办公室钥匙</w:t>
      </w:r>
    </w:p>
    <w:p w14:paraId="3947F8ED" w14:textId="77777777" w:rsidR="0024427F" w:rsidRDefault="0063422A">
      <w:pPr>
        <w:pStyle w:val="3"/>
        <w:ind w:left="1134"/>
      </w:pPr>
      <w:bookmarkStart w:id="2706" w:name="_Toc399855263"/>
      <w:bookmarkStart w:id="2707" w:name="_Toc428792584"/>
      <w:bookmarkStart w:id="2708" w:name="_Toc489545256"/>
      <w:bookmarkStart w:id="2709" w:name="_Toc489546728"/>
      <w:bookmarkStart w:id="2710" w:name="_Toc489547073"/>
      <w:bookmarkStart w:id="2711" w:name="_Toc489547946"/>
      <w:bookmarkStart w:id="2712" w:name="_Toc489607144"/>
      <w:r>
        <w:rPr>
          <w:rFonts w:hint="eastAsia"/>
        </w:rPr>
        <w:t>资产安全管理制度</w:t>
      </w:r>
      <w:bookmarkEnd w:id="2706"/>
      <w:bookmarkEnd w:id="2707"/>
      <w:bookmarkEnd w:id="2708"/>
      <w:bookmarkEnd w:id="2709"/>
      <w:bookmarkEnd w:id="2710"/>
      <w:bookmarkEnd w:id="2711"/>
      <w:bookmarkEnd w:id="2712"/>
      <w:r>
        <w:rPr>
          <w:rFonts w:hint="eastAsia"/>
        </w:rPr>
        <w:tab/>
      </w:r>
    </w:p>
    <w:p w14:paraId="192579C3" w14:textId="7E8D6D99" w:rsidR="0024427F" w:rsidRDefault="00FF67FC">
      <w:pPr>
        <w:autoSpaceDE w:val="0"/>
        <w:autoSpaceDN w:val="0"/>
        <w:adjustRightInd w:val="0"/>
        <w:spacing w:line="360" w:lineRule="auto"/>
        <w:ind w:firstLineChars="200" w:firstLine="480"/>
        <w:jc w:val="left"/>
        <w:rPr>
          <w:rFonts w:ascii="宋体" w:cs="宋体"/>
          <w:color w:val="000000"/>
          <w:kern w:val="0"/>
          <w:sz w:val="24"/>
        </w:rPr>
      </w:pPr>
      <w:del w:id="2713" w:author="yunwei01" w:date="2017-08-02T14:23:00Z">
        <w:r w:rsidDel="00A97AE9">
          <w:rPr>
            <w:rFonts w:ascii="宋体" w:cs="宋体" w:hint="eastAsia"/>
            <w:color w:val="000000"/>
            <w:kern w:val="0"/>
            <w:sz w:val="24"/>
          </w:rPr>
          <w:delText>XXXXX</w:delText>
        </w:r>
      </w:del>
      <w:ins w:id="2714" w:author="yunwei01" w:date="2017-08-04T15:45:00Z">
        <w:r w:rsidR="00D67C29">
          <w:rPr>
            <w:rFonts w:ascii="宋体" w:cs="宋体" w:hint="eastAsia"/>
            <w:color w:val="000000"/>
            <w:kern w:val="0"/>
            <w:sz w:val="24"/>
          </w:rPr>
          <w:t>行政</w:t>
        </w:r>
      </w:ins>
      <w:ins w:id="2715" w:author="yunwei01" w:date="2017-08-02T14:23:00Z">
        <w:r w:rsidR="00A97AE9">
          <w:rPr>
            <w:rFonts w:ascii="宋体" w:cs="宋体" w:hint="eastAsia"/>
            <w:color w:val="000000"/>
            <w:kern w:val="0"/>
            <w:sz w:val="24"/>
          </w:rPr>
          <w:t>部</w:t>
        </w:r>
      </w:ins>
      <w:commentRangeStart w:id="2716"/>
      <w:r w:rsidR="0063422A">
        <w:rPr>
          <w:rFonts w:ascii="宋体" w:cs="宋体" w:hint="eastAsia"/>
          <w:color w:val="000000"/>
          <w:kern w:val="0"/>
          <w:sz w:val="24"/>
        </w:rPr>
        <w:t>为</w:t>
      </w:r>
      <w:commentRangeEnd w:id="2716"/>
      <w:r w:rsidR="007D3F2A">
        <w:rPr>
          <w:rStyle w:val="affc"/>
        </w:rPr>
        <w:commentReference w:id="2716"/>
      </w:r>
      <w:del w:id="2717" w:author="yunwei01" w:date="2017-08-02T14:22:00Z">
        <w:r w:rsidR="00543823" w:rsidDel="00A97AE9">
          <w:rPr>
            <w:rFonts w:ascii="宋体" w:cs="宋体" w:hint="eastAsia"/>
            <w:color w:val="000000"/>
            <w:kern w:val="0"/>
            <w:sz w:val="24"/>
          </w:rPr>
          <w:delText>AAAAA</w:delText>
        </w:r>
      </w:del>
      <w:ins w:id="2718" w:author="yunwei01" w:date="2017-08-02T14:22:00Z">
        <w:r w:rsidR="00A97AE9">
          <w:rPr>
            <w:rFonts w:ascii="宋体" w:cs="宋体" w:hint="eastAsia"/>
            <w:color w:val="000000"/>
            <w:kern w:val="0"/>
            <w:sz w:val="24"/>
          </w:rPr>
          <w:t>资鼎(上海)互联网金融信息服务有限</w:t>
        </w:r>
      </w:ins>
      <w:del w:id="2719" w:author="yunwei01" w:date="2017-08-02T14:38:00Z">
        <w:r w:rsidR="00543823" w:rsidDel="004C1B14">
          <w:rPr>
            <w:rFonts w:ascii="宋体" w:cs="宋体" w:hint="eastAsia"/>
            <w:color w:val="000000"/>
            <w:kern w:val="0"/>
            <w:sz w:val="24"/>
          </w:rPr>
          <w:delText>公司</w:delText>
        </w:r>
      </w:del>
      <w:ins w:id="2720" w:author="yunwei01" w:date="2017-08-02T14:38:00Z">
        <w:r w:rsidR="004C1B14">
          <w:rPr>
            <w:rFonts w:ascii="宋体" w:cs="宋体" w:hint="eastAsia"/>
            <w:color w:val="000000"/>
            <w:kern w:val="0"/>
            <w:sz w:val="24"/>
          </w:rPr>
          <w:t>公司</w:t>
        </w:r>
      </w:ins>
      <w:r w:rsidR="0063422A">
        <w:rPr>
          <w:rFonts w:ascii="宋体" w:cs="宋体" w:hint="eastAsia"/>
          <w:color w:val="000000"/>
          <w:kern w:val="0"/>
          <w:sz w:val="24"/>
        </w:rPr>
        <w:t>信息化资产分类及管理工作的管理部室，负责资产的发放，领用和分类</w:t>
      </w:r>
      <w:r w:rsidR="00AD3F1E">
        <w:rPr>
          <w:rFonts w:ascii="宋体" w:cs="宋体" w:hint="eastAsia"/>
          <w:color w:val="000000"/>
          <w:kern w:val="0"/>
          <w:sz w:val="24"/>
        </w:rPr>
        <w:t>标识</w:t>
      </w:r>
      <w:r w:rsidR="0063422A">
        <w:rPr>
          <w:rFonts w:ascii="宋体" w:cs="宋体" w:hint="eastAsia"/>
          <w:color w:val="000000"/>
          <w:kern w:val="0"/>
          <w:sz w:val="24"/>
        </w:rPr>
        <w:t>。</w:t>
      </w:r>
    </w:p>
    <w:p w14:paraId="4DBCE34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建立设备登记档案，详细记录每台设备的名称、规格、配置、单价、购入日期、供货商、存放地点、耐用年限等参数，关键设备应建立维护档案；（详见附</w:t>
      </w:r>
      <w:r>
        <w:rPr>
          <w:rFonts w:hint="eastAsia"/>
          <w:kern w:val="0"/>
          <w:sz w:val="24"/>
        </w:rPr>
        <w:t>42</w:t>
      </w:r>
      <w:r>
        <w:rPr>
          <w:rFonts w:hint="eastAsia"/>
          <w:kern w:val="0"/>
          <w:sz w:val="24"/>
        </w:rPr>
        <w:t>）</w:t>
      </w:r>
    </w:p>
    <w:p w14:paraId="62676EB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根据资产的重要程度对资产进行标识管理，根据资产的价值选择相应的管理措施</w:t>
      </w:r>
      <w:r>
        <w:rPr>
          <w:rFonts w:hint="eastAsia"/>
          <w:kern w:val="0"/>
          <w:sz w:val="24"/>
        </w:rPr>
        <w:t>；</w:t>
      </w:r>
    </w:p>
    <w:p w14:paraId="351003A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信息系统硬件资产在使用中，应监测生成的信息，对生成的信息应及时分析并做出分析报告；</w:t>
      </w:r>
    </w:p>
    <w:p w14:paraId="42680F7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在监测中如发现重大问题，应立即采取相应控制措施并将有关情况逐级上报；</w:t>
      </w:r>
    </w:p>
    <w:p w14:paraId="2D25B86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信息系统硬件资产使用中产生的重要报告应备份存档，并按密级资料管理方式履行有关手续；</w:t>
      </w:r>
    </w:p>
    <w:p w14:paraId="1B20D49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信息系统硬件资产应及时进行升级和维护并登记备案；</w:t>
      </w:r>
    </w:p>
    <w:p w14:paraId="55875D2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信息系统硬件资产报废后，应报有关部门审批方可封存或销毁；</w:t>
      </w:r>
    </w:p>
    <w:p w14:paraId="450E380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应对信息系统硬件资产的使用情况进行定期（每季度一次）检查。</w:t>
      </w:r>
    </w:p>
    <w:p w14:paraId="4D89271C" w14:textId="77777777" w:rsidR="0024427F" w:rsidRDefault="0063422A" w:rsidP="00F84F8A">
      <w:pPr>
        <w:pStyle w:val="4"/>
      </w:pPr>
      <w:r>
        <w:rPr>
          <w:rFonts w:hint="eastAsia"/>
        </w:rPr>
        <w:lastRenderedPageBreak/>
        <w:t>信息的分类</w:t>
      </w:r>
    </w:p>
    <w:p w14:paraId="21AE3597" w14:textId="72CEC0DC"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根据信息在</w:t>
      </w:r>
      <w:del w:id="2721" w:author="yunwei01" w:date="2017-08-02T14:22:00Z">
        <w:r w:rsidR="00543823" w:rsidDel="00A97AE9">
          <w:rPr>
            <w:rFonts w:hint="eastAsia"/>
            <w:kern w:val="0"/>
            <w:sz w:val="24"/>
          </w:rPr>
          <w:delText>AAAAA</w:delText>
        </w:r>
      </w:del>
      <w:ins w:id="2722"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23" w:author="yunwei01" w:date="2017-08-02T14:38:00Z">
        <w:r w:rsidR="00543823" w:rsidDel="004C1B14">
          <w:rPr>
            <w:rFonts w:hint="eastAsia"/>
            <w:kern w:val="0"/>
            <w:sz w:val="24"/>
          </w:rPr>
          <w:delText>公司</w:delText>
        </w:r>
      </w:del>
      <w:ins w:id="2724" w:author="yunwei01" w:date="2017-08-02T14:38:00Z">
        <w:r w:rsidR="004C1B14">
          <w:rPr>
            <w:rFonts w:hint="eastAsia"/>
            <w:kern w:val="0"/>
            <w:sz w:val="24"/>
          </w:rPr>
          <w:t>公司</w:t>
        </w:r>
      </w:ins>
      <w:r>
        <w:rPr>
          <w:rFonts w:hint="eastAsia"/>
          <w:kern w:val="0"/>
          <w:sz w:val="24"/>
        </w:rPr>
        <w:t>信息系统的重要程度</w:t>
      </w:r>
      <w:r>
        <w:rPr>
          <w:rFonts w:hint="eastAsia"/>
          <w:kern w:val="0"/>
          <w:sz w:val="24"/>
        </w:rPr>
        <w:t>,</w:t>
      </w:r>
      <w:r>
        <w:rPr>
          <w:rFonts w:hint="eastAsia"/>
          <w:kern w:val="0"/>
          <w:sz w:val="24"/>
        </w:rPr>
        <w:t>考虑信息在机密性</w:t>
      </w:r>
      <w:r>
        <w:rPr>
          <w:rFonts w:hint="eastAsia"/>
          <w:kern w:val="0"/>
          <w:sz w:val="24"/>
        </w:rPr>
        <w:t>,</w:t>
      </w:r>
      <w:r>
        <w:rPr>
          <w:rFonts w:hint="eastAsia"/>
          <w:kern w:val="0"/>
          <w:sz w:val="24"/>
        </w:rPr>
        <w:t>完整性和可用性的综合影响</w:t>
      </w:r>
      <w:r>
        <w:rPr>
          <w:rFonts w:hint="eastAsia"/>
          <w:kern w:val="0"/>
          <w:sz w:val="24"/>
        </w:rPr>
        <w:t>,</w:t>
      </w:r>
      <w:r>
        <w:rPr>
          <w:rFonts w:hint="eastAsia"/>
          <w:kern w:val="0"/>
          <w:sz w:val="24"/>
        </w:rPr>
        <w:t>将信息划分为</w:t>
      </w:r>
      <w:r>
        <w:rPr>
          <w:rFonts w:hint="eastAsia"/>
          <w:kern w:val="0"/>
          <w:sz w:val="24"/>
        </w:rPr>
        <w:t>:</w:t>
      </w:r>
      <w:bookmarkStart w:id="2725" w:name="OLE_LINK1"/>
      <w:bookmarkStart w:id="2726" w:name="OLE_LINK2"/>
      <w:r>
        <w:rPr>
          <w:rFonts w:hint="eastAsia"/>
          <w:kern w:val="0"/>
          <w:sz w:val="24"/>
        </w:rPr>
        <w:t>关键信息</w:t>
      </w:r>
      <w:bookmarkEnd w:id="2725"/>
      <w:bookmarkEnd w:id="2726"/>
      <w:r>
        <w:rPr>
          <w:rFonts w:hint="eastAsia"/>
          <w:kern w:val="0"/>
          <w:sz w:val="24"/>
        </w:rPr>
        <w:t>、重要信息及一般信息；</w:t>
      </w:r>
    </w:p>
    <w:p w14:paraId="334AA238" w14:textId="5253BBDB"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关键信息：为</w:t>
      </w:r>
      <w:del w:id="2727" w:author="yunwei01" w:date="2017-08-02T14:22:00Z">
        <w:r w:rsidR="00543823" w:rsidDel="00A97AE9">
          <w:rPr>
            <w:rFonts w:hint="eastAsia"/>
            <w:kern w:val="0"/>
            <w:sz w:val="24"/>
          </w:rPr>
          <w:delText>AAAAA</w:delText>
        </w:r>
      </w:del>
      <w:ins w:id="2728"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29" w:author="yunwei01" w:date="2017-08-02T14:38:00Z">
        <w:r w:rsidR="00543823" w:rsidDel="004C1B14">
          <w:rPr>
            <w:rFonts w:hint="eastAsia"/>
            <w:kern w:val="0"/>
            <w:sz w:val="24"/>
          </w:rPr>
          <w:delText>公司</w:delText>
        </w:r>
      </w:del>
      <w:ins w:id="2730" w:author="yunwei01" w:date="2017-08-02T14:38:00Z">
        <w:r w:rsidR="004C1B14">
          <w:rPr>
            <w:rFonts w:hint="eastAsia"/>
            <w:kern w:val="0"/>
            <w:sz w:val="24"/>
          </w:rPr>
          <w:t>公司</w:t>
        </w:r>
      </w:ins>
      <w:r>
        <w:rPr>
          <w:rFonts w:hint="eastAsia"/>
          <w:kern w:val="0"/>
          <w:sz w:val="24"/>
        </w:rPr>
        <w:t>信息系统中关键信息，如果遭受破坏或泄露会使导致关键信息系统故障或难以恢复，造成的经济利益、公众信誉受到重大损害，例如：等保</w:t>
      </w:r>
      <w:r w:rsidR="002471D1">
        <w:rPr>
          <w:rFonts w:hint="eastAsia"/>
          <w:kern w:val="0"/>
          <w:sz w:val="24"/>
        </w:rPr>
        <w:t>二级</w:t>
      </w:r>
      <w:r>
        <w:rPr>
          <w:rFonts w:hint="eastAsia"/>
          <w:kern w:val="0"/>
          <w:sz w:val="24"/>
        </w:rPr>
        <w:t>信息系统中的数据及系统配置信息、</w:t>
      </w:r>
      <w:r>
        <w:rPr>
          <w:rFonts w:hint="eastAsia"/>
          <w:kern w:val="0"/>
          <w:sz w:val="24"/>
        </w:rPr>
        <w:t>IP</w:t>
      </w:r>
      <w:r>
        <w:rPr>
          <w:rFonts w:hint="eastAsia"/>
          <w:kern w:val="0"/>
          <w:sz w:val="24"/>
        </w:rPr>
        <w:t>地址分配表、网络拓扑图等；</w:t>
      </w:r>
    </w:p>
    <w:p w14:paraId="513E194E" w14:textId="3801621E"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重要信息：为</w:t>
      </w:r>
      <w:del w:id="2731" w:author="yunwei01" w:date="2017-08-02T14:22:00Z">
        <w:r w:rsidR="00543823" w:rsidDel="00A97AE9">
          <w:rPr>
            <w:rFonts w:hint="eastAsia"/>
            <w:kern w:val="0"/>
            <w:sz w:val="24"/>
          </w:rPr>
          <w:delText>AAAAA</w:delText>
        </w:r>
      </w:del>
      <w:ins w:id="2732"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33" w:author="yunwei01" w:date="2017-08-02T14:38:00Z">
        <w:r w:rsidR="00543823" w:rsidDel="004C1B14">
          <w:rPr>
            <w:rFonts w:hint="eastAsia"/>
            <w:kern w:val="0"/>
            <w:sz w:val="24"/>
          </w:rPr>
          <w:delText>公司</w:delText>
        </w:r>
      </w:del>
      <w:ins w:id="2734" w:author="yunwei01" w:date="2017-08-02T14:38:00Z">
        <w:r w:rsidR="004C1B14">
          <w:rPr>
            <w:rFonts w:hint="eastAsia"/>
            <w:kern w:val="0"/>
            <w:sz w:val="24"/>
          </w:rPr>
          <w:t>公司</w:t>
        </w:r>
      </w:ins>
      <w:r>
        <w:rPr>
          <w:rFonts w:hint="eastAsia"/>
          <w:kern w:val="0"/>
          <w:sz w:val="24"/>
        </w:rPr>
        <w:t>信息系统中重要信息，如果遭受破坏或泄露会导致重要业务系统故障或难以恢复，造成</w:t>
      </w:r>
      <w:del w:id="2735" w:author="yunwei01" w:date="2017-08-02T14:22:00Z">
        <w:r w:rsidR="00543823" w:rsidDel="00A97AE9">
          <w:rPr>
            <w:rFonts w:hint="eastAsia"/>
            <w:kern w:val="0"/>
            <w:sz w:val="24"/>
          </w:rPr>
          <w:delText>AAAAA</w:delText>
        </w:r>
      </w:del>
      <w:ins w:id="273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37" w:author="yunwei01" w:date="2017-08-02T14:38:00Z">
        <w:r w:rsidR="00543823" w:rsidDel="004C1B14">
          <w:rPr>
            <w:rFonts w:hint="eastAsia"/>
            <w:kern w:val="0"/>
            <w:sz w:val="24"/>
          </w:rPr>
          <w:delText>公司</w:delText>
        </w:r>
      </w:del>
      <w:ins w:id="2738" w:author="yunwei01" w:date="2017-08-02T14:38:00Z">
        <w:r w:rsidR="004C1B14">
          <w:rPr>
            <w:rFonts w:hint="eastAsia"/>
            <w:kern w:val="0"/>
            <w:sz w:val="24"/>
          </w:rPr>
          <w:t>公司</w:t>
        </w:r>
      </w:ins>
      <w:r>
        <w:rPr>
          <w:rFonts w:hint="eastAsia"/>
          <w:kern w:val="0"/>
          <w:sz w:val="24"/>
        </w:rPr>
        <w:t>日常工作遭受损害、干扰和影响，</w:t>
      </w:r>
      <w:del w:id="2739" w:author="yunwei01" w:date="2017-08-02T14:22:00Z">
        <w:r w:rsidR="00543823" w:rsidDel="00A97AE9">
          <w:rPr>
            <w:rFonts w:hint="eastAsia"/>
            <w:kern w:val="0"/>
            <w:sz w:val="24"/>
          </w:rPr>
          <w:delText>AAAAA</w:delText>
        </w:r>
      </w:del>
      <w:ins w:id="2740"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41" w:author="yunwei01" w:date="2017-08-02T14:38:00Z">
        <w:r w:rsidR="00543823" w:rsidDel="004C1B14">
          <w:rPr>
            <w:rFonts w:hint="eastAsia"/>
            <w:kern w:val="0"/>
            <w:sz w:val="24"/>
          </w:rPr>
          <w:delText>公司</w:delText>
        </w:r>
      </w:del>
      <w:ins w:id="2742" w:author="yunwei01" w:date="2017-08-02T14:38:00Z">
        <w:r w:rsidR="004C1B14">
          <w:rPr>
            <w:rFonts w:hint="eastAsia"/>
            <w:kern w:val="0"/>
            <w:sz w:val="24"/>
          </w:rPr>
          <w:t>公司</w:t>
        </w:r>
      </w:ins>
      <w:r>
        <w:rPr>
          <w:rFonts w:hint="eastAsia"/>
          <w:kern w:val="0"/>
          <w:sz w:val="24"/>
        </w:rPr>
        <w:t>的经济利益、公众信誉受到一定损害；例如：等保</w:t>
      </w:r>
      <w:r w:rsidR="002471D1">
        <w:rPr>
          <w:rFonts w:hint="eastAsia"/>
          <w:kern w:val="0"/>
          <w:sz w:val="24"/>
        </w:rPr>
        <w:t>二级</w:t>
      </w:r>
      <w:r>
        <w:rPr>
          <w:rFonts w:hint="eastAsia"/>
          <w:kern w:val="0"/>
          <w:sz w:val="24"/>
        </w:rPr>
        <w:t>信息系统中合同、合作伙伴信息、管理信息等；</w:t>
      </w:r>
    </w:p>
    <w:p w14:paraId="565DB2CE" w14:textId="7DA9730A"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一般信息：为</w:t>
      </w:r>
      <w:del w:id="2743" w:author="yunwei01" w:date="2017-08-02T14:22:00Z">
        <w:r w:rsidR="00543823" w:rsidDel="00A97AE9">
          <w:rPr>
            <w:rFonts w:hint="eastAsia"/>
            <w:kern w:val="0"/>
            <w:sz w:val="24"/>
          </w:rPr>
          <w:delText>AAAAA</w:delText>
        </w:r>
      </w:del>
      <w:ins w:id="2744"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45" w:author="yunwei01" w:date="2017-08-02T14:38:00Z">
        <w:r w:rsidR="00543823" w:rsidDel="004C1B14">
          <w:rPr>
            <w:rFonts w:hint="eastAsia"/>
            <w:kern w:val="0"/>
            <w:sz w:val="24"/>
          </w:rPr>
          <w:delText>公司</w:delText>
        </w:r>
      </w:del>
      <w:ins w:id="2746" w:author="yunwei01" w:date="2017-08-02T14:38:00Z">
        <w:r w:rsidR="004C1B14">
          <w:rPr>
            <w:rFonts w:hint="eastAsia"/>
            <w:kern w:val="0"/>
            <w:sz w:val="24"/>
          </w:rPr>
          <w:t>公司</w:t>
        </w:r>
      </w:ins>
      <w:r>
        <w:rPr>
          <w:rFonts w:hint="eastAsia"/>
          <w:kern w:val="0"/>
          <w:sz w:val="24"/>
        </w:rPr>
        <w:t>信息系统中一般信息，如果遭受破坏或泄露不会使</w:t>
      </w:r>
      <w:del w:id="2747" w:author="yunwei01" w:date="2017-08-02T14:22:00Z">
        <w:r w:rsidR="00543823" w:rsidDel="00A97AE9">
          <w:rPr>
            <w:rFonts w:hint="eastAsia"/>
            <w:kern w:val="0"/>
            <w:sz w:val="24"/>
          </w:rPr>
          <w:delText>AAAAA</w:delText>
        </w:r>
      </w:del>
      <w:ins w:id="2748"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49" w:author="yunwei01" w:date="2017-08-02T14:38:00Z">
        <w:r w:rsidR="00543823" w:rsidDel="004C1B14">
          <w:rPr>
            <w:rFonts w:hint="eastAsia"/>
            <w:kern w:val="0"/>
            <w:sz w:val="24"/>
          </w:rPr>
          <w:delText>公司</w:delText>
        </w:r>
      </w:del>
      <w:ins w:id="2750" w:author="yunwei01" w:date="2017-08-02T14:38:00Z">
        <w:r w:rsidR="004C1B14">
          <w:rPr>
            <w:rFonts w:hint="eastAsia"/>
            <w:kern w:val="0"/>
            <w:sz w:val="24"/>
          </w:rPr>
          <w:t>公司</w:t>
        </w:r>
      </w:ins>
      <w:del w:id="2751" w:author="yunwei01" w:date="2017-08-02T14:23:00Z">
        <w:r w:rsidR="00FF67FC" w:rsidDel="00A97AE9">
          <w:rPr>
            <w:rFonts w:hint="eastAsia"/>
            <w:kern w:val="0"/>
            <w:sz w:val="24"/>
          </w:rPr>
          <w:delText>XXXXX</w:delText>
        </w:r>
      </w:del>
      <w:ins w:id="2752" w:author="yunwei01" w:date="2017-08-02T14:23:00Z">
        <w:r w:rsidR="00A97AE9">
          <w:rPr>
            <w:rFonts w:hint="eastAsia"/>
            <w:kern w:val="0"/>
            <w:sz w:val="24"/>
          </w:rPr>
          <w:t>研发部</w:t>
        </w:r>
      </w:ins>
      <w:r>
        <w:rPr>
          <w:rFonts w:hint="eastAsia"/>
          <w:kern w:val="0"/>
          <w:sz w:val="24"/>
        </w:rPr>
        <w:t>日常工作遭受损害，但不宜向外部公开的信息，例如组织架构，规章制度，人员信息；</w:t>
      </w:r>
    </w:p>
    <w:p w14:paraId="63A1712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信息载体是指记载有信息或数据的纸类、电磁类及其它媒体（软盘、硬盘、光盘、磁带等）；</w:t>
      </w:r>
    </w:p>
    <w:p w14:paraId="437E1F8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必须按分类的定义和划分要求，对信息进行分类、标识及管理；</w:t>
      </w:r>
    </w:p>
    <w:p w14:paraId="588D949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对信息进行分类时，应充分考虑该信息的性质及重要程度等因素。</w:t>
      </w:r>
    </w:p>
    <w:p w14:paraId="4A8AC81D" w14:textId="77777777" w:rsidR="0024427F" w:rsidRDefault="0063422A" w:rsidP="00F84F8A">
      <w:pPr>
        <w:pStyle w:val="4"/>
      </w:pPr>
      <w:r>
        <w:rPr>
          <w:rFonts w:hint="eastAsia"/>
        </w:rPr>
        <w:t>信息的标识</w:t>
      </w:r>
    </w:p>
    <w:p w14:paraId="492BD72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信息在确定级别后，应做好标识；</w:t>
      </w:r>
    </w:p>
    <w:p w14:paraId="31E9CC1C" w14:textId="262F1DA6" w:rsidR="0024427F" w:rsidRDefault="00543823">
      <w:pPr>
        <w:numPr>
          <w:ilvl w:val="0"/>
          <w:numId w:val="27"/>
        </w:numPr>
        <w:adjustRightInd w:val="0"/>
        <w:spacing w:before="100" w:beforeAutospacing="1" w:after="100" w:afterAutospacing="1" w:line="360" w:lineRule="auto"/>
        <w:textAlignment w:val="baseline"/>
        <w:rPr>
          <w:kern w:val="0"/>
          <w:sz w:val="24"/>
        </w:rPr>
      </w:pPr>
      <w:del w:id="2753" w:author="yunwei01" w:date="2017-08-02T14:22:00Z">
        <w:r w:rsidDel="00A97AE9">
          <w:rPr>
            <w:rFonts w:hint="eastAsia"/>
            <w:kern w:val="0"/>
            <w:sz w:val="24"/>
          </w:rPr>
          <w:delText>AAAAA</w:delText>
        </w:r>
      </w:del>
      <w:ins w:id="2754"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55" w:author="yunwei01" w:date="2017-08-02T14:38:00Z">
        <w:r w:rsidDel="004C1B14">
          <w:rPr>
            <w:rFonts w:hint="eastAsia"/>
            <w:kern w:val="0"/>
            <w:sz w:val="24"/>
          </w:rPr>
          <w:delText>公司</w:delText>
        </w:r>
      </w:del>
      <w:ins w:id="2756" w:author="yunwei01" w:date="2017-08-02T14:38:00Z">
        <w:r w:rsidR="004C1B14">
          <w:rPr>
            <w:rFonts w:hint="eastAsia"/>
            <w:kern w:val="0"/>
            <w:sz w:val="24"/>
          </w:rPr>
          <w:t>公司</w:t>
        </w:r>
      </w:ins>
      <w:del w:id="2757" w:author="yunwei01" w:date="2017-08-02T14:23:00Z">
        <w:r w:rsidR="00FF67FC" w:rsidDel="00A97AE9">
          <w:rPr>
            <w:rFonts w:hint="eastAsia"/>
            <w:kern w:val="0"/>
            <w:sz w:val="24"/>
          </w:rPr>
          <w:delText>XXXXX</w:delText>
        </w:r>
      </w:del>
      <w:ins w:id="2758" w:author="yunwei01" w:date="2017-08-02T14:23:00Z">
        <w:r w:rsidR="00A97AE9">
          <w:rPr>
            <w:rFonts w:hint="eastAsia"/>
            <w:kern w:val="0"/>
            <w:sz w:val="24"/>
          </w:rPr>
          <w:t>研发部</w:t>
        </w:r>
      </w:ins>
      <w:r w:rsidR="0063422A">
        <w:rPr>
          <w:rFonts w:hint="eastAsia"/>
          <w:kern w:val="0"/>
          <w:sz w:val="24"/>
        </w:rPr>
        <w:t>仅对关键、重要信息进行标识；</w:t>
      </w:r>
    </w:p>
    <w:p w14:paraId="714818F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信息系统数据类、信息系统配置类信息的标识在所在系统设备的资产识</w:t>
      </w:r>
      <w:r>
        <w:rPr>
          <w:rFonts w:hint="eastAsia"/>
          <w:kern w:val="0"/>
          <w:sz w:val="24"/>
        </w:rPr>
        <w:lastRenderedPageBreak/>
        <w:t>别表中体现；</w:t>
      </w:r>
    </w:p>
    <w:p w14:paraId="60FA0A4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文档类信息的标注位置应在封面、眉头或首页的右上角进行分类标注，或者标注在包装的明显处。</w:t>
      </w:r>
    </w:p>
    <w:p w14:paraId="736942D8" w14:textId="77777777" w:rsidR="0024427F" w:rsidRDefault="0063422A" w:rsidP="00F84F8A">
      <w:pPr>
        <w:pStyle w:val="4"/>
      </w:pPr>
      <w:r>
        <w:rPr>
          <w:rFonts w:hint="eastAsia"/>
        </w:rPr>
        <w:t>信息的保管</w:t>
      </w:r>
    </w:p>
    <w:p w14:paraId="28365EB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关键信息</w:t>
      </w:r>
    </w:p>
    <w:p w14:paraId="48DD65AE" w14:textId="274728D0"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纸</w:t>
      </w:r>
      <w:ins w:id="2759" w:author="yunwei01" w:date="2017-08-03T10:26:00Z">
        <w:r w:rsidR="00676718">
          <w:rPr>
            <w:rFonts w:hint="eastAsia"/>
            <w:kern w:val="0"/>
            <w:sz w:val="24"/>
          </w:rPr>
          <w:t>质</w:t>
        </w:r>
      </w:ins>
      <w:del w:id="2760" w:author="yunwei01" w:date="2017-08-03T10:26:00Z">
        <w:r w:rsidDel="00676718">
          <w:rPr>
            <w:rFonts w:hint="eastAsia"/>
            <w:kern w:val="0"/>
            <w:sz w:val="24"/>
          </w:rPr>
          <w:delText>制</w:delText>
        </w:r>
      </w:del>
      <w:r>
        <w:rPr>
          <w:rFonts w:hint="eastAsia"/>
          <w:kern w:val="0"/>
          <w:sz w:val="24"/>
        </w:rPr>
        <w:t>的重要信息必须落实专人保管并存放于上锁的箱或柜中，有条件的应存放于保险柜中；</w:t>
      </w:r>
    </w:p>
    <w:p w14:paraId="7092A910"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电子（以软盘、光盘、</w:t>
      </w:r>
      <w:r>
        <w:rPr>
          <w:rFonts w:hint="eastAsia"/>
          <w:kern w:val="0"/>
          <w:sz w:val="24"/>
        </w:rPr>
        <w:t>U</w:t>
      </w:r>
      <w:r>
        <w:rPr>
          <w:rFonts w:hint="eastAsia"/>
          <w:kern w:val="0"/>
          <w:sz w:val="24"/>
        </w:rPr>
        <w:t>盘，移动硬盘等媒介存储）的关键信息应设置访问权限，有条件的考虑加密存储，并视同纸制档案进行管理；</w:t>
      </w:r>
    </w:p>
    <w:p w14:paraId="456CB762"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存储在服务器中的关键信息，必须落实相应的保密安全措施、访问权限控制措施，未采取安全保密措施的不得与互联网连接，特权帐号口令必须分段管理及双因素认证；</w:t>
      </w:r>
    </w:p>
    <w:p w14:paraId="76C40C1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重要信息</w:t>
      </w:r>
    </w:p>
    <w:p w14:paraId="5A106788" w14:textId="6FF5744C"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纸</w:t>
      </w:r>
      <w:ins w:id="2761" w:author="yunwei01" w:date="2017-08-03T10:26:00Z">
        <w:r w:rsidR="00676718">
          <w:rPr>
            <w:rFonts w:hint="eastAsia"/>
            <w:kern w:val="0"/>
            <w:sz w:val="24"/>
          </w:rPr>
          <w:t>质</w:t>
        </w:r>
      </w:ins>
      <w:del w:id="2762" w:author="yunwei01" w:date="2017-08-03T10:26:00Z">
        <w:r w:rsidDel="00676718">
          <w:rPr>
            <w:rFonts w:hint="eastAsia"/>
            <w:kern w:val="0"/>
            <w:sz w:val="24"/>
          </w:rPr>
          <w:delText>制</w:delText>
        </w:r>
      </w:del>
      <w:r>
        <w:rPr>
          <w:rFonts w:hint="eastAsia"/>
          <w:kern w:val="0"/>
          <w:sz w:val="24"/>
        </w:rPr>
        <w:t>、电子（以软盘、光盘、</w:t>
      </w:r>
      <w:r>
        <w:rPr>
          <w:rFonts w:hint="eastAsia"/>
          <w:kern w:val="0"/>
          <w:sz w:val="24"/>
        </w:rPr>
        <w:t>U</w:t>
      </w:r>
      <w:r>
        <w:rPr>
          <w:rFonts w:hint="eastAsia"/>
          <w:kern w:val="0"/>
          <w:sz w:val="24"/>
        </w:rPr>
        <w:t>盘，移动硬盘等媒介存贮的）的重要信息应存放于上锁抽屉中，有条件的应存放于上锁的箱或柜中妥善保管，保证安全；</w:t>
      </w:r>
    </w:p>
    <w:p w14:paraId="4260A772"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存储在服务器中的重要信息，必须落实相应的保密安全措施、访问权限控制措施，未采取安全保密措施的不得与互联网连接；</w:t>
      </w:r>
    </w:p>
    <w:p w14:paraId="11048E7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一般信息</w:t>
      </w:r>
    </w:p>
    <w:p w14:paraId="76DB3596" w14:textId="3320365D"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纸</w:t>
      </w:r>
      <w:ins w:id="2763" w:author="yunwei01" w:date="2017-08-03T10:27:00Z">
        <w:r w:rsidR="006C3EF0">
          <w:rPr>
            <w:rFonts w:hint="eastAsia"/>
            <w:kern w:val="0"/>
            <w:sz w:val="24"/>
          </w:rPr>
          <w:t>质</w:t>
        </w:r>
      </w:ins>
      <w:del w:id="2764" w:author="yunwei01" w:date="2017-08-03T10:27:00Z">
        <w:r w:rsidDel="006C3EF0">
          <w:rPr>
            <w:rFonts w:hint="eastAsia"/>
            <w:kern w:val="0"/>
            <w:sz w:val="24"/>
          </w:rPr>
          <w:delText>制</w:delText>
        </w:r>
      </w:del>
      <w:r>
        <w:rPr>
          <w:rFonts w:hint="eastAsia"/>
          <w:kern w:val="0"/>
          <w:sz w:val="24"/>
        </w:rPr>
        <w:t>、电子（以软盘、光盘、</w:t>
      </w:r>
      <w:r>
        <w:rPr>
          <w:rFonts w:hint="eastAsia"/>
          <w:kern w:val="0"/>
          <w:sz w:val="24"/>
        </w:rPr>
        <w:t>U</w:t>
      </w:r>
      <w:r>
        <w:rPr>
          <w:rFonts w:hint="eastAsia"/>
          <w:kern w:val="0"/>
          <w:sz w:val="24"/>
        </w:rPr>
        <w:t>盘，移动硬盘等媒介存贮的）的内部公开信息应存放于上锁抽屉中，有条件的应存放于上锁的箱或柜中妥善保管，保证安全；</w:t>
      </w:r>
    </w:p>
    <w:p w14:paraId="52A3B613" w14:textId="77777777" w:rsidR="0024427F" w:rsidRDefault="0063422A">
      <w:pPr>
        <w:numPr>
          <w:ilvl w:val="2"/>
          <w:numId w:val="27"/>
        </w:numPr>
        <w:adjustRightInd w:val="0"/>
        <w:spacing w:before="100" w:beforeAutospacing="1" w:after="100" w:afterAutospacing="1" w:line="360" w:lineRule="auto"/>
        <w:textAlignment w:val="baseline"/>
      </w:pPr>
      <w:r>
        <w:rPr>
          <w:rFonts w:hint="eastAsia"/>
          <w:kern w:val="0"/>
          <w:sz w:val="24"/>
        </w:rPr>
        <w:t>存储在设备中（如服务器、笔记本电脑等）的一般信息，应有访问权限控制措施。</w:t>
      </w:r>
    </w:p>
    <w:p w14:paraId="6D8CD708" w14:textId="77777777" w:rsidR="0024427F" w:rsidRDefault="0063422A" w:rsidP="00F84F8A">
      <w:pPr>
        <w:pStyle w:val="4"/>
      </w:pPr>
      <w:r>
        <w:rPr>
          <w:rFonts w:hint="eastAsia"/>
        </w:rPr>
        <w:t>信息的使用</w:t>
      </w:r>
    </w:p>
    <w:p w14:paraId="4F224FD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关键和重要的信息系统数据</w:t>
      </w:r>
    </w:p>
    <w:p w14:paraId="725D7704"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lastRenderedPageBreak/>
        <w:t>未经允许和授权，任何人员不得随意查询、更改或删除；</w:t>
      </w:r>
    </w:p>
    <w:p w14:paraId="06ABD017"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未经允许和授权，任何人不得借阅信息系统数据；</w:t>
      </w:r>
    </w:p>
    <w:p w14:paraId="085AAABF" w14:textId="6C30D73B"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如其他部门需维护、更新或获取核心、关键或重要信息，应要求需求提出部门向</w:t>
      </w:r>
      <w:del w:id="2765" w:author="yunwei01" w:date="2017-08-02T14:22:00Z">
        <w:r w:rsidR="00543823" w:rsidDel="00A97AE9">
          <w:rPr>
            <w:rFonts w:hint="eastAsia"/>
            <w:kern w:val="0"/>
            <w:sz w:val="24"/>
          </w:rPr>
          <w:delText>AAAAA</w:delText>
        </w:r>
      </w:del>
      <w:ins w:id="276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67" w:author="yunwei01" w:date="2017-08-02T14:38:00Z">
        <w:r w:rsidR="00543823" w:rsidDel="004C1B14">
          <w:rPr>
            <w:rFonts w:hint="eastAsia"/>
            <w:kern w:val="0"/>
            <w:sz w:val="24"/>
          </w:rPr>
          <w:delText>公司</w:delText>
        </w:r>
      </w:del>
      <w:ins w:id="2768" w:author="yunwei01" w:date="2017-08-02T14:38:00Z">
        <w:r w:rsidR="004C1B14">
          <w:rPr>
            <w:rFonts w:hint="eastAsia"/>
            <w:kern w:val="0"/>
            <w:sz w:val="24"/>
          </w:rPr>
          <w:t>公司</w:t>
        </w:r>
      </w:ins>
      <w:r>
        <w:rPr>
          <w:rFonts w:hint="eastAsia"/>
          <w:kern w:val="0"/>
          <w:sz w:val="24"/>
        </w:rPr>
        <w:t>提出正式申请；对于关键信息，需经</w:t>
      </w:r>
      <w:del w:id="2769" w:author="yunwei01" w:date="2017-08-02T14:22:00Z">
        <w:r w:rsidR="00543823" w:rsidDel="00A97AE9">
          <w:rPr>
            <w:rFonts w:hint="eastAsia"/>
            <w:kern w:val="0"/>
            <w:sz w:val="24"/>
          </w:rPr>
          <w:delText>AAAAA</w:delText>
        </w:r>
      </w:del>
      <w:ins w:id="2770"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71" w:author="yunwei01" w:date="2017-08-02T14:38:00Z">
        <w:r w:rsidR="00543823" w:rsidDel="004C1B14">
          <w:rPr>
            <w:rFonts w:hint="eastAsia"/>
            <w:kern w:val="0"/>
            <w:sz w:val="24"/>
          </w:rPr>
          <w:delText>公司</w:delText>
        </w:r>
      </w:del>
      <w:ins w:id="2772" w:author="yunwei01" w:date="2017-08-02T14:38:00Z">
        <w:r w:rsidR="004C1B14">
          <w:rPr>
            <w:rFonts w:hint="eastAsia"/>
            <w:kern w:val="0"/>
            <w:sz w:val="24"/>
          </w:rPr>
          <w:t>公司</w:t>
        </w:r>
      </w:ins>
      <w:r>
        <w:rPr>
          <w:rFonts w:hint="eastAsia"/>
          <w:kern w:val="0"/>
          <w:sz w:val="24"/>
        </w:rPr>
        <w:t>领导小组同意，其他信息需经</w:t>
      </w:r>
      <w:del w:id="2773" w:author="yunwei01" w:date="2017-08-02T14:23:00Z">
        <w:r w:rsidR="00FF67FC" w:rsidDel="00A97AE9">
          <w:rPr>
            <w:rFonts w:hint="eastAsia"/>
            <w:kern w:val="0"/>
            <w:sz w:val="24"/>
          </w:rPr>
          <w:delText>XXXXX</w:delText>
        </w:r>
      </w:del>
      <w:ins w:id="2774" w:author="yunwei01" w:date="2017-08-02T14:23:00Z">
        <w:r w:rsidR="00A97AE9">
          <w:rPr>
            <w:rFonts w:hint="eastAsia"/>
            <w:kern w:val="0"/>
            <w:sz w:val="24"/>
          </w:rPr>
          <w:t>研发部</w:t>
        </w:r>
      </w:ins>
      <w:r>
        <w:rPr>
          <w:rFonts w:hint="eastAsia"/>
          <w:kern w:val="0"/>
          <w:sz w:val="24"/>
        </w:rPr>
        <w:t>同意后方可由实施；数据获取完成并提交需求部门后，应及时删除。应用于开发测试目的的客户数据，应在使用前对账号、密码、身份证件信息、联络方式等信息进行变形处理；</w:t>
      </w:r>
    </w:p>
    <w:p w14:paraId="1955113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关键和重要的信息系统配置</w:t>
      </w:r>
    </w:p>
    <w:p w14:paraId="6F815A4B" w14:textId="0E81EAB8" w:rsidR="0024427F" w:rsidRDefault="00FF67FC">
      <w:pPr>
        <w:numPr>
          <w:ilvl w:val="2"/>
          <w:numId w:val="27"/>
        </w:numPr>
        <w:adjustRightInd w:val="0"/>
        <w:spacing w:before="100" w:beforeAutospacing="1" w:after="100" w:afterAutospacing="1" w:line="360" w:lineRule="auto"/>
        <w:textAlignment w:val="baseline"/>
        <w:rPr>
          <w:kern w:val="0"/>
          <w:sz w:val="24"/>
        </w:rPr>
      </w:pPr>
      <w:del w:id="2775" w:author="yunwei01" w:date="2017-08-02T14:23:00Z">
        <w:r w:rsidDel="00A97AE9">
          <w:rPr>
            <w:rFonts w:hint="eastAsia"/>
            <w:kern w:val="0"/>
            <w:sz w:val="24"/>
          </w:rPr>
          <w:delText>XXXXX</w:delText>
        </w:r>
      </w:del>
      <w:ins w:id="2776" w:author="yunwei01" w:date="2017-08-02T14:23:00Z">
        <w:r w:rsidR="00A97AE9">
          <w:rPr>
            <w:rFonts w:hint="eastAsia"/>
            <w:kern w:val="0"/>
            <w:sz w:val="24"/>
          </w:rPr>
          <w:t>研发部</w:t>
        </w:r>
      </w:ins>
      <w:r w:rsidR="0063422A">
        <w:rPr>
          <w:rFonts w:hint="eastAsia"/>
          <w:kern w:val="0"/>
          <w:sz w:val="24"/>
        </w:rPr>
        <w:t>应根据相关安全要求配置系统；</w:t>
      </w:r>
    </w:p>
    <w:p w14:paraId="5071D2C0"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系统投入生产后，系统配置不得随意修改；如需修改，需根据制度中系统变更相关要求进行；</w:t>
      </w:r>
    </w:p>
    <w:p w14:paraId="39AEF1FB"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系统配置信息变更前，应做好原配置信息的备份工作；</w:t>
      </w:r>
    </w:p>
    <w:p w14:paraId="0786090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关键和重要的文档类信息</w:t>
      </w:r>
    </w:p>
    <w:p w14:paraId="3C15C330" w14:textId="48B0BA55"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只允许限定人员在</w:t>
      </w:r>
      <w:del w:id="2777" w:author="yunwei01" w:date="2017-08-02T14:22:00Z">
        <w:r w:rsidR="00543823" w:rsidDel="00A97AE9">
          <w:rPr>
            <w:rFonts w:hint="eastAsia"/>
            <w:kern w:val="0"/>
            <w:sz w:val="24"/>
          </w:rPr>
          <w:delText>AAAAA</w:delText>
        </w:r>
      </w:del>
      <w:ins w:id="2778"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79" w:author="yunwei01" w:date="2017-08-02T14:38:00Z">
        <w:r w:rsidR="00543823" w:rsidDel="004C1B14">
          <w:rPr>
            <w:rFonts w:hint="eastAsia"/>
            <w:kern w:val="0"/>
            <w:sz w:val="24"/>
          </w:rPr>
          <w:delText>公司</w:delText>
        </w:r>
      </w:del>
      <w:ins w:id="2780" w:author="yunwei01" w:date="2017-08-02T14:38:00Z">
        <w:r w:rsidR="004C1B14">
          <w:rPr>
            <w:rFonts w:hint="eastAsia"/>
            <w:kern w:val="0"/>
            <w:sz w:val="24"/>
          </w:rPr>
          <w:t>公司</w:t>
        </w:r>
      </w:ins>
      <w:r>
        <w:rPr>
          <w:rFonts w:hint="eastAsia"/>
          <w:kern w:val="0"/>
          <w:sz w:val="24"/>
        </w:rPr>
        <w:t>内使用；如需扩大使用范围，需经</w:t>
      </w:r>
      <w:del w:id="2781" w:author="yunwei01" w:date="2017-08-02T14:22:00Z">
        <w:r w:rsidR="00543823" w:rsidDel="00A97AE9">
          <w:rPr>
            <w:rFonts w:hint="eastAsia"/>
            <w:kern w:val="0"/>
            <w:sz w:val="24"/>
          </w:rPr>
          <w:delText>AAAAA</w:delText>
        </w:r>
      </w:del>
      <w:ins w:id="2782"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83" w:author="yunwei01" w:date="2017-08-02T14:38:00Z">
        <w:r w:rsidR="00543823" w:rsidDel="004C1B14">
          <w:rPr>
            <w:rFonts w:hint="eastAsia"/>
            <w:kern w:val="0"/>
            <w:sz w:val="24"/>
          </w:rPr>
          <w:delText>公司</w:delText>
        </w:r>
      </w:del>
      <w:ins w:id="2784" w:author="yunwei01" w:date="2017-08-02T14:38:00Z">
        <w:r w:rsidR="004C1B14">
          <w:rPr>
            <w:rFonts w:hint="eastAsia"/>
            <w:kern w:val="0"/>
            <w:sz w:val="24"/>
          </w:rPr>
          <w:t>公司</w:t>
        </w:r>
      </w:ins>
      <w:r>
        <w:rPr>
          <w:rFonts w:hint="eastAsia"/>
          <w:kern w:val="0"/>
          <w:sz w:val="24"/>
        </w:rPr>
        <w:t>主管领导批准；</w:t>
      </w:r>
    </w:p>
    <w:p w14:paraId="29EDDA4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一般信息</w:t>
      </w:r>
    </w:p>
    <w:p w14:paraId="24DAFD4E" w14:textId="37CF4B4E"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可在</w:t>
      </w:r>
      <w:del w:id="2785" w:author="yunwei01" w:date="2017-08-02T14:22:00Z">
        <w:r w:rsidR="00543823" w:rsidDel="00A97AE9">
          <w:rPr>
            <w:rFonts w:hint="eastAsia"/>
            <w:kern w:val="0"/>
            <w:sz w:val="24"/>
          </w:rPr>
          <w:delText>AAAAA</w:delText>
        </w:r>
      </w:del>
      <w:ins w:id="278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87" w:author="yunwei01" w:date="2017-08-02T14:38:00Z">
        <w:r w:rsidR="00543823" w:rsidDel="004C1B14">
          <w:rPr>
            <w:rFonts w:hint="eastAsia"/>
            <w:kern w:val="0"/>
            <w:sz w:val="24"/>
          </w:rPr>
          <w:delText>公司</w:delText>
        </w:r>
      </w:del>
      <w:ins w:id="2788" w:author="yunwei01" w:date="2017-08-02T14:38:00Z">
        <w:r w:rsidR="004C1B14">
          <w:rPr>
            <w:rFonts w:hint="eastAsia"/>
            <w:kern w:val="0"/>
            <w:sz w:val="24"/>
          </w:rPr>
          <w:t>公司</w:t>
        </w:r>
      </w:ins>
      <w:r>
        <w:rPr>
          <w:rFonts w:hint="eastAsia"/>
          <w:kern w:val="0"/>
          <w:sz w:val="24"/>
        </w:rPr>
        <w:t>内公开使用；如需向</w:t>
      </w:r>
      <w:del w:id="2789" w:author="yunwei01" w:date="2017-08-02T14:22:00Z">
        <w:r w:rsidR="00543823" w:rsidDel="00A97AE9">
          <w:rPr>
            <w:rFonts w:hint="eastAsia"/>
            <w:kern w:val="0"/>
            <w:sz w:val="24"/>
          </w:rPr>
          <w:delText>AAAAA</w:delText>
        </w:r>
      </w:del>
      <w:ins w:id="2790"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91" w:author="yunwei01" w:date="2017-08-02T14:38:00Z">
        <w:r w:rsidR="00543823" w:rsidDel="004C1B14">
          <w:rPr>
            <w:rFonts w:hint="eastAsia"/>
            <w:kern w:val="0"/>
            <w:sz w:val="24"/>
          </w:rPr>
          <w:delText>公司</w:delText>
        </w:r>
      </w:del>
      <w:ins w:id="2792" w:author="yunwei01" w:date="2017-08-02T14:38:00Z">
        <w:r w:rsidR="004C1B14">
          <w:rPr>
            <w:rFonts w:hint="eastAsia"/>
            <w:kern w:val="0"/>
            <w:sz w:val="24"/>
          </w:rPr>
          <w:t>公司</w:t>
        </w:r>
      </w:ins>
      <w:r>
        <w:rPr>
          <w:rFonts w:hint="eastAsia"/>
          <w:kern w:val="0"/>
          <w:sz w:val="24"/>
        </w:rPr>
        <w:t>以外公开，必须经过</w:t>
      </w:r>
      <w:del w:id="2793" w:author="yunwei01" w:date="2017-08-02T14:23:00Z">
        <w:r w:rsidR="00FF67FC" w:rsidDel="00A97AE9">
          <w:rPr>
            <w:rFonts w:hint="eastAsia"/>
            <w:kern w:val="0"/>
            <w:sz w:val="24"/>
          </w:rPr>
          <w:delText>XXXXX</w:delText>
        </w:r>
      </w:del>
      <w:ins w:id="2794" w:author="yunwei01" w:date="2017-08-02T14:23:00Z">
        <w:r w:rsidR="00A97AE9">
          <w:rPr>
            <w:rFonts w:hint="eastAsia"/>
            <w:kern w:val="0"/>
            <w:sz w:val="24"/>
          </w:rPr>
          <w:t>研发部</w:t>
        </w:r>
      </w:ins>
      <w:r>
        <w:rPr>
          <w:rFonts w:hint="eastAsia"/>
          <w:kern w:val="0"/>
          <w:sz w:val="24"/>
        </w:rPr>
        <w:t>负责人批准。</w:t>
      </w:r>
    </w:p>
    <w:p w14:paraId="00345F53" w14:textId="77777777" w:rsidR="0024427F" w:rsidRDefault="0063422A" w:rsidP="00F84F8A">
      <w:pPr>
        <w:pStyle w:val="4"/>
      </w:pPr>
      <w:r>
        <w:rPr>
          <w:rFonts w:hint="eastAsia"/>
        </w:rPr>
        <w:t>信息的传递</w:t>
      </w:r>
    </w:p>
    <w:p w14:paraId="7439994A" w14:textId="593CE84D"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对于其他部门提出的信息系统数据获取需求，</w:t>
      </w:r>
      <w:del w:id="2795" w:author="yunwei01" w:date="2017-08-02T14:23:00Z">
        <w:r w:rsidR="00FF67FC" w:rsidDel="00A97AE9">
          <w:rPr>
            <w:rFonts w:hint="eastAsia"/>
            <w:kern w:val="0"/>
            <w:sz w:val="24"/>
          </w:rPr>
          <w:delText>XXXXX</w:delText>
        </w:r>
      </w:del>
      <w:ins w:id="2796" w:author="yunwei01" w:date="2017-08-02T14:23:00Z">
        <w:r w:rsidR="00A97AE9">
          <w:rPr>
            <w:rFonts w:hint="eastAsia"/>
            <w:kern w:val="0"/>
            <w:sz w:val="24"/>
          </w:rPr>
          <w:t>研发部</w:t>
        </w:r>
      </w:ins>
      <w:r>
        <w:rPr>
          <w:rFonts w:hint="eastAsia"/>
          <w:kern w:val="0"/>
          <w:sz w:val="24"/>
        </w:rPr>
        <w:t>必须采用加密方式将数据传递给需求提出部门，有条件的可通过机要渠道传递；</w:t>
      </w:r>
    </w:p>
    <w:p w14:paraId="60BA972E" w14:textId="68D6F24D"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信息系统数据不得通过互联网传输，其他信息如需在互联网上传输，需经过</w:t>
      </w:r>
      <w:del w:id="2797" w:author="yunwei01" w:date="2017-08-02T14:22:00Z">
        <w:r w:rsidR="00543823" w:rsidDel="00A97AE9">
          <w:rPr>
            <w:rFonts w:hint="eastAsia"/>
            <w:kern w:val="0"/>
            <w:sz w:val="24"/>
          </w:rPr>
          <w:delText>AAAAA</w:delText>
        </w:r>
      </w:del>
      <w:ins w:id="2798"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799" w:author="yunwei01" w:date="2017-08-02T14:38:00Z">
        <w:r w:rsidR="00543823" w:rsidDel="004C1B14">
          <w:rPr>
            <w:rFonts w:hint="eastAsia"/>
            <w:kern w:val="0"/>
            <w:sz w:val="24"/>
          </w:rPr>
          <w:delText>公司</w:delText>
        </w:r>
      </w:del>
      <w:ins w:id="2800" w:author="yunwei01" w:date="2017-08-02T14:38:00Z">
        <w:r w:rsidR="004C1B14">
          <w:rPr>
            <w:rFonts w:hint="eastAsia"/>
            <w:kern w:val="0"/>
            <w:sz w:val="24"/>
          </w:rPr>
          <w:t>公司</w:t>
        </w:r>
      </w:ins>
      <w:r>
        <w:rPr>
          <w:rFonts w:hint="eastAsia"/>
          <w:kern w:val="0"/>
          <w:sz w:val="24"/>
        </w:rPr>
        <w:t>主管领导同意并采用加密方式传递。</w:t>
      </w:r>
    </w:p>
    <w:p w14:paraId="7146AC21" w14:textId="77777777" w:rsidR="0024427F" w:rsidRDefault="0063422A" w:rsidP="00F84F8A">
      <w:pPr>
        <w:pStyle w:val="4"/>
      </w:pPr>
      <w:r>
        <w:rPr>
          <w:rFonts w:hint="eastAsia"/>
        </w:rPr>
        <w:lastRenderedPageBreak/>
        <w:t>信息的复制</w:t>
      </w:r>
    </w:p>
    <w:p w14:paraId="3F4667D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信息系统数据严禁打印；</w:t>
      </w:r>
    </w:p>
    <w:p w14:paraId="0B09CA9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关键的非信息系统数据类信息：</w:t>
      </w:r>
    </w:p>
    <w:p w14:paraId="11AED562" w14:textId="255DE5BD"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原则上严禁打印或复印，如确有需要，需经</w:t>
      </w:r>
      <w:del w:id="2801" w:author="yunwei01" w:date="2017-08-02T14:22:00Z">
        <w:r w:rsidR="00543823" w:rsidDel="00A97AE9">
          <w:rPr>
            <w:rFonts w:hint="eastAsia"/>
            <w:kern w:val="0"/>
            <w:sz w:val="24"/>
          </w:rPr>
          <w:delText>AAAAA</w:delText>
        </w:r>
      </w:del>
      <w:ins w:id="2802"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803" w:author="yunwei01" w:date="2017-08-02T14:38:00Z">
        <w:r w:rsidR="00543823" w:rsidDel="004C1B14">
          <w:rPr>
            <w:rFonts w:hint="eastAsia"/>
            <w:kern w:val="0"/>
            <w:sz w:val="24"/>
          </w:rPr>
          <w:delText>公司</w:delText>
        </w:r>
      </w:del>
      <w:ins w:id="2804" w:author="yunwei01" w:date="2017-08-02T14:38:00Z">
        <w:r w:rsidR="004C1B14">
          <w:rPr>
            <w:rFonts w:hint="eastAsia"/>
            <w:kern w:val="0"/>
            <w:sz w:val="24"/>
          </w:rPr>
          <w:t>公司</w:t>
        </w:r>
      </w:ins>
      <w:r>
        <w:rPr>
          <w:rFonts w:hint="eastAsia"/>
          <w:kern w:val="0"/>
          <w:sz w:val="24"/>
        </w:rPr>
        <w:t>主管领导批准；</w:t>
      </w:r>
    </w:p>
    <w:p w14:paraId="7B3CDD1A"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复印件的使用及管理要求同原件，并须符合本管理程序的要求，使用后及时销毁；</w:t>
      </w:r>
    </w:p>
    <w:p w14:paraId="68FB19B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重要的非信息系统数据类：</w:t>
      </w:r>
    </w:p>
    <w:p w14:paraId="04176C10"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严格限定打印及复印；</w:t>
      </w:r>
    </w:p>
    <w:p w14:paraId="119953B8"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复印件的使用及管理要求同原件，并须符合本管理程序的要求，使用后及时销毁；</w:t>
      </w:r>
    </w:p>
    <w:p w14:paraId="422D6C4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一般信息：内部人员不作特殊限制，使用及管理同原件，并符合本管理程序的要求。</w:t>
      </w:r>
    </w:p>
    <w:p w14:paraId="639F7645" w14:textId="77777777" w:rsidR="0024427F" w:rsidRDefault="0063422A" w:rsidP="00F84F8A">
      <w:pPr>
        <w:pStyle w:val="4"/>
      </w:pPr>
      <w:r>
        <w:rPr>
          <w:rFonts w:hint="eastAsia"/>
        </w:rPr>
        <w:t>信息的销毁</w:t>
      </w:r>
    </w:p>
    <w:p w14:paraId="778921C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信息系统数据</w:t>
      </w:r>
    </w:p>
    <w:p w14:paraId="62E20B5C" w14:textId="17B4BCB4"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如因存储有业务办公系统数据的设备损坏、送修、数据超过保存期限等原因，需销毁数据的，需经</w:t>
      </w:r>
      <w:del w:id="2805" w:author="yunwei01" w:date="2017-08-02T14:22:00Z">
        <w:r w:rsidR="00543823" w:rsidDel="00A97AE9">
          <w:rPr>
            <w:rFonts w:hint="eastAsia"/>
            <w:kern w:val="0"/>
            <w:sz w:val="24"/>
          </w:rPr>
          <w:delText>AAAAA</w:delText>
        </w:r>
      </w:del>
      <w:ins w:id="280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807" w:author="yunwei01" w:date="2017-08-02T14:38:00Z">
        <w:r w:rsidR="00543823" w:rsidDel="004C1B14">
          <w:rPr>
            <w:rFonts w:hint="eastAsia"/>
            <w:kern w:val="0"/>
            <w:sz w:val="24"/>
          </w:rPr>
          <w:delText>公司</w:delText>
        </w:r>
      </w:del>
      <w:ins w:id="2808" w:author="yunwei01" w:date="2017-08-02T14:38:00Z">
        <w:r w:rsidR="004C1B14">
          <w:rPr>
            <w:rFonts w:hint="eastAsia"/>
            <w:kern w:val="0"/>
            <w:sz w:val="24"/>
          </w:rPr>
          <w:t>公司</w:t>
        </w:r>
      </w:ins>
      <w:del w:id="2809" w:author="yunwei01" w:date="2017-08-02T14:23:00Z">
        <w:r w:rsidR="00FF67FC" w:rsidDel="00A97AE9">
          <w:rPr>
            <w:rFonts w:hint="eastAsia"/>
            <w:kern w:val="0"/>
            <w:sz w:val="24"/>
          </w:rPr>
          <w:delText>XXXXX</w:delText>
        </w:r>
      </w:del>
      <w:ins w:id="2810" w:author="yunwei01" w:date="2017-08-02T14:23:00Z">
        <w:r w:rsidR="00A97AE9">
          <w:rPr>
            <w:rFonts w:hint="eastAsia"/>
            <w:kern w:val="0"/>
            <w:sz w:val="24"/>
          </w:rPr>
          <w:t>研发部</w:t>
        </w:r>
      </w:ins>
      <w:r>
        <w:rPr>
          <w:rFonts w:hint="eastAsia"/>
          <w:kern w:val="0"/>
          <w:sz w:val="24"/>
        </w:rPr>
        <w:t>领导批准；</w:t>
      </w:r>
    </w:p>
    <w:p w14:paraId="14DAC5A1"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磁盘、磁带应采用消磁方式处理，光盘需采用粉碎方式处理；</w:t>
      </w:r>
    </w:p>
    <w:p w14:paraId="27DC78F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由安全管理员执行，至少二人以上在场；</w:t>
      </w:r>
    </w:p>
    <w:p w14:paraId="5019A6D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关键和重要的非信息系统数据类信息</w:t>
      </w:r>
    </w:p>
    <w:p w14:paraId="03239E9E" w14:textId="344C7FC9"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如需销毁，经</w:t>
      </w:r>
      <w:del w:id="2811" w:author="yunwei01" w:date="2017-08-02T14:23:00Z">
        <w:r w:rsidR="00FF67FC" w:rsidDel="00A97AE9">
          <w:rPr>
            <w:rFonts w:hint="eastAsia"/>
            <w:kern w:val="0"/>
            <w:sz w:val="24"/>
          </w:rPr>
          <w:delText>XXXXX</w:delText>
        </w:r>
      </w:del>
      <w:ins w:id="2812" w:author="yunwei01" w:date="2017-08-02T14:23:00Z">
        <w:r w:rsidR="00A97AE9">
          <w:rPr>
            <w:rFonts w:hint="eastAsia"/>
            <w:kern w:val="0"/>
            <w:sz w:val="24"/>
          </w:rPr>
          <w:t>研发部</w:t>
        </w:r>
      </w:ins>
      <w:r>
        <w:rPr>
          <w:rFonts w:hint="eastAsia"/>
          <w:kern w:val="0"/>
          <w:sz w:val="24"/>
        </w:rPr>
        <w:t>负责人批准；</w:t>
      </w:r>
    </w:p>
    <w:p w14:paraId="0888D291"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纸质采取粉碎，电子媒介采用消磁方式处理；</w:t>
      </w:r>
    </w:p>
    <w:p w14:paraId="0402BCE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一般信息如需销毁，纸质应采用粉碎处理，电子媒介采用格式化处理；</w:t>
      </w:r>
    </w:p>
    <w:p w14:paraId="7814B0AF" w14:textId="2D06C07C"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销毁关键信息应向</w:t>
      </w:r>
      <w:del w:id="2813" w:author="yunwei01" w:date="2017-08-02T14:22:00Z">
        <w:r w:rsidR="00543823" w:rsidDel="00A97AE9">
          <w:rPr>
            <w:rFonts w:hint="eastAsia"/>
            <w:kern w:val="0"/>
            <w:sz w:val="24"/>
          </w:rPr>
          <w:delText>AAAAA</w:delText>
        </w:r>
      </w:del>
      <w:ins w:id="2814"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815" w:author="yunwei01" w:date="2017-08-02T14:38:00Z">
        <w:r w:rsidR="00543823" w:rsidDel="004C1B14">
          <w:rPr>
            <w:rFonts w:hint="eastAsia"/>
            <w:kern w:val="0"/>
            <w:sz w:val="24"/>
          </w:rPr>
          <w:delText>公司</w:delText>
        </w:r>
      </w:del>
      <w:ins w:id="2816" w:author="yunwei01" w:date="2017-08-02T14:38:00Z">
        <w:r w:rsidR="004C1B14">
          <w:rPr>
            <w:rFonts w:hint="eastAsia"/>
            <w:kern w:val="0"/>
            <w:sz w:val="24"/>
          </w:rPr>
          <w:t>公司</w:t>
        </w:r>
      </w:ins>
      <w:del w:id="2817" w:author="yunwei01" w:date="2017-08-02T14:23:00Z">
        <w:r w:rsidR="00FF67FC" w:rsidDel="00A97AE9">
          <w:rPr>
            <w:rFonts w:hint="eastAsia"/>
            <w:kern w:val="0"/>
            <w:sz w:val="24"/>
          </w:rPr>
          <w:delText>XXXXX</w:delText>
        </w:r>
      </w:del>
      <w:ins w:id="2818" w:author="yunwei01" w:date="2017-08-02T14:23:00Z">
        <w:r w:rsidR="00A97AE9">
          <w:rPr>
            <w:rFonts w:hint="eastAsia"/>
            <w:kern w:val="0"/>
            <w:sz w:val="24"/>
          </w:rPr>
          <w:t>研发部</w:t>
        </w:r>
      </w:ins>
      <w:r>
        <w:rPr>
          <w:rFonts w:hint="eastAsia"/>
          <w:kern w:val="0"/>
          <w:sz w:val="24"/>
        </w:rPr>
        <w:t>报备登记。</w:t>
      </w:r>
    </w:p>
    <w:p w14:paraId="4CCB19EB" w14:textId="77777777" w:rsidR="0024427F" w:rsidRDefault="0063422A" w:rsidP="00F84F8A">
      <w:pPr>
        <w:pStyle w:val="4"/>
      </w:pPr>
      <w:r>
        <w:rPr>
          <w:rFonts w:hint="eastAsia"/>
        </w:rPr>
        <w:lastRenderedPageBreak/>
        <w:t>信息的备份与恢复</w:t>
      </w:r>
    </w:p>
    <w:p w14:paraId="26AE385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信息系统数据、信息系统配置信息的备份应参照《备份与恢复管理制度》执行；</w:t>
      </w:r>
    </w:p>
    <w:p w14:paraId="04B457FF" w14:textId="21B80346"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文档类信息的备份由</w:t>
      </w:r>
      <w:del w:id="2819" w:author="yunwei01" w:date="2017-08-02T14:23:00Z">
        <w:r w:rsidR="00FF67FC" w:rsidDel="00A97AE9">
          <w:rPr>
            <w:rFonts w:hint="eastAsia"/>
            <w:kern w:val="0"/>
            <w:sz w:val="24"/>
          </w:rPr>
          <w:delText>XXXXX</w:delText>
        </w:r>
      </w:del>
      <w:ins w:id="2820" w:author="yunwei01" w:date="2017-08-02T14:23:00Z">
        <w:r w:rsidR="00A97AE9">
          <w:rPr>
            <w:rFonts w:hint="eastAsia"/>
            <w:kern w:val="0"/>
            <w:sz w:val="24"/>
          </w:rPr>
          <w:t>研发部</w:t>
        </w:r>
      </w:ins>
      <w:r>
        <w:rPr>
          <w:rFonts w:hint="eastAsia"/>
          <w:kern w:val="0"/>
          <w:sz w:val="24"/>
        </w:rPr>
        <w:t>安全管理员负责。应根据信息级别制定相应的备份策略；</w:t>
      </w:r>
    </w:p>
    <w:p w14:paraId="15A084D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各信息责任团队应定期（每月一次）验证备份有效性，验证后应及时删除恢复数据；</w:t>
      </w:r>
    </w:p>
    <w:p w14:paraId="4A13FBB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备份信息的保管要求、恢复后的信息使用及管理要求视同原信息；</w:t>
      </w:r>
    </w:p>
    <w:p w14:paraId="7BACD214" w14:textId="77777777" w:rsidR="0024427F" w:rsidRDefault="0063422A" w:rsidP="00F84F8A">
      <w:pPr>
        <w:pStyle w:val="4"/>
      </w:pPr>
      <w:r>
        <w:rPr>
          <w:rFonts w:hint="eastAsia"/>
        </w:rPr>
        <w:t>信息级别解除或变更</w:t>
      </w:r>
    </w:p>
    <w:p w14:paraId="30043C5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因工作情况变化或随时间推移，信息重要程度发生变化时，可视情形解除或变更信息的级别；</w:t>
      </w:r>
    </w:p>
    <w:p w14:paraId="2D8C48E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信息级别的解除或变更：</w:t>
      </w:r>
    </w:p>
    <w:p w14:paraId="79D57139"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关键信息级别的解除或变更需经信息安全领导小组批准；</w:t>
      </w:r>
    </w:p>
    <w:p w14:paraId="0C659777"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重要、一般信息级别的解除或变更需经信息安全领导小组核准；</w:t>
      </w:r>
    </w:p>
    <w:p w14:paraId="3070582B" w14:textId="2B6258B1"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信息级别的解除或变更并同时通知相关使用部门，关键信息的级别变更应向</w:t>
      </w:r>
      <w:del w:id="2821" w:author="yunwei01" w:date="2017-08-02T14:23:00Z">
        <w:r w:rsidR="00FF67FC" w:rsidDel="00A97AE9">
          <w:rPr>
            <w:rFonts w:hint="eastAsia"/>
            <w:kern w:val="0"/>
            <w:sz w:val="24"/>
          </w:rPr>
          <w:delText>XXXXX</w:delText>
        </w:r>
      </w:del>
      <w:ins w:id="2822" w:author="yunwei01" w:date="2017-08-02T14:23:00Z">
        <w:r w:rsidR="00A97AE9">
          <w:rPr>
            <w:rFonts w:hint="eastAsia"/>
            <w:kern w:val="0"/>
            <w:sz w:val="24"/>
          </w:rPr>
          <w:t>研发部</w:t>
        </w:r>
      </w:ins>
      <w:r>
        <w:rPr>
          <w:rFonts w:hint="eastAsia"/>
          <w:kern w:val="0"/>
          <w:sz w:val="24"/>
        </w:rPr>
        <w:t>报备；</w:t>
      </w:r>
    </w:p>
    <w:p w14:paraId="60F33C57"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变更后的信息，应按照相应的级别管理和使用。</w:t>
      </w:r>
    </w:p>
    <w:p w14:paraId="6E5EC3D3" w14:textId="77777777" w:rsidR="0024427F" w:rsidRDefault="0063422A">
      <w:pPr>
        <w:pStyle w:val="3"/>
        <w:ind w:left="1134"/>
      </w:pPr>
      <w:bookmarkStart w:id="2823" w:name="_Toc399855264"/>
      <w:bookmarkStart w:id="2824" w:name="_Toc428792585"/>
      <w:bookmarkStart w:id="2825" w:name="_Toc489545257"/>
      <w:bookmarkStart w:id="2826" w:name="_Toc489546729"/>
      <w:bookmarkStart w:id="2827" w:name="_Toc489547074"/>
      <w:bookmarkStart w:id="2828" w:name="_Toc489547947"/>
      <w:bookmarkStart w:id="2829" w:name="_Toc489607145"/>
      <w:r>
        <w:rPr>
          <w:rFonts w:hint="eastAsia"/>
        </w:rPr>
        <w:t>介质安全管理制度</w:t>
      </w:r>
      <w:bookmarkEnd w:id="2823"/>
      <w:bookmarkEnd w:id="2824"/>
      <w:bookmarkEnd w:id="2825"/>
      <w:bookmarkEnd w:id="2826"/>
      <w:bookmarkEnd w:id="2827"/>
      <w:bookmarkEnd w:id="2828"/>
      <w:bookmarkEnd w:id="2829"/>
      <w:r>
        <w:rPr>
          <w:rFonts w:hint="eastAsia"/>
        </w:rPr>
        <w:tab/>
      </w:r>
    </w:p>
    <w:p w14:paraId="448B56E9" w14:textId="12B28C1B" w:rsidR="0024427F" w:rsidRDefault="0063422A">
      <w:pPr>
        <w:autoSpaceDE w:val="0"/>
        <w:autoSpaceDN w:val="0"/>
        <w:adjustRightInd w:val="0"/>
        <w:spacing w:line="360" w:lineRule="auto"/>
        <w:ind w:firstLineChars="200" w:firstLine="480"/>
        <w:jc w:val="left"/>
        <w:rPr>
          <w:ins w:id="2830" w:author="yunwei01" w:date="2017-08-04T10:18:00Z"/>
          <w:rFonts w:ascii="宋体" w:cs="宋体"/>
          <w:color w:val="000000"/>
          <w:kern w:val="0"/>
          <w:sz w:val="24"/>
        </w:rPr>
      </w:pPr>
      <w:r>
        <w:rPr>
          <w:rFonts w:ascii="宋体" w:cs="宋体" w:hint="eastAsia"/>
          <w:color w:val="000000"/>
          <w:kern w:val="0"/>
          <w:sz w:val="24"/>
        </w:rPr>
        <w:t>安全管理员负责</w:t>
      </w:r>
      <w:del w:id="2831" w:author="yunwei01" w:date="2017-08-02T14:22:00Z">
        <w:r w:rsidR="00543823" w:rsidDel="00A97AE9">
          <w:rPr>
            <w:rFonts w:ascii="宋体" w:cs="宋体" w:hint="eastAsia"/>
            <w:color w:val="000000"/>
            <w:kern w:val="0"/>
            <w:sz w:val="24"/>
          </w:rPr>
          <w:delText>AAAAA</w:delText>
        </w:r>
      </w:del>
      <w:ins w:id="2832" w:author="yunwei01" w:date="2017-08-02T14:22:00Z">
        <w:r w:rsidR="00A97AE9">
          <w:rPr>
            <w:rFonts w:ascii="宋体" w:cs="宋体" w:hint="eastAsia"/>
            <w:color w:val="000000"/>
            <w:kern w:val="0"/>
            <w:sz w:val="24"/>
          </w:rPr>
          <w:t>资鼎(上海)互联网金融信息服务有限</w:t>
        </w:r>
      </w:ins>
      <w:del w:id="2833" w:author="yunwei01" w:date="2017-08-02T14:38:00Z">
        <w:r w:rsidR="00543823" w:rsidDel="004C1B14">
          <w:rPr>
            <w:rFonts w:ascii="宋体" w:cs="宋体" w:hint="eastAsia"/>
            <w:color w:val="000000"/>
            <w:kern w:val="0"/>
            <w:sz w:val="24"/>
          </w:rPr>
          <w:delText>公司</w:delText>
        </w:r>
      </w:del>
      <w:ins w:id="2834" w:author="yunwei01" w:date="2017-08-02T14:38:00Z">
        <w:r w:rsidR="004C1B14">
          <w:rPr>
            <w:rFonts w:ascii="宋体" w:cs="宋体" w:hint="eastAsia"/>
            <w:color w:val="000000"/>
            <w:kern w:val="0"/>
            <w:sz w:val="24"/>
          </w:rPr>
          <w:t>公司</w:t>
        </w:r>
      </w:ins>
      <w:del w:id="2835" w:author="yunwei01" w:date="2017-08-02T14:23:00Z">
        <w:r w:rsidR="00FF67FC" w:rsidDel="00A97AE9">
          <w:rPr>
            <w:rFonts w:ascii="宋体" w:cs="宋体" w:hint="eastAsia"/>
            <w:color w:val="000000"/>
            <w:kern w:val="0"/>
            <w:sz w:val="24"/>
          </w:rPr>
          <w:delText>XXXXX</w:delText>
        </w:r>
      </w:del>
      <w:r>
        <w:rPr>
          <w:rFonts w:ascii="宋体" w:cs="宋体" w:hint="eastAsia"/>
          <w:color w:val="000000"/>
          <w:kern w:val="0"/>
          <w:sz w:val="24"/>
        </w:rPr>
        <w:t>生产介质的使用控制及处置管理。</w:t>
      </w:r>
    </w:p>
    <w:p w14:paraId="1D7B4881" w14:textId="1C726227" w:rsidR="001F3B45" w:rsidRDefault="001F3B45">
      <w:pPr>
        <w:autoSpaceDE w:val="0"/>
        <w:autoSpaceDN w:val="0"/>
        <w:adjustRightInd w:val="0"/>
        <w:spacing w:line="360" w:lineRule="auto"/>
        <w:ind w:firstLineChars="200" w:firstLine="480"/>
        <w:jc w:val="left"/>
        <w:rPr>
          <w:ins w:id="2836" w:author="yunwei01" w:date="2017-08-04T10:18:00Z"/>
          <w:rFonts w:ascii="宋体" w:cs="宋体"/>
          <w:color w:val="000000"/>
          <w:kern w:val="0"/>
          <w:sz w:val="24"/>
        </w:rPr>
      </w:pPr>
      <w:ins w:id="2837" w:author="yunwei01" w:date="2017-08-04T10:18:00Z">
        <w:r>
          <w:rPr>
            <w:rFonts w:ascii="宋体" w:cs="宋体"/>
            <w:color w:val="000000"/>
            <w:kern w:val="0"/>
            <w:sz w:val="24"/>
          </w:rPr>
          <w:br w:type="page"/>
        </w:r>
      </w:ins>
    </w:p>
    <w:p w14:paraId="6B2C4569" w14:textId="1C6FC5C8" w:rsidR="001F3B45" w:rsidDel="001F3B45" w:rsidRDefault="001F3B45">
      <w:pPr>
        <w:autoSpaceDE w:val="0"/>
        <w:autoSpaceDN w:val="0"/>
        <w:adjustRightInd w:val="0"/>
        <w:spacing w:line="360" w:lineRule="auto"/>
        <w:ind w:firstLineChars="200" w:firstLine="480"/>
        <w:jc w:val="left"/>
        <w:rPr>
          <w:del w:id="2838" w:author="yunwei01" w:date="2017-08-04T10:18:00Z"/>
          <w:rFonts w:ascii="宋体" w:cs="宋体"/>
          <w:color w:val="000000"/>
          <w:kern w:val="0"/>
          <w:sz w:val="24"/>
        </w:rPr>
      </w:pPr>
    </w:p>
    <w:p w14:paraId="3091F9CB" w14:textId="0A977D46" w:rsidR="0024427F" w:rsidDel="001E36A8" w:rsidRDefault="0024427F">
      <w:pPr>
        <w:jc w:val="center"/>
        <w:rPr>
          <w:del w:id="2839" w:author="yunwei01" w:date="2017-08-03T10:30:00Z"/>
          <w:rFonts w:ascii="宋体" w:hAnsi="宋体"/>
          <w:b/>
          <w:spacing w:val="-5"/>
          <w:kern w:val="0"/>
          <w:sz w:val="32"/>
          <w:szCs w:val="32"/>
        </w:rPr>
      </w:pPr>
    </w:p>
    <w:p w14:paraId="6B28AFB8" w14:textId="70AD9DB9" w:rsidR="0024427F" w:rsidDel="001E36A8" w:rsidRDefault="0024427F">
      <w:pPr>
        <w:jc w:val="center"/>
        <w:rPr>
          <w:del w:id="2840" w:author="yunwei01" w:date="2017-08-03T10:30:00Z"/>
          <w:rFonts w:ascii="宋体" w:hAnsi="宋体"/>
          <w:b/>
          <w:spacing w:val="-5"/>
          <w:kern w:val="0"/>
          <w:sz w:val="32"/>
          <w:szCs w:val="32"/>
        </w:rPr>
      </w:pPr>
    </w:p>
    <w:p w14:paraId="12EA10EB" w14:textId="4F88C45B" w:rsidR="0024427F" w:rsidDel="001E36A8" w:rsidRDefault="0024427F">
      <w:pPr>
        <w:jc w:val="center"/>
        <w:rPr>
          <w:del w:id="2841" w:author="yunwei01" w:date="2017-08-03T10:30:00Z"/>
          <w:rFonts w:ascii="宋体" w:hAnsi="宋体"/>
          <w:b/>
          <w:spacing w:val="-5"/>
          <w:kern w:val="0"/>
          <w:sz w:val="32"/>
          <w:szCs w:val="32"/>
        </w:rPr>
      </w:pPr>
    </w:p>
    <w:p w14:paraId="3897D094" w14:textId="4CE1C487" w:rsidR="0024427F" w:rsidDel="001E36A8" w:rsidRDefault="0024427F">
      <w:pPr>
        <w:jc w:val="center"/>
        <w:rPr>
          <w:del w:id="2842" w:author="yunwei01" w:date="2017-08-03T10:30:00Z"/>
          <w:rFonts w:ascii="宋体" w:hAnsi="宋体"/>
          <w:b/>
          <w:spacing w:val="-5"/>
          <w:kern w:val="0"/>
          <w:sz w:val="32"/>
          <w:szCs w:val="32"/>
        </w:rPr>
      </w:pPr>
    </w:p>
    <w:p w14:paraId="33298300" w14:textId="0C3D5759" w:rsidR="0024427F" w:rsidDel="001E36A8" w:rsidRDefault="0024427F">
      <w:pPr>
        <w:jc w:val="center"/>
        <w:rPr>
          <w:del w:id="2843" w:author="yunwei01" w:date="2017-08-03T10:30:00Z"/>
          <w:rFonts w:ascii="宋体" w:hAnsi="宋体"/>
          <w:b/>
          <w:spacing w:val="-5"/>
          <w:kern w:val="0"/>
          <w:sz w:val="32"/>
          <w:szCs w:val="32"/>
        </w:rPr>
      </w:pPr>
    </w:p>
    <w:p w14:paraId="5A936A8B" w14:textId="284C9ED1" w:rsidR="0024427F" w:rsidDel="001E36A8" w:rsidRDefault="0024427F">
      <w:pPr>
        <w:jc w:val="center"/>
        <w:rPr>
          <w:del w:id="2844" w:author="yunwei01" w:date="2017-08-03T10:30:00Z"/>
          <w:rFonts w:ascii="宋体" w:hAnsi="宋体"/>
          <w:b/>
          <w:spacing w:val="-5"/>
          <w:kern w:val="0"/>
          <w:sz w:val="32"/>
          <w:szCs w:val="32"/>
        </w:rPr>
      </w:pPr>
    </w:p>
    <w:p w14:paraId="646B44A4" w14:textId="1E757538" w:rsidR="0024427F" w:rsidDel="001E36A8" w:rsidRDefault="0024427F">
      <w:pPr>
        <w:jc w:val="center"/>
        <w:rPr>
          <w:del w:id="2845" w:author="yunwei01" w:date="2017-08-03T10:30:00Z"/>
          <w:rFonts w:ascii="宋体" w:hAnsi="宋体"/>
          <w:b/>
          <w:spacing w:val="-5"/>
          <w:kern w:val="0"/>
          <w:sz w:val="32"/>
          <w:szCs w:val="32"/>
        </w:rPr>
      </w:pPr>
    </w:p>
    <w:p w14:paraId="023521DF" w14:textId="1B1EAF27" w:rsidR="0024427F" w:rsidDel="001E36A8" w:rsidRDefault="0024427F">
      <w:pPr>
        <w:jc w:val="center"/>
        <w:rPr>
          <w:del w:id="2846" w:author="yunwei01" w:date="2017-08-03T10:30:00Z"/>
          <w:rFonts w:ascii="宋体" w:hAnsi="宋体"/>
          <w:b/>
          <w:spacing w:val="-5"/>
          <w:kern w:val="0"/>
          <w:sz w:val="32"/>
          <w:szCs w:val="32"/>
        </w:rPr>
      </w:pPr>
    </w:p>
    <w:p w14:paraId="4B6116C4" w14:textId="34DC09C4" w:rsidR="0024427F" w:rsidRDefault="0063422A">
      <w:pPr>
        <w:jc w:val="center"/>
        <w:rPr>
          <w:rFonts w:ascii="宋体" w:hAnsi="宋体"/>
          <w:b/>
          <w:spacing w:val="-5"/>
          <w:kern w:val="0"/>
          <w:sz w:val="32"/>
          <w:szCs w:val="32"/>
        </w:rPr>
      </w:pPr>
      <w:r>
        <w:rPr>
          <w:rFonts w:ascii="宋体" w:hAnsi="宋体" w:hint="eastAsia"/>
          <w:b/>
          <w:spacing w:val="-5"/>
          <w:kern w:val="0"/>
          <w:sz w:val="32"/>
          <w:szCs w:val="32"/>
        </w:rPr>
        <w:t>信息安全介质使用流程</w:t>
      </w:r>
    </w:p>
    <w:p w14:paraId="66B3443B" w14:textId="4B61732E" w:rsidR="0024427F" w:rsidRDefault="00CF4D3F">
      <w:pPr>
        <w:jc w:val="center"/>
        <w:rPr>
          <w:rFonts w:ascii="宋体" w:hAnsi="宋体"/>
          <w:b/>
          <w:spacing w:val="-5"/>
          <w:kern w:val="0"/>
          <w:sz w:val="32"/>
          <w:szCs w:val="32"/>
        </w:rPr>
      </w:pPr>
      <w:r>
        <w:rPr>
          <w:rFonts w:ascii="宋体" w:hAnsi="宋体"/>
          <w:b/>
          <w:noProof/>
          <w:spacing w:val="-5"/>
          <w:kern w:val="0"/>
          <w:sz w:val="32"/>
          <w:szCs w:val="32"/>
        </w:rPr>
        <w:drawing>
          <wp:inline distT="0" distB="0" distL="0" distR="0" wp14:anchorId="2D2525D3" wp14:editId="55A3A378">
            <wp:extent cx="2806700" cy="3143250"/>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6700" cy="3143250"/>
                    </a:xfrm>
                    <a:prstGeom prst="rect">
                      <a:avLst/>
                    </a:prstGeom>
                    <a:noFill/>
                    <a:ln>
                      <a:noFill/>
                    </a:ln>
                  </pic:spPr>
                </pic:pic>
              </a:graphicData>
            </a:graphic>
          </wp:inline>
        </w:drawing>
      </w:r>
    </w:p>
    <w:p w14:paraId="064D72EA" w14:textId="77777777" w:rsidR="0024427F" w:rsidRDefault="0063422A">
      <w:pPr>
        <w:numPr>
          <w:ilvl w:val="0"/>
          <w:numId w:val="27"/>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t>介质的使用人负责所使用介质的控制及处置管理。</w:t>
      </w:r>
    </w:p>
    <w:p w14:paraId="643E2890" w14:textId="77777777" w:rsidR="0024427F" w:rsidRDefault="0063422A">
      <w:pPr>
        <w:numPr>
          <w:ilvl w:val="0"/>
          <w:numId w:val="27"/>
        </w:numPr>
        <w:adjustRightInd w:val="0"/>
        <w:spacing w:before="100" w:beforeAutospacing="1" w:after="100" w:afterAutospacing="1" w:line="360" w:lineRule="auto"/>
        <w:textAlignment w:val="baseline"/>
        <w:rPr>
          <w:rFonts w:ascii="宋体" w:cs="宋体"/>
          <w:color w:val="000000"/>
          <w:kern w:val="0"/>
          <w:sz w:val="24"/>
        </w:rPr>
      </w:pPr>
      <w:r>
        <w:rPr>
          <w:rFonts w:ascii="宋体" w:cs="宋体" w:hint="eastAsia"/>
          <w:color w:val="000000"/>
          <w:kern w:val="0"/>
          <w:sz w:val="24"/>
        </w:rPr>
        <w:t>各相关接待人负责其接待的外来人员的介质的使用及监督。若需使用信息安全存储介质，需经信息安全领导小组审批同意后由安全管理员统一领用和管理。</w:t>
      </w:r>
    </w:p>
    <w:p w14:paraId="3FA706F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ascii="宋体" w:hAnsi="宋体" w:hint="eastAsia"/>
          <w:spacing w:val="-5"/>
          <w:kern w:val="0"/>
          <w:sz w:val="24"/>
          <w:szCs w:val="20"/>
        </w:rPr>
        <w:t>安全U盘、移动硬盘由安全管理员统一进行保管。</w:t>
      </w:r>
    </w:p>
    <w:p w14:paraId="05C1EAE0" w14:textId="77777777" w:rsidR="0024427F" w:rsidRPr="001F3B45" w:rsidRDefault="0063422A">
      <w:pPr>
        <w:numPr>
          <w:ilvl w:val="0"/>
          <w:numId w:val="27"/>
        </w:numPr>
        <w:adjustRightInd w:val="0"/>
        <w:spacing w:before="100" w:beforeAutospacing="1" w:after="100" w:afterAutospacing="1" w:line="360" w:lineRule="auto"/>
        <w:textAlignment w:val="baseline"/>
        <w:rPr>
          <w:ins w:id="2847" w:author="yunwei01" w:date="2017-08-04T10:18:00Z"/>
          <w:kern w:val="0"/>
          <w:sz w:val="24"/>
          <w:rPrChange w:id="2848" w:author="yunwei01" w:date="2017-08-04T10:18:00Z">
            <w:rPr>
              <w:ins w:id="2849" w:author="yunwei01" w:date="2017-08-04T10:18:00Z"/>
              <w:rFonts w:ascii="宋体" w:hAnsi="宋体"/>
              <w:spacing w:val="-5"/>
              <w:kern w:val="0"/>
              <w:sz w:val="24"/>
              <w:szCs w:val="20"/>
            </w:rPr>
          </w:rPrChange>
        </w:rPr>
      </w:pPr>
      <w:r>
        <w:rPr>
          <w:rFonts w:ascii="宋体" w:hAnsi="宋体" w:hint="eastAsia"/>
          <w:spacing w:val="-5"/>
          <w:kern w:val="0"/>
          <w:sz w:val="24"/>
          <w:szCs w:val="20"/>
        </w:rPr>
        <w:t>内部实行信息安全存储介质借用制度，由借用人填写“信息安全介质借用/领用申请表”（附43）向安全管理员借用信息安全介质，介质使用后应及时归还，如丢失则需追究责任。安全管理员应做好相关的登记管理工作并接受安全审计员的监督检查。</w:t>
      </w:r>
    </w:p>
    <w:p w14:paraId="07034E38" w14:textId="3895F5A4" w:rsidR="001F3B45" w:rsidRDefault="001F3B45" w:rsidP="001F3B45">
      <w:pPr>
        <w:tabs>
          <w:tab w:val="left" w:pos="840"/>
        </w:tabs>
        <w:adjustRightInd w:val="0"/>
        <w:spacing w:before="100" w:beforeAutospacing="1" w:after="100" w:afterAutospacing="1" w:line="360" w:lineRule="auto"/>
        <w:ind w:left="420"/>
        <w:textAlignment w:val="baseline"/>
        <w:rPr>
          <w:ins w:id="2850" w:author="yunwei01" w:date="2017-08-04T10:18:00Z"/>
          <w:rFonts w:ascii="宋体" w:hAnsi="宋体"/>
          <w:spacing w:val="-5"/>
          <w:kern w:val="0"/>
          <w:sz w:val="24"/>
          <w:szCs w:val="20"/>
        </w:rPr>
      </w:pPr>
      <w:ins w:id="2851" w:author="yunwei01" w:date="2017-08-04T10:18:00Z">
        <w:r>
          <w:rPr>
            <w:rFonts w:ascii="宋体" w:hAnsi="宋体"/>
            <w:spacing w:val="-5"/>
            <w:kern w:val="0"/>
            <w:sz w:val="24"/>
            <w:szCs w:val="20"/>
          </w:rPr>
          <w:br w:type="page"/>
        </w:r>
      </w:ins>
    </w:p>
    <w:p w14:paraId="6BFD6B7E" w14:textId="7411B595" w:rsidR="001F3B45" w:rsidDel="001F3B45" w:rsidRDefault="001F3B45">
      <w:pPr>
        <w:tabs>
          <w:tab w:val="left" w:pos="840"/>
        </w:tabs>
        <w:adjustRightInd w:val="0"/>
        <w:spacing w:before="100" w:beforeAutospacing="1" w:after="100" w:afterAutospacing="1" w:line="360" w:lineRule="auto"/>
        <w:ind w:left="420"/>
        <w:textAlignment w:val="baseline"/>
        <w:rPr>
          <w:del w:id="2852" w:author="yunwei01" w:date="2017-08-04T10:18:00Z"/>
          <w:kern w:val="0"/>
          <w:sz w:val="24"/>
        </w:rPr>
        <w:pPrChange w:id="2853" w:author="yunwei01" w:date="2017-08-04T10:18:00Z">
          <w:pPr>
            <w:numPr>
              <w:numId w:val="27"/>
            </w:numPr>
            <w:tabs>
              <w:tab w:val="left" w:pos="840"/>
            </w:tabs>
            <w:adjustRightInd w:val="0"/>
            <w:spacing w:before="100" w:beforeAutospacing="1" w:after="100" w:afterAutospacing="1" w:line="360" w:lineRule="auto"/>
            <w:ind w:left="840" w:hanging="420"/>
            <w:textAlignment w:val="baseline"/>
          </w:pPr>
        </w:pPrChange>
      </w:pPr>
    </w:p>
    <w:p w14:paraId="7B5C4400" w14:textId="66701C39" w:rsidR="0024427F" w:rsidDel="001F3B45" w:rsidRDefault="0024427F">
      <w:pPr>
        <w:jc w:val="center"/>
        <w:rPr>
          <w:del w:id="2854" w:author="yunwei01" w:date="2017-08-04T10:18:00Z"/>
          <w:b/>
          <w:sz w:val="30"/>
          <w:szCs w:val="30"/>
        </w:rPr>
      </w:pPr>
    </w:p>
    <w:p w14:paraId="1DA9AFC9" w14:textId="75F7A3BA" w:rsidR="0024427F" w:rsidDel="001F3B45" w:rsidRDefault="0024427F">
      <w:pPr>
        <w:jc w:val="center"/>
        <w:rPr>
          <w:del w:id="2855" w:author="yunwei01" w:date="2017-08-04T10:18:00Z"/>
          <w:b/>
          <w:sz w:val="30"/>
          <w:szCs w:val="30"/>
        </w:rPr>
      </w:pPr>
    </w:p>
    <w:p w14:paraId="11C96832" w14:textId="03321B6D" w:rsidR="0024427F" w:rsidDel="001E36A8" w:rsidRDefault="0024427F">
      <w:pPr>
        <w:jc w:val="center"/>
        <w:rPr>
          <w:del w:id="2856" w:author="yunwei01" w:date="2017-08-03T10:30:00Z"/>
          <w:b/>
          <w:sz w:val="30"/>
          <w:szCs w:val="30"/>
        </w:rPr>
      </w:pPr>
    </w:p>
    <w:p w14:paraId="76AF0626" w14:textId="3452D72D" w:rsidR="0024427F" w:rsidDel="001E36A8" w:rsidRDefault="0024427F">
      <w:pPr>
        <w:jc w:val="center"/>
        <w:rPr>
          <w:del w:id="2857" w:author="yunwei01" w:date="2017-08-03T10:30:00Z"/>
          <w:b/>
          <w:sz w:val="30"/>
          <w:szCs w:val="30"/>
        </w:rPr>
      </w:pPr>
    </w:p>
    <w:p w14:paraId="338BE4A7" w14:textId="3850FB6D" w:rsidR="0024427F" w:rsidDel="001F3B45" w:rsidRDefault="0024427F">
      <w:pPr>
        <w:jc w:val="center"/>
        <w:rPr>
          <w:del w:id="2858" w:author="yunwei01" w:date="2017-08-04T10:18:00Z"/>
          <w:b/>
          <w:sz w:val="30"/>
          <w:szCs w:val="30"/>
        </w:rPr>
      </w:pPr>
    </w:p>
    <w:p w14:paraId="18CFB675" w14:textId="77777777" w:rsidR="0024427F" w:rsidRDefault="0063422A">
      <w:pPr>
        <w:jc w:val="center"/>
        <w:rPr>
          <w:b/>
          <w:sz w:val="30"/>
          <w:szCs w:val="30"/>
        </w:rPr>
      </w:pPr>
      <w:r>
        <w:rPr>
          <w:rFonts w:hint="eastAsia"/>
          <w:b/>
          <w:sz w:val="30"/>
          <w:szCs w:val="30"/>
        </w:rPr>
        <w:t>信息安全介质借用流程</w:t>
      </w:r>
    </w:p>
    <w:p w14:paraId="73976D88" w14:textId="265CDCBA" w:rsidR="0024427F" w:rsidRDefault="00CF4D3F">
      <w:pPr>
        <w:jc w:val="center"/>
      </w:pPr>
      <w:r>
        <w:rPr>
          <w:noProof/>
        </w:rPr>
        <w:drawing>
          <wp:inline distT="0" distB="0" distL="0" distR="0" wp14:anchorId="0528D138" wp14:editId="414AB771">
            <wp:extent cx="1962150" cy="3594100"/>
            <wp:effectExtent l="0" t="0" r="0" b="635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150" cy="3594100"/>
                    </a:xfrm>
                    <a:prstGeom prst="rect">
                      <a:avLst/>
                    </a:prstGeom>
                    <a:noFill/>
                    <a:ln>
                      <a:noFill/>
                    </a:ln>
                  </pic:spPr>
                </pic:pic>
              </a:graphicData>
            </a:graphic>
          </wp:inline>
        </w:drawing>
      </w:r>
    </w:p>
    <w:p w14:paraId="1352021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移动介质在接入信息系统前，必须进行恶意代码、木马检测和杀毒处理，防止恶意代码侵入和传染给其它信息系统；</w:t>
      </w:r>
    </w:p>
    <w:p w14:paraId="4C27777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如果信息不再需要，需删除可重复使用的移动介质中的信息；</w:t>
      </w:r>
    </w:p>
    <w:p w14:paraId="211FBA4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如果信息需要保存，则使用人应该保存在个人计算机中，而不应该放在移动介质中；</w:t>
      </w:r>
    </w:p>
    <w:p w14:paraId="593ABED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介质在长期保管时，其保管的地点必须满足防火、防水、防震、防潮、防霉、防鼠害、防虫蛀、防静电、防磁等方面的安全要求，介质的保管要符合介质生产商对介质保管的要求；</w:t>
      </w:r>
    </w:p>
    <w:p w14:paraId="3DB71D2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并定期（每季度一次）对介质中的数据进行转存和验证测试，防止由于介质老化、失效而导致的重要数据丢失；</w:t>
      </w:r>
    </w:p>
    <w:p w14:paraId="34E6817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内部实行存储介质借用制度，介质使用后应及时归还。安全管理员应做好相关的登记管理工作；</w:t>
      </w:r>
    </w:p>
    <w:p w14:paraId="0A0093D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存储介质的保管工作必须符合国家相关管理制度。各类存储介质如未经批准严禁由个人私自带离开本单位外；</w:t>
      </w:r>
    </w:p>
    <w:p w14:paraId="53342CA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应对重要介质中的数据和软件采取加密存储，并根据所承载数据和软件</w:t>
      </w:r>
      <w:r>
        <w:rPr>
          <w:rFonts w:hint="eastAsia"/>
          <w:kern w:val="0"/>
          <w:sz w:val="24"/>
        </w:rPr>
        <w:lastRenderedPageBreak/>
        <w:t>的重要程度对介质进行分类和标识管理。</w:t>
      </w:r>
    </w:p>
    <w:p w14:paraId="13A2713E" w14:textId="77777777" w:rsidR="0024427F" w:rsidRDefault="0063422A" w:rsidP="00F84F8A">
      <w:pPr>
        <w:pStyle w:val="4"/>
      </w:pPr>
      <w:r>
        <w:rPr>
          <w:rFonts w:hint="eastAsia"/>
        </w:rPr>
        <w:t>介质的存放环境</w:t>
      </w:r>
    </w:p>
    <w:p w14:paraId="59DF182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介质由于其体积较小，易于流传的特点，使用时应注意对其安全保管，防止丢失；</w:t>
      </w:r>
    </w:p>
    <w:p w14:paraId="5EAFB9E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对于磁带、磁盘等带有磁性介质的介质应注意其保存环境，保证其长期（十年）有效；</w:t>
      </w:r>
    </w:p>
    <w:p w14:paraId="167BFCA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用于生产网络的介质（如备份光盘、磁带等）应由安全管理员负责保管，存放于机房或办公环境专用柜中，防止其</w:t>
      </w:r>
      <w:r>
        <w:rPr>
          <w:kern w:val="0"/>
          <w:sz w:val="24"/>
        </w:rPr>
        <w:t>被盗、被毁、被</w:t>
      </w:r>
      <w:r>
        <w:rPr>
          <w:rFonts w:hint="eastAsia"/>
          <w:kern w:val="0"/>
          <w:sz w:val="24"/>
        </w:rPr>
        <w:t>未授权</w:t>
      </w:r>
      <w:r>
        <w:rPr>
          <w:kern w:val="0"/>
          <w:sz w:val="24"/>
        </w:rPr>
        <w:t>修改以及信息的非法泄漏</w:t>
      </w:r>
      <w:r>
        <w:rPr>
          <w:rFonts w:hint="eastAsia"/>
          <w:kern w:val="0"/>
          <w:sz w:val="24"/>
        </w:rPr>
        <w:t>；</w:t>
      </w:r>
    </w:p>
    <w:p w14:paraId="2D97964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应根据数据备份的需要确定须异地存储的备份介质，存储地的环境要求和管理方法应与本地相同。</w:t>
      </w:r>
    </w:p>
    <w:p w14:paraId="2B6D5AA5" w14:textId="77777777" w:rsidR="0024427F" w:rsidRDefault="0063422A" w:rsidP="00F84F8A">
      <w:pPr>
        <w:pStyle w:val="4"/>
      </w:pPr>
      <w:r>
        <w:rPr>
          <w:rFonts w:hint="eastAsia"/>
        </w:rPr>
        <w:t>介质的维护</w:t>
      </w:r>
    </w:p>
    <w:p w14:paraId="1D3B238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作为重要用途的光盘、磁带、移动硬盘，应按照信息分类原则进行分类管理，做好信息标识，并且由安全管理员保管在安全的地方，不再用其作为信息交换的介质。对重要介质中的数据和软件采取加密存储；</w:t>
      </w:r>
    </w:p>
    <w:p w14:paraId="00CF366F" w14:textId="77777777" w:rsidR="0024427F" w:rsidRDefault="0063422A">
      <w:pPr>
        <w:numPr>
          <w:ilvl w:val="0"/>
          <w:numId w:val="27"/>
        </w:numPr>
        <w:adjustRightInd w:val="0"/>
        <w:spacing w:before="100" w:beforeAutospacing="1" w:after="100" w:afterAutospacing="1" w:line="360" w:lineRule="auto"/>
        <w:textAlignment w:val="baseline"/>
        <w:rPr>
          <w:ins w:id="2859" w:author="yunwei01" w:date="2017-08-03T10:31:00Z"/>
          <w:kern w:val="0"/>
          <w:sz w:val="24"/>
        </w:rPr>
      </w:pPr>
      <w:r>
        <w:rPr>
          <w:rFonts w:hint="eastAsia"/>
          <w:kern w:val="0"/>
          <w:sz w:val="24"/>
        </w:rPr>
        <w:t>应对备份用途的光盘、磁带、移动硬盘建立介质目录清单，由安全管理人员定期（每季度一次）根据目录清单对介质的使用现状进行检查，检查内容包括完整性（数据是否损坏或丢失）和可用性（介质是否受到物理破坏）。</w:t>
      </w:r>
    </w:p>
    <w:p w14:paraId="6915A420" w14:textId="0CAA61FD" w:rsidR="001F3B45" w:rsidRDefault="001F3B45">
      <w:pPr>
        <w:tabs>
          <w:tab w:val="left" w:pos="840"/>
        </w:tabs>
        <w:adjustRightInd w:val="0"/>
        <w:spacing w:before="100" w:beforeAutospacing="1" w:after="100" w:afterAutospacing="1" w:line="360" w:lineRule="auto"/>
        <w:textAlignment w:val="baseline"/>
        <w:rPr>
          <w:ins w:id="2860" w:author="yunwei01" w:date="2017-08-04T10:18:00Z"/>
          <w:kern w:val="0"/>
          <w:sz w:val="24"/>
        </w:rPr>
      </w:pPr>
      <w:ins w:id="2861" w:author="yunwei01" w:date="2017-08-04T10:18:00Z">
        <w:r>
          <w:rPr>
            <w:kern w:val="0"/>
            <w:sz w:val="24"/>
          </w:rPr>
          <w:br w:type="page"/>
        </w:r>
      </w:ins>
    </w:p>
    <w:p w14:paraId="6461DDE9" w14:textId="198B205E" w:rsidR="001E36A8" w:rsidDel="001E36A8" w:rsidRDefault="001E36A8">
      <w:pPr>
        <w:tabs>
          <w:tab w:val="left" w:pos="840"/>
        </w:tabs>
        <w:adjustRightInd w:val="0"/>
        <w:spacing w:before="100" w:beforeAutospacing="1" w:after="100" w:afterAutospacing="1" w:line="360" w:lineRule="auto"/>
        <w:textAlignment w:val="baseline"/>
        <w:rPr>
          <w:del w:id="2862" w:author="yunwei01" w:date="2017-08-03T10:31:00Z"/>
          <w:kern w:val="0"/>
          <w:sz w:val="24"/>
        </w:rPr>
        <w:pPrChange w:id="2863" w:author="yunwei01" w:date="2017-08-03T10:31:00Z">
          <w:pPr>
            <w:numPr>
              <w:numId w:val="27"/>
            </w:numPr>
            <w:tabs>
              <w:tab w:val="left" w:pos="840"/>
            </w:tabs>
            <w:adjustRightInd w:val="0"/>
            <w:spacing w:before="100" w:beforeAutospacing="1" w:after="100" w:afterAutospacing="1" w:line="360" w:lineRule="auto"/>
            <w:ind w:left="840" w:hanging="420"/>
            <w:textAlignment w:val="baseline"/>
          </w:pPr>
        </w:pPrChange>
      </w:pPr>
    </w:p>
    <w:p w14:paraId="2867F6E0" w14:textId="4FDE9B4B" w:rsidR="0024427F" w:rsidDel="00E4087E" w:rsidRDefault="0063422A" w:rsidP="00F84F8A">
      <w:pPr>
        <w:pStyle w:val="4"/>
        <w:rPr>
          <w:del w:id="2864" w:author="yunwei01" w:date="2017-08-02T17:56:00Z"/>
        </w:rPr>
      </w:pPr>
      <w:r>
        <w:rPr>
          <w:rFonts w:hint="eastAsia"/>
        </w:rPr>
        <w:t>介质的报废</w:t>
      </w:r>
    </w:p>
    <w:p w14:paraId="3776ABD8" w14:textId="77777777" w:rsidR="0024427F" w:rsidRPr="00E4087E" w:rsidDel="00E4087E" w:rsidRDefault="0024427F">
      <w:pPr>
        <w:pStyle w:val="4"/>
        <w:widowControl/>
        <w:jc w:val="center"/>
        <w:rPr>
          <w:del w:id="2865" w:author="yunwei01" w:date="2017-08-02T17:56:00Z"/>
          <w:rFonts w:ascii="宋体" w:hAnsi="宋体"/>
          <w:b w:val="0"/>
          <w:spacing w:val="-5"/>
          <w:kern w:val="0"/>
          <w:sz w:val="36"/>
          <w:szCs w:val="20"/>
          <w:rPrChange w:id="2866" w:author="yunwei01" w:date="2017-08-02T17:56:00Z">
            <w:rPr>
              <w:del w:id="2867" w:author="yunwei01" w:date="2017-08-02T17:56:00Z"/>
              <w:b/>
            </w:rPr>
          </w:rPrChange>
        </w:rPr>
        <w:pPrChange w:id="2868" w:author="yunwei01" w:date="2017-08-02T17:56:00Z">
          <w:pPr>
            <w:widowControl/>
            <w:jc w:val="center"/>
          </w:pPr>
        </w:pPrChange>
      </w:pPr>
    </w:p>
    <w:p w14:paraId="5EAB52D9" w14:textId="77777777" w:rsidR="0024427F" w:rsidDel="00E4087E" w:rsidRDefault="0024427F">
      <w:pPr>
        <w:pStyle w:val="4"/>
        <w:rPr>
          <w:del w:id="2869" w:author="yunwei01" w:date="2017-08-02T17:56:00Z"/>
        </w:rPr>
        <w:pPrChange w:id="2870" w:author="yunwei01" w:date="2017-08-02T17:56:00Z">
          <w:pPr>
            <w:widowControl/>
            <w:jc w:val="center"/>
          </w:pPr>
        </w:pPrChange>
      </w:pPr>
    </w:p>
    <w:p w14:paraId="6D963B07" w14:textId="77777777" w:rsidR="0024427F" w:rsidDel="00E4087E" w:rsidRDefault="0024427F">
      <w:pPr>
        <w:pStyle w:val="4"/>
        <w:rPr>
          <w:del w:id="2871" w:author="yunwei01" w:date="2017-08-02T17:56:00Z"/>
        </w:rPr>
        <w:pPrChange w:id="2872" w:author="yunwei01" w:date="2017-08-02T17:56:00Z">
          <w:pPr>
            <w:widowControl/>
            <w:jc w:val="center"/>
          </w:pPr>
        </w:pPrChange>
      </w:pPr>
    </w:p>
    <w:p w14:paraId="37636079" w14:textId="29F87D9D" w:rsidR="0024427F" w:rsidRDefault="0024427F">
      <w:pPr>
        <w:pStyle w:val="4"/>
        <w:pPrChange w:id="2873" w:author="yunwei01" w:date="2017-08-02T17:56:00Z">
          <w:pPr>
            <w:widowControl/>
            <w:jc w:val="center"/>
          </w:pPr>
        </w:pPrChange>
      </w:pPr>
    </w:p>
    <w:p w14:paraId="7A78CF34" w14:textId="77777777" w:rsidR="0024427F" w:rsidRDefault="0063422A">
      <w:pPr>
        <w:widowControl/>
        <w:jc w:val="center"/>
        <w:rPr>
          <w:rFonts w:ascii="宋体" w:hAnsi="宋体"/>
          <w:b/>
          <w:spacing w:val="-5"/>
          <w:kern w:val="0"/>
          <w:sz w:val="36"/>
          <w:szCs w:val="20"/>
        </w:rPr>
      </w:pPr>
      <w:r>
        <w:rPr>
          <w:rFonts w:ascii="宋体" w:hAnsi="宋体" w:hint="eastAsia"/>
          <w:b/>
          <w:spacing w:val="-5"/>
          <w:kern w:val="0"/>
          <w:sz w:val="36"/>
          <w:szCs w:val="20"/>
        </w:rPr>
        <w:t>信息安全载体销毁审批流程图</w:t>
      </w:r>
    </w:p>
    <w:p w14:paraId="07B20883" w14:textId="46A11715" w:rsidR="0024427F" w:rsidRDefault="00CF4D3F">
      <w:pPr>
        <w:widowControl/>
        <w:jc w:val="left"/>
        <w:rPr>
          <w:rFonts w:ascii="宋体" w:hAnsi="宋体"/>
          <w:spacing w:val="-5"/>
          <w:kern w:val="0"/>
          <w:sz w:val="24"/>
          <w:szCs w:val="20"/>
        </w:rPr>
      </w:pPr>
      <w:r>
        <w:rPr>
          <w:rFonts w:ascii="宋体" w:hAnsi="宋体"/>
          <w:noProof/>
          <w:spacing w:val="-5"/>
          <w:kern w:val="0"/>
          <w:sz w:val="20"/>
          <w:szCs w:val="20"/>
        </w:rPr>
        <mc:AlternateContent>
          <mc:Choice Requires="wpg">
            <w:drawing>
              <wp:anchor distT="0" distB="0" distL="114300" distR="114300" simplePos="0" relativeHeight="251633152" behindDoc="0" locked="0" layoutInCell="0" allowOverlap="1" wp14:anchorId="09EF025A" wp14:editId="60343456">
                <wp:simplePos x="0" y="0"/>
                <wp:positionH relativeFrom="column">
                  <wp:posOffset>2099945</wp:posOffset>
                </wp:positionH>
                <wp:positionV relativeFrom="paragraph">
                  <wp:posOffset>198120</wp:posOffset>
                </wp:positionV>
                <wp:extent cx="1891030" cy="5031740"/>
                <wp:effectExtent l="13970" t="9525" r="9525" b="6985"/>
                <wp:wrapNone/>
                <wp:docPr id="40"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1030" cy="5031740"/>
                          <a:chOff x="4762" y="4100"/>
                          <a:chExt cx="2978" cy="7924"/>
                        </a:xfrm>
                      </wpg:grpSpPr>
                      <wps:wsp>
                        <wps:cNvPr id="41" name="Rectangle 7"/>
                        <wps:cNvSpPr>
                          <a:spLocks noChangeArrowheads="1"/>
                        </wps:cNvSpPr>
                        <wps:spPr bwMode="auto">
                          <a:xfrm>
                            <a:off x="4762" y="4100"/>
                            <a:ext cx="2977" cy="567"/>
                          </a:xfrm>
                          <a:prstGeom prst="rect">
                            <a:avLst/>
                          </a:prstGeom>
                          <a:solidFill>
                            <a:srgbClr val="FFFFFF"/>
                          </a:solidFill>
                          <a:ln w="9525">
                            <a:solidFill>
                              <a:srgbClr val="000000"/>
                            </a:solidFill>
                            <a:miter lim="200000"/>
                            <a:headEnd/>
                            <a:tailEnd/>
                          </a:ln>
                        </wps:spPr>
                        <wps:txbx>
                          <w:txbxContent>
                            <w:p w14:paraId="6443D6A3" w14:textId="77777777" w:rsidR="003C2A8A" w:rsidRDefault="003C2A8A">
                              <w:pPr>
                                <w:jc w:val="center"/>
                                <w:rPr>
                                  <w:spacing w:val="40"/>
                                  <w:sz w:val="18"/>
                                </w:rPr>
                              </w:pPr>
                              <w:r>
                                <w:rPr>
                                  <w:rFonts w:hint="eastAsia"/>
                                  <w:spacing w:val="40"/>
                                  <w:sz w:val="18"/>
                                </w:rPr>
                                <w:t>申请人填写销毁审批表</w:t>
                              </w:r>
                            </w:p>
                          </w:txbxContent>
                        </wps:txbx>
                        <wps:bodyPr rot="0" vert="horz" wrap="square" lIns="91440" tIns="45720" rIns="91440" bIns="45720" anchor="t" anchorCtr="0" upright="1">
                          <a:noAutofit/>
                        </wps:bodyPr>
                      </wps:wsp>
                      <wps:wsp>
                        <wps:cNvPr id="42" name="Line 8"/>
                        <wps:cNvCnPr>
                          <a:cxnSpLocks noChangeShapeType="1"/>
                        </wps:cNvCnPr>
                        <wps:spPr bwMode="auto">
                          <a:xfrm>
                            <a:off x="6248" y="4687"/>
                            <a:ext cx="0" cy="7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9"/>
                        <wps:cNvSpPr>
                          <a:spLocks noChangeArrowheads="1"/>
                        </wps:cNvSpPr>
                        <wps:spPr bwMode="auto">
                          <a:xfrm>
                            <a:off x="4762" y="5504"/>
                            <a:ext cx="2977" cy="567"/>
                          </a:xfrm>
                          <a:prstGeom prst="rect">
                            <a:avLst/>
                          </a:prstGeom>
                          <a:solidFill>
                            <a:srgbClr val="FFFFFF"/>
                          </a:solidFill>
                          <a:ln w="9525">
                            <a:solidFill>
                              <a:srgbClr val="000000"/>
                            </a:solidFill>
                            <a:miter lim="200000"/>
                            <a:headEnd/>
                            <a:tailEnd/>
                          </a:ln>
                        </wps:spPr>
                        <wps:txbx>
                          <w:txbxContent>
                            <w:p w14:paraId="79BACC5D" w14:textId="77777777" w:rsidR="003C2A8A" w:rsidRDefault="003C2A8A">
                              <w:pPr>
                                <w:spacing w:line="300" w:lineRule="exact"/>
                                <w:jc w:val="center"/>
                                <w:rPr>
                                  <w:spacing w:val="36"/>
                                  <w:sz w:val="18"/>
                                </w:rPr>
                              </w:pPr>
                              <w:r>
                                <w:rPr>
                                  <w:rFonts w:hint="eastAsia"/>
                                  <w:spacing w:val="40"/>
                                  <w:sz w:val="18"/>
                                </w:rPr>
                                <w:t>核对人清点载体、签</w:t>
                              </w:r>
                              <w:r>
                                <w:rPr>
                                  <w:rFonts w:hint="eastAsia"/>
                                  <w:spacing w:val="36"/>
                                  <w:sz w:val="18"/>
                                </w:rPr>
                                <w:t>字</w:t>
                              </w:r>
                            </w:p>
                          </w:txbxContent>
                        </wps:txbx>
                        <wps:bodyPr rot="0" vert="horz" wrap="square" lIns="91440" tIns="45720" rIns="91440" bIns="45720" anchor="t" anchorCtr="0" upright="1">
                          <a:noAutofit/>
                        </wps:bodyPr>
                      </wps:wsp>
                      <wps:wsp>
                        <wps:cNvPr id="44" name="Line 10"/>
                        <wps:cNvCnPr>
                          <a:cxnSpLocks noChangeShapeType="1"/>
                        </wps:cNvCnPr>
                        <wps:spPr bwMode="auto">
                          <a:xfrm>
                            <a:off x="6248" y="6105"/>
                            <a:ext cx="0" cy="7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11"/>
                        <wps:cNvSpPr>
                          <a:spLocks noChangeArrowheads="1"/>
                        </wps:cNvSpPr>
                        <wps:spPr bwMode="auto">
                          <a:xfrm>
                            <a:off x="4762" y="6908"/>
                            <a:ext cx="2977" cy="567"/>
                          </a:xfrm>
                          <a:prstGeom prst="rect">
                            <a:avLst/>
                          </a:prstGeom>
                          <a:solidFill>
                            <a:srgbClr val="FFFFFF"/>
                          </a:solidFill>
                          <a:ln w="9525">
                            <a:solidFill>
                              <a:srgbClr val="000000"/>
                            </a:solidFill>
                            <a:miter lim="200000"/>
                            <a:headEnd/>
                            <a:tailEnd/>
                          </a:ln>
                        </wps:spPr>
                        <wps:txbx>
                          <w:txbxContent>
                            <w:p w14:paraId="24E98D01" w14:textId="77777777" w:rsidR="003C2A8A" w:rsidRDefault="003C2A8A">
                              <w:pPr>
                                <w:spacing w:line="300" w:lineRule="exact"/>
                                <w:jc w:val="center"/>
                                <w:rPr>
                                  <w:spacing w:val="40"/>
                                  <w:sz w:val="18"/>
                                </w:rPr>
                              </w:pPr>
                              <w:r>
                                <w:rPr>
                                  <w:rFonts w:hint="eastAsia"/>
                                  <w:spacing w:val="40"/>
                                  <w:sz w:val="18"/>
                                </w:rPr>
                                <w:t>申请部门领导审核</w:t>
                              </w:r>
                            </w:p>
                          </w:txbxContent>
                        </wps:txbx>
                        <wps:bodyPr rot="0" vert="horz" wrap="square" lIns="91440" tIns="45720" rIns="91440" bIns="45720" anchor="t" anchorCtr="0" upright="1">
                          <a:noAutofit/>
                        </wps:bodyPr>
                      </wps:wsp>
                      <wps:wsp>
                        <wps:cNvPr id="46" name="Line 12"/>
                        <wps:cNvCnPr>
                          <a:cxnSpLocks noChangeShapeType="1"/>
                        </wps:cNvCnPr>
                        <wps:spPr bwMode="auto">
                          <a:xfrm>
                            <a:off x="6248" y="7496"/>
                            <a:ext cx="0" cy="7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13"/>
                        <wps:cNvSpPr>
                          <a:spLocks noChangeArrowheads="1"/>
                        </wps:cNvSpPr>
                        <wps:spPr bwMode="auto">
                          <a:xfrm>
                            <a:off x="4763" y="8312"/>
                            <a:ext cx="2977" cy="772"/>
                          </a:xfrm>
                          <a:prstGeom prst="rect">
                            <a:avLst/>
                          </a:prstGeom>
                          <a:solidFill>
                            <a:srgbClr val="FFFFFF"/>
                          </a:solidFill>
                          <a:ln w="9525">
                            <a:solidFill>
                              <a:srgbClr val="000000"/>
                            </a:solidFill>
                            <a:miter lim="200000"/>
                            <a:headEnd/>
                            <a:tailEnd/>
                          </a:ln>
                        </wps:spPr>
                        <wps:txbx>
                          <w:txbxContent>
                            <w:p w14:paraId="769A04D4" w14:textId="703897CA" w:rsidR="003C2A8A" w:rsidRDefault="003C2A8A">
                              <w:pPr>
                                <w:spacing w:line="300" w:lineRule="exact"/>
                                <w:ind w:firstLine="142"/>
                                <w:jc w:val="center"/>
                                <w:rPr>
                                  <w:spacing w:val="30"/>
                                  <w:sz w:val="18"/>
                                </w:rPr>
                              </w:pPr>
                              <w:r>
                                <w:rPr>
                                  <w:rFonts w:hint="eastAsia"/>
                                  <w:spacing w:val="30"/>
                                  <w:sz w:val="18"/>
                                </w:rPr>
                                <w:t>信息科领导审核</w:t>
                              </w:r>
                            </w:p>
                          </w:txbxContent>
                        </wps:txbx>
                        <wps:bodyPr rot="0" vert="horz" wrap="square" lIns="91440" tIns="45720" rIns="91440" bIns="45720" anchor="t" anchorCtr="0" upright="1">
                          <a:noAutofit/>
                        </wps:bodyPr>
                      </wps:wsp>
                      <wps:wsp>
                        <wps:cNvPr id="48" name="Line 14"/>
                        <wps:cNvCnPr>
                          <a:cxnSpLocks noChangeShapeType="1"/>
                        </wps:cNvCnPr>
                        <wps:spPr bwMode="auto">
                          <a:xfrm>
                            <a:off x="6249" y="9088"/>
                            <a:ext cx="0" cy="7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Rectangle 15"/>
                        <wps:cNvSpPr>
                          <a:spLocks noChangeArrowheads="1"/>
                        </wps:cNvSpPr>
                        <wps:spPr bwMode="auto">
                          <a:xfrm>
                            <a:off x="4762" y="9872"/>
                            <a:ext cx="2977" cy="567"/>
                          </a:xfrm>
                          <a:prstGeom prst="rect">
                            <a:avLst/>
                          </a:prstGeom>
                          <a:solidFill>
                            <a:srgbClr val="FFFFFF"/>
                          </a:solidFill>
                          <a:ln w="9525">
                            <a:solidFill>
                              <a:srgbClr val="000000"/>
                            </a:solidFill>
                            <a:miter lim="200000"/>
                            <a:headEnd/>
                            <a:tailEnd/>
                          </a:ln>
                        </wps:spPr>
                        <wps:txbx>
                          <w:txbxContent>
                            <w:p w14:paraId="6F6F4B67" w14:textId="77777777" w:rsidR="003C2A8A" w:rsidRDefault="003C2A8A">
                              <w:pPr>
                                <w:spacing w:line="300" w:lineRule="exact"/>
                                <w:jc w:val="center"/>
                                <w:rPr>
                                  <w:spacing w:val="40"/>
                                  <w:sz w:val="18"/>
                                </w:rPr>
                              </w:pPr>
                              <w:r>
                                <w:rPr>
                                  <w:rFonts w:hint="eastAsia"/>
                                  <w:spacing w:val="40"/>
                                  <w:sz w:val="18"/>
                                </w:rPr>
                                <w:t>主要领导审批</w:t>
                              </w:r>
                            </w:p>
                          </w:txbxContent>
                        </wps:txbx>
                        <wps:bodyPr rot="0" vert="horz" wrap="square" lIns="91440" tIns="45720" rIns="91440" bIns="45720" anchor="t" anchorCtr="0" upright="1">
                          <a:noAutofit/>
                        </wps:bodyPr>
                      </wps:wsp>
                      <wps:wsp>
                        <wps:cNvPr id="50" name="Line 16"/>
                        <wps:cNvCnPr>
                          <a:cxnSpLocks noChangeShapeType="1"/>
                        </wps:cNvCnPr>
                        <wps:spPr bwMode="auto">
                          <a:xfrm>
                            <a:off x="6248" y="10472"/>
                            <a:ext cx="0"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Rectangle 19"/>
                        <wps:cNvSpPr>
                          <a:spLocks noChangeArrowheads="1"/>
                        </wps:cNvSpPr>
                        <wps:spPr bwMode="auto">
                          <a:xfrm>
                            <a:off x="4762" y="11252"/>
                            <a:ext cx="2977" cy="772"/>
                          </a:xfrm>
                          <a:prstGeom prst="rect">
                            <a:avLst/>
                          </a:prstGeom>
                          <a:solidFill>
                            <a:srgbClr val="FFFFFF"/>
                          </a:solidFill>
                          <a:ln w="9525">
                            <a:solidFill>
                              <a:srgbClr val="000000"/>
                            </a:solidFill>
                            <a:miter lim="200000"/>
                            <a:headEnd/>
                            <a:tailEnd/>
                          </a:ln>
                        </wps:spPr>
                        <wps:txbx>
                          <w:txbxContent>
                            <w:p w14:paraId="46BD293C" w14:textId="77777777" w:rsidR="003C2A8A" w:rsidRDefault="003C2A8A">
                              <w:pPr>
                                <w:spacing w:line="300" w:lineRule="exact"/>
                                <w:jc w:val="center"/>
                              </w:pPr>
                              <w:r>
                                <w:rPr>
                                  <w:rFonts w:hint="eastAsia"/>
                                  <w:spacing w:val="16"/>
                                  <w:sz w:val="18"/>
                                </w:rPr>
                                <w:t>机房管理员</w:t>
                              </w:r>
                              <w:r>
                                <w:rPr>
                                  <w:spacing w:val="16"/>
                                  <w:sz w:val="18"/>
                                </w:rPr>
                                <w:t>、网络管理员</w:t>
                              </w:r>
                              <w:r>
                                <w:rPr>
                                  <w:rFonts w:hint="eastAsia"/>
                                  <w:spacing w:val="16"/>
                                  <w:sz w:val="18"/>
                                </w:rPr>
                                <w:t>共同押运、外送销</w:t>
                              </w:r>
                              <w:r>
                                <w:rPr>
                                  <w:rFonts w:hint="eastAsia"/>
                                  <w:spacing w:val="20"/>
                                  <w:sz w:val="18"/>
                                </w:rPr>
                                <w:t>毁</w:t>
                              </w:r>
                            </w:p>
                            <w:p w14:paraId="61E3C70D" w14:textId="77777777" w:rsidR="003C2A8A" w:rsidRDefault="003C2A8A">
                              <w:pPr>
                                <w:spacing w:line="300" w:lineRule="exact"/>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F025A" id="组合 21" o:spid="_x0000_s1026" style="position:absolute;margin-left:165.35pt;margin-top:15.6pt;width:148.9pt;height:396.2pt;z-index:251633152" coordorigin="4762,4100" coordsize="29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" o:allowincell="f">
                <v:rect id="Rectangle 7" o:spid="_x0000_s1027" style="position:absolute;left:4762;top:4100;width:297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ZNcMA&#10;AADbAAAADwAAAGRycy9kb3ducmV2LnhtbESPUWvCMBSF3wf+h3AF32ZakTE6o0zHQEQqVvH50ty1&#10;Yc1NaKLWf78MBns8nHO+w1msBtuJG/XBOFaQTzMQxLXThhsF59Pn8yuIEJE1do5JwYMCrJajpwUW&#10;2t35SLcqNiJBOBSooI3RF1KGuiWLYeo8cfK+XG8xJtk3Uvd4T3DbyVmWvUiLhtNCi542LdXf1dUq&#10;uHjO8n3pY1ntZof9+mAuH6VRajIe3t9ARBrif/ivvdUK5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qZNcMAAADbAAAADwAAAAAAAAAAAAAAAACYAgAAZHJzL2Rv&#10;d25yZXYueG1sUEsFBgAAAAAEAAQA9QAAAIgDAAAAAA==&#10;">
                  <v:stroke miterlimit="2"/>
                  <v:textbox>
                    <w:txbxContent>
                      <w:p w14:paraId="6443D6A3" w14:textId="77777777" w:rsidR="003C2A8A" w:rsidRDefault="003C2A8A">
                        <w:pPr>
                          <w:jc w:val="center"/>
                          <w:rPr>
                            <w:spacing w:val="40"/>
                            <w:sz w:val="18"/>
                          </w:rPr>
                        </w:pPr>
                        <w:r>
                          <w:rPr>
                            <w:rFonts w:hint="eastAsia"/>
                            <w:spacing w:val="40"/>
                            <w:sz w:val="18"/>
                          </w:rPr>
                          <w:t>申请人填写销毁审批表</w:t>
                        </w:r>
                      </w:p>
                    </w:txbxContent>
                  </v:textbox>
                </v:rect>
                <v:line id="Line 8" o:spid="_x0000_s1028" style="position:absolute;visibility:visible;mso-wrap-style:square" from="6248,4687" to="6248,5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rect id="Rectangle 9" o:spid="_x0000_s1029" style="position:absolute;left:4762;top:5504;width:297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Si2cQA&#10;AADbAAAADwAAAGRycy9kb3ducmV2LnhtbESP3WoCMRSE74W+QziCd5r1Bylbo9iWQhFZcVu8PmyO&#10;u8HNSdikun37piB4OczMN8xq09tWXKkLxrGC6SQDQVw5bbhW8P31MX4GESKyxtYxKfilAJv102CF&#10;uXY3PtK1jLVIEA45Kmhi9LmUoWrIYpg4T5y8s+ssxiS7WuoObwluWznLsqW0aDgtNOjpraHqUv5Y&#10;BSfP2XRf+FiUu9lh/3owp/fCKDUa9tsXEJH6+Ajf259awWIO/1/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tnEAAAA2wAAAA8AAAAAAAAAAAAAAAAAmAIAAGRycy9k&#10;b3ducmV2LnhtbFBLBQYAAAAABAAEAPUAAACJAwAAAAA=&#10;">
                  <v:stroke miterlimit="2"/>
                  <v:textbox>
                    <w:txbxContent>
                      <w:p w14:paraId="79BACC5D" w14:textId="77777777" w:rsidR="003C2A8A" w:rsidRDefault="003C2A8A">
                        <w:pPr>
                          <w:spacing w:line="300" w:lineRule="exact"/>
                          <w:jc w:val="center"/>
                          <w:rPr>
                            <w:spacing w:val="36"/>
                            <w:sz w:val="18"/>
                          </w:rPr>
                        </w:pPr>
                        <w:r>
                          <w:rPr>
                            <w:rFonts w:hint="eastAsia"/>
                            <w:spacing w:val="40"/>
                            <w:sz w:val="18"/>
                          </w:rPr>
                          <w:t>核对人清点载体、签</w:t>
                        </w:r>
                        <w:r>
                          <w:rPr>
                            <w:rFonts w:hint="eastAsia"/>
                            <w:spacing w:val="36"/>
                            <w:sz w:val="18"/>
                          </w:rPr>
                          <w:t>字</w:t>
                        </w:r>
                      </w:p>
                    </w:txbxContent>
                  </v:textbox>
                </v:rect>
                <v:line id="Line 10" o:spid="_x0000_s1030" style="position:absolute;visibility:visible;mso-wrap-style:square" from="6248,6105" to="6248,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rect id="Rectangle 11" o:spid="_x0000_s1031" style="position:absolute;left:4762;top:6908;width:297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GfNsMA&#10;AADbAAAADwAAAGRycy9kb3ducmV2LnhtbESPQWsCMRSE70L/Q3iCN80qKmVrFNtSKCIrbovnx+a5&#10;G9y8hE2q23/fFASPw8x8w6w2vW3FlbpgHCuYTjIQxJXThmsF318f42cQISJrbB2Tgl8KsFk/DVaY&#10;a3fjI13LWIsE4ZCjgiZGn0sZqoYshonzxMk7u85iTLKrpe7wluC2lbMsW0qLhtNCg57eGqou5Y9V&#10;cPKcTfeFj0W5mx32rwdzei+MUqNhv30BEamPj/C9/akVzBfw/yX9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GfNsMAAADbAAAADwAAAAAAAAAAAAAAAACYAgAAZHJzL2Rv&#10;d25yZXYueG1sUEsFBgAAAAAEAAQA9QAAAIgDAAAAAA==&#10;">
                  <v:stroke miterlimit="2"/>
                  <v:textbox>
                    <w:txbxContent>
                      <w:p w14:paraId="24E98D01" w14:textId="77777777" w:rsidR="003C2A8A" w:rsidRDefault="003C2A8A">
                        <w:pPr>
                          <w:spacing w:line="300" w:lineRule="exact"/>
                          <w:jc w:val="center"/>
                          <w:rPr>
                            <w:spacing w:val="40"/>
                            <w:sz w:val="18"/>
                          </w:rPr>
                        </w:pPr>
                        <w:r>
                          <w:rPr>
                            <w:rFonts w:hint="eastAsia"/>
                            <w:spacing w:val="40"/>
                            <w:sz w:val="18"/>
                          </w:rPr>
                          <w:t>申请部门领导审核</w:t>
                        </w:r>
                      </w:p>
                    </w:txbxContent>
                  </v:textbox>
                </v:rect>
                <v:line id="Line 12" o:spid="_x0000_s1032" style="position:absolute;visibility:visible;mso-wrap-style:square" from="6248,7496" to="6248,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rect id="Rectangle 13" o:spid="_x0000_s1033" style="position:absolute;left:4763;top:8312;width:2977;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2sMA&#10;AADbAAAADwAAAGRycy9kb3ducmV2LnhtbESPQWsCMRSE70L/Q3iCN80qomVrFNtSKCIrbovnx+a5&#10;G9y8hE2q23/fFASPw8x8w6w2vW3FlbpgHCuYTjIQxJXThmsF318f42cQISJrbB2Tgl8KsFk/DVaY&#10;a3fjI13LWIsE4ZCjgiZGn0sZqoYshonzxMk7u85iTLKrpe7wluC2lbMsW0iLhtNCg57eGqou5Y9V&#10;cPKcTfeFj0W5mx32rwdzei+MUqNhv30BEamPj/C9/akVzJfw/yX9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2sMAAADbAAAADwAAAAAAAAAAAAAAAACYAgAAZHJzL2Rv&#10;d25yZXYueG1sUEsFBgAAAAAEAAQA9QAAAIgDAAAAAA==&#10;">
                  <v:stroke miterlimit="2"/>
                  <v:textbox>
                    <w:txbxContent>
                      <w:p w14:paraId="769A04D4" w14:textId="703897CA" w:rsidR="003C2A8A" w:rsidRDefault="003C2A8A">
                        <w:pPr>
                          <w:spacing w:line="300" w:lineRule="exact"/>
                          <w:ind w:firstLine="142"/>
                          <w:jc w:val="center"/>
                          <w:rPr>
                            <w:spacing w:val="30"/>
                            <w:sz w:val="18"/>
                          </w:rPr>
                        </w:pPr>
                        <w:r>
                          <w:rPr>
                            <w:rFonts w:hint="eastAsia"/>
                            <w:spacing w:val="30"/>
                            <w:sz w:val="18"/>
                          </w:rPr>
                          <w:t>信息科领导审核</w:t>
                        </w:r>
                      </w:p>
                    </w:txbxContent>
                  </v:textbox>
                </v:rect>
                <v:line id="Line 14" o:spid="_x0000_s1034" style="position:absolute;visibility:visible;mso-wrap-style:square" from="6249,9088" to="6249,9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rect id="Rectangle 15" o:spid="_x0000_s1035" style="position:absolute;left:4762;top:9872;width:297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yVM8MA&#10;AADbAAAADwAAAGRycy9kb3ducmV2LnhtbESPQWsCMRSE70L/Q3iCN80qInZrFNtSKCIrbovnx+a5&#10;G9y8hE2q23/fFASPw8x8w6w2vW3FlbpgHCuYTjIQxJXThmsF318f4yWIEJE1to5JwS8F2KyfBivM&#10;tbvxka5lrEWCcMhRQROjz6UMVUMWw8R54uSdXWcxJtnVUnd4S3DbylmWLaRFw2mhQU9vDVWX8scq&#10;OHnOpvvCx6LczQ7714M5vRdGqdGw376AiNTHR/je/tQK5s/w/yX9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yVM8MAAADbAAAADwAAAAAAAAAAAAAAAACYAgAAZHJzL2Rv&#10;d25yZXYueG1sUEsFBgAAAAAEAAQA9QAAAIgDAAAAAA==&#10;">
                  <v:stroke miterlimit="2"/>
                  <v:textbox>
                    <w:txbxContent>
                      <w:p w14:paraId="6F6F4B67" w14:textId="77777777" w:rsidR="003C2A8A" w:rsidRDefault="003C2A8A">
                        <w:pPr>
                          <w:spacing w:line="300" w:lineRule="exact"/>
                          <w:jc w:val="center"/>
                          <w:rPr>
                            <w:spacing w:val="40"/>
                            <w:sz w:val="18"/>
                          </w:rPr>
                        </w:pPr>
                        <w:r>
                          <w:rPr>
                            <w:rFonts w:hint="eastAsia"/>
                            <w:spacing w:val="40"/>
                            <w:sz w:val="18"/>
                          </w:rPr>
                          <w:t>主要领导审批</w:t>
                        </w:r>
                      </w:p>
                    </w:txbxContent>
                  </v:textbox>
                </v:rect>
                <v:line id="Line 16" o:spid="_x0000_s1036" style="position:absolute;visibility:visible;mso-wrap-style:square" from="6248,10472" to="6248,11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rect id="Rectangle 19" o:spid="_x0000_s1037" style="position:absolute;left:4762;top:11252;width:2977;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P6MMA&#10;AADbAAAADwAAAGRycy9kb3ducmV2LnhtbESPUWvCMBSF3wf+h3AF32ZawTE6o0zHQEQqVvH50ty1&#10;Yc1NaKLWf78MBns8nHO+w1msBtuJG/XBOFaQTzMQxLXThhsF59Pn8yuIEJE1do5JwYMCrJajpwUW&#10;2t35SLcqNiJBOBSooI3RF1KGuiWLYeo8cfK+XG8xJtk3Uvd4T3DbyVmWvUiLhtNCi542LdXf1dUq&#10;uHjO8n3pY1ntZof9+mAuH6VRajIe3t9ARBrif/ivvdUK5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MP6MMAAADbAAAADwAAAAAAAAAAAAAAAACYAgAAZHJzL2Rv&#10;d25yZXYueG1sUEsFBgAAAAAEAAQA9QAAAIgDAAAAAA==&#10;">
                  <v:stroke miterlimit="2"/>
                  <v:textbox>
                    <w:txbxContent>
                      <w:p w14:paraId="46BD293C" w14:textId="77777777" w:rsidR="003C2A8A" w:rsidRDefault="003C2A8A">
                        <w:pPr>
                          <w:spacing w:line="300" w:lineRule="exact"/>
                          <w:jc w:val="center"/>
                        </w:pPr>
                        <w:r>
                          <w:rPr>
                            <w:rFonts w:hint="eastAsia"/>
                            <w:spacing w:val="16"/>
                            <w:sz w:val="18"/>
                          </w:rPr>
                          <w:t>机房管理员</w:t>
                        </w:r>
                        <w:r>
                          <w:rPr>
                            <w:spacing w:val="16"/>
                            <w:sz w:val="18"/>
                          </w:rPr>
                          <w:t>、网络管理员</w:t>
                        </w:r>
                        <w:r>
                          <w:rPr>
                            <w:rFonts w:hint="eastAsia"/>
                            <w:spacing w:val="16"/>
                            <w:sz w:val="18"/>
                          </w:rPr>
                          <w:t>共同押运、外送销</w:t>
                        </w:r>
                        <w:r>
                          <w:rPr>
                            <w:rFonts w:hint="eastAsia"/>
                            <w:spacing w:val="20"/>
                            <w:sz w:val="18"/>
                          </w:rPr>
                          <w:t>毁</w:t>
                        </w:r>
                      </w:p>
                      <w:p w14:paraId="61E3C70D" w14:textId="77777777" w:rsidR="003C2A8A" w:rsidRDefault="003C2A8A">
                        <w:pPr>
                          <w:spacing w:line="300" w:lineRule="exact"/>
                          <w:jc w:val="center"/>
                        </w:pPr>
                      </w:p>
                    </w:txbxContent>
                  </v:textbox>
                </v:rect>
              </v:group>
            </w:pict>
          </mc:Fallback>
        </mc:AlternateContent>
      </w:r>
      <w:r>
        <w:rPr>
          <w:rFonts w:ascii="宋体" w:hAnsi="宋体"/>
          <w:noProof/>
          <w:spacing w:val="-5"/>
          <w:kern w:val="0"/>
          <w:sz w:val="24"/>
          <w:szCs w:val="20"/>
        </w:rPr>
        <mc:AlternateContent>
          <mc:Choice Requires="wps">
            <w:drawing>
              <wp:anchor distT="0" distB="0" distL="114300" distR="114300" simplePos="0" relativeHeight="251620864" behindDoc="0" locked="0" layoutInCell="0" allowOverlap="1" wp14:anchorId="3139E23B" wp14:editId="51558B54">
                <wp:simplePos x="0" y="0"/>
                <wp:positionH relativeFrom="column">
                  <wp:posOffset>4084955</wp:posOffset>
                </wp:positionH>
                <wp:positionV relativeFrom="paragraph">
                  <wp:posOffset>100330</wp:posOffset>
                </wp:positionV>
                <wp:extent cx="412115" cy="322580"/>
                <wp:effectExtent l="0" t="0" r="0" b="3810"/>
                <wp:wrapNone/>
                <wp:docPr id="39" name="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07EA9" w14:textId="77777777" w:rsidR="003C2A8A" w:rsidRDefault="003C2A8A">
                            <w:pPr>
                              <w:rPr>
                                <w:sz w:val="18"/>
                              </w:rPr>
                            </w:pPr>
                            <w:r>
                              <w:rPr>
                                <w:rFonts w:hint="eastAsia"/>
                                <w:sz w:val="18"/>
                              </w:rPr>
                              <w:t>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9E23B" id="矩形 49" o:spid="_x0000_s1038" style="position:absolute;margin-left:321.65pt;margin-top:7.9pt;width:32.45pt;height:25.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" o:allowincell="f" stroked="f">
                <v:textbox inset="0,0,0,0">
                  <w:txbxContent>
                    <w:p w14:paraId="20C07EA9" w14:textId="77777777" w:rsidR="003C2A8A" w:rsidRDefault="003C2A8A">
                      <w:pPr>
                        <w:rPr>
                          <w:sz w:val="18"/>
                        </w:rPr>
                      </w:pPr>
                      <w:r>
                        <w:rPr>
                          <w:rFonts w:hint="eastAsia"/>
                          <w:sz w:val="18"/>
                        </w:rPr>
                        <w:t>否</w:t>
                      </w:r>
                    </w:p>
                  </w:txbxContent>
                </v:textbox>
              </v:rect>
            </w:pict>
          </mc:Fallback>
        </mc:AlternateContent>
      </w:r>
    </w:p>
    <w:p w14:paraId="53FD3E90" w14:textId="1F1DFBA9" w:rsidR="0024427F" w:rsidRDefault="00CF4D3F">
      <w:pPr>
        <w:widowControl/>
        <w:jc w:val="left"/>
        <w:rPr>
          <w:rFonts w:ascii="宋体" w:hAnsi="宋体"/>
          <w:spacing w:val="-5"/>
          <w:kern w:val="0"/>
          <w:sz w:val="24"/>
          <w:szCs w:val="20"/>
        </w:rPr>
      </w:pPr>
      <w:r>
        <w:rPr>
          <w:rFonts w:ascii="宋体" w:hAnsi="宋体"/>
          <w:noProof/>
          <w:spacing w:val="-5"/>
          <w:kern w:val="0"/>
          <w:sz w:val="20"/>
          <w:szCs w:val="20"/>
        </w:rPr>
        <mc:AlternateContent>
          <mc:Choice Requires="wps">
            <w:drawing>
              <wp:anchor distT="0" distB="0" distL="114300" distR="114300" simplePos="0" relativeHeight="251627008" behindDoc="0" locked="0" layoutInCell="0" allowOverlap="1" wp14:anchorId="14A8B95E" wp14:editId="151EB885">
                <wp:simplePos x="0" y="0"/>
                <wp:positionH relativeFrom="column">
                  <wp:posOffset>4120515</wp:posOffset>
                </wp:positionH>
                <wp:positionV relativeFrom="paragraph">
                  <wp:posOffset>4457065</wp:posOffset>
                </wp:positionV>
                <wp:extent cx="240030" cy="198120"/>
                <wp:effectExtent l="0" t="0" r="1905" b="2540"/>
                <wp:wrapNone/>
                <wp:docPr id="38" name="矩形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BD50F" w14:textId="77777777" w:rsidR="003C2A8A" w:rsidRDefault="003C2A8A">
                            <w:pPr>
                              <w:rPr>
                                <w:sz w:val="18"/>
                              </w:rPr>
                            </w:pPr>
                            <w:r>
                              <w:rPr>
                                <w:rFonts w:hint="eastAsia"/>
                                <w:sz w:val="18"/>
                              </w:rPr>
                              <w:t>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8B95E" id="矩形 50" o:spid="_x0000_s1039" style="position:absolute;margin-left:324.45pt;margin-top:350.95pt;width:18.9pt;height:15.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" o:allowincell="f" stroked="f">
                <v:textbox inset="0,0,0,0">
                  <w:txbxContent>
                    <w:p w14:paraId="735BD50F" w14:textId="77777777" w:rsidR="003C2A8A" w:rsidRDefault="003C2A8A">
                      <w:pPr>
                        <w:rPr>
                          <w:sz w:val="18"/>
                        </w:rPr>
                      </w:pPr>
                      <w:r>
                        <w:rPr>
                          <w:rFonts w:hint="eastAsia"/>
                          <w:sz w:val="18"/>
                        </w:rPr>
                        <w:t>否</w:t>
                      </w:r>
                    </w:p>
                  </w:txbxContent>
                </v:textbox>
              </v:rect>
            </w:pict>
          </mc:Fallback>
        </mc:AlternateContent>
      </w:r>
    </w:p>
    <w:p w14:paraId="35560443" w14:textId="34B7E85A" w:rsidR="0024427F" w:rsidRDefault="00CF4D3F">
      <w:pPr>
        <w:widowControl/>
        <w:jc w:val="left"/>
        <w:rPr>
          <w:rFonts w:ascii="宋体" w:hAnsi="宋体"/>
          <w:spacing w:val="-5"/>
          <w:kern w:val="0"/>
          <w:sz w:val="24"/>
          <w:szCs w:val="20"/>
        </w:rPr>
      </w:pPr>
      <w:r>
        <w:rPr>
          <w:rFonts w:ascii="宋体" w:hAnsi="宋体"/>
          <w:noProof/>
          <w:spacing w:val="-5"/>
          <w:kern w:val="0"/>
          <w:sz w:val="24"/>
          <w:szCs w:val="20"/>
        </w:rPr>
        <mc:AlternateContent>
          <mc:Choice Requires="wpg">
            <w:drawing>
              <wp:anchor distT="0" distB="0" distL="114300" distR="114300" simplePos="0" relativeHeight="251639296" behindDoc="0" locked="0" layoutInCell="0" allowOverlap="1" wp14:anchorId="27DC0D03" wp14:editId="69E08E30">
                <wp:simplePos x="0" y="0"/>
                <wp:positionH relativeFrom="column">
                  <wp:posOffset>4000500</wp:posOffset>
                </wp:positionH>
                <wp:positionV relativeFrom="paragraph">
                  <wp:posOffset>29210</wp:posOffset>
                </wp:positionV>
                <wp:extent cx="600075" cy="4554220"/>
                <wp:effectExtent l="9525" t="8255" r="19050" b="9525"/>
                <wp:wrapNone/>
                <wp:docPr id="28" name="组合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 cy="4554220"/>
                          <a:chOff x="8097" y="3472"/>
                          <a:chExt cx="945" cy="7172"/>
                        </a:xfrm>
                      </wpg:grpSpPr>
                      <wps:wsp>
                        <wps:cNvPr id="29" name="Line 24"/>
                        <wps:cNvCnPr>
                          <a:cxnSpLocks noChangeShapeType="1"/>
                        </wps:cNvCnPr>
                        <wps:spPr bwMode="auto">
                          <a:xfrm>
                            <a:off x="9025" y="3472"/>
                            <a:ext cx="0" cy="71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25"/>
                        <wps:cNvSpPr>
                          <a:spLocks noChangeArrowheads="1"/>
                        </wps:cNvSpPr>
                        <wps:spPr bwMode="auto">
                          <a:xfrm>
                            <a:off x="8286" y="4554"/>
                            <a:ext cx="378"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839B4" w14:textId="77777777" w:rsidR="003C2A8A" w:rsidRDefault="003C2A8A">
                              <w:pPr>
                                <w:rPr>
                                  <w:sz w:val="18"/>
                                </w:rPr>
                              </w:pPr>
                              <w:r>
                                <w:rPr>
                                  <w:sz w:val="18"/>
                                </w:rPr>
                                <w:t>NO</w:t>
                              </w:r>
                            </w:p>
                          </w:txbxContent>
                        </wps:txbx>
                        <wps:bodyPr rot="0" vert="horz" wrap="square" lIns="0" tIns="0" rIns="0" bIns="0" anchor="t" anchorCtr="0" upright="1">
                          <a:noAutofit/>
                        </wps:bodyPr>
                      </wps:wsp>
                      <wps:wsp>
                        <wps:cNvPr id="31" name="Rectangle 26"/>
                        <wps:cNvSpPr>
                          <a:spLocks noChangeArrowheads="1"/>
                        </wps:cNvSpPr>
                        <wps:spPr bwMode="auto">
                          <a:xfrm>
                            <a:off x="8286" y="5958"/>
                            <a:ext cx="378"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01EBA" w14:textId="77777777" w:rsidR="003C2A8A" w:rsidRDefault="003C2A8A">
                              <w:pPr>
                                <w:rPr>
                                  <w:sz w:val="18"/>
                                </w:rPr>
                              </w:pPr>
                              <w:r>
                                <w:rPr>
                                  <w:sz w:val="18"/>
                                </w:rPr>
                                <w:t>NO</w:t>
                              </w:r>
                            </w:p>
                          </w:txbxContent>
                        </wps:txbx>
                        <wps:bodyPr rot="0" vert="horz" wrap="square" lIns="0" tIns="0" rIns="0" bIns="0" anchor="t" anchorCtr="0" upright="1">
                          <a:noAutofit/>
                        </wps:bodyPr>
                      </wps:wsp>
                      <wps:wsp>
                        <wps:cNvPr id="32" name="Rectangle 27"/>
                        <wps:cNvSpPr>
                          <a:spLocks noChangeArrowheads="1"/>
                        </wps:cNvSpPr>
                        <wps:spPr bwMode="auto">
                          <a:xfrm>
                            <a:off x="8286" y="7518"/>
                            <a:ext cx="378" cy="2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8DEB" w14:textId="77777777" w:rsidR="003C2A8A" w:rsidRDefault="003C2A8A">
                              <w:pPr>
                                <w:rPr>
                                  <w:sz w:val="18"/>
                                </w:rPr>
                              </w:pPr>
                              <w:r>
                                <w:rPr>
                                  <w:sz w:val="18"/>
                                </w:rPr>
                                <w:t>NO</w:t>
                              </w:r>
                            </w:p>
                          </w:txbxContent>
                        </wps:txbx>
                        <wps:bodyPr rot="0" vert="horz" wrap="square" lIns="0" tIns="0" rIns="0" bIns="0" anchor="t" anchorCtr="0" upright="1">
                          <a:noAutofit/>
                        </wps:bodyPr>
                      </wps:wsp>
                      <wps:wsp>
                        <wps:cNvPr id="33" name="Rectangle 28"/>
                        <wps:cNvSpPr>
                          <a:spLocks noChangeArrowheads="1"/>
                        </wps:cNvSpPr>
                        <wps:spPr bwMode="auto">
                          <a:xfrm>
                            <a:off x="8286" y="8922"/>
                            <a:ext cx="378"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5E306" w14:textId="77777777" w:rsidR="003C2A8A" w:rsidRDefault="003C2A8A">
                              <w:pPr>
                                <w:rPr>
                                  <w:sz w:val="18"/>
                                </w:rPr>
                              </w:pPr>
                              <w:r>
                                <w:rPr>
                                  <w:sz w:val="18"/>
                                </w:rPr>
                                <w:t>NO</w:t>
                              </w:r>
                            </w:p>
                          </w:txbxContent>
                        </wps:txbx>
                        <wps:bodyPr rot="0" vert="horz" wrap="square" lIns="0" tIns="0" rIns="0" bIns="0" anchor="t" anchorCtr="0" upright="1">
                          <a:noAutofit/>
                        </wps:bodyPr>
                      </wps:wsp>
                      <wps:wsp>
                        <wps:cNvPr id="34" name="Line 29"/>
                        <wps:cNvCnPr>
                          <a:cxnSpLocks noChangeShapeType="1"/>
                        </wps:cNvCnPr>
                        <wps:spPr bwMode="auto">
                          <a:xfrm>
                            <a:off x="8097" y="4872"/>
                            <a:ext cx="9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0"/>
                        <wps:cNvCnPr>
                          <a:cxnSpLocks noChangeShapeType="1"/>
                        </wps:cNvCnPr>
                        <wps:spPr bwMode="auto">
                          <a:xfrm>
                            <a:off x="8097" y="6276"/>
                            <a:ext cx="9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31"/>
                        <wps:cNvCnPr>
                          <a:cxnSpLocks noChangeShapeType="1"/>
                        </wps:cNvCnPr>
                        <wps:spPr bwMode="auto">
                          <a:xfrm>
                            <a:off x="8097" y="7836"/>
                            <a:ext cx="9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Line 32"/>
                        <wps:cNvCnPr>
                          <a:cxnSpLocks noChangeShapeType="1"/>
                        </wps:cNvCnPr>
                        <wps:spPr bwMode="auto">
                          <a:xfrm>
                            <a:off x="8097" y="9240"/>
                            <a:ext cx="9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DC0D03" id="组合 51" o:spid="_x0000_s1040" style="position:absolute;margin-left:315pt;margin-top:2.3pt;width:47.25pt;height:358.6pt;z-index:251639296" coordorigin="8097,3472" coordsize="945,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" o:allowincell="f">
                <v:line id="Line 24" o:spid="_x0000_s1041" style="position:absolute;visibility:visible;mso-wrap-style:square" from="9025,3472" to="9025,10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rect id="Rectangle 25" o:spid="_x0000_s1042" style="position:absolute;left:8286;top:4554;width:378;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KF74A&#10;AADbAAAADwAAAGRycy9kb3ducmV2LnhtbERPTWsCMRC9C/6HMEJvmrWFIqtRxLbYa1fF67AZN6vJ&#10;ZNlETf315lDo8fG+F6vkrLhRH1rPCqaTAgRx7XXLjYL97ms8AxEiskbrmRT8UoDVcjhYYKn9nX/o&#10;VsVG5BAOJSowMXallKE25DBMfEecuZPvHcYM+0bqHu853Fn5WhTv0mHLucFgRxtD9aW6OgXb6cdn&#10;d5aPCrc20vVgUm2PSamXUVrPQURK8V/85/7WCt7y+vwl/wC5f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Cihe+AAAA2wAAAA8AAAAAAAAAAAAAAAAAmAIAAGRycy9kb3ducmV2&#10;LnhtbFBLBQYAAAAABAAEAPUAAACDAwAAAAA=&#10;" stroked="f">
                  <v:textbox inset="0,0,0,0">
                    <w:txbxContent>
                      <w:p w14:paraId="7D4839B4" w14:textId="77777777" w:rsidR="003C2A8A" w:rsidRDefault="003C2A8A">
                        <w:pPr>
                          <w:rPr>
                            <w:sz w:val="18"/>
                          </w:rPr>
                        </w:pPr>
                        <w:r>
                          <w:rPr>
                            <w:sz w:val="18"/>
                          </w:rPr>
                          <w:t>NO</w:t>
                        </w:r>
                      </w:p>
                    </w:txbxContent>
                  </v:textbox>
                </v:rect>
                <v:rect id="Rectangle 26" o:spid="_x0000_s1043" style="position:absolute;left:8286;top:5958;width:378;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4vjMEA&#10;AADbAAAADwAAAGRycy9kb3ducmV2LnhtbESPQWsCMRSE7wX/Q3iCt5rdFkpZjSLaotduW7w+Ns/N&#10;avKybKJGf31TKPQ4zMw3zHyZnBUXGkLnWUE5LUAQN1533Cr4+nx/fAURIrJG65kU3CjAcjF6mGOl&#10;/ZU/6FLHVmQIhwoVmBj7SsrQGHIYpr4nzt7BDw5jlkMr9YDXDHdWPhXFi3TYcV4w2NPaUHOqz07B&#10;tty89Ud5r3FrI52/TWrsPik1GafVDESkFP/Df+2dVvBcwu+X/APk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OL4zBAAAA2wAAAA8AAAAAAAAAAAAAAAAAmAIAAGRycy9kb3du&#10;cmV2LnhtbFBLBQYAAAAABAAEAPUAAACGAwAAAAA=&#10;" stroked="f">
                  <v:textbox inset="0,0,0,0">
                    <w:txbxContent>
                      <w:p w14:paraId="1FD01EBA" w14:textId="77777777" w:rsidR="003C2A8A" w:rsidRDefault="003C2A8A">
                        <w:pPr>
                          <w:rPr>
                            <w:sz w:val="18"/>
                          </w:rPr>
                        </w:pPr>
                        <w:r>
                          <w:rPr>
                            <w:sz w:val="18"/>
                          </w:rPr>
                          <w:t>NO</w:t>
                        </w:r>
                      </w:p>
                    </w:txbxContent>
                  </v:textbox>
                </v:rect>
                <v:rect id="Rectangle 27" o:spid="_x0000_s1044" style="position:absolute;left:8286;top:7518;width:378;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yx+8EA&#10;AADbAAAADwAAAGRycy9kb3ducmV2LnhtbESPQWsCMRSE7wX/Q3hCbzWrhVJWo4ha9Nqt4vWxeW5W&#10;k5dlEzX11zeFQo/DzHzDzBbJWXGjPrSeFYxHBQji2uuWGwX7r4+XdxAhImu0nknBNwVYzAdPMyy1&#10;v/Mn3arYiAzhUKICE2NXShlqQw7DyHfE2Tv53mHMsm+k7vGe4c7KSVG8SYct5wWDHa0M1Zfq6hRs&#10;x+tNd5aPCrc20vVgUm2PSannYVpOQURK8T/8195pBa8T+P2Sf4C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csfvBAAAA2wAAAA8AAAAAAAAAAAAAAAAAmAIAAGRycy9kb3du&#10;cmV2LnhtbFBLBQYAAAAABAAEAPUAAACGAwAAAAA=&#10;" stroked="f">
                  <v:textbox inset="0,0,0,0">
                    <w:txbxContent>
                      <w:p w14:paraId="04648DEB" w14:textId="77777777" w:rsidR="003C2A8A" w:rsidRDefault="003C2A8A">
                        <w:pPr>
                          <w:rPr>
                            <w:sz w:val="18"/>
                          </w:rPr>
                        </w:pPr>
                        <w:r>
                          <w:rPr>
                            <w:sz w:val="18"/>
                          </w:rPr>
                          <w:t>NO</w:t>
                        </w:r>
                      </w:p>
                    </w:txbxContent>
                  </v:textbox>
                </v:rect>
                <v:rect id="Rectangle 28" o:spid="_x0000_s1045" style="position:absolute;left:8286;top:8922;width:378;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UYMIA&#10;AADbAAAADwAAAGRycy9kb3ducmV2LnhtbESPT2sCMRTE7wW/Q3hCbzWrQimrUcQ/2Gu3itfH5rlZ&#10;TV6WTdS0n74pFHocZuY3zHyZnBV36kPrWcF4VIAgrr1uuVFw+Ny9vIEIEVmj9UwKvijAcjF4mmOp&#10;/YM/6F7FRmQIhxIVmBi7UspQG3IYRr4jzt7Z9w5jln0jdY+PDHdWToriVTpsOS8Y7GhtqL5WN6dg&#10;P95su4v8rnBvI92OJtX2lJR6HqbVDESkFP/Df+13rWA6hd8v+QfIx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BRgwgAAANsAAAAPAAAAAAAAAAAAAAAAAJgCAABkcnMvZG93&#10;bnJldi54bWxQSwUGAAAAAAQABAD1AAAAhwMAAAAA&#10;" stroked="f">
                  <v:textbox inset="0,0,0,0">
                    <w:txbxContent>
                      <w:p w14:paraId="7B45E306" w14:textId="77777777" w:rsidR="003C2A8A" w:rsidRDefault="003C2A8A">
                        <w:pPr>
                          <w:rPr>
                            <w:sz w:val="18"/>
                          </w:rPr>
                        </w:pPr>
                        <w:r>
                          <w:rPr>
                            <w:sz w:val="18"/>
                          </w:rPr>
                          <w:t>NO</w:t>
                        </w:r>
                      </w:p>
                    </w:txbxContent>
                  </v:textbox>
                </v:rect>
                <v:line id="Line 29" o:spid="_x0000_s1046" style="position:absolute;visibility:visible;mso-wrap-style:square" from="8097,4872" to="9042,4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SX8QAAADbAAAADwAAAGRycy9kb3ducmV2LnhtbESPQWsCMRSE70L/Q3iF3jSrl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1JfxAAAANsAAAAPAAAAAAAAAAAA&#10;AAAAAKECAABkcnMvZG93bnJldi54bWxQSwUGAAAAAAQABAD5AAAAkgMAAAAA&#10;">
                  <v:stroke endarrow="block"/>
                </v:line>
                <v:line id="Line 30" o:spid="_x0000_s1047" style="position:absolute;visibility:visible;mso-wrap-style:square" from="8097,6276" to="9042,6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line id="Line 31" o:spid="_x0000_s1048" style="position:absolute;visibility:visible;mso-wrap-style:square" from="8097,7836" to="9042,7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line id="Line 32" o:spid="_x0000_s1049" style="position:absolute;visibility:visible;mso-wrap-style:square" from="8097,9240" to="9042,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group>
            </w:pict>
          </mc:Fallback>
        </mc:AlternateContent>
      </w:r>
      <w:r>
        <w:rPr>
          <w:rFonts w:ascii="宋体" w:hAnsi="宋体"/>
          <w:noProof/>
          <w:spacing w:val="-5"/>
          <w:kern w:val="0"/>
          <w:sz w:val="24"/>
          <w:szCs w:val="20"/>
        </w:rPr>
        <mc:AlternateContent>
          <mc:Choice Requires="wps">
            <w:drawing>
              <wp:anchor distT="0" distB="0" distL="114300" distR="114300" simplePos="0" relativeHeight="251645440" behindDoc="0" locked="0" layoutInCell="0" allowOverlap="1" wp14:anchorId="3FEBF8F7" wp14:editId="26B26294">
                <wp:simplePos x="0" y="0"/>
                <wp:positionH relativeFrom="column">
                  <wp:posOffset>4000500</wp:posOffset>
                </wp:positionH>
                <wp:positionV relativeFrom="paragraph">
                  <wp:posOffset>4583430</wp:posOffset>
                </wp:positionV>
                <wp:extent cx="600075" cy="635"/>
                <wp:effectExtent l="9525" t="9525" r="9525" b="8890"/>
                <wp:wrapNone/>
                <wp:docPr id="27"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C2112" id="直接连接符 61" o:spid="_x0000_s1026" style="position:absolute;left:0;text-align:lef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60.9pt" to="362.25pt,3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" o:allowincell="f"/>
            </w:pict>
          </mc:Fallback>
        </mc:AlternateContent>
      </w:r>
      <w:r>
        <w:rPr>
          <w:rFonts w:ascii="宋体" w:hAnsi="宋体"/>
          <w:noProof/>
          <w:spacing w:val="-5"/>
          <w:kern w:val="0"/>
          <w:sz w:val="24"/>
          <w:szCs w:val="20"/>
        </w:rPr>
        <mc:AlternateContent>
          <mc:Choice Requires="wps">
            <w:drawing>
              <wp:anchor distT="0" distB="0" distL="114300" distR="114300" simplePos="0" relativeHeight="251651584" behindDoc="0" locked="0" layoutInCell="0" allowOverlap="1" wp14:anchorId="5ABB0381" wp14:editId="3A2493E2">
                <wp:simplePos x="0" y="0"/>
                <wp:positionH relativeFrom="column">
                  <wp:posOffset>4000500</wp:posOffset>
                </wp:positionH>
                <wp:positionV relativeFrom="paragraph">
                  <wp:posOffset>26670</wp:posOffset>
                </wp:positionV>
                <wp:extent cx="567055" cy="635"/>
                <wp:effectExtent l="19050" t="53340" r="13970" b="60325"/>
                <wp:wrapNone/>
                <wp:docPr id="26" name="直接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70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70FD8" id="直接连接符 62" o:spid="_x0000_s1026" style="position:absolute;left:0;text-align:lef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2.1pt" to="359.6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" o:allowincell="f">
                <v:stroke endarrow="block"/>
              </v:line>
            </w:pict>
          </mc:Fallback>
        </mc:AlternateContent>
      </w:r>
    </w:p>
    <w:p w14:paraId="3FEE5209" w14:textId="77777777" w:rsidR="0024427F" w:rsidRDefault="0024427F">
      <w:pPr>
        <w:widowControl/>
        <w:jc w:val="left"/>
        <w:rPr>
          <w:rFonts w:ascii="宋体" w:hAnsi="宋体"/>
          <w:spacing w:val="-5"/>
          <w:kern w:val="0"/>
          <w:sz w:val="24"/>
          <w:szCs w:val="20"/>
        </w:rPr>
      </w:pPr>
    </w:p>
    <w:p w14:paraId="34CDF8FD" w14:textId="77777777" w:rsidR="0024427F" w:rsidRDefault="0024427F">
      <w:pPr>
        <w:widowControl/>
        <w:jc w:val="left"/>
        <w:rPr>
          <w:rFonts w:ascii="宋体" w:hAnsi="宋体"/>
          <w:spacing w:val="-5"/>
          <w:kern w:val="0"/>
          <w:sz w:val="24"/>
          <w:szCs w:val="20"/>
        </w:rPr>
      </w:pPr>
    </w:p>
    <w:p w14:paraId="5CD5D3F5" w14:textId="47E499BA" w:rsidR="0024427F" w:rsidRDefault="00CF4D3F">
      <w:pPr>
        <w:widowControl/>
        <w:jc w:val="left"/>
        <w:rPr>
          <w:rFonts w:ascii="宋体" w:hAnsi="宋体"/>
          <w:spacing w:val="-5"/>
          <w:kern w:val="0"/>
          <w:sz w:val="24"/>
          <w:szCs w:val="20"/>
        </w:rPr>
      </w:pPr>
      <w:r>
        <w:rPr>
          <w:rFonts w:ascii="宋体" w:hAnsi="宋体"/>
          <w:noProof/>
          <w:spacing w:val="-5"/>
          <w:kern w:val="0"/>
          <w:sz w:val="24"/>
          <w:szCs w:val="20"/>
        </w:rPr>
        <mc:AlternateContent>
          <mc:Choice Requires="wps">
            <w:drawing>
              <wp:anchor distT="0" distB="0" distL="114300" distR="114300" simplePos="0" relativeHeight="251658752" behindDoc="0" locked="0" layoutInCell="0" allowOverlap="1" wp14:anchorId="53825BA8" wp14:editId="65B63B05">
                <wp:simplePos x="0" y="0"/>
                <wp:positionH relativeFrom="column">
                  <wp:posOffset>4084955</wp:posOffset>
                </wp:positionH>
                <wp:positionV relativeFrom="paragraph">
                  <wp:posOffset>-2540</wp:posOffset>
                </wp:positionV>
                <wp:extent cx="412115" cy="322580"/>
                <wp:effectExtent l="0" t="0" r="0" b="1905"/>
                <wp:wrapNone/>
                <wp:docPr id="25" name="矩形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68D76A" w14:textId="77777777" w:rsidR="003C2A8A" w:rsidRDefault="003C2A8A">
                            <w:pPr>
                              <w:rPr>
                                <w:sz w:val="18"/>
                              </w:rPr>
                            </w:pPr>
                            <w:r>
                              <w:rPr>
                                <w:rFonts w:hint="eastAsia"/>
                                <w:sz w:val="18"/>
                              </w:rPr>
                              <w:t>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25BA8" id="矩形 63" o:spid="_x0000_s1050" style="position:absolute;margin-left:321.65pt;margin-top:-.2pt;width:32.45pt;height:25.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" o:allowincell="f" stroked="f">
                <v:textbox inset="0,0,0,0">
                  <w:txbxContent>
                    <w:p w14:paraId="4068D76A" w14:textId="77777777" w:rsidR="003C2A8A" w:rsidRDefault="003C2A8A">
                      <w:pPr>
                        <w:rPr>
                          <w:sz w:val="18"/>
                        </w:rPr>
                      </w:pPr>
                      <w:r>
                        <w:rPr>
                          <w:rFonts w:hint="eastAsia"/>
                          <w:sz w:val="18"/>
                        </w:rPr>
                        <w:t>否</w:t>
                      </w:r>
                    </w:p>
                  </w:txbxContent>
                </v:textbox>
              </v:rect>
            </w:pict>
          </mc:Fallback>
        </mc:AlternateContent>
      </w:r>
    </w:p>
    <w:p w14:paraId="123133E0" w14:textId="77777777" w:rsidR="0024427F" w:rsidRDefault="0024427F">
      <w:pPr>
        <w:widowControl/>
        <w:jc w:val="left"/>
        <w:rPr>
          <w:rFonts w:ascii="宋体" w:hAnsi="宋体"/>
          <w:spacing w:val="-5"/>
          <w:kern w:val="0"/>
          <w:sz w:val="24"/>
          <w:szCs w:val="20"/>
        </w:rPr>
      </w:pPr>
    </w:p>
    <w:p w14:paraId="049FD200" w14:textId="77777777" w:rsidR="0024427F" w:rsidRDefault="0024427F">
      <w:pPr>
        <w:widowControl/>
        <w:jc w:val="left"/>
        <w:rPr>
          <w:rFonts w:ascii="宋体" w:hAnsi="宋体"/>
          <w:spacing w:val="-5"/>
          <w:kern w:val="0"/>
          <w:sz w:val="24"/>
          <w:szCs w:val="20"/>
        </w:rPr>
      </w:pPr>
    </w:p>
    <w:p w14:paraId="0247F144" w14:textId="77777777" w:rsidR="0024427F" w:rsidRDefault="0024427F">
      <w:pPr>
        <w:widowControl/>
        <w:jc w:val="left"/>
        <w:rPr>
          <w:rFonts w:ascii="宋体" w:hAnsi="宋体"/>
          <w:spacing w:val="-5"/>
          <w:kern w:val="0"/>
          <w:sz w:val="24"/>
          <w:szCs w:val="20"/>
        </w:rPr>
      </w:pPr>
    </w:p>
    <w:p w14:paraId="1CFF7813" w14:textId="01859BBF" w:rsidR="0024427F" w:rsidRDefault="00CF4D3F">
      <w:pPr>
        <w:widowControl/>
        <w:jc w:val="left"/>
        <w:rPr>
          <w:rFonts w:ascii="宋体" w:hAnsi="宋体"/>
          <w:spacing w:val="-5"/>
          <w:kern w:val="0"/>
          <w:sz w:val="24"/>
          <w:szCs w:val="20"/>
        </w:rPr>
      </w:pPr>
      <w:r>
        <w:rPr>
          <w:rFonts w:ascii="宋体" w:hAnsi="宋体"/>
          <w:noProof/>
          <w:spacing w:val="-5"/>
          <w:kern w:val="0"/>
          <w:sz w:val="24"/>
          <w:szCs w:val="20"/>
        </w:rPr>
        <mc:AlternateContent>
          <mc:Choice Requires="wps">
            <w:drawing>
              <wp:anchor distT="0" distB="0" distL="114300" distR="114300" simplePos="0" relativeHeight="251664896" behindDoc="0" locked="0" layoutInCell="0" allowOverlap="1" wp14:anchorId="4B03162B" wp14:editId="03B56D23">
                <wp:simplePos x="0" y="0"/>
                <wp:positionH relativeFrom="column">
                  <wp:posOffset>4109085</wp:posOffset>
                </wp:positionH>
                <wp:positionV relativeFrom="paragraph">
                  <wp:posOffset>96520</wp:posOffset>
                </wp:positionV>
                <wp:extent cx="412115" cy="322580"/>
                <wp:effectExtent l="3810" t="0" r="3175" b="0"/>
                <wp:wrapNone/>
                <wp:docPr id="2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F7801B" w14:textId="77777777" w:rsidR="003C2A8A" w:rsidRDefault="003C2A8A">
                            <w:pPr>
                              <w:rPr>
                                <w:sz w:val="18"/>
                              </w:rPr>
                            </w:pPr>
                            <w:r>
                              <w:rPr>
                                <w:rFonts w:hint="eastAsia"/>
                                <w:sz w:val="18"/>
                              </w:rPr>
                              <w:t>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3162B" id="矩形 64" o:spid="_x0000_s1051" style="position:absolute;margin-left:323.55pt;margin-top:7.6pt;width:32.45pt;height:2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" o:allowincell="f" stroked="f">
                <v:textbox inset="0,0,0,0">
                  <w:txbxContent>
                    <w:p w14:paraId="17F7801B" w14:textId="77777777" w:rsidR="003C2A8A" w:rsidRDefault="003C2A8A">
                      <w:pPr>
                        <w:rPr>
                          <w:sz w:val="18"/>
                        </w:rPr>
                      </w:pPr>
                      <w:r>
                        <w:rPr>
                          <w:rFonts w:hint="eastAsia"/>
                          <w:sz w:val="18"/>
                        </w:rPr>
                        <w:t>否</w:t>
                      </w:r>
                    </w:p>
                  </w:txbxContent>
                </v:textbox>
              </v:rect>
            </w:pict>
          </mc:Fallback>
        </mc:AlternateContent>
      </w:r>
    </w:p>
    <w:p w14:paraId="0FAE377E" w14:textId="77777777" w:rsidR="0024427F" w:rsidRDefault="0024427F">
      <w:pPr>
        <w:widowControl/>
        <w:jc w:val="left"/>
        <w:rPr>
          <w:rFonts w:ascii="宋体" w:hAnsi="宋体"/>
          <w:spacing w:val="-5"/>
          <w:kern w:val="0"/>
          <w:sz w:val="24"/>
          <w:szCs w:val="20"/>
        </w:rPr>
      </w:pPr>
    </w:p>
    <w:p w14:paraId="299384F0" w14:textId="77777777" w:rsidR="0024427F" w:rsidRDefault="0024427F">
      <w:pPr>
        <w:widowControl/>
        <w:jc w:val="left"/>
        <w:rPr>
          <w:rFonts w:ascii="宋体" w:hAnsi="宋体"/>
          <w:spacing w:val="-5"/>
          <w:kern w:val="0"/>
          <w:sz w:val="24"/>
          <w:szCs w:val="20"/>
        </w:rPr>
      </w:pPr>
    </w:p>
    <w:p w14:paraId="1B5FAC74" w14:textId="77777777" w:rsidR="0024427F" w:rsidRDefault="0024427F">
      <w:pPr>
        <w:widowControl/>
        <w:jc w:val="left"/>
        <w:rPr>
          <w:rFonts w:ascii="宋体" w:hAnsi="宋体"/>
          <w:spacing w:val="-5"/>
          <w:kern w:val="0"/>
          <w:sz w:val="24"/>
          <w:szCs w:val="20"/>
        </w:rPr>
      </w:pPr>
    </w:p>
    <w:p w14:paraId="406799A2" w14:textId="77777777" w:rsidR="0024427F" w:rsidRDefault="0024427F">
      <w:pPr>
        <w:widowControl/>
        <w:jc w:val="left"/>
        <w:rPr>
          <w:rFonts w:ascii="宋体" w:hAnsi="宋体"/>
          <w:spacing w:val="-5"/>
          <w:kern w:val="0"/>
          <w:sz w:val="24"/>
          <w:szCs w:val="20"/>
        </w:rPr>
      </w:pPr>
    </w:p>
    <w:p w14:paraId="617DBE3B" w14:textId="3C0DA9C6" w:rsidR="0024427F" w:rsidRDefault="00CF4D3F">
      <w:pPr>
        <w:widowControl/>
        <w:jc w:val="left"/>
        <w:rPr>
          <w:rFonts w:ascii="宋体" w:hAnsi="宋体"/>
          <w:spacing w:val="-5"/>
          <w:kern w:val="0"/>
          <w:sz w:val="24"/>
          <w:szCs w:val="20"/>
        </w:rPr>
      </w:pPr>
      <w:r>
        <w:rPr>
          <w:rFonts w:ascii="宋体" w:hAnsi="宋体"/>
          <w:noProof/>
          <w:spacing w:val="-5"/>
          <w:kern w:val="0"/>
          <w:sz w:val="24"/>
          <w:szCs w:val="20"/>
        </w:rPr>
        <mc:AlternateContent>
          <mc:Choice Requires="wps">
            <w:drawing>
              <wp:anchor distT="0" distB="0" distL="114300" distR="114300" simplePos="0" relativeHeight="251671040" behindDoc="0" locked="0" layoutInCell="0" allowOverlap="1" wp14:anchorId="50765D2A" wp14:editId="1F1D58DF">
                <wp:simplePos x="0" y="0"/>
                <wp:positionH relativeFrom="column">
                  <wp:posOffset>4109085</wp:posOffset>
                </wp:positionH>
                <wp:positionV relativeFrom="paragraph">
                  <wp:posOffset>58420</wp:posOffset>
                </wp:positionV>
                <wp:extent cx="412115" cy="322580"/>
                <wp:effectExtent l="3810" t="0" r="3175" b="0"/>
                <wp:wrapNone/>
                <wp:docPr id="23"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37AB6" w14:textId="77777777" w:rsidR="003C2A8A" w:rsidRDefault="003C2A8A">
                            <w:pPr>
                              <w:rPr>
                                <w:sz w:val="18"/>
                              </w:rPr>
                            </w:pPr>
                            <w:r>
                              <w:rPr>
                                <w:rFonts w:hint="eastAsia"/>
                                <w:sz w:val="18"/>
                              </w:rPr>
                              <w:t>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65D2A" id="矩形 65" o:spid="_x0000_s1052" style="position:absolute;margin-left:323.55pt;margin-top:4.6pt;width:32.45pt;height:25.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" o:allowincell="f" stroked="f">
                <v:textbox inset="0,0,0,0">
                  <w:txbxContent>
                    <w:p w14:paraId="78437AB6" w14:textId="77777777" w:rsidR="003C2A8A" w:rsidRDefault="003C2A8A">
                      <w:pPr>
                        <w:rPr>
                          <w:sz w:val="18"/>
                        </w:rPr>
                      </w:pPr>
                      <w:r>
                        <w:rPr>
                          <w:rFonts w:hint="eastAsia"/>
                          <w:sz w:val="18"/>
                        </w:rPr>
                        <w:t>否</w:t>
                      </w:r>
                    </w:p>
                  </w:txbxContent>
                </v:textbox>
              </v:rect>
            </w:pict>
          </mc:Fallback>
        </mc:AlternateContent>
      </w:r>
    </w:p>
    <w:p w14:paraId="2FF7CA3B" w14:textId="77777777" w:rsidR="0024427F" w:rsidRDefault="0024427F">
      <w:pPr>
        <w:widowControl/>
        <w:jc w:val="left"/>
        <w:rPr>
          <w:rFonts w:ascii="宋体" w:hAnsi="宋体"/>
          <w:spacing w:val="-5"/>
          <w:kern w:val="0"/>
          <w:sz w:val="24"/>
          <w:szCs w:val="20"/>
        </w:rPr>
      </w:pPr>
    </w:p>
    <w:p w14:paraId="50160962" w14:textId="77777777" w:rsidR="0024427F" w:rsidRDefault="0024427F">
      <w:pPr>
        <w:widowControl/>
        <w:jc w:val="left"/>
        <w:rPr>
          <w:rFonts w:ascii="宋体" w:hAnsi="宋体"/>
          <w:spacing w:val="-5"/>
          <w:kern w:val="0"/>
          <w:sz w:val="24"/>
          <w:szCs w:val="20"/>
        </w:rPr>
      </w:pPr>
    </w:p>
    <w:p w14:paraId="7872C72B" w14:textId="77777777" w:rsidR="0024427F" w:rsidRDefault="0024427F">
      <w:pPr>
        <w:widowControl/>
        <w:jc w:val="left"/>
        <w:rPr>
          <w:rFonts w:ascii="宋体" w:hAnsi="宋体"/>
          <w:spacing w:val="-5"/>
          <w:kern w:val="0"/>
          <w:sz w:val="24"/>
          <w:szCs w:val="20"/>
        </w:rPr>
      </w:pPr>
    </w:p>
    <w:p w14:paraId="664FC344" w14:textId="24584BE4" w:rsidR="0024427F" w:rsidRDefault="00CF4D3F">
      <w:pPr>
        <w:widowControl/>
        <w:jc w:val="left"/>
        <w:rPr>
          <w:rFonts w:ascii="宋体" w:hAnsi="宋体"/>
          <w:spacing w:val="-5"/>
          <w:kern w:val="0"/>
          <w:sz w:val="24"/>
          <w:szCs w:val="20"/>
        </w:rPr>
      </w:pPr>
      <w:r>
        <w:rPr>
          <w:rFonts w:ascii="宋体" w:hAnsi="宋体"/>
          <w:noProof/>
          <w:spacing w:val="-5"/>
          <w:kern w:val="0"/>
          <w:sz w:val="24"/>
          <w:szCs w:val="20"/>
        </w:rPr>
        <mc:AlternateContent>
          <mc:Choice Requires="wps">
            <w:drawing>
              <wp:anchor distT="0" distB="0" distL="114300" distR="114300" simplePos="0" relativeHeight="251677184" behindDoc="0" locked="0" layoutInCell="0" allowOverlap="1" wp14:anchorId="67E10386" wp14:editId="67BEF8B6">
                <wp:simplePos x="0" y="0"/>
                <wp:positionH relativeFrom="column">
                  <wp:posOffset>4140200</wp:posOffset>
                </wp:positionH>
                <wp:positionV relativeFrom="paragraph">
                  <wp:posOffset>175260</wp:posOffset>
                </wp:positionV>
                <wp:extent cx="412115" cy="322580"/>
                <wp:effectExtent l="0" t="0" r="635" b="1270"/>
                <wp:wrapNone/>
                <wp:docPr id="22"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D1E09A" w14:textId="77777777" w:rsidR="003C2A8A" w:rsidRDefault="003C2A8A">
                            <w:pPr>
                              <w:rPr>
                                <w:sz w:val="18"/>
                              </w:rPr>
                            </w:pPr>
                            <w:r>
                              <w:rPr>
                                <w:rFonts w:hint="eastAsia"/>
                                <w:sz w:val="18"/>
                              </w:rPr>
                              <w:t>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10386" id="矩形 66" o:spid="_x0000_s1053" style="position:absolute;margin-left:326pt;margin-top:13.8pt;width:32.45pt;height:25.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" o:allowincell="f" stroked="f">
                <v:textbox inset="0,0,0,0">
                  <w:txbxContent>
                    <w:p w14:paraId="38D1E09A" w14:textId="77777777" w:rsidR="003C2A8A" w:rsidRDefault="003C2A8A">
                      <w:pPr>
                        <w:rPr>
                          <w:sz w:val="18"/>
                        </w:rPr>
                      </w:pPr>
                      <w:r>
                        <w:rPr>
                          <w:rFonts w:hint="eastAsia"/>
                          <w:sz w:val="18"/>
                        </w:rPr>
                        <w:t>否</w:t>
                      </w:r>
                    </w:p>
                  </w:txbxContent>
                </v:textbox>
              </v:rect>
            </w:pict>
          </mc:Fallback>
        </mc:AlternateContent>
      </w:r>
      <w:r w:rsidR="0063422A">
        <w:rPr>
          <w:rFonts w:ascii="宋体" w:hAnsi="宋体" w:hint="eastAsia"/>
          <w:spacing w:val="-5"/>
          <w:kern w:val="0"/>
          <w:sz w:val="24"/>
          <w:szCs w:val="20"/>
        </w:rPr>
        <w:t>·</w:t>
      </w:r>
    </w:p>
    <w:p w14:paraId="1D02F148" w14:textId="77777777" w:rsidR="0024427F" w:rsidRDefault="0024427F">
      <w:pPr>
        <w:widowControl/>
        <w:jc w:val="left"/>
        <w:rPr>
          <w:rFonts w:ascii="宋体" w:hAnsi="宋体"/>
          <w:spacing w:val="-5"/>
          <w:kern w:val="0"/>
          <w:sz w:val="24"/>
          <w:szCs w:val="20"/>
        </w:rPr>
      </w:pPr>
    </w:p>
    <w:p w14:paraId="14EF0803" w14:textId="77777777" w:rsidR="0024427F" w:rsidRDefault="0024427F">
      <w:pPr>
        <w:widowControl/>
        <w:jc w:val="left"/>
        <w:rPr>
          <w:rFonts w:ascii="宋体" w:hAnsi="宋体"/>
          <w:spacing w:val="-5"/>
          <w:kern w:val="0"/>
          <w:sz w:val="24"/>
          <w:szCs w:val="20"/>
        </w:rPr>
      </w:pPr>
    </w:p>
    <w:p w14:paraId="31131F0D" w14:textId="77777777" w:rsidR="0024427F" w:rsidRDefault="0024427F">
      <w:pPr>
        <w:widowControl/>
        <w:jc w:val="left"/>
        <w:rPr>
          <w:rFonts w:ascii="宋体" w:hAnsi="宋体"/>
          <w:spacing w:val="-5"/>
          <w:kern w:val="0"/>
          <w:sz w:val="24"/>
          <w:szCs w:val="20"/>
        </w:rPr>
      </w:pPr>
    </w:p>
    <w:p w14:paraId="459B05E5" w14:textId="77777777" w:rsidR="0024427F" w:rsidRDefault="0024427F">
      <w:pPr>
        <w:widowControl/>
        <w:jc w:val="left"/>
        <w:rPr>
          <w:rFonts w:ascii="宋体" w:hAnsi="宋体"/>
          <w:spacing w:val="-5"/>
          <w:kern w:val="0"/>
          <w:sz w:val="24"/>
          <w:szCs w:val="20"/>
        </w:rPr>
      </w:pPr>
    </w:p>
    <w:p w14:paraId="673E09AA" w14:textId="77777777" w:rsidR="0024427F" w:rsidRDefault="0024427F">
      <w:pPr>
        <w:widowControl/>
        <w:jc w:val="left"/>
        <w:rPr>
          <w:rFonts w:ascii="宋体" w:hAnsi="宋体"/>
          <w:spacing w:val="-5"/>
          <w:kern w:val="0"/>
          <w:sz w:val="24"/>
          <w:szCs w:val="20"/>
        </w:rPr>
      </w:pPr>
    </w:p>
    <w:p w14:paraId="5205B90A" w14:textId="77777777" w:rsidR="0024427F" w:rsidRDefault="0024427F">
      <w:pPr>
        <w:widowControl/>
        <w:jc w:val="left"/>
        <w:rPr>
          <w:rFonts w:ascii="宋体" w:hAnsi="宋体"/>
          <w:spacing w:val="-5"/>
          <w:kern w:val="0"/>
          <w:sz w:val="24"/>
          <w:szCs w:val="20"/>
        </w:rPr>
      </w:pPr>
    </w:p>
    <w:p w14:paraId="40989F42" w14:textId="77777777" w:rsidR="0024427F" w:rsidRDefault="0024427F">
      <w:pPr>
        <w:widowControl/>
        <w:jc w:val="left"/>
        <w:rPr>
          <w:rFonts w:ascii="宋体" w:hAnsi="宋体"/>
          <w:spacing w:val="-5"/>
          <w:kern w:val="0"/>
          <w:sz w:val="24"/>
          <w:szCs w:val="20"/>
        </w:rPr>
      </w:pPr>
    </w:p>
    <w:p w14:paraId="3A226CA9" w14:textId="19153964"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介质损坏后不得自行销毁或丢弃，需交还至</w:t>
      </w:r>
      <w:del w:id="2874" w:author="yunwei01" w:date="2017-08-02T14:22:00Z">
        <w:r w:rsidR="00543823" w:rsidDel="00A97AE9">
          <w:rPr>
            <w:rFonts w:hint="eastAsia"/>
            <w:kern w:val="0"/>
            <w:sz w:val="24"/>
          </w:rPr>
          <w:delText>AAAAA</w:delText>
        </w:r>
      </w:del>
      <w:ins w:id="2875"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876" w:author="yunwei01" w:date="2017-08-02T14:38:00Z">
        <w:r w:rsidR="00543823" w:rsidDel="004C1B14">
          <w:rPr>
            <w:rFonts w:hint="eastAsia"/>
            <w:kern w:val="0"/>
            <w:sz w:val="24"/>
          </w:rPr>
          <w:delText>公司</w:delText>
        </w:r>
      </w:del>
      <w:ins w:id="2877" w:author="yunwei01" w:date="2017-08-02T14:38:00Z">
        <w:r w:rsidR="004C1B14">
          <w:rPr>
            <w:rFonts w:hint="eastAsia"/>
            <w:kern w:val="0"/>
            <w:sz w:val="24"/>
          </w:rPr>
          <w:t>公司</w:t>
        </w:r>
      </w:ins>
      <w:del w:id="2878" w:author="yunwei01" w:date="2017-08-02T14:23:00Z">
        <w:r w:rsidR="00FF67FC" w:rsidDel="00A97AE9">
          <w:rPr>
            <w:rFonts w:hint="eastAsia"/>
            <w:kern w:val="0"/>
            <w:sz w:val="24"/>
          </w:rPr>
          <w:delText>XXXXX</w:delText>
        </w:r>
      </w:del>
      <w:ins w:id="2879" w:author="yunwei01" w:date="2017-08-02T14:23:00Z">
        <w:r w:rsidR="00A97AE9">
          <w:rPr>
            <w:rFonts w:hint="eastAsia"/>
            <w:kern w:val="0"/>
            <w:sz w:val="24"/>
          </w:rPr>
          <w:t>研发部</w:t>
        </w:r>
      </w:ins>
      <w:r>
        <w:rPr>
          <w:rFonts w:hint="eastAsia"/>
          <w:kern w:val="0"/>
          <w:sz w:val="24"/>
        </w:rPr>
        <w:t>进行处理。</w:t>
      </w:r>
    </w:p>
    <w:p w14:paraId="55AF6663" w14:textId="7E44109F"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安全管理员定期（每半年一次）将损坏的介质集中，填写《介质销毁审批表》，经信息安全领导小组批准后，交</w:t>
      </w:r>
      <w:del w:id="2880" w:author="yunwei01" w:date="2017-08-02T14:23:00Z">
        <w:r w:rsidR="00FF67FC" w:rsidDel="00A97AE9">
          <w:rPr>
            <w:rFonts w:hint="eastAsia"/>
            <w:kern w:val="0"/>
            <w:sz w:val="24"/>
          </w:rPr>
          <w:delText>XXXXX</w:delText>
        </w:r>
      </w:del>
      <w:ins w:id="2881" w:author="yunwei01" w:date="2017-08-02T14:23:00Z">
        <w:r w:rsidR="00A97AE9">
          <w:rPr>
            <w:rFonts w:hint="eastAsia"/>
            <w:kern w:val="0"/>
            <w:sz w:val="24"/>
          </w:rPr>
          <w:t>研发部</w:t>
        </w:r>
      </w:ins>
      <w:r>
        <w:rPr>
          <w:rFonts w:hint="eastAsia"/>
          <w:kern w:val="0"/>
          <w:sz w:val="24"/>
        </w:rPr>
        <w:t>进行统一销毁（附</w:t>
      </w:r>
      <w:r>
        <w:rPr>
          <w:rFonts w:hint="eastAsia"/>
          <w:kern w:val="0"/>
          <w:sz w:val="24"/>
        </w:rPr>
        <w:t>44</w:t>
      </w:r>
      <w:r>
        <w:rPr>
          <w:rFonts w:hint="eastAsia"/>
          <w:kern w:val="0"/>
          <w:sz w:val="24"/>
        </w:rPr>
        <w:t>）。</w:t>
      </w:r>
    </w:p>
    <w:p w14:paraId="44F7B96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信息安全介质的销毁工作由安全管理员负责。</w:t>
      </w:r>
    </w:p>
    <w:p w14:paraId="6E8FC12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拟销毁的信息安全介质要登记造册，机房管理员和网络管理员两人核对，主机管理员和应用管理员两人监销。</w:t>
      </w:r>
    </w:p>
    <w:p w14:paraId="1BF14212" w14:textId="77777777" w:rsidR="0024427F" w:rsidRDefault="0063422A" w:rsidP="00F84F8A">
      <w:pPr>
        <w:pStyle w:val="4"/>
      </w:pPr>
      <w:r>
        <w:rPr>
          <w:rFonts w:hint="eastAsia"/>
        </w:rPr>
        <w:lastRenderedPageBreak/>
        <w:t>介质的维修管理</w:t>
      </w:r>
    </w:p>
    <w:p w14:paraId="118064D0"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信息安全介质因故障需送外修理，必须经领导批准，由安全管理员负责送修。申请维修的人员陪同，并在修理现场进行监督，当场取回，并填写维修记录表附45</w:t>
      </w:r>
    </w:p>
    <w:p w14:paraId="05A842DA" w14:textId="661E2AAA" w:rsidR="0024427F" w:rsidRDefault="0063422A">
      <w:pPr>
        <w:pStyle w:val="3"/>
        <w:ind w:left="1134"/>
      </w:pPr>
      <w:bookmarkStart w:id="2882" w:name="_Toc399855265"/>
      <w:bookmarkStart w:id="2883" w:name="_Toc428792586"/>
      <w:bookmarkStart w:id="2884" w:name="_Toc489545258"/>
      <w:bookmarkStart w:id="2885" w:name="_Toc489546730"/>
      <w:bookmarkStart w:id="2886" w:name="_Toc489547075"/>
      <w:bookmarkStart w:id="2887" w:name="_Toc489547948"/>
      <w:bookmarkStart w:id="2888" w:name="_Toc489607146"/>
      <w:r>
        <w:rPr>
          <w:rFonts w:hint="eastAsia"/>
        </w:rPr>
        <w:t>设备管理制度</w:t>
      </w:r>
      <w:bookmarkEnd w:id="2882"/>
      <w:bookmarkEnd w:id="2883"/>
      <w:bookmarkEnd w:id="2884"/>
      <w:bookmarkEnd w:id="2885"/>
      <w:bookmarkEnd w:id="2886"/>
      <w:bookmarkEnd w:id="2887"/>
      <w:bookmarkEnd w:id="2888"/>
    </w:p>
    <w:p w14:paraId="23195D05" w14:textId="66B5B5A8"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安全管理员为</w:t>
      </w:r>
      <w:del w:id="2889" w:author="yunwei01" w:date="2017-08-02T14:22:00Z">
        <w:r w:rsidR="00543823" w:rsidDel="00A97AE9">
          <w:rPr>
            <w:rFonts w:ascii="宋体" w:cs="宋体" w:hint="eastAsia"/>
            <w:color w:val="000000"/>
            <w:kern w:val="0"/>
            <w:sz w:val="24"/>
          </w:rPr>
          <w:delText>AAAAA</w:delText>
        </w:r>
      </w:del>
      <w:ins w:id="2890" w:author="yunwei01" w:date="2017-08-02T14:22:00Z">
        <w:r w:rsidR="00A97AE9">
          <w:rPr>
            <w:rFonts w:ascii="宋体" w:cs="宋体" w:hint="eastAsia"/>
            <w:color w:val="000000"/>
            <w:kern w:val="0"/>
            <w:sz w:val="24"/>
          </w:rPr>
          <w:t>资鼎(上海)互联网金融信息服务有限</w:t>
        </w:r>
      </w:ins>
      <w:del w:id="2891" w:author="yunwei01" w:date="2017-08-02T14:38:00Z">
        <w:r w:rsidR="00543823" w:rsidDel="004C1B14">
          <w:rPr>
            <w:rFonts w:ascii="宋体" w:cs="宋体" w:hint="eastAsia"/>
            <w:color w:val="000000"/>
            <w:kern w:val="0"/>
            <w:sz w:val="24"/>
          </w:rPr>
          <w:delText>公司</w:delText>
        </w:r>
      </w:del>
      <w:ins w:id="2892" w:author="yunwei01" w:date="2017-08-02T14:38:00Z">
        <w:r w:rsidR="004C1B14">
          <w:rPr>
            <w:rFonts w:ascii="宋体" w:cs="宋体" w:hint="eastAsia"/>
            <w:color w:val="000000"/>
            <w:kern w:val="0"/>
            <w:sz w:val="24"/>
          </w:rPr>
          <w:t>公司</w:t>
        </w:r>
      </w:ins>
      <w:del w:id="2893" w:author="yunwei01" w:date="2017-08-02T14:23:00Z">
        <w:r w:rsidR="00FF67FC" w:rsidDel="00A97AE9">
          <w:rPr>
            <w:rFonts w:ascii="宋体" w:cs="宋体" w:hint="eastAsia"/>
            <w:color w:val="000000"/>
            <w:kern w:val="0"/>
            <w:sz w:val="24"/>
          </w:rPr>
          <w:delText>XXXXX</w:delText>
        </w:r>
      </w:del>
      <w:r>
        <w:rPr>
          <w:rFonts w:ascii="宋体" w:cs="宋体" w:hint="eastAsia"/>
          <w:color w:val="000000"/>
          <w:kern w:val="0"/>
          <w:sz w:val="24"/>
        </w:rPr>
        <w:t>设备管理及发放的人员，负责资产的采购申请、发放、领用和分类。</w:t>
      </w:r>
    </w:p>
    <w:p w14:paraId="1F1248A8" w14:textId="77777777" w:rsidR="0024427F" w:rsidRDefault="0063422A" w:rsidP="00F84F8A">
      <w:pPr>
        <w:pStyle w:val="4"/>
      </w:pPr>
      <w:r>
        <w:rPr>
          <w:rFonts w:hint="eastAsia"/>
        </w:rPr>
        <w:t>设备的购置要求</w:t>
      </w:r>
    </w:p>
    <w:p w14:paraId="1B7A259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购买设备前，应对拟购买的设备进行试用，测试其性能及安全功能是否满足需求，若不能满足，则应考虑其他供应商或采取相应的控制措施；</w:t>
      </w:r>
    </w:p>
    <w:p w14:paraId="380082B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选购信息安全产品，应对产品资质进行审查，选购通过国家权威机构认证的信息安全产品；</w:t>
      </w:r>
    </w:p>
    <w:p w14:paraId="06A3B28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选购密码类产品，应对产品资质进行审查，使用信息安全主管机构批准的密码类产品；</w:t>
      </w:r>
    </w:p>
    <w:p w14:paraId="510484D0" w14:textId="2E0562ED"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所有采购来的设备，应先由</w:t>
      </w:r>
      <w:del w:id="2894" w:author="yunwei01" w:date="2017-08-02T14:22:00Z">
        <w:r w:rsidR="00543823" w:rsidDel="00A97AE9">
          <w:rPr>
            <w:rFonts w:hint="eastAsia"/>
            <w:kern w:val="0"/>
            <w:sz w:val="24"/>
          </w:rPr>
          <w:delText>AAAAA</w:delText>
        </w:r>
      </w:del>
      <w:ins w:id="2895"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896" w:author="yunwei01" w:date="2017-08-02T14:38:00Z">
        <w:r w:rsidR="00543823" w:rsidDel="004C1B14">
          <w:rPr>
            <w:rFonts w:hint="eastAsia"/>
            <w:kern w:val="0"/>
            <w:sz w:val="24"/>
          </w:rPr>
          <w:delText>公司</w:delText>
        </w:r>
      </w:del>
      <w:ins w:id="2897" w:author="yunwei01" w:date="2017-08-02T14:38:00Z">
        <w:r w:rsidR="004C1B14">
          <w:rPr>
            <w:rFonts w:hint="eastAsia"/>
            <w:kern w:val="0"/>
            <w:sz w:val="24"/>
          </w:rPr>
          <w:t>公司</w:t>
        </w:r>
      </w:ins>
      <w:r>
        <w:rPr>
          <w:rFonts w:hint="eastAsia"/>
          <w:kern w:val="0"/>
          <w:sz w:val="24"/>
        </w:rPr>
        <w:t>安全管理员进行资产登记，在设备清单记录该设备的品牌、型号、</w:t>
      </w:r>
      <w:r>
        <w:rPr>
          <w:kern w:val="0"/>
          <w:sz w:val="24"/>
        </w:rPr>
        <w:t>S/N</w:t>
      </w:r>
      <w:r>
        <w:rPr>
          <w:rFonts w:hint="eastAsia"/>
          <w:kern w:val="0"/>
          <w:sz w:val="24"/>
        </w:rPr>
        <w:t>号、详细配置和保修期限等，在设备上粘贴设备标签后，资产入库。</w:t>
      </w:r>
    </w:p>
    <w:p w14:paraId="3567FA00" w14:textId="77777777" w:rsidR="0024427F" w:rsidRDefault="0063422A" w:rsidP="00F84F8A">
      <w:pPr>
        <w:pStyle w:val="4"/>
      </w:pPr>
      <w:r>
        <w:rPr>
          <w:rFonts w:hint="eastAsia"/>
        </w:rPr>
        <w:t>设备的发放与领用</w:t>
      </w:r>
    </w:p>
    <w:p w14:paraId="70EEB50D" w14:textId="6406E3AB"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信息安全设备及安全防护设施、设备的使用、维护、报废、停用，统一纳入</w:t>
      </w:r>
      <w:del w:id="2898" w:author="yunwei01" w:date="2017-08-02T14:22:00Z">
        <w:r w:rsidR="00543823" w:rsidDel="00A97AE9">
          <w:rPr>
            <w:rFonts w:hint="eastAsia"/>
            <w:kern w:val="0"/>
            <w:sz w:val="24"/>
          </w:rPr>
          <w:delText>AAAAA</w:delText>
        </w:r>
      </w:del>
      <w:ins w:id="289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00" w:author="yunwei01" w:date="2017-08-02T14:38:00Z">
        <w:r w:rsidR="00543823" w:rsidDel="004C1B14">
          <w:rPr>
            <w:rFonts w:hint="eastAsia"/>
            <w:kern w:val="0"/>
            <w:sz w:val="24"/>
          </w:rPr>
          <w:delText>公司</w:delText>
        </w:r>
      </w:del>
      <w:ins w:id="2901" w:author="yunwei01" w:date="2017-08-02T14:38:00Z">
        <w:r w:rsidR="004C1B14">
          <w:rPr>
            <w:rFonts w:hint="eastAsia"/>
            <w:kern w:val="0"/>
            <w:sz w:val="24"/>
          </w:rPr>
          <w:t>公司</w:t>
        </w:r>
      </w:ins>
      <w:del w:id="2902" w:author="yunwei01" w:date="2017-08-02T14:23:00Z">
        <w:r w:rsidR="00FF67FC" w:rsidDel="00A97AE9">
          <w:rPr>
            <w:rFonts w:hint="eastAsia"/>
            <w:kern w:val="0"/>
            <w:sz w:val="24"/>
          </w:rPr>
          <w:delText>XXXXX</w:delText>
        </w:r>
      </w:del>
      <w:ins w:id="2903" w:author="yunwei01" w:date="2017-08-02T14:23:00Z">
        <w:r w:rsidR="00A97AE9">
          <w:rPr>
            <w:rFonts w:hint="eastAsia"/>
            <w:kern w:val="0"/>
            <w:sz w:val="24"/>
          </w:rPr>
          <w:t>研发</w:t>
        </w:r>
      </w:ins>
      <w:r>
        <w:rPr>
          <w:rFonts w:hint="eastAsia"/>
          <w:kern w:val="0"/>
          <w:sz w:val="24"/>
        </w:rPr>
        <w:t>固定资产管理范围，由相关部门进行统一购置、统一标识、统一发放。</w:t>
      </w:r>
      <w:del w:id="2904" w:author="yunwei01" w:date="2017-08-02T14:22:00Z">
        <w:r w:rsidR="00543823" w:rsidDel="00A97AE9">
          <w:rPr>
            <w:rFonts w:hint="eastAsia"/>
            <w:kern w:val="0"/>
            <w:sz w:val="24"/>
          </w:rPr>
          <w:delText>AAAAA</w:delText>
        </w:r>
      </w:del>
      <w:ins w:id="2905"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06" w:author="yunwei01" w:date="2017-08-02T14:38:00Z">
        <w:r w:rsidR="00543823" w:rsidDel="004C1B14">
          <w:rPr>
            <w:rFonts w:hint="eastAsia"/>
            <w:kern w:val="0"/>
            <w:sz w:val="24"/>
          </w:rPr>
          <w:delText>公司</w:delText>
        </w:r>
      </w:del>
      <w:ins w:id="2907" w:author="yunwei01" w:date="2017-08-02T14:38:00Z">
        <w:r w:rsidR="004C1B14">
          <w:rPr>
            <w:rFonts w:hint="eastAsia"/>
            <w:kern w:val="0"/>
            <w:sz w:val="24"/>
          </w:rPr>
          <w:t>公司</w:t>
        </w:r>
      </w:ins>
      <w:r>
        <w:rPr>
          <w:rFonts w:hint="eastAsia"/>
          <w:kern w:val="0"/>
          <w:sz w:val="24"/>
        </w:rPr>
        <w:t>安全管理员负责具体审核，并且进行登记备案工作。（附</w:t>
      </w:r>
      <w:r>
        <w:rPr>
          <w:rFonts w:hint="eastAsia"/>
          <w:kern w:val="0"/>
          <w:sz w:val="24"/>
        </w:rPr>
        <w:t>46</w:t>
      </w:r>
      <w:r>
        <w:rPr>
          <w:rFonts w:hint="eastAsia"/>
          <w:kern w:val="0"/>
          <w:sz w:val="24"/>
        </w:rPr>
        <w:t>）</w:t>
      </w:r>
    </w:p>
    <w:p w14:paraId="10A4B8E0" w14:textId="1A297010"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每六个月应对设备和存储介质的数量、用途等进行清查核对和登记，并</w:t>
      </w:r>
      <w:r>
        <w:rPr>
          <w:rFonts w:hint="eastAsia"/>
          <w:kern w:val="0"/>
          <w:sz w:val="24"/>
        </w:rPr>
        <w:lastRenderedPageBreak/>
        <w:t>将结果报</w:t>
      </w:r>
      <w:del w:id="2908" w:author="yunwei01" w:date="2017-08-02T14:22:00Z">
        <w:r w:rsidR="00543823" w:rsidDel="00A97AE9">
          <w:rPr>
            <w:rFonts w:hint="eastAsia"/>
            <w:kern w:val="0"/>
            <w:sz w:val="24"/>
          </w:rPr>
          <w:delText>AAAAA</w:delText>
        </w:r>
      </w:del>
      <w:ins w:id="290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10" w:author="yunwei01" w:date="2017-08-02T14:38:00Z">
        <w:r w:rsidR="00543823" w:rsidDel="004C1B14">
          <w:rPr>
            <w:rFonts w:hint="eastAsia"/>
            <w:kern w:val="0"/>
            <w:sz w:val="24"/>
          </w:rPr>
          <w:delText>公司</w:delText>
        </w:r>
      </w:del>
      <w:ins w:id="2911" w:author="yunwei01" w:date="2017-08-02T14:38:00Z">
        <w:r w:rsidR="004C1B14">
          <w:rPr>
            <w:rFonts w:hint="eastAsia"/>
            <w:kern w:val="0"/>
            <w:sz w:val="24"/>
          </w:rPr>
          <w:t>公司</w:t>
        </w:r>
      </w:ins>
      <w:r>
        <w:rPr>
          <w:rFonts w:hint="eastAsia"/>
          <w:kern w:val="0"/>
          <w:sz w:val="24"/>
        </w:rPr>
        <w:t>信息安全领导小组进行备案，如发现问题应及时向</w:t>
      </w:r>
      <w:del w:id="2912" w:author="yunwei01" w:date="2017-08-02T14:22:00Z">
        <w:r w:rsidR="00543823" w:rsidDel="00A97AE9">
          <w:rPr>
            <w:rFonts w:hint="eastAsia"/>
            <w:kern w:val="0"/>
            <w:sz w:val="24"/>
          </w:rPr>
          <w:delText>AAAAA</w:delText>
        </w:r>
      </w:del>
      <w:ins w:id="2913"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14" w:author="yunwei01" w:date="2017-08-02T14:38:00Z">
        <w:r w:rsidR="00543823" w:rsidDel="004C1B14">
          <w:rPr>
            <w:rFonts w:hint="eastAsia"/>
            <w:kern w:val="0"/>
            <w:sz w:val="24"/>
          </w:rPr>
          <w:delText>公司</w:delText>
        </w:r>
      </w:del>
      <w:ins w:id="2915" w:author="yunwei01" w:date="2017-08-02T14:38:00Z">
        <w:r w:rsidR="004C1B14">
          <w:rPr>
            <w:rFonts w:hint="eastAsia"/>
            <w:kern w:val="0"/>
            <w:sz w:val="24"/>
          </w:rPr>
          <w:t>公司</w:t>
        </w:r>
      </w:ins>
      <w:del w:id="2916" w:author="yunwei01" w:date="2017-08-02T14:23:00Z">
        <w:r w:rsidR="00FF67FC" w:rsidDel="00A97AE9">
          <w:rPr>
            <w:rFonts w:hint="eastAsia"/>
            <w:kern w:val="0"/>
            <w:sz w:val="24"/>
          </w:rPr>
          <w:delText>XXXXX</w:delText>
        </w:r>
      </w:del>
      <w:ins w:id="2917" w:author="yunwei01" w:date="2017-08-02T14:23:00Z">
        <w:r w:rsidR="00A97AE9">
          <w:rPr>
            <w:rFonts w:hint="eastAsia"/>
            <w:kern w:val="0"/>
            <w:sz w:val="24"/>
          </w:rPr>
          <w:t>研发部</w:t>
        </w:r>
      </w:ins>
      <w:r>
        <w:rPr>
          <w:rFonts w:hint="eastAsia"/>
          <w:kern w:val="0"/>
          <w:sz w:val="24"/>
        </w:rPr>
        <w:t>领导报告。</w:t>
      </w:r>
    </w:p>
    <w:p w14:paraId="1A55145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信息安全设施、设备的使用管理部门应建立相应的管理制度，严格使用程序和操作规定。对于重要的设施、设备应由专职管理人员负责管理和使用，认真落实各项安全措施，切实做好安全防范工作。</w:t>
      </w:r>
    </w:p>
    <w:p w14:paraId="4CF8F79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信息安全设备与介质应由安全管理员负责对供货方交付的货物进行验收，验收时应对产品型号、数量、配置、检测证书等进行严格核对。查验供应商提供的相关检测证书原件，以验证其真实性。</w:t>
      </w:r>
    </w:p>
    <w:p w14:paraId="063FFE8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使用的设备和产品，应符合安全管理要求。</w:t>
      </w:r>
    </w:p>
    <w:p w14:paraId="601364B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信息安全设施、设备的使用人员必须严格遵守信息安全纪律，不得泄露有关安全信息，不得擅自携带信息安全设备外出。</w:t>
      </w:r>
    </w:p>
    <w:p w14:paraId="630CAA9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信息安全设备及防护措施、设备出现故障时，应当及时与指定单位联系维修，并做好维修记录。未经信息安全部门同意，禁止擅自拆卸维修。</w:t>
      </w:r>
    </w:p>
    <w:p w14:paraId="77F9F77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计算机设备责任人变更时需要按一下变更流程进行变更，通过审批后才能变更。（详见附</w:t>
      </w:r>
      <w:r>
        <w:rPr>
          <w:rFonts w:hint="eastAsia"/>
          <w:kern w:val="0"/>
          <w:sz w:val="24"/>
        </w:rPr>
        <w:t>47</w:t>
      </w:r>
      <w:r>
        <w:rPr>
          <w:rFonts w:hint="eastAsia"/>
          <w:kern w:val="0"/>
          <w:sz w:val="24"/>
        </w:rPr>
        <w:t>）</w:t>
      </w:r>
    </w:p>
    <w:p w14:paraId="4B9867ED" w14:textId="77777777" w:rsidR="0024427F" w:rsidRDefault="0063422A">
      <w:pPr>
        <w:jc w:val="center"/>
        <w:rPr>
          <w:rFonts w:ascii="宋体" w:hAnsi="宋体"/>
          <w:b/>
          <w:spacing w:val="-5"/>
          <w:kern w:val="0"/>
          <w:sz w:val="32"/>
          <w:szCs w:val="32"/>
        </w:rPr>
      </w:pPr>
      <w:r>
        <w:rPr>
          <w:rFonts w:ascii="宋体" w:hAnsi="宋体" w:hint="eastAsia"/>
          <w:b/>
          <w:spacing w:val="-5"/>
          <w:kern w:val="0"/>
          <w:sz w:val="32"/>
          <w:szCs w:val="32"/>
        </w:rPr>
        <w:t>计算机设备责任人变更流程</w:t>
      </w:r>
    </w:p>
    <w:p w14:paraId="30D7D022" w14:textId="173AC97D" w:rsidR="0024427F" w:rsidRDefault="00CF4D3F">
      <w:pPr>
        <w:jc w:val="center"/>
        <w:rPr>
          <w:rFonts w:ascii="宋体" w:hAnsi="宋体"/>
          <w:spacing w:val="-5"/>
          <w:kern w:val="0"/>
          <w:szCs w:val="20"/>
        </w:rPr>
      </w:pPr>
      <w:r>
        <w:rPr>
          <w:rFonts w:ascii="宋体" w:hAnsi="宋体"/>
          <w:noProof/>
          <w:spacing w:val="-5"/>
          <w:kern w:val="0"/>
          <w:szCs w:val="20"/>
        </w:rPr>
        <w:drawing>
          <wp:inline distT="0" distB="0" distL="0" distR="0" wp14:anchorId="3E5121C4" wp14:editId="1E3B2A8D">
            <wp:extent cx="2940050" cy="3276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0" cy="3276600"/>
                    </a:xfrm>
                    <a:prstGeom prst="rect">
                      <a:avLst/>
                    </a:prstGeom>
                    <a:noFill/>
                    <a:ln>
                      <a:noFill/>
                    </a:ln>
                  </pic:spPr>
                </pic:pic>
              </a:graphicData>
            </a:graphic>
          </wp:inline>
        </w:drawing>
      </w:r>
    </w:p>
    <w:p w14:paraId="62586471" w14:textId="77777777" w:rsidR="0024427F" w:rsidRDefault="0063422A" w:rsidP="00F84F8A">
      <w:pPr>
        <w:pStyle w:val="4"/>
      </w:pPr>
      <w:r>
        <w:rPr>
          <w:rFonts w:hint="eastAsia"/>
        </w:rPr>
        <w:lastRenderedPageBreak/>
        <w:t>设备的维护与维修</w:t>
      </w:r>
    </w:p>
    <w:p w14:paraId="741236D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按照信息设备维护要求的时间间隔和规范，对设备进行维护；</w:t>
      </w:r>
    </w:p>
    <w:p w14:paraId="79CDBBC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设备如需升级或维修，因由安全管理员提出申请，经主管领导批准后，进行维修或升级；</w:t>
      </w:r>
    </w:p>
    <w:p w14:paraId="64A8AE0F" w14:textId="600FC73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送外单位维修的设备不得存储内部敏感信息。在送修前应由</w:t>
      </w:r>
      <w:del w:id="2918" w:author="yunwei01" w:date="2017-08-02T14:22:00Z">
        <w:r w:rsidR="00543823" w:rsidDel="00A97AE9">
          <w:rPr>
            <w:rFonts w:hint="eastAsia"/>
            <w:kern w:val="0"/>
            <w:sz w:val="24"/>
          </w:rPr>
          <w:delText>AAAAA</w:delText>
        </w:r>
      </w:del>
      <w:ins w:id="291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20" w:author="yunwei01" w:date="2017-08-02T14:38:00Z">
        <w:r w:rsidR="00543823" w:rsidDel="004C1B14">
          <w:rPr>
            <w:rFonts w:hint="eastAsia"/>
            <w:kern w:val="0"/>
            <w:sz w:val="24"/>
          </w:rPr>
          <w:delText>公司</w:delText>
        </w:r>
      </w:del>
      <w:ins w:id="2921" w:author="yunwei01" w:date="2017-08-02T14:38:00Z">
        <w:r w:rsidR="004C1B14">
          <w:rPr>
            <w:rFonts w:hint="eastAsia"/>
            <w:kern w:val="0"/>
            <w:sz w:val="24"/>
          </w:rPr>
          <w:t>公司</w:t>
        </w:r>
      </w:ins>
      <w:r>
        <w:rPr>
          <w:rFonts w:hint="eastAsia"/>
          <w:kern w:val="0"/>
          <w:sz w:val="24"/>
        </w:rPr>
        <w:t>安全管理员对送修设备是否存有内部敏感信息进行检查。如有，应先拆除硬盘等存储部件，或使用信息清除软件对磁盘信息进行彻底清除后，方能送修；</w:t>
      </w:r>
    </w:p>
    <w:p w14:paraId="362A5249" w14:textId="22B853FC"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重要设备的维护人员在现场维护过程中，应有</w:t>
      </w:r>
      <w:del w:id="2922" w:author="yunwei01" w:date="2017-08-02T14:22:00Z">
        <w:r w:rsidR="00543823" w:rsidDel="00A97AE9">
          <w:rPr>
            <w:rFonts w:hint="eastAsia"/>
            <w:kern w:val="0"/>
            <w:sz w:val="24"/>
          </w:rPr>
          <w:delText>AAAAA</w:delText>
        </w:r>
      </w:del>
      <w:ins w:id="2923"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24" w:author="yunwei01" w:date="2017-08-02T14:38:00Z">
        <w:r w:rsidR="00543823" w:rsidDel="004C1B14">
          <w:rPr>
            <w:rFonts w:hint="eastAsia"/>
            <w:kern w:val="0"/>
            <w:sz w:val="24"/>
          </w:rPr>
          <w:delText>公司</w:delText>
        </w:r>
      </w:del>
      <w:ins w:id="2925" w:author="yunwei01" w:date="2017-08-02T14:38:00Z">
        <w:r w:rsidR="004C1B14">
          <w:rPr>
            <w:rFonts w:hint="eastAsia"/>
            <w:kern w:val="0"/>
            <w:sz w:val="24"/>
          </w:rPr>
          <w:t>公司</w:t>
        </w:r>
      </w:ins>
      <w:r>
        <w:rPr>
          <w:rFonts w:hint="eastAsia"/>
          <w:kern w:val="0"/>
          <w:sz w:val="24"/>
        </w:rPr>
        <w:t>相关负责人员在场，外部人员的访问应进行登记，必要时要求其签署保密协议；</w:t>
      </w:r>
    </w:p>
    <w:p w14:paraId="10A39663" w14:textId="3FD374EE"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设备进行升级或维修后，如设备配置进行了变更，则将最新设备配置</w:t>
      </w:r>
      <w:del w:id="2926" w:author="yunwei01" w:date="2017-08-02T14:22:00Z">
        <w:r w:rsidR="00543823" w:rsidDel="00A97AE9">
          <w:rPr>
            <w:rFonts w:hint="eastAsia"/>
            <w:kern w:val="0"/>
            <w:sz w:val="24"/>
          </w:rPr>
          <w:delText>AAAAA</w:delText>
        </w:r>
      </w:del>
      <w:ins w:id="2927"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28" w:author="yunwei01" w:date="2017-08-02T14:38:00Z">
        <w:r w:rsidR="00543823" w:rsidDel="004C1B14">
          <w:rPr>
            <w:rFonts w:hint="eastAsia"/>
            <w:kern w:val="0"/>
            <w:sz w:val="24"/>
          </w:rPr>
          <w:delText>公司</w:delText>
        </w:r>
      </w:del>
      <w:ins w:id="2929" w:author="yunwei01" w:date="2017-08-02T14:38:00Z">
        <w:r w:rsidR="004C1B14">
          <w:rPr>
            <w:rFonts w:hint="eastAsia"/>
            <w:kern w:val="0"/>
            <w:sz w:val="24"/>
          </w:rPr>
          <w:t>公司</w:t>
        </w:r>
      </w:ins>
      <w:r>
        <w:rPr>
          <w:rFonts w:hint="eastAsia"/>
          <w:kern w:val="0"/>
          <w:sz w:val="24"/>
        </w:rPr>
        <w:t>安全管理员处进行备案，以保证有安全管理员处有最新的设备配置；</w:t>
      </w:r>
    </w:p>
    <w:p w14:paraId="6ECCFB99" w14:textId="77777777" w:rsidR="0024427F" w:rsidRDefault="0063422A" w:rsidP="00F84F8A">
      <w:pPr>
        <w:pStyle w:val="4"/>
      </w:pPr>
      <w:r>
        <w:rPr>
          <w:rFonts w:hint="eastAsia"/>
        </w:rPr>
        <w:t>设备的报废与销毁</w:t>
      </w:r>
    </w:p>
    <w:p w14:paraId="48DD202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设备确因设备老化、性能落后等原因，造成设备无法继续使用的，由安全管理员提出报废申请，相关负责人批准后，实施报废处理，并在资产清单中进行记录；</w:t>
      </w:r>
    </w:p>
    <w:p w14:paraId="662776D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设备在报废处理前，应由安全管理员对其是否存有内部敏感信息进行检查。如有，应对其存储部件进行消磁或物理毁坏，确保不会因设备处置不当造成泄密。</w:t>
      </w:r>
    </w:p>
    <w:p w14:paraId="130828C6" w14:textId="5E9B71FD" w:rsidR="0024427F" w:rsidRDefault="0063422A">
      <w:pPr>
        <w:pStyle w:val="3"/>
        <w:ind w:left="1134"/>
      </w:pPr>
      <w:bookmarkStart w:id="2930" w:name="_Toc399855266"/>
      <w:bookmarkStart w:id="2931" w:name="_Toc428792587"/>
      <w:bookmarkStart w:id="2932" w:name="_Toc489545259"/>
      <w:bookmarkStart w:id="2933" w:name="_Toc489546731"/>
      <w:bookmarkStart w:id="2934" w:name="_Toc489547076"/>
      <w:bookmarkStart w:id="2935" w:name="_Toc489547949"/>
      <w:bookmarkStart w:id="2936" w:name="_Toc489607147"/>
      <w:r>
        <w:rPr>
          <w:rFonts w:hint="eastAsia"/>
        </w:rPr>
        <w:t>网络安全管理制度</w:t>
      </w:r>
      <w:bookmarkEnd w:id="2930"/>
      <w:bookmarkEnd w:id="2931"/>
      <w:bookmarkEnd w:id="2932"/>
      <w:bookmarkEnd w:id="2933"/>
      <w:bookmarkEnd w:id="2934"/>
      <w:bookmarkEnd w:id="2935"/>
      <w:bookmarkEnd w:id="2936"/>
    </w:p>
    <w:p w14:paraId="3B10ECA7" w14:textId="58EFD0B3"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w:t>
      </w:r>
      <w:ins w:id="2937" w:author="yunwei01" w:date="2017-08-03T10:35:00Z">
        <w:r w:rsidR="001E36A8">
          <w:rPr>
            <w:rFonts w:hint="eastAsia"/>
            <w:kern w:val="0"/>
            <w:sz w:val="24"/>
          </w:rPr>
          <w:t>络</w:t>
        </w:r>
      </w:ins>
      <w:del w:id="2938" w:author="yunwei01" w:date="2017-08-03T10:35:00Z">
        <w:r w:rsidDel="001E36A8">
          <w:rPr>
            <w:rFonts w:hint="eastAsia"/>
            <w:kern w:val="0"/>
            <w:sz w:val="24"/>
          </w:rPr>
          <w:delText>终</w:delText>
        </w:r>
      </w:del>
      <w:r>
        <w:rPr>
          <w:rFonts w:hint="eastAsia"/>
          <w:kern w:val="0"/>
          <w:sz w:val="24"/>
        </w:rPr>
        <w:t>管理员负责</w:t>
      </w:r>
      <w:del w:id="2939" w:author="yunwei01" w:date="2017-08-02T14:22:00Z">
        <w:r w:rsidR="00543823" w:rsidDel="00A97AE9">
          <w:rPr>
            <w:rFonts w:hint="eastAsia"/>
            <w:kern w:val="0"/>
            <w:sz w:val="24"/>
          </w:rPr>
          <w:delText>AAAAA</w:delText>
        </w:r>
      </w:del>
      <w:ins w:id="2940"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41" w:author="yunwei01" w:date="2017-08-02T14:38:00Z">
        <w:r w:rsidR="00543823" w:rsidDel="004C1B14">
          <w:rPr>
            <w:rFonts w:hint="eastAsia"/>
            <w:kern w:val="0"/>
            <w:sz w:val="24"/>
          </w:rPr>
          <w:delText>公司</w:delText>
        </w:r>
      </w:del>
      <w:ins w:id="2942" w:author="yunwei01" w:date="2017-08-02T14:38:00Z">
        <w:r w:rsidR="004C1B14">
          <w:rPr>
            <w:rFonts w:hint="eastAsia"/>
            <w:kern w:val="0"/>
            <w:sz w:val="24"/>
          </w:rPr>
          <w:t>公司</w:t>
        </w:r>
      </w:ins>
      <w:del w:id="2943" w:author="yunwei01" w:date="2017-08-02T14:23:00Z">
        <w:r w:rsidR="00FF67FC" w:rsidDel="00A97AE9">
          <w:rPr>
            <w:rFonts w:hint="eastAsia"/>
            <w:kern w:val="0"/>
            <w:sz w:val="24"/>
          </w:rPr>
          <w:delText>XXXXX</w:delText>
        </w:r>
      </w:del>
      <w:r>
        <w:rPr>
          <w:rFonts w:hint="eastAsia"/>
          <w:kern w:val="0"/>
          <w:sz w:val="24"/>
        </w:rPr>
        <w:t>网络安全管理，主要包括：</w:t>
      </w:r>
    </w:p>
    <w:p w14:paraId="13538967"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负责网络通信系统的变更、事件处理及日常维护检查等运维管理；</w:t>
      </w:r>
    </w:p>
    <w:p w14:paraId="06CAF9E1"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lastRenderedPageBreak/>
        <w:t>负责网络通信系统连接安全管理；</w:t>
      </w:r>
    </w:p>
    <w:p w14:paraId="33E0EED3"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负责网络通信设备的安全防护管理；</w:t>
      </w:r>
    </w:p>
    <w:p w14:paraId="5736F66F"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负责网络通信系统用户、日志、补丁等管理；</w:t>
      </w:r>
    </w:p>
    <w:p w14:paraId="7298DBBC"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负责入侵检测</w:t>
      </w:r>
      <w:r>
        <w:rPr>
          <w:rFonts w:hint="eastAsia"/>
          <w:kern w:val="0"/>
          <w:sz w:val="24"/>
        </w:rPr>
        <w:t>/</w:t>
      </w:r>
      <w:r>
        <w:rPr>
          <w:rFonts w:hint="eastAsia"/>
          <w:kern w:val="0"/>
          <w:sz w:val="24"/>
        </w:rPr>
        <w:t>防御策略制定，日志或报表分析，网络入侵事件处理及网络漏洞扫描工作的组织；</w:t>
      </w:r>
    </w:p>
    <w:p w14:paraId="6D32AC36" w14:textId="5CCF3666" w:rsidR="0024427F" w:rsidRDefault="0063422A" w:rsidP="00237E16">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对涉及到网络变更方面的需求（如网络结构变更、终端网络需求变更（如</w:t>
      </w:r>
      <w:r>
        <w:rPr>
          <w:kern w:val="0"/>
          <w:sz w:val="24"/>
        </w:rPr>
        <w:t>Hub</w:t>
      </w:r>
      <w:r>
        <w:rPr>
          <w:rFonts w:hint="eastAsia"/>
          <w:kern w:val="0"/>
          <w:sz w:val="24"/>
        </w:rPr>
        <w:t>的接入）、非常规性网络访问（如外来人员临时性访问），需向</w:t>
      </w:r>
      <w:del w:id="2944" w:author="yunwei01" w:date="2017-08-02T14:22:00Z">
        <w:r w:rsidR="00543823" w:rsidDel="00A97AE9">
          <w:rPr>
            <w:rFonts w:hint="eastAsia"/>
            <w:kern w:val="0"/>
            <w:sz w:val="24"/>
          </w:rPr>
          <w:delText>AAAAA</w:delText>
        </w:r>
      </w:del>
      <w:ins w:id="2945"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46" w:author="yunwei01" w:date="2017-08-02T14:38:00Z">
        <w:r w:rsidR="00543823" w:rsidDel="004C1B14">
          <w:rPr>
            <w:rFonts w:hint="eastAsia"/>
            <w:kern w:val="0"/>
            <w:sz w:val="24"/>
          </w:rPr>
          <w:delText>公司</w:delText>
        </w:r>
      </w:del>
      <w:ins w:id="2947" w:author="yunwei01" w:date="2017-08-02T14:38:00Z">
        <w:r w:rsidR="004C1B14">
          <w:rPr>
            <w:rFonts w:hint="eastAsia"/>
            <w:kern w:val="0"/>
            <w:sz w:val="24"/>
          </w:rPr>
          <w:t>公司</w:t>
        </w:r>
      </w:ins>
      <w:del w:id="2948" w:author="yunwei01" w:date="2017-08-02T14:23:00Z">
        <w:r w:rsidR="00FF67FC" w:rsidDel="00A97AE9">
          <w:rPr>
            <w:rFonts w:hint="eastAsia"/>
            <w:kern w:val="0"/>
            <w:sz w:val="24"/>
          </w:rPr>
          <w:delText>XXXXX</w:delText>
        </w:r>
      </w:del>
      <w:ins w:id="2949" w:author="yunwei01" w:date="2017-08-02T14:23:00Z">
        <w:r w:rsidR="00A97AE9">
          <w:rPr>
            <w:rFonts w:hint="eastAsia"/>
            <w:kern w:val="0"/>
            <w:sz w:val="24"/>
          </w:rPr>
          <w:t>研发部</w:t>
        </w:r>
      </w:ins>
      <w:r>
        <w:rPr>
          <w:rFonts w:hint="eastAsia"/>
          <w:kern w:val="0"/>
          <w:sz w:val="24"/>
        </w:rPr>
        <w:t>提出书面申请，</w:t>
      </w:r>
      <w:del w:id="2950" w:author="yunwei01" w:date="2017-08-02T14:22:00Z">
        <w:r w:rsidR="00543823" w:rsidDel="00A97AE9">
          <w:rPr>
            <w:rFonts w:hint="eastAsia"/>
            <w:kern w:val="0"/>
            <w:sz w:val="24"/>
          </w:rPr>
          <w:delText>AAAAA</w:delText>
        </w:r>
      </w:del>
      <w:del w:id="2951" w:author="yunwei01" w:date="2017-08-02T14:38:00Z">
        <w:r w:rsidR="00543823" w:rsidDel="004C1B14">
          <w:rPr>
            <w:rFonts w:hint="eastAsia"/>
            <w:kern w:val="0"/>
            <w:sz w:val="24"/>
          </w:rPr>
          <w:delText>公司</w:delText>
        </w:r>
      </w:del>
      <w:del w:id="2952" w:author="yunwei01" w:date="2017-08-02T14:23:00Z">
        <w:r w:rsidR="00FF67FC" w:rsidDel="00A97AE9">
          <w:rPr>
            <w:rFonts w:hint="eastAsia"/>
            <w:kern w:val="0"/>
            <w:sz w:val="24"/>
          </w:rPr>
          <w:delText>XXXXX</w:delText>
        </w:r>
      </w:del>
      <w:ins w:id="2953" w:author="yunwei01" w:date="2017-08-02T14:23:00Z">
        <w:r w:rsidR="00A97AE9">
          <w:rPr>
            <w:rFonts w:hint="eastAsia"/>
            <w:kern w:val="0"/>
            <w:sz w:val="24"/>
          </w:rPr>
          <w:t>研发部</w:t>
        </w:r>
      </w:ins>
      <w:r>
        <w:rPr>
          <w:rFonts w:hint="eastAsia"/>
          <w:kern w:val="0"/>
          <w:sz w:val="24"/>
        </w:rPr>
        <w:t>对变更申请进行评审通过后，方可进行操作；</w:t>
      </w:r>
    </w:p>
    <w:p w14:paraId="4C0589A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在网络边界处采取安全措施进行有效隔离防护，并对违规行为进行检查和阻断；</w:t>
      </w:r>
    </w:p>
    <w:p w14:paraId="0B7DC2A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对于网络的</w:t>
      </w:r>
      <w:r>
        <w:rPr>
          <w:kern w:val="0"/>
          <w:sz w:val="24"/>
        </w:rPr>
        <w:t>VLAN</w:t>
      </w:r>
      <w:r>
        <w:rPr>
          <w:rFonts w:hint="eastAsia"/>
          <w:kern w:val="0"/>
          <w:sz w:val="24"/>
        </w:rPr>
        <w:t>和安全域划分，不同业务应用系统尽量安排在不通的安全域中，各</w:t>
      </w:r>
      <w:r>
        <w:rPr>
          <w:kern w:val="0"/>
          <w:sz w:val="24"/>
        </w:rPr>
        <w:t>VLAN</w:t>
      </w:r>
      <w:r>
        <w:rPr>
          <w:rFonts w:hint="eastAsia"/>
          <w:kern w:val="0"/>
          <w:sz w:val="24"/>
        </w:rPr>
        <w:t>和安全域间应采取有效的访问控制措施；</w:t>
      </w:r>
    </w:p>
    <w:p w14:paraId="72A0457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对网络设备、网络设备之间的连接线缆进行标识，重要网络端口也须进行详细标识；</w:t>
      </w:r>
    </w:p>
    <w:p w14:paraId="0996FD0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开启网络设备日志，记录与网络安全相关的操作与活动，日志保存时间应至少保证在一个月以上；</w:t>
      </w:r>
    </w:p>
    <w:p w14:paraId="0075613E" w14:textId="467E9718"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在网络关键位置采取网络审计手段，对网络访问操作行为进行记录，定期（每</w:t>
      </w:r>
      <w:r w:rsidR="009D1D6B">
        <w:rPr>
          <w:rFonts w:hint="eastAsia"/>
          <w:kern w:val="0"/>
          <w:sz w:val="24"/>
        </w:rPr>
        <w:t>半年</w:t>
      </w:r>
      <w:r>
        <w:rPr>
          <w:rFonts w:hint="eastAsia"/>
          <w:kern w:val="0"/>
          <w:sz w:val="24"/>
        </w:rPr>
        <w:t>一次）对记录进行评审，将评审结果进行记录；</w:t>
      </w:r>
    </w:p>
    <w:p w14:paraId="3220326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定期（每季度一次）对网络配置、网络设备日志进行备份，并做好备份记录；</w:t>
      </w:r>
    </w:p>
    <w:p w14:paraId="1839AF8C" w14:textId="6A28408A"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定期（每</w:t>
      </w:r>
      <w:r w:rsidR="009D1D6B">
        <w:rPr>
          <w:rFonts w:hint="eastAsia"/>
          <w:kern w:val="0"/>
          <w:sz w:val="24"/>
        </w:rPr>
        <w:t>半年</w:t>
      </w:r>
      <w:r>
        <w:rPr>
          <w:rFonts w:hint="eastAsia"/>
          <w:kern w:val="0"/>
          <w:sz w:val="24"/>
        </w:rPr>
        <w:t>一次）对网络设备配置进行检查和评估，确保网络配置与安全策略保持一致，并对检查结果进行记录；</w:t>
      </w:r>
    </w:p>
    <w:p w14:paraId="781059F2" w14:textId="1F148FCF"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定期（每</w:t>
      </w:r>
      <w:r w:rsidR="009D1D6B">
        <w:rPr>
          <w:rFonts w:hint="eastAsia"/>
          <w:kern w:val="0"/>
          <w:sz w:val="24"/>
        </w:rPr>
        <w:t>半年</w:t>
      </w:r>
      <w:r>
        <w:rPr>
          <w:rFonts w:hint="eastAsia"/>
          <w:kern w:val="0"/>
          <w:sz w:val="24"/>
        </w:rPr>
        <w:t>一次）对网络系统进行漏洞扫描，对发现的网络系统安全漏洞进行及时的修补；</w:t>
      </w:r>
    </w:p>
    <w:p w14:paraId="2657976F" w14:textId="346C3A46"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定期（每</w:t>
      </w:r>
      <w:r w:rsidR="009D1D6B">
        <w:rPr>
          <w:rFonts w:hint="eastAsia"/>
          <w:kern w:val="0"/>
          <w:sz w:val="24"/>
        </w:rPr>
        <w:t>半年</w:t>
      </w:r>
      <w:r>
        <w:rPr>
          <w:rFonts w:hint="eastAsia"/>
          <w:kern w:val="0"/>
          <w:sz w:val="24"/>
        </w:rPr>
        <w:t>一次）对设备口令进行更新。</w:t>
      </w:r>
    </w:p>
    <w:p w14:paraId="09593899" w14:textId="77777777" w:rsidR="0024427F" w:rsidRDefault="0063422A" w:rsidP="00F84F8A">
      <w:pPr>
        <w:pStyle w:val="4"/>
      </w:pPr>
      <w:r>
        <w:rPr>
          <w:rFonts w:hint="eastAsia"/>
        </w:rPr>
        <w:t>网络维护</w:t>
      </w:r>
    </w:p>
    <w:p w14:paraId="3EDCECB2" w14:textId="02018E71"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维护人员负责</w:t>
      </w:r>
      <w:ins w:id="2954" w:author="yunwei01" w:date="2017-08-03T10:52:00Z">
        <w:r w:rsidR="00F24C1F">
          <w:rPr>
            <w:rFonts w:hint="eastAsia"/>
            <w:kern w:val="0"/>
            <w:sz w:val="24"/>
          </w:rPr>
          <w:t>定期</w:t>
        </w:r>
      </w:ins>
      <w:del w:id="2955" w:author="yunwei01" w:date="2017-08-03T10:52:00Z">
        <w:r w:rsidDel="00F24C1F">
          <w:rPr>
            <w:rFonts w:hint="eastAsia"/>
            <w:kern w:val="0"/>
            <w:sz w:val="24"/>
          </w:rPr>
          <w:delText>每天</w:delText>
        </w:r>
      </w:del>
      <w:r>
        <w:rPr>
          <w:rFonts w:hint="eastAsia"/>
          <w:kern w:val="0"/>
          <w:sz w:val="24"/>
        </w:rPr>
        <w:t>对网络设备及主干通信线路进行例行检查，并将检查</w:t>
      </w:r>
      <w:r>
        <w:rPr>
          <w:rFonts w:hint="eastAsia"/>
          <w:kern w:val="0"/>
          <w:sz w:val="24"/>
        </w:rPr>
        <w:lastRenderedPageBreak/>
        <w:t>内容写进日报里；</w:t>
      </w:r>
    </w:p>
    <w:p w14:paraId="3C713B76" w14:textId="4AD12A69"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外部公司（设备厂商、集成运维商等）技术人员实施系统维护前必须填写书面申请，由</w:t>
      </w:r>
      <w:r>
        <w:rPr>
          <w:rFonts w:ascii="宋体" w:cs="宋体" w:hint="eastAsia"/>
          <w:color w:val="000000"/>
          <w:kern w:val="0"/>
          <w:sz w:val="24"/>
        </w:rPr>
        <w:t>安全管理员</w:t>
      </w:r>
      <w:r>
        <w:rPr>
          <w:rFonts w:hint="eastAsia"/>
          <w:kern w:val="0"/>
          <w:sz w:val="24"/>
        </w:rPr>
        <w:t>签字批准后执行，维护完毕后再由</w:t>
      </w:r>
      <w:del w:id="2956" w:author="yunwei01" w:date="2017-08-02T14:22:00Z">
        <w:r w:rsidR="00543823" w:rsidDel="00A97AE9">
          <w:rPr>
            <w:rFonts w:ascii="宋体" w:cs="宋体" w:hint="eastAsia"/>
            <w:color w:val="000000"/>
            <w:kern w:val="0"/>
            <w:sz w:val="24"/>
          </w:rPr>
          <w:delText>AAAAA</w:delText>
        </w:r>
      </w:del>
      <w:ins w:id="2957" w:author="yunwei01" w:date="2017-08-02T14:22:00Z">
        <w:r w:rsidR="00A97AE9">
          <w:rPr>
            <w:rFonts w:ascii="宋体" w:cs="宋体" w:hint="eastAsia"/>
            <w:color w:val="000000"/>
            <w:kern w:val="0"/>
            <w:sz w:val="24"/>
          </w:rPr>
          <w:t>资鼎(上海)互联网金融信息服务有限</w:t>
        </w:r>
      </w:ins>
      <w:del w:id="2958" w:author="yunwei01" w:date="2017-08-02T14:38:00Z">
        <w:r w:rsidR="00543823" w:rsidDel="004C1B14">
          <w:rPr>
            <w:rFonts w:ascii="宋体" w:cs="宋体" w:hint="eastAsia"/>
            <w:color w:val="000000"/>
            <w:kern w:val="0"/>
            <w:sz w:val="24"/>
          </w:rPr>
          <w:delText>公司</w:delText>
        </w:r>
      </w:del>
      <w:ins w:id="2959" w:author="yunwei01" w:date="2017-08-02T14:38:00Z">
        <w:r w:rsidR="004C1B14">
          <w:rPr>
            <w:rFonts w:ascii="宋体" w:cs="宋体" w:hint="eastAsia"/>
            <w:color w:val="000000"/>
            <w:kern w:val="0"/>
            <w:sz w:val="24"/>
          </w:rPr>
          <w:t>公司</w:t>
        </w:r>
      </w:ins>
      <w:del w:id="2960" w:author="yunwei01" w:date="2017-08-02T14:23:00Z">
        <w:r w:rsidR="00FF67FC" w:rsidDel="00A97AE9">
          <w:rPr>
            <w:rFonts w:ascii="宋体" w:cs="宋体" w:hint="eastAsia"/>
            <w:color w:val="000000"/>
            <w:kern w:val="0"/>
            <w:sz w:val="24"/>
          </w:rPr>
          <w:delText>XXXXX</w:delText>
        </w:r>
      </w:del>
      <w:ins w:id="2961" w:author="yunwei01" w:date="2017-08-02T14:23:00Z">
        <w:r w:rsidR="00A97AE9">
          <w:rPr>
            <w:rFonts w:ascii="宋体" w:cs="宋体" w:hint="eastAsia"/>
            <w:color w:val="000000"/>
            <w:kern w:val="0"/>
            <w:sz w:val="24"/>
          </w:rPr>
          <w:t>研发部</w:t>
        </w:r>
      </w:ins>
      <w:r>
        <w:rPr>
          <w:rFonts w:ascii="宋体" w:cs="宋体" w:hint="eastAsia"/>
          <w:color w:val="000000"/>
          <w:kern w:val="0"/>
          <w:sz w:val="24"/>
        </w:rPr>
        <w:t>相关负责人</w:t>
      </w:r>
      <w:r>
        <w:rPr>
          <w:rFonts w:hint="eastAsia"/>
          <w:kern w:val="0"/>
          <w:sz w:val="24"/>
        </w:rPr>
        <w:t>签字确认；</w:t>
      </w:r>
    </w:p>
    <w:p w14:paraId="5F02ECB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应根据网络设备供应商建议的维护周期和规范进行维护，设备维护人员必须具备相应的技术技能并应经过授权。</w:t>
      </w:r>
    </w:p>
    <w:p w14:paraId="0E3F1F71" w14:textId="77777777" w:rsidR="0024427F" w:rsidRDefault="0063422A" w:rsidP="00F84F8A">
      <w:pPr>
        <w:pStyle w:val="4"/>
      </w:pPr>
      <w:r>
        <w:rPr>
          <w:rFonts w:hint="eastAsia"/>
        </w:rPr>
        <w:t>网络变更</w:t>
      </w:r>
    </w:p>
    <w:p w14:paraId="26A5DD1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网络与信息系统的任何变更必须受到严格控制，变更后需对相关文档记录进行更新，对相关配置信息进行备份，并定期（间隔不少于</w:t>
      </w:r>
      <w:r>
        <w:rPr>
          <w:rFonts w:hint="eastAsia"/>
          <w:kern w:val="0"/>
          <w:sz w:val="24"/>
        </w:rPr>
        <w:t>1</w:t>
      </w:r>
      <w:r>
        <w:rPr>
          <w:rFonts w:hint="eastAsia"/>
          <w:kern w:val="0"/>
          <w:sz w:val="24"/>
        </w:rPr>
        <w:t>个月）存档；</w:t>
      </w:r>
    </w:p>
    <w:p w14:paraId="441E6C5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涉及网络架构调整、软件版本升级、导致应用系统服务中断等重大网络变更实施前，需开展变更风险分析并制定应急处理预案。</w:t>
      </w:r>
    </w:p>
    <w:p w14:paraId="5E2EB139" w14:textId="77777777" w:rsidR="0024427F" w:rsidRDefault="0063422A" w:rsidP="00F84F8A">
      <w:pPr>
        <w:pStyle w:val="4"/>
      </w:pPr>
      <w:r>
        <w:rPr>
          <w:rFonts w:hint="eastAsia"/>
        </w:rPr>
        <w:t>网络检查</w:t>
      </w:r>
    </w:p>
    <w:p w14:paraId="4051C853" w14:textId="586D2A83"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每</w:t>
      </w:r>
      <w:r w:rsidR="00033C64">
        <w:rPr>
          <w:rFonts w:hint="eastAsia"/>
          <w:kern w:val="0"/>
          <w:sz w:val="24"/>
        </w:rPr>
        <w:t>半年</w:t>
      </w:r>
      <w:r>
        <w:rPr>
          <w:rFonts w:hint="eastAsia"/>
          <w:kern w:val="0"/>
          <w:sz w:val="24"/>
        </w:rPr>
        <w:t>一次定期对网络进行全面检查，填写检查记录，并重启相关核心交换机。</w:t>
      </w:r>
    </w:p>
    <w:p w14:paraId="1C7EF238" w14:textId="77777777" w:rsidR="0024427F" w:rsidRDefault="0063422A" w:rsidP="00F84F8A">
      <w:pPr>
        <w:pStyle w:val="4"/>
      </w:pPr>
      <w:r>
        <w:rPr>
          <w:rFonts w:hint="eastAsia"/>
        </w:rPr>
        <w:t>事件处理</w:t>
      </w:r>
    </w:p>
    <w:p w14:paraId="4D1F0E8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网络管理员根据网络集中监控系统告警、用户报障等对网络事件进行分析处理；</w:t>
      </w:r>
    </w:p>
    <w:p w14:paraId="3B7E50F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影响正常业务和办公、大范围用户报障、网络设备故障等网络事件，网络管理员应及时向信息安全领导小组报告，并通知相关人员处理；</w:t>
      </w:r>
    </w:p>
    <w:p w14:paraId="77F5562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维护人员负责将每日网络异常事件及处理情况和结果记录到日报中；</w:t>
      </w:r>
    </w:p>
    <w:p w14:paraId="19F7972D" w14:textId="77777777" w:rsidR="0024427F" w:rsidRDefault="0063422A" w:rsidP="00F84F8A">
      <w:pPr>
        <w:pStyle w:val="4"/>
      </w:pPr>
      <w:r>
        <w:rPr>
          <w:rFonts w:hint="eastAsia"/>
        </w:rPr>
        <w:t>网络日志管理</w:t>
      </w:r>
    </w:p>
    <w:p w14:paraId="4A6F4E06" w14:textId="30F4C6FB"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网络通信系统日志收集范围至少需包括：</w:t>
      </w:r>
      <w:del w:id="2962" w:author="yunwei01" w:date="2017-08-02T14:22:00Z">
        <w:r w:rsidR="00543823" w:rsidDel="00A97AE9">
          <w:rPr>
            <w:rFonts w:hint="eastAsia"/>
            <w:kern w:val="0"/>
            <w:sz w:val="24"/>
          </w:rPr>
          <w:delText>AAAAA</w:delText>
        </w:r>
      </w:del>
      <w:ins w:id="2963"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w:t>
        </w:r>
        <w:r w:rsidR="00A97AE9">
          <w:rPr>
            <w:rFonts w:hint="eastAsia"/>
            <w:kern w:val="0"/>
            <w:sz w:val="24"/>
          </w:rPr>
          <w:lastRenderedPageBreak/>
          <w:t>务有限</w:t>
        </w:r>
      </w:ins>
      <w:del w:id="2964" w:author="yunwei01" w:date="2017-08-02T14:38:00Z">
        <w:r w:rsidR="00543823" w:rsidDel="004C1B14">
          <w:rPr>
            <w:rFonts w:hint="eastAsia"/>
            <w:kern w:val="0"/>
            <w:sz w:val="24"/>
          </w:rPr>
          <w:delText>公司</w:delText>
        </w:r>
      </w:del>
      <w:ins w:id="2965" w:author="yunwei01" w:date="2017-08-02T14:38:00Z">
        <w:r w:rsidR="004C1B14">
          <w:rPr>
            <w:rFonts w:hint="eastAsia"/>
            <w:kern w:val="0"/>
            <w:sz w:val="24"/>
          </w:rPr>
          <w:t>公司</w:t>
        </w:r>
      </w:ins>
      <w:r>
        <w:rPr>
          <w:rFonts w:hint="eastAsia"/>
          <w:kern w:val="0"/>
          <w:sz w:val="24"/>
        </w:rPr>
        <w:t>生产网络及安全设备的日志信息及操作日志；</w:t>
      </w:r>
    </w:p>
    <w:p w14:paraId="2B110A4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网络日志应每月备份并存档，保存周期至少为一年。</w:t>
      </w:r>
    </w:p>
    <w:p w14:paraId="47C343CB" w14:textId="77777777" w:rsidR="0024427F" w:rsidRDefault="0024427F">
      <w:pPr>
        <w:adjustRightInd w:val="0"/>
        <w:spacing w:before="100" w:beforeAutospacing="1" w:after="100" w:afterAutospacing="1" w:line="360" w:lineRule="auto"/>
        <w:textAlignment w:val="baseline"/>
        <w:rPr>
          <w:ins w:id="2966" w:author="yunwei01" w:date="2017-08-04T10:19:00Z"/>
          <w:kern w:val="0"/>
          <w:sz w:val="24"/>
        </w:rPr>
      </w:pPr>
    </w:p>
    <w:p w14:paraId="19B71F12" w14:textId="77777777" w:rsidR="001F3B45" w:rsidRDefault="001F3B45">
      <w:pPr>
        <w:adjustRightInd w:val="0"/>
        <w:spacing w:before="100" w:beforeAutospacing="1" w:after="100" w:afterAutospacing="1" w:line="360" w:lineRule="auto"/>
        <w:textAlignment w:val="baseline"/>
        <w:rPr>
          <w:kern w:val="0"/>
          <w:sz w:val="24"/>
        </w:rPr>
        <w:sectPr w:rsidR="001F3B45">
          <w:pgSz w:w="11906" w:h="16838"/>
          <w:pgMar w:top="1440" w:right="1800" w:bottom="1440" w:left="1800" w:header="851" w:footer="992" w:gutter="0"/>
          <w:cols w:space="720"/>
          <w:docGrid w:type="lines" w:linePitch="312"/>
        </w:sectPr>
      </w:pPr>
    </w:p>
    <w:p w14:paraId="290C96F8" w14:textId="77777777" w:rsidR="0024427F" w:rsidRDefault="0063422A">
      <w:pPr>
        <w:pStyle w:val="1"/>
        <w:jc w:val="center"/>
        <w:pPrChange w:id="2967" w:author="yunwei01" w:date="2017-08-03T10:52:00Z">
          <w:pPr>
            <w:pStyle w:val="1"/>
          </w:pPr>
        </w:pPrChange>
      </w:pPr>
      <w:bookmarkStart w:id="2968" w:name="_Toc428792588"/>
      <w:bookmarkStart w:id="2969" w:name="_Toc489545260"/>
      <w:bookmarkStart w:id="2970" w:name="_Toc489546732"/>
      <w:bookmarkStart w:id="2971" w:name="_Toc489547077"/>
      <w:bookmarkStart w:id="2972" w:name="_Toc489547950"/>
      <w:bookmarkStart w:id="2973" w:name="_Toc489607148"/>
      <w:bookmarkStart w:id="2974" w:name="_Toc399855267"/>
      <w:r>
        <w:rPr>
          <w:rFonts w:hint="eastAsia"/>
        </w:rPr>
        <w:lastRenderedPageBreak/>
        <w:t>系统软件运维管理制度</w:t>
      </w:r>
      <w:bookmarkEnd w:id="2968"/>
      <w:bookmarkEnd w:id="2969"/>
      <w:bookmarkEnd w:id="2970"/>
      <w:bookmarkEnd w:id="2971"/>
      <w:bookmarkEnd w:id="2972"/>
      <w:bookmarkEnd w:id="2973"/>
    </w:p>
    <w:p w14:paraId="630861DD" w14:textId="60E22344" w:rsidR="0024427F" w:rsidRDefault="0063422A" w:rsidP="00F84F8A">
      <w:pPr>
        <w:pStyle w:val="2"/>
      </w:pPr>
      <w:bookmarkStart w:id="2975" w:name="_Toc428792589"/>
      <w:bookmarkStart w:id="2976" w:name="_Toc489545261"/>
      <w:bookmarkStart w:id="2977" w:name="_Toc489546733"/>
      <w:bookmarkStart w:id="2978" w:name="_Toc489547078"/>
      <w:bookmarkStart w:id="2979" w:name="_Toc489547951"/>
      <w:bookmarkStart w:id="2980" w:name="_Toc489607149"/>
      <w:r>
        <w:rPr>
          <w:rFonts w:hint="eastAsia"/>
        </w:rPr>
        <w:t>系统软件运维管理制度</w:t>
      </w:r>
      <w:bookmarkEnd w:id="2974"/>
      <w:bookmarkEnd w:id="2975"/>
      <w:bookmarkEnd w:id="2976"/>
      <w:bookmarkEnd w:id="2977"/>
      <w:bookmarkEnd w:id="2978"/>
      <w:bookmarkEnd w:id="2979"/>
      <w:bookmarkEnd w:id="2980"/>
    </w:p>
    <w:p w14:paraId="539F36D9" w14:textId="5E5B6C6C" w:rsidR="0024427F" w:rsidRDefault="0063422A" w:rsidP="00F84F8A">
      <w:pPr>
        <w:pStyle w:val="3"/>
        <w:ind w:left="1134"/>
      </w:pPr>
      <w:bookmarkStart w:id="2981" w:name="_Toc399855268"/>
      <w:bookmarkStart w:id="2982" w:name="_Toc428792590"/>
      <w:bookmarkStart w:id="2983" w:name="_Toc489545262"/>
      <w:bookmarkStart w:id="2984" w:name="_Toc489546734"/>
      <w:bookmarkStart w:id="2985" w:name="_Toc489547079"/>
      <w:bookmarkStart w:id="2986" w:name="_Toc489547952"/>
      <w:bookmarkStart w:id="2987" w:name="_Toc489607150"/>
      <w:r>
        <w:rPr>
          <w:rFonts w:hint="eastAsia"/>
        </w:rPr>
        <w:t>系统安全管理制度</w:t>
      </w:r>
      <w:bookmarkEnd w:id="2981"/>
      <w:bookmarkEnd w:id="2982"/>
      <w:bookmarkEnd w:id="2983"/>
      <w:bookmarkEnd w:id="2984"/>
      <w:bookmarkEnd w:id="2985"/>
      <w:bookmarkEnd w:id="2986"/>
      <w:bookmarkEnd w:id="2987"/>
    </w:p>
    <w:p w14:paraId="1E07FB53" w14:textId="59CF2FD5"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主机管理员负责</w:t>
      </w:r>
      <w:del w:id="2988" w:author="yunwei01" w:date="2017-08-02T14:22:00Z">
        <w:r w:rsidR="00543823" w:rsidDel="00A97AE9">
          <w:rPr>
            <w:rFonts w:hint="eastAsia"/>
            <w:kern w:val="0"/>
            <w:sz w:val="24"/>
          </w:rPr>
          <w:delText>AAAAA</w:delText>
        </w:r>
      </w:del>
      <w:ins w:id="298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90" w:author="yunwei01" w:date="2017-08-02T14:38:00Z">
        <w:r w:rsidR="00543823" w:rsidDel="004C1B14">
          <w:rPr>
            <w:rFonts w:hint="eastAsia"/>
            <w:kern w:val="0"/>
            <w:sz w:val="24"/>
          </w:rPr>
          <w:delText>公司</w:delText>
        </w:r>
      </w:del>
      <w:ins w:id="2991" w:author="yunwei01" w:date="2017-08-02T14:38:00Z">
        <w:r w:rsidR="004C1B14">
          <w:rPr>
            <w:rFonts w:hint="eastAsia"/>
            <w:kern w:val="0"/>
            <w:sz w:val="24"/>
          </w:rPr>
          <w:t>公司</w:t>
        </w:r>
      </w:ins>
      <w:r>
        <w:rPr>
          <w:rFonts w:hint="eastAsia"/>
          <w:kern w:val="0"/>
          <w:sz w:val="24"/>
        </w:rPr>
        <w:t>的基础平台系统安全管理，主要包括：</w:t>
      </w:r>
    </w:p>
    <w:p w14:paraId="3341667C"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负责信息系统中操作系统、数据库系统用户新增、删除、变更的审核及实施；</w:t>
      </w:r>
    </w:p>
    <w:p w14:paraId="6F0579E3"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负责信息系统基础平台的安全配置、参数变更、事件处理等运维管理工作；</w:t>
      </w:r>
    </w:p>
    <w:p w14:paraId="4021E74F"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负责信息系统基础平台系统用户、权限、日志、补丁等管理工作。</w:t>
      </w:r>
    </w:p>
    <w:p w14:paraId="6FB3A6A0"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负责信息系统基础平台系统漏洞扫描工作的组织实施。</w:t>
      </w:r>
    </w:p>
    <w:p w14:paraId="5A0C3BAA" w14:textId="2E7EF9C5"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应用管理员负责</w:t>
      </w:r>
      <w:del w:id="2992" w:author="yunwei01" w:date="2017-08-02T14:22:00Z">
        <w:r w:rsidR="00543823" w:rsidDel="00A97AE9">
          <w:rPr>
            <w:rFonts w:hint="eastAsia"/>
            <w:kern w:val="0"/>
            <w:sz w:val="24"/>
          </w:rPr>
          <w:delText>AAAAA</w:delText>
        </w:r>
      </w:del>
      <w:ins w:id="2993"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2994" w:author="yunwei01" w:date="2017-08-02T14:38:00Z">
        <w:r w:rsidR="00543823" w:rsidDel="004C1B14">
          <w:rPr>
            <w:rFonts w:hint="eastAsia"/>
            <w:kern w:val="0"/>
            <w:sz w:val="24"/>
          </w:rPr>
          <w:delText>公司</w:delText>
        </w:r>
      </w:del>
      <w:ins w:id="2995" w:author="yunwei01" w:date="2017-08-02T14:38:00Z">
        <w:r w:rsidR="004C1B14">
          <w:rPr>
            <w:rFonts w:hint="eastAsia"/>
            <w:kern w:val="0"/>
            <w:sz w:val="24"/>
          </w:rPr>
          <w:t>公司</w:t>
        </w:r>
      </w:ins>
      <w:r>
        <w:rPr>
          <w:rFonts w:hint="eastAsia"/>
          <w:kern w:val="0"/>
          <w:sz w:val="24"/>
        </w:rPr>
        <w:t>业务应用系统安全管理，主要包括：</w:t>
      </w:r>
    </w:p>
    <w:p w14:paraId="2259C632"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负责信息系统中业务应用系统用户新增、删除、变更的审核及实施；</w:t>
      </w:r>
    </w:p>
    <w:p w14:paraId="6915330B" w14:textId="77777777" w:rsidR="0024427F" w:rsidRDefault="0063422A">
      <w:pPr>
        <w:rPr>
          <w:kern w:val="0"/>
          <w:sz w:val="24"/>
        </w:rPr>
        <w:pPrChange w:id="2996" w:author="yunwei01" w:date="2017-08-03T18:03:00Z">
          <w:pPr>
            <w:numPr>
              <w:ilvl w:val="2"/>
              <w:numId w:val="27"/>
            </w:numPr>
            <w:adjustRightInd w:val="0"/>
            <w:spacing w:before="100" w:beforeAutospacing="1" w:after="100" w:afterAutospacing="1" w:line="360" w:lineRule="auto"/>
            <w:ind w:left="1200" w:hanging="360"/>
            <w:textAlignment w:val="baseline"/>
            <w:outlineLvl w:val="0"/>
          </w:pPr>
        </w:pPrChange>
      </w:pPr>
      <w:bookmarkStart w:id="2997" w:name="_Toc489545263"/>
      <w:bookmarkStart w:id="2998" w:name="_Toc489546735"/>
      <w:r>
        <w:rPr>
          <w:rFonts w:hint="eastAsia"/>
          <w:kern w:val="0"/>
          <w:sz w:val="24"/>
        </w:rPr>
        <w:t>负责信息系统业务应用系统的安全配置、参数变更、事件处理等运维管理工作；</w:t>
      </w:r>
      <w:bookmarkEnd w:id="2997"/>
      <w:bookmarkEnd w:id="2998"/>
    </w:p>
    <w:p w14:paraId="6D5426C1"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负责信息系统业务应用系统用户、权限、日志、补丁等管理工作。</w:t>
      </w:r>
    </w:p>
    <w:p w14:paraId="505F9A52"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负责信息系统业务应用系统漏洞扫描工作的组织实施；</w:t>
      </w:r>
    </w:p>
    <w:p w14:paraId="7EB01E5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对网络和信息资源实行专人管理、监督和调度，由专人对网络和信息资源进行维护和配置（对资源访问须为不同访问者设置相应权限）；</w:t>
      </w:r>
    </w:p>
    <w:p w14:paraId="4588042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必须负责配置、审计、备份重要、敏感信息资源；</w:t>
      </w:r>
    </w:p>
    <w:p w14:paraId="0E1460C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未经主管部门许可，任何人不准私自拆卸、搬移</w:t>
      </w:r>
      <w:r>
        <w:rPr>
          <w:rFonts w:hint="eastAsia"/>
          <w:kern w:val="0"/>
          <w:sz w:val="24"/>
        </w:rPr>
        <w:t>PC</w:t>
      </w:r>
      <w:r>
        <w:rPr>
          <w:rFonts w:hint="eastAsia"/>
          <w:kern w:val="0"/>
          <w:sz w:val="24"/>
        </w:rPr>
        <w:t>设备或网络设备，不得以任何方式改变系统的配置参数；</w:t>
      </w:r>
    </w:p>
    <w:p w14:paraId="3ED0870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未经主管部门许可，任何人员不准私自更改</w:t>
      </w:r>
      <w:r>
        <w:rPr>
          <w:rFonts w:hint="eastAsia"/>
          <w:kern w:val="0"/>
          <w:sz w:val="24"/>
        </w:rPr>
        <w:t>PC</w:t>
      </w:r>
      <w:r>
        <w:rPr>
          <w:rFonts w:hint="eastAsia"/>
          <w:kern w:val="0"/>
          <w:sz w:val="24"/>
        </w:rPr>
        <w:t>机配置（包括硬件配置、操作系统及网络设置）、不准安装未经许可的软件、不准卸载必须安装的软件（如系统补丁和防病毒软件）；</w:t>
      </w:r>
    </w:p>
    <w:p w14:paraId="60D828B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lastRenderedPageBreak/>
        <w:t>未经主管部门许可任何人不准对非相关人员泄漏</w:t>
      </w:r>
      <w:r>
        <w:rPr>
          <w:rFonts w:hint="eastAsia"/>
          <w:kern w:val="0"/>
          <w:sz w:val="24"/>
        </w:rPr>
        <w:t>相关</w:t>
      </w:r>
      <w:r>
        <w:rPr>
          <w:kern w:val="0"/>
          <w:sz w:val="24"/>
        </w:rPr>
        <w:t>应用程序</w:t>
      </w:r>
      <w:r>
        <w:rPr>
          <w:rFonts w:hint="eastAsia"/>
          <w:kern w:val="0"/>
          <w:sz w:val="24"/>
        </w:rPr>
        <w:t>的</w:t>
      </w:r>
      <w:r>
        <w:rPr>
          <w:kern w:val="0"/>
          <w:sz w:val="24"/>
        </w:rPr>
        <w:t>登录帐号以及口令</w:t>
      </w:r>
      <w:r>
        <w:rPr>
          <w:rFonts w:hint="eastAsia"/>
          <w:kern w:val="0"/>
          <w:sz w:val="24"/>
        </w:rPr>
        <w:t>；</w:t>
      </w:r>
    </w:p>
    <w:p w14:paraId="5F9F289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不得利用工作之便随意浏览、泄漏平台内非本职工作范围内的其它信息资料；</w:t>
      </w:r>
    </w:p>
    <w:p w14:paraId="77E5B59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访问</w:t>
      </w:r>
      <w:r>
        <w:rPr>
          <w:rFonts w:hint="eastAsia"/>
          <w:kern w:val="0"/>
          <w:sz w:val="24"/>
        </w:rPr>
        <w:t>互联网</w:t>
      </w:r>
      <w:r>
        <w:rPr>
          <w:kern w:val="0"/>
          <w:sz w:val="24"/>
        </w:rPr>
        <w:t>时，不得从事违反法律、法纪、法规及各项规章制度的活动，也不能从事与工作无关的其他一切活动；不能随意下载受版权保护的软件或资料等；严禁访问不良站点</w:t>
      </w:r>
      <w:r>
        <w:rPr>
          <w:rFonts w:hint="eastAsia"/>
          <w:kern w:val="0"/>
          <w:sz w:val="24"/>
        </w:rPr>
        <w:t>；</w:t>
      </w:r>
    </w:p>
    <w:p w14:paraId="4275838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对冗余数据定期清除，并监督系统的工作情况；</w:t>
      </w:r>
    </w:p>
    <w:p w14:paraId="3142D7B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应适当审计服务器登录使用情况；</w:t>
      </w:r>
    </w:p>
    <w:p w14:paraId="6C593D0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所有服务器需统一安装杀毒软件，并定期（每季度一次）更新。</w:t>
      </w:r>
    </w:p>
    <w:p w14:paraId="3686F0F6" w14:textId="77777777" w:rsidR="0024427F" w:rsidRDefault="0063422A" w:rsidP="00F84F8A">
      <w:pPr>
        <w:pStyle w:val="4"/>
      </w:pPr>
      <w:r>
        <w:rPr>
          <w:rFonts w:hint="eastAsia"/>
        </w:rPr>
        <w:t>系统访问控制</w:t>
      </w:r>
    </w:p>
    <w:p w14:paraId="71D6E8D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应根据业务需求和安全要求制定访问控制策略，明确访问控制的具体要求，清楚地说明信息系统的访问控制准则和用户的访问权限；</w:t>
      </w:r>
    </w:p>
    <w:p w14:paraId="5CAFEB1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访问控制策略应考虑以下内容：</w:t>
      </w:r>
    </w:p>
    <w:p w14:paraId="63DA5014"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每个系统的安全要求；</w:t>
      </w:r>
    </w:p>
    <w:p w14:paraId="493F0C19"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同系统间，访问控制与信息分级的一致性；</w:t>
      </w:r>
    </w:p>
    <w:p w14:paraId="12BFE617"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符合相关法律法规及合同义务；</w:t>
      </w:r>
    </w:p>
    <w:p w14:paraId="66EAAD03"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访问权限的管理；</w:t>
      </w:r>
    </w:p>
    <w:p w14:paraId="53FC2FD2"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信息发布和授权的管理，如根据工作需要确定信息发布和授权范围，并明确信息的安全级别；</w:t>
      </w:r>
    </w:p>
    <w:p w14:paraId="0CC35C11"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普通用户所能访问的基本信息。</w:t>
      </w:r>
    </w:p>
    <w:p w14:paraId="3DAFA44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访问控制准则应明确规定禁止事项和允许事项，应注意以下几点：</w:t>
      </w:r>
    </w:p>
    <w:p w14:paraId="163F4404"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区分强制执行的准则与可选或条件性的准则；</w:t>
      </w:r>
    </w:p>
    <w:p w14:paraId="142114B7"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以“除非明确许可，否则必须禁止”为基础建立准则，而不是“除非明确禁止，否则通常允许”；</w:t>
      </w:r>
    </w:p>
    <w:p w14:paraId="542459FD"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信息标签的变更，包括系统自动生效的和用户决定的；</w:t>
      </w:r>
    </w:p>
    <w:p w14:paraId="119D30E1"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涉及用户权限的变更，包括系统自动生效的和管理员批准生效的；</w:t>
      </w:r>
    </w:p>
    <w:p w14:paraId="5668E5C7"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访问规则需经系统管理员审查批准方可执行。</w:t>
      </w:r>
    </w:p>
    <w:p w14:paraId="1143EC6C" w14:textId="77777777" w:rsidR="0024427F" w:rsidRDefault="0063422A" w:rsidP="00F84F8A">
      <w:pPr>
        <w:pStyle w:val="4"/>
      </w:pPr>
      <w:r>
        <w:rPr>
          <w:rFonts w:hint="eastAsia"/>
        </w:rPr>
        <w:lastRenderedPageBreak/>
        <w:t>系统帐号管理</w:t>
      </w:r>
    </w:p>
    <w:p w14:paraId="75D198A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帐号使用要求</w:t>
      </w:r>
    </w:p>
    <w:p w14:paraId="04D9A845"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所有操作系统、业务系统、数据库等均需要支持基于帐号的访问控制功能</w:t>
      </w:r>
      <w:r>
        <w:rPr>
          <w:rFonts w:hint="eastAsia"/>
          <w:kern w:val="0"/>
          <w:sz w:val="24"/>
        </w:rPr>
        <w:t>；</w:t>
      </w:r>
    </w:p>
    <w:p w14:paraId="2D1906B4"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应用系统用户按个人创建单独的用户帐号，并赋予相应的权限，以避免共享帐号的产生</w:t>
      </w:r>
      <w:r>
        <w:rPr>
          <w:rFonts w:hint="eastAsia"/>
          <w:kern w:val="0"/>
          <w:sz w:val="24"/>
        </w:rPr>
        <w:t>；</w:t>
      </w:r>
    </w:p>
    <w:p w14:paraId="3423049A"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系统管理员应对</w:t>
      </w:r>
      <w:r>
        <w:rPr>
          <w:kern w:val="0"/>
          <w:sz w:val="24"/>
        </w:rPr>
        <w:t>帐号</w:t>
      </w:r>
      <w:r>
        <w:rPr>
          <w:rFonts w:hint="eastAsia"/>
          <w:kern w:val="0"/>
          <w:sz w:val="24"/>
        </w:rPr>
        <w:t>申请者提供</w:t>
      </w:r>
      <w:r>
        <w:rPr>
          <w:kern w:val="0"/>
          <w:sz w:val="24"/>
        </w:rPr>
        <w:t>适当的培训</w:t>
      </w:r>
      <w:r>
        <w:rPr>
          <w:rFonts w:hint="eastAsia"/>
          <w:kern w:val="0"/>
          <w:sz w:val="24"/>
        </w:rPr>
        <w:t>与指导</w:t>
      </w:r>
      <w:r>
        <w:rPr>
          <w:kern w:val="0"/>
          <w:sz w:val="24"/>
        </w:rPr>
        <w:t>，以确保</w:t>
      </w:r>
      <w:r>
        <w:rPr>
          <w:rFonts w:hint="eastAsia"/>
          <w:kern w:val="0"/>
          <w:sz w:val="24"/>
        </w:rPr>
        <w:t>申请者</w:t>
      </w:r>
      <w:r>
        <w:rPr>
          <w:kern w:val="0"/>
          <w:sz w:val="24"/>
        </w:rPr>
        <w:t>能够</w:t>
      </w:r>
      <w:r>
        <w:rPr>
          <w:rFonts w:hint="eastAsia"/>
          <w:kern w:val="0"/>
          <w:sz w:val="24"/>
        </w:rPr>
        <w:t>进行</w:t>
      </w:r>
      <w:r>
        <w:rPr>
          <w:kern w:val="0"/>
          <w:sz w:val="24"/>
        </w:rPr>
        <w:t>正</w:t>
      </w:r>
      <w:r>
        <w:rPr>
          <w:rFonts w:hint="eastAsia"/>
          <w:kern w:val="0"/>
          <w:sz w:val="24"/>
        </w:rPr>
        <w:t>确</w:t>
      </w:r>
      <w:r>
        <w:rPr>
          <w:kern w:val="0"/>
          <w:sz w:val="24"/>
        </w:rPr>
        <w:t>的操作，避免对系统安全造成隐患</w:t>
      </w:r>
      <w:r>
        <w:rPr>
          <w:rFonts w:hint="eastAsia"/>
          <w:kern w:val="0"/>
          <w:sz w:val="24"/>
        </w:rPr>
        <w:t>；</w:t>
      </w:r>
    </w:p>
    <w:p w14:paraId="3E746049"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系统正式投入使用前，必须更改原来系统中的缺省帐号的所有口令，以保证正式环境的安全</w:t>
      </w:r>
      <w:r>
        <w:rPr>
          <w:rFonts w:hint="eastAsia"/>
          <w:kern w:val="0"/>
          <w:sz w:val="24"/>
        </w:rPr>
        <w:t>；</w:t>
      </w:r>
    </w:p>
    <w:p w14:paraId="119EB048"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帐号使用人在使用的过程中，不得使用帐号访问与自己工作无关的资源</w:t>
      </w:r>
      <w:r>
        <w:rPr>
          <w:rFonts w:hint="eastAsia"/>
          <w:kern w:val="0"/>
          <w:sz w:val="24"/>
        </w:rPr>
        <w:t>；</w:t>
      </w:r>
    </w:p>
    <w:p w14:paraId="0FDD72E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特权用户的新增、变更和注销</w:t>
      </w:r>
    </w:p>
    <w:p w14:paraId="3D8CE879"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如需在系统中新增特权用户、变更或注销已有特权用户的，申请人需填写《特权用户申请表》（见附</w:t>
      </w:r>
      <w:r>
        <w:rPr>
          <w:rFonts w:hint="eastAsia"/>
          <w:kern w:val="0"/>
          <w:sz w:val="24"/>
        </w:rPr>
        <w:t>48</w:t>
      </w:r>
      <w:r>
        <w:rPr>
          <w:rFonts w:hint="eastAsia"/>
          <w:kern w:val="0"/>
          <w:sz w:val="24"/>
        </w:rPr>
        <w:t>），并提交系统管理员进行审批；</w:t>
      </w:r>
    </w:p>
    <w:p w14:paraId="61BF2F6A"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审批通过后，系统管理员安排技术人员实施并将实施结果通知申请人；</w:t>
      </w:r>
    </w:p>
    <w:p w14:paraId="7E8ADDF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操作系统、数据库系统帐号管理要求</w:t>
      </w:r>
    </w:p>
    <w:p w14:paraId="3071E1C9"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操作系统级和数据库超级用户帐号，由系统</w:t>
      </w:r>
      <w:r>
        <w:rPr>
          <w:rFonts w:hint="eastAsia"/>
          <w:kern w:val="0"/>
          <w:sz w:val="24"/>
        </w:rPr>
        <w:t>管理</w:t>
      </w:r>
      <w:r>
        <w:rPr>
          <w:kern w:val="0"/>
          <w:sz w:val="24"/>
        </w:rPr>
        <w:t>员统一进行管理、设置和分配</w:t>
      </w:r>
      <w:r>
        <w:rPr>
          <w:rFonts w:hint="eastAsia"/>
          <w:kern w:val="0"/>
          <w:sz w:val="24"/>
        </w:rPr>
        <w:t>，</w:t>
      </w:r>
      <w:r>
        <w:rPr>
          <w:kern w:val="0"/>
          <w:sz w:val="24"/>
        </w:rPr>
        <w:t>帐号需报</w:t>
      </w:r>
      <w:r>
        <w:rPr>
          <w:rFonts w:hint="eastAsia"/>
          <w:kern w:val="0"/>
          <w:sz w:val="24"/>
        </w:rPr>
        <w:t>管理员</w:t>
      </w:r>
      <w:r>
        <w:rPr>
          <w:kern w:val="0"/>
          <w:sz w:val="24"/>
        </w:rPr>
        <w:t>批准</w:t>
      </w:r>
      <w:r>
        <w:rPr>
          <w:rFonts w:hint="eastAsia"/>
          <w:kern w:val="0"/>
          <w:sz w:val="24"/>
        </w:rPr>
        <w:t>；</w:t>
      </w:r>
    </w:p>
    <w:p w14:paraId="1BEFB782"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超级权限应基于</w:t>
      </w:r>
      <w:r>
        <w:rPr>
          <w:kern w:val="0"/>
          <w:sz w:val="24"/>
        </w:rPr>
        <w:t>“</w:t>
      </w:r>
      <w:r>
        <w:rPr>
          <w:kern w:val="0"/>
          <w:sz w:val="24"/>
        </w:rPr>
        <w:t>使用需要</w:t>
      </w:r>
      <w:r>
        <w:rPr>
          <w:kern w:val="0"/>
          <w:sz w:val="24"/>
        </w:rPr>
        <w:t>”</w:t>
      </w:r>
      <w:r>
        <w:rPr>
          <w:kern w:val="0"/>
          <w:sz w:val="24"/>
        </w:rPr>
        <w:t>，逐个事件进行授权，即以完成其工作职责的最低要求为依据，超级权限在完成特定任务后应被立即收回</w:t>
      </w:r>
      <w:r>
        <w:rPr>
          <w:rFonts w:hint="eastAsia"/>
          <w:kern w:val="0"/>
          <w:sz w:val="24"/>
        </w:rPr>
        <w:t>；</w:t>
      </w:r>
    </w:p>
    <w:p w14:paraId="565FC7BF"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操作系统普通用户帐号</w:t>
      </w:r>
      <w:r>
        <w:rPr>
          <w:rFonts w:hint="eastAsia"/>
          <w:kern w:val="0"/>
          <w:sz w:val="24"/>
        </w:rPr>
        <w:t>由</w:t>
      </w:r>
      <w:r>
        <w:rPr>
          <w:kern w:val="0"/>
          <w:sz w:val="24"/>
        </w:rPr>
        <w:t>由具体使用人员向系统</w:t>
      </w:r>
      <w:r>
        <w:rPr>
          <w:rFonts w:hint="eastAsia"/>
          <w:kern w:val="0"/>
          <w:sz w:val="24"/>
        </w:rPr>
        <w:t>管理员</w:t>
      </w:r>
      <w:r>
        <w:rPr>
          <w:kern w:val="0"/>
          <w:sz w:val="24"/>
        </w:rPr>
        <w:t>申请，系统</w:t>
      </w:r>
      <w:r>
        <w:rPr>
          <w:rFonts w:hint="eastAsia"/>
          <w:kern w:val="0"/>
          <w:sz w:val="24"/>
        </w:rPr>
        <w:t>管理员</w:t>
      </w:r>
      <w:r>
        <w:rPr>
          <w:kern w:val="0"/>
          <w:sz w:val="24"/>
        </w:rPr>
        <w:t>对普通帐号统一进行管理、设置和分配。</w:t>
      </w:r>
      <w:r>
        <w:rPr>
          <w:rFonts w:hint="eastAsia"/>
          <w:kern w:val="0"/>
          <w:sz w:val="24"/>
        </w:rPr>
        <w:t>帐号的申请和审批必须有正式的书面审批表；</w:t>
      </w:r>
    </w:p>
    <w:p w14:paraId="337EDC34"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系统管理员需通过安全途径将帐号初始口令告知用户，用户收到初始口令后，应在初次登陆系统时修改初始口令</w:t>
      </w:r>
      <w:r>
        <w:rPr>
          <w:rFonts w:hint="eastAsia"/>
          <w:kern w:val="0"/>
          <w:sz w:val="24"/>
        </w:rPr>
        <w:t>；</w:t>
      </w:r>
    </w:p>
    <w:p w14:paraId="24D28D5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帐号</w:t>
      </w:r>
      <w:r>
        <w:rPr>
          <w:kern w:val="0"/>
          <w:sz w:val="24"/>
        </w:rPr>
        <w:t>权限管理</w:t>
      </w:r>
      <w:r>
        <w:rPr>
          <w:rFonts w:hint="eastAsia"/>
          <w:kern w:val="0"/>
          <w:sz w:val="24"/>
        </w:rPr>
        <w:t>要求</w:t>
      </w:r>
    </w:p>
    <w:p w14:paraId="3C85CD6D"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对帐号的授权须遵守</w:t>
      </w:r>
      <w:r>
        <w:rPr>
          <w:kern w:val="0"/>
          <w:sz w:val="24"/>
        </w:rPr>
        <w:t>“</w:t>
      </w:r>
      <w:r>
        <w:rPr>
          <w:kern w:val="0"/>
          <w:sz w:val="24"/>
        </w:rPr>
        <w:t>最小权限</w:t>
      </w:r>
      <w:r>
        <w:rPr>
          <w:kern w:val="0"/>
          <w:sz w:val="24"/>
        </w:rPr>
        <w:t>”</w:t>
      </w:r>
      <w:r>
        <w:rPr>
          <w:kern w:val="0"/>
          <w:sz w:val="24"/>
        </w:rPr>
        <w:t>原则，即以其能进行系统管理、操作的最小权限进行授权</w:t>
      </w:r>
      <w:r>
        <w:rPr>
          <w:rFonts w:hint="eastAsia"/>
          <w:kern w:val="0"/>
          <w:sz w:val="24"/>
        </w:rPr>
        <w:t>，权限与具体人员的职责匹配，并根据岗位变更</w:t>
      </w:r>
      <w:r>
        <w:rPr>
          <w:rFonts w:hint="eastAsia"/>
          <w:kern w:val="0"/>
          <w:sz w:val="24"/>
        </w:rPr>
        <w:lastRenderedPageBreak/>
        <w:t>进行相应调整；</w:t>
      </w:r>
    </w:p>
    <w:p w14:paraId="7426A19E"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kern w:val="0"/>
          <w:sz w:val="24"/>
        </w:rPr>
        <w:t>从帐号管理的角度，可以进行基于角色的访问控制权限的设定，即对资源的访问控制权限是以角色或组为单位进行授予</w:t>
      </w:r>
      <w:r>
        <w:rPr>
          <w:rFonts w:hint="eastAsia"/>
          <w:kern w:val="0"/>
          <w:sz w:val="24"/>
        </w:rPr>
        <w:t>，</w:t>
      </w:r>
      <w:r>
        <w:rPr>
          <w:kern w:val="0"/>
          <w:sz w:val="24"/>
        </w:rPr>
        <w:t>角色</w:t>
      </w:r>
      <w:r>
        <w:rPr>
          <w:rFonts w:hint="eastAsia"/>
          <w:kern w:val="0"/>
          <w:sz w:val="24"/>
        </w:rPr>
        <w:t>定义</w:t>
      </w:r>
      <w:r>
        <w:rPr>
          <w:kern w:val="0"/>
          <w:sz w:val="24"/>
        </w:rPr>
        <w:t>基本不随人员和管理岗位的变更而变更。</w:t>
      </w:r>
    </w:p>
    <w:p w14:paraId="09130E22" w14:textId="77777777" w:rsidR="0024427F" w:rsidRDefault="0063422A" w:rsidP="00F84F8A">
      <w:pPr>
        <w:pStyle w:val="4"/>
      </w:pPr>
      <w:r>
        <w:rPr>
          <w:rFonts w:hint="eastAsia"/>
        </w:rPr>
        <w:t>系统操作安全管理</w:t>
      </w:r>
    </w:p>
    <w:p w14:paraId="3B11D8D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使用新操作系统必须向系统管理员申请，由系统管理员确定该服务器的访问地址及域名，</w:t>
      </w:r>
      <w:r>
        <w:rPr>
          <w:rFonts w:hint="eastAsia"/>
          <w:kern w:val="0"/>
          <w:sz w:val="24"/>
        </w:rPr>
        <w:t>IP</w:t>
      </w:r>
      <w:r>
        <w:rPr>
          <w:rFonts w:hint="eastAsia"/>
          <w:kern w:val="0"/>
          <w:sz w:val="24"/>
        </w:rPr>
        <w:t>等信息后，再进行安装。</w:t>
      </w:r>
    </w:p>
    <w:p w14:paraId="36B8633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操作系统安装完成后，在接入网络前，必须由系统管理员检查安全配置，只有经过系统管理员认可后，才能接入网络。</w:t>
      </w:r>
    </w:p>
    <w:p w14:paraId="5AC2BD7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为保证计算机系统和数据库的安全，禁止同一人掌管操作系统和数据库系统口令；</w:t>
      </w:r>
    </w:p>
    <w:p w14:paraId="7BEAAC6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所有用户都必须设置口令，口令应具备一定长度要求，且不可选择常用易猜的名字或单词，口令应定期更换，并应以文字形式封存。管理员用户口令文档交由安全管理员保管，普通用户口令文档由技术文档管理员保管；</w:t>
      </w:r>
    </w:p>
    <w:p w14:paraId="74E5047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严格按岗位职责设置各岗位工作人员的操作权限。系统管理员应定期检查操作员的权限，对于权限设置不合理的操作员，应按规定向相关人员、部门提出；</w:t>
      </w:r>
    </w:p>
    <w:p w14:paraId="10EA599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对于已调离的工作人员，应及时清理其操作权限；</w:t>
      </w:r>
    </w:p>
    <w:p w14:paraId="097B235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应删除系统中的来宾用户，服务器及应用系统中其它的冗余用户或过期用户也需定期清理；</w:t>
      </w:r>
    </w:p>
    <w:p w14:paraId="54085AC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对核心数据库有写操作权限的关键用户，须设置登录站点限制，还可根据需要设置连接个数、登录时间等限制；</w:t>
      </w:r>
    </w:p>
    <w:p w14:paraId="5F8FAD1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对于应用系统及其它系统设备的日常使用和维护应严格按照操作流程进行，不得违反规范随意操作；</w:t>
      </w:r>
    </w:p>
    <w:p w14:paraId="25F0C7B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对于信息系统的重要维护操作应坚持复核制度，即一人进行操作，另一人进行复核，以保证操作的正确性；</w:t>
      </w:r>
    </w:p>
    <w:p w14:paraId="212A885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信息系统出现重大技术故障，应及时向上级主管部门负责人汇报，同时</w:t>
      </w:r>
      <w:r>
        <w:rPr>
          <w:rFonts w:hint="eastAsia"/>
          <w:kern w:val="0"/>
          <w:sz w:val="24"/>
        </w:rPr>
        <w:lastRenderedPageBreak/>
        <w:t>按应急计划实施应急措施。</w:t>
      </w:r>
    </w:p>
    <w:p w14:paraId="77BCD7FA" w14:textId="77777777" w:rsidR="0024427F" w:rsidRDefault="0063422A" w:rsidP="00F84F8A">
      <w:pPr>
        <w:pStyle w:val="4"/>
      </w:pPr>
      <w:r>
        <w:rPr>
          <w:rFonts w:hint="eastAsia"/>
        </w:rPr>
        <w:t>系统软件维护</w:t>
      </w:r>
    </w:p>
    <w:p w14:paraId="22B68D6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系统软件维护</w:t>
      </w:r>
    </w:p>
    <w:p w14:paraId="505A89F2"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系统管理员发现操作系统有安全补丁需要安装时，应判断安全补丁的安装对现有应用系统的影响程度，并由管理员决定是否可以安装，确定允许安装后由系统管理员和安全管理员一起实施安装；</w:t>
      </w:r>
    </w:p>
    <w:p w14:paraId="3C6ADC3C"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安全补丁安装之前应当对当前操作系统进行一次完全备份，安装之后对操作系统再做一次完全备份，并提交安装情况报告存档备案；</w:t>
      </w:r>
    </w:p>
    <w:p w14:paraId="6A8FC30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应用软件维护</w:t>
      </w:r>
    </w:p>
    <w:p w14:paraId="283A16EC"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应用软件有新版本需要进行升级时，应判断新版本决定是否可以在现有平台上安装，并由相关部室负责人决定是否可以安装，确定允许安装后由系统工程师应当联系软件供应商获取最新稳定版会同安全管理员一起实施安装；</w:t>
      </w:r>
    </w:p>
    <w:p w14:paraId="578E2FBA"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应用软件升级之前应当对当前操作系统及应用软件配置和数据进行一次完全备份，安装完成之后向相关部室负责人提交安装情况报告存档备案；</w:t>
      </w:r>
    </w:p>
    <w:p w14:paraId="04C9E42A"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应用软件系统配置、参数需要变更时，由系统管理员向相关部室负责人提交变更需求报告，组织相关技术人员进行讨论决定是否进行变更。确定允许变更以后，由系统管理员首先进行试变更，试变更应只在少数几台设备上进行，并保证这几天设备上数据的安全，保证做好数据备份。试变更经过测试未发现问题后由系统管理员会同安全管理员进行正式变更，变更前做好数据备份，变更后向相关部室负责人提交变更情况报告存档备案。</w:t>
      </w:r>
    </w:p>
    <w:p w14:paraId="5042E0D2" w14:textId="77777777" w:rsidR="0024427F" w:rsidRDefault="0063422A" w:rsidP="00F84F8A">
      <w:pPr>
        <w:pStyle w:val="4"/>
        <w:rPr>
          <w:rFonts w:ascii="Times New Roman" w:hAnsi="Times New Roman"/>
        </w:rPr>
      </w:pPr>
      <w:r>
        <w:rPr>
          <w:rFonts w:ascii="Times New Roman" w:hAnsi="Times New Roman" w:hint="eastAsia"/>
        </w:rPr>
        <w:t>系统日志管理</w:t>
      </w:r>
    </w:p>
    <w:p w14:paraId="30B7AFA8" w14:textId="47CB865A"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系统日志管理对象包括</w:t>
      </w:r>
      <w:del w:id="2999" w:author="yunwei01" w:date="2017-08-02T14:22:00Z">
        <w:r w:rsidR="00543823" w:rsidDel="00A97AE9">
          <w:rPr>
            <w:rFonts w:hint="eastAsia"/>
            <w:kern w:val="0"/>
            <w:sz w:val="24"/>
          </w:rPr>
          <w:delText>AAAAA</w:delText>
        </w:r>
      </w:del>
      <w:ins w:id="3000"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01" w:author="yunwei01" w:date="2017-08-02T14:38:00Z">
        <w:r w:rsidR="00543823" w:rsidDel="004C1B14">
          <w:rPr>
            <w:rFonts w:hint="eastAsia"/>
            <w:kern w:val="0"/>
            <w:sz w:val="24"/>
          </w:rPr>
          <w:delText>公司</w:delText>
        </w:r>
      </w:del>
      <w:ins w:id="3002" w:author="yunwei01" w:date="2017-08-02T14:38:00Z">
        <w:r w:rsidR="004C1B14">
          <w:rPr>
            <w:rFonts w:hint="eastAsia"/>
            <w:kern w:val="0"/>
            <w:sz w:val="24"/>
          </w:rPr>
          <w:t>公司</w:t>
        </w:r>
      </w:ins>
      <w:r>
        <w:rPr>
          <w:rFonts w:hint="eastAsia"/>
          <w:kern w:val="0"/>
          <w:sz w:val="24"/>
        </w:rPr>
        <w:t>信息系统的操作系统日志、应用系统日志及数据库日志；</w:t>
      </w:r>
    </w:p>
    <w:p w14:paraId="11DA91E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lastRenderedPageBreak/>
        <w:t>维护人员应对网络设备、主机系统、安全设备的各种日志内容每周进行检查，从中分析可能存在的安全风险；</w:t>
      </w:r>
    </w:p>
    <w:p w14:paraId="091D1F6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业务应用系统的责任部室负责每月对应用系统日志实施检查及分析工作；</w:t>
      </w:r>
    </w:p>
    <w:p w14:paraId="3D4A278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系统日志应每月备份并存档，保存周期至少为半年。</w:t>
      </w:r>
    </w:p>
    <w:p w14:paraId="60DC3F76" w14:textId="77777777" w:rsidR="0024427F" w:rsidRDefault="0063422A" w:rsidP="00F84F8A">
      <w:pPr>
        <w:pStyle w:val="4"/>
      </w:pPr>
      <w:r>
        <w:rPr>
          <w:rFonts w:hint="eastAsia"/>
        </w:rPr>
        <w:t>漏洞扫描</w:t>
      </w:r>
    </w:p>
    <w:p w14:paraId="7C7B79A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对重要业务系统需定期进行漏洞扫描以发现系统潜在的安全隐患，扫描对象包括服务器操作系统及数据库系统，并扫描完毕后提交扫描报告；</w:t>
      </w:r>
    </w:p>
    <w:p w14:paraId="27F6785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漏洞扫描工作由安全管理员负责组织实施，并负责扫描工具的管理工作。</w:t>
      </w:r>
    </w:p>
    <w:p w14:paraId="3574AEA7" w14:textId="77777777" w:rsidR="0024427F" w:rsidRDefault="0063422A" w:rsidP="00F84F8A">
      <w:pPr>
        <w:pStyle w:val="4"/>
      </w:pPr>
      <w:r>
        <w:rPr>
          <w:rFonts w:hint="eastAsia"/>
        </w:rPr>
        <w:t>测试补丁回退</w:t>
      </w:r>
    </w:p>
    <w:p w14:paraId="585D03D9"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发现更新的补丁影响到了系统的正常运行，则需要进行回退工作，具体如下：</w:t>
      </w:r>
    </w:p>
    <w:p w14:paraId="03698B1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小型机系统恢复</w:t>
      </w:r>
    </w:p>
    <w:p w14:paraId="030A342C"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小型机的系统退回，需要从备份磁带中导入已经备份好的操作系统，步骤如下：</w:t>
      </w:r>
    </w:p>
    <w:p w14:paraId="398039A7" w14:textId="77777777" w:rsidR="0024427F" w:rsidRDefault="0024427F">
      <w:pPr>
        <w:autoSpaceDE w:val="0"/>
        <w:autoSpaceDN w:val="0"/>
        <w:adjustRightInd w:val="0"/>
        <w:spacing w:line="360" w:lineRule="auto"/>
        <w:ind w:firstLineChars="200" w:firstLine="480"/>
        <w:jc w:val="left"/>
        <w:rPr>
          <w:rFonts w:ascii="宋体" w:cs="宋体"/>
          <w:color w:val="000000"/>
          <w:kern w:val="0"/>
          <w:sz w:val="24"/>
        </w:rPr>
      </w:pPr>
    </w:p>
    <w:p w14:paraId="073081F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CMDFILE=/backup/bak/bak</w:t>
      </w:r>
    </w:p>
    <w:p w14:paraId="6AF646A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LOGFILE=/backup/bak/log</w:t>
      </w:r>
    </w:p>
    <w:p w14:paraId="05016CC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su - oracle -c "rman nocatalog target /  cmdfile $CMDFILE msglog $LOGFILE"</w:t>
      </w:r>
    </w:p>
    <w:p w14:paraId="22B6EEBA" w14:textId="77777777" w:rsidR="0024427F" w:rsidRDefault="0024427F">
      <w:pPr>
        <w:numPr>
          <w:ilvl w:val="0"/>
          <w:numId w:val="27"/>
        </w:numPr>
        <w:adjustRightInd w:val="0"/>
        <w:spacing w:before="100" w:beforeAutospacing="1" w:after="100" w:afterAutospacing="1" w:line="360" w:lineRule="auto"/>
        <w:textAlignment w:val="baseline"/>
        <w:rPr>
          <w:kern w:val="0"/>
          <w:sz w:val="24"/>
        </w:rPr>
      </w:pPr>
    </w:p>
    <w:p w14:paraId="5EF126A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bak</w:t>
      </w:r>
    </w:p>
    <w:p w14:paraId="64644FF2" w14:textId="77777777" w:rsidR="0024427F" w:rsidRDefault="0024427F">
      <w:pPr>
        <w:numPr>
          <w:ilvl w:val="0"/>
          <w:numId w:val="27"/>
        </w:numPr>
        <w:adjustRightInd w:val="0"/>
        <w:spacing w:before="100" w:beforeAutospacing="1" w:after="100" w:afterAutospacing="1" w:line="360" w:lineRule="auto"/>
        <w:textAlignment w:val="baseline"/>
        <w:rPr>
          <w:kern w:val="0"/>
          <w:sz w:val="24"/>
        </w:rPr>
      </w:pPr>
    </w:p>
    <w:p w14:paraId="775BE61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run{</w:t>
      </w:r>
    </w:p>
    <w:p w14:paraId="1B9788E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sql 'alter session set NLS_LANGUAGE = AMERICAN';</w:t>
      </w:r>
    </w:p>
    <w:p w14:paraId="1F6CD45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CONFIGURE RETENTION POLICY TO REDUNDANCY 3;</w:t>
      </w:r>
    </w:p>
    <w:p w14:paraId="2D1A410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lastRenderedPageBreak/>
        <w:t>CONFIGURE CONTROLFILE AUTOBACKUP ON;</w:t>
      </w:r>
    </w:p>
    <w:p w14:paraId="633D915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CONFIGURE CONTROLFILE AUTOBACKUP FORMAT FOR DEVICE TYPE DISK TO '/backup/bak/%F';</w:t>
      </w:r>
    </w:p>
    <w:p w14:paraId="4BFCC03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sql 'alter system archive log current';</w:t>
      </w:r>
    </w:p>
    <w:p w14:paraId="3A66FE7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backup database format   '/backup/bak/%d-D-%I-%T_%t_%s';</w:t>
      </w:r>
    </w:p>
    <w:p w14:paraId="1C3DA23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crosscheck archivelog all;</w:t>
      </w:r>
    </w:p>
    <w:p w14:paraId="03857A5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delete expired archivelog all;</w:t>
      </w:r>
    </w:p>
    <w:p w14:paraId="32B32B5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delete noprompt expired archivelog all;</w:t>
      </w:r>
    </w:p>
    <w:p w14:paraId="1E92198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crosscheck backup;</w:t>
      </w:r>
    </w:p>
    <w:p w14:paraId="65EAD62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 xml:space="preserve">delete noprompt obsolete; </w:t>
      </w:r>
    </w:p>
    <w:p w14:paraId="7D260B7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backup current controlfile format '/backup/bak/%d_C_%I_%T_%t_%s';</w:t>
      </w:r>
    </w:p>
    <w:p w14:paraId="37923BF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backup spfile  format='/backup/bak/%d-SP-%I-%T_%t_%s';</w:t>
      </w:r>
    </w:p>
    <w:p w14:paraId="0012DF2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w:t>
      </w:r>
      <w:r>
        <w:rPr>
          <w:rFonts w:hint="eastAsia"/>
          <w:kern w:val="0"/>
          <w:sz w:val="24"/>
        </w:rPr>
        <w:t>WINDOWS</w:t>
      </w:r>
      <w:r>
        <w:rPr>
          <w:rFonts w:hint="eastAsia"/>
          <w:kern w:val="0"/>
          <w:sz w:val="24"/>
        </w:rPr>
        <w:t>系统回退方案</w:t>
      </w:r>
    </w:p>
    <w:p w14:paraId="6F088B86"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从已经备份好的系统镜像中还原。</w:t>
      </w:r>
    </w:p>
    <w:p w14:paraId="35DD8D2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ORACLE</w:t>
      </w:r>
      <w:r>
        <w:rPr>
          <w:rFonts w:hint="eastAsia"/>
          <w:kern w:val="0"/>
          <w:sz w:val="24"/>
        </w:rPr>
        <w:t>数据库回退方案</w:t>
      </w:r>
    </w:p>
    <w:p w14:paraId="0F7C7021" w14:textId="77777777" w:rsidR="0024427F" w:rsidRDefault="0063422A">
      <w:pPr>
        <w:numPr>
          <w:ilvl w:val="2"/>
          <w:numId w:val="34"/>
        </w:numPr>
        <w:adjustRightInd w:val="0"/>
        <w:spacing w:before="100" w:beforeAutospacing="1" w:after="100" w:afterAutospacing="1" w:line="360" w:lineRule="auto"/>
        <w:textAlignment w:val="baseline"/>
        <w:rPr>
          <w:kern w:val="0"/>
          <w:sz w:val="24"/>
        </w:rPr>
      </w:pPr>
      <w:r>
        <w:rPr>
          <w:rFonts w:hint="eastAsia"/>
          <w:kern w:val="0"/>
          <w:sz w:val="24"/>
        </w:rPr>
        <w:t>还原</w:t>
      </w:r>
      <w:r>
        <w:rPr>
          <w:rFonts w:hint="eastAsia"/>
          <w:kern w:val="0"/>
          <w:sz w:val="24"/>
        </w:rPr>
        <w:t>shen-db</w:t>
      </w:r>
      <w:r>
        <w:rPr>
          <w:rFonts w:hint="eastAsia"/>
          <w:kern w:val="0"/>
          <w:sz w:val="24"/>
        </w:rPr>
        <w:t>和</w:t>
      </w:r>
      <w:r>
        <w:rPr>
          <w:rFonts w:hint="eastAsia"/>
          <w:kern w:val="0"/>
          <w:sz w:val="24"/>
        </w:rPr>
        <w:t>shen-dw</w:t>
      </w:r>
      <w:r>
        <w:rPr>
          <w:rFonts w:hint="eastAsia"/>
          <w:kern w:val="0"/>
          <w:sz w:val="24"/>
        </w:rPr>
        <w:t>操作系统相关配置，同小型机；</w:t>
      </w:r>
    </w:p>
    <w:p w14:paraId="33E6517E" w14:textId="77777777" w:rsidR="0024427F" w:rsidRDefault="0063422A">
      <w:pPr>
        <w:numPr>
          <w:ilvl w:val="2"/>
          <w:numId w:val="34"/>
        </w:numPr>
        <w:adjustRightInd w:val="0"/>
        <w:spacing w:before="100" w:beforeAutospacing="1" w:after="100" w:afterAutospacing="1" w:line="360" w:lineRule="auto"/>
        <w:textAlignment w:val="baseline"/>
        <w:rPr>
          <w:kern w:val="0"/>
          <w:sz w:val="24"/>
        </w:rPr>
      </w:pPr>
      <w:r>
        <w:rPr>
          <w:rFonts w:hint="eastAsia"/>
          <w:kern w:val="0"/>
          <w:sz w:val="24"/>
        </w:rPr>
        <w:t>还原</w:t>
      </w:r>
      <w:r>
        <w:rPr>
          <w:rFonts w:hint="eastAsia"/>
          <w:kern w:val="0"/>
          <w:sz w:val="24"/>
        </w:rPr>
        <w:t>shen-db</w:t>
      </w:r>
      <w:r>
        <w:rPr>
          <w:rFonts w:hint="eastAsia"/>
          <w:kern w:val="0"/>
          <w:sz w:val="24"/>
        </w:rPr>
        <w:t>和</w:t>
      </w:r>
      <w:r>
        <w:rPr>
          <w:rFonts w:hint="eastAsia"/>
          <w:kern w:val="0"/>
          <w:sz w:val="24"/>
        </w:rPr>
        <w:t>shen-dw</w:t>
      </w:r>
      <w:r>
        <w:rPr>
          <w:rFonts w:hint="eastAsia"/>
          <w:kern w:val="0"/>
          <w:sz w:val="24"/>
        </w:rPr>
        <w:t>上</w:t>
      </w:r>
      <w:r>
        <w:rPr>
          <w:rFonts w:hint="eastAsia"/>
          <w:kern w:val="0"/>
          <w:sz w:val="24"/>
        </w:rPr>
        <w:t>/oracle/app/oracle</w:t>
      </w:r>
      <w:r>
        <w:rPr>
          <w:rFonts w:hint="eastAsia"/>
          <w:kern w:val="0"/>
          <w:sz w:val="24"/>
        </w:rPr>
        <w:t>下所有</w:t>
      </w:r>
      <w:r>
        <w:rPr>
          <w:rFonts w:hint="eastAsia"/>
          <w:kern w:val="0"/>
          <w:sz w:val="24"/>
        </w:rPr>
        <w:t>oracle</w:t>
      </w:r>
      <w:r>
        <w:rPr>
          <w:rFonts w:hint="eastAsia"/>
          <w:kern w:val="0"/>
          <w:sz w:val="24"/>
        </w:rPr>
        <w:t>软件，使用</w:t>
      </w:r>
      <w:r>
        <w:rPr>
          <w:rFonts w:hint="eastAsia"/>
          <w:kern w:val="0"/>
          <w:sz w:val="24"/>
        </w:rPr>
        <w:t>UNIX</w:t>
      </w:r>
      <w:r>
        <w:rPr>
          <w:rFonts w:hint="eastAsia"/>
          <w:kern w:val="0"/>
          <w:sz w:val="24"/>
        </w:rPr>
        <w:t>的</w:t>
      </w:r>
      <w:r>
        <w:rPr>
          <w:rFonts w:hint="eastAsia"/>
          <w:kern w:val="0"/>
          <w:sz w:val="24"/>
        </w:rPr>
        <w:t>tar</w:t>
      </w:r>
      <w:r>
        <w:rPr>
          <w:rFonts w:hint="eastAsia"/>
          <w:kern w:val="0"/>
          <w:sz w:val="24"/>
        </w:rPr>
        <w:t>命令，将备份的版本还原；</w:t>
      </w:r>
    </w:p>
    <w:p w14:paraId="25D12EC2" w14:textId="77777777" w:rsidR="0024427F" w:rsidRDefault="0063422A">
      <w:pPr>
        <w:pStyle w:val="afffffe"/>
        <w:numPr>
          <w:ilvl w:val="3"/>
          <w:numId w:val="35"/>
        </w:numPr>
        <w:ind w:firstLineChars="0"/>
      </w:pPr>
      <w:r>
        <w:rPr>
          <w:rFonts w:hint="eastAsia"/>
        </w:rPr>
        <w:t>清空</w:t>
      </w:r>
      <w:r>
        <w:rPr>
          <w:rFonts w:hint="eastAsia"/>
        </w:rPr>
        <w:t>/oracle/app/oracle</w:t>
      </w:r>
      <w:r>
        <w:rPr>
          <w:rFonts w:hint="eastAsia"/>
        </w:rPr>
        <w:t>目录</w:t>
      </w:r>
    </w:p>
    <w:p w14:paraId="64FB961A" w14:textId="77777777" w:rsidR="0024427F" w:rsidRDefault="0063422A">
      <w:pPr>
        <w:pStyle w:val="afffffe"/>
        <w:numPr>
          <w:ilvl w:val="3"/>
          <w:numId w:val="35"/>
        </w:numPr>
        <w:ind w:firstLineChars="0"/>
      </w:pPr>
      <w:r>
        <w:rPr>
          <w:rFonts w:hint="eastAsia"/>
        </w:rPr>
        <w:t>通过如下指令还原老版本的</w:t>
      </w:r>
      <w:r>
        <w:rPr>
          <w:rFonts w:hint="eastAsia"/>
        </w:rPr>
        <w:t>oracle</w:t>
      </w:r>
      <w:r>
        <w:rPr>
          <w:rFonts w:hint="eastAsia"/>
        </w:rPr>
        <w:t>软件</w:t>
      </w:r>
    </w:p>
    <w:p w14:paraId="22BA442E" w14:textId="77777777" w:rsidR="0024427F" w:rsidRDefault="0063422A">
      <w:pPr>
        <w:pStyle w:val="afffffe"/>
        <w:numPr>
          <w:ilvl w:val="3"/>
          <w:numId w:val="35"/>
        </w:numPr>
        <w:ind w:firstLineChars="0"/>
      </w:pPr>
      <w:r>
        <w:t>V</w:t>
      </w:r>
      <w:r>
        <w:rPr>
          <w:rFonts w:hint="eastAsia"/>
        </w:rPr>
        <w:t xml:space="preserve">gchange </w:t>
      </w:r>
      <w:r>
        <w:t>–</w:t>
      </w:r>
      <w:r>
        <w:rPr>
          <w:rFonts w:hint="eastAsia"/>
        </w:rPr>
        <w:t>a y vgrmantmp</w:t>
      </w:r>
    </w:p>
    <w:p w14:paraId="5ED65F4B" w14:textId="77777777" w:rsidR="0024427F" w:rsidRDefault="0063422A">
      <w:pPr>
        <w:pStyle w:val="afffffe"/>
        <w:numPr>
          <w:ilvl w:val="3"/>
          <w:numId w:val="35"/>
        </w:numPr>
        <w:ind w:firstLineChars="0"/>
      </w:pPr>
      <w:r>
        <w:t>M</w:t>
      </w:r>
      <w:r>
        <w:rPr>
          <w:rFonts w:hint="eastAsia"/>
        </w:rPr>
        <w:t>ount /dev/vgrmantmp/lvrmantmp /rmantmp</w:t>
      </w:r>
    </w:p>
    <w:p w14:paraId="61129E21" w14:textId="77777777" w:rsidR="0024427F" w:rsidRDefault="0063422A">
      <w:pPr>
        <w:pStyle w:val="afffffe"/>
        <w:numPr>
          <w:ilvl w:val="3"/>
          <w:numId w:val="35"/>
        </w:numPr>
        <w:ind w:firstLineChars="0"/>
      </w:pPr>
      <w:r>
        <w:t>C</w:t>
      </w:r>
      <w:r>
        <w:rPr>
          <w:rFonts w:hint="eastAsia"/>
        </w:rPr>
        <w:t>d /oracle/app/oracle</w:t>
      </w:r>
    </w:p>
    <w:p w14:paraId="224948AF" w14:textId="77777777" w:rsidR="0024427F" w:rsidRDefault="0063422A">
      <w:pPr>
        <w:pStyle w:val="afffffe"/>
        <w:numPr>
          <w:ilvl w:val="3"/>
          <w:numId w:val="35"/>
        </w:numPr>
        <w:ind w:firstLineChars="0"/>
      </w:pPr>
      <w:r>
        <w:t>T</w:t>
      </w:r>
      <w:r>
        <w:rPr>
          <w:rFonts w:hint="eastAsia"/>
        </w:rPr>
        <w:t>ar xvf /rmantmp/shen-db_oracle.tar</w:t>
      </w:r>
    </w:p>
    <w:p w14:paraId="70761C3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系统测试</w:t>
      </w:r>
    </w:p>
    <w:p w14:paraId="7E2658FA" w14:textId="79197774" w:rsidR="0024427F" w:rsidRDefault="0063422A">
      <w:pPr>
        <w:numPr>
          <w:ilvl w:val="2"/>
          <w:numId w:val="36"/>
        </w:numPr>
        <w:adjustRightInd w:val="0"/>
        <w:spacing w:before="100" w:beforeAutospacing="1" w:after="100" w:afterAutospacing="1" w:line="360" w:lineRule="auto"/>
        <w:textAlignment w:val="baseline"/>
        <w:rPr>
          <w:kern w:val="0"/>
          <w:sz w:val="24"/>
        </w:rPr>
      </w:pPr>
      <w:r>
        <w:rPr>
          <w:rFonts w:hint="eastAsia"/>
          <w:kern w:val="0"/>
          <w:sz w:val="24"/>
        </w:rPr>
        <w:t>按照《</w:t>
      </w:r>
      <w:del w:id="3003" w:author="yunwei01" w:date="2017-08-02T14:22:00Z">
        <w:r w:rsidR="00543823" w:rsidDel="00A97AE9">
          <w:rPr>
            <w:rFonts w:hint="eastAsia"/>
            <w:kern w:val="0"/>
            <w:sz w:val="24"/>
          </w:rPr>
          <w:delText>AAAAA</w:delText>
        </w:r>
      </w:del>
      <w:ins w:id="3004"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05" w:author="yunwei01" w:date="2017-08-02T14:38:00Z">
        <w:r w:rsidR="00543823" w:rsidDel="004C1B14">
          <w:rPr>
            <w:rFonts w:hint="eastAsia"/>
            <w:kern w:val="0"/>
            <w:sz w:val="24"/>
          </w:rPr>
          <w:delText>公司</w:delText>
        </w:r>
      </w:del>
      <w:ins w:id="3006" w:author="yunwei01" w:date="2017-08-02T14:38:00Z">
        <w:r w:rsidR="004C1B14">
          <w:rPr>
            <w:rFonts w:hint="eastAsia"/>
            <w:kern w:val="0"/>
            <w:sz w:val="24"/>
          </w:rPr>
          <w:t>公司</w:t>
        </w:r>
      </w:ins>
      <w:r>
        <w:rPr>
          <w:rFonts w:hint="eastAsia"/>
          <w:kern w:val="0"/>
          <w:sz w:val="24"/>
        </w:rPr>
        <w:t>-</w:t>
      </w:r>
      <w:r>
        <w:rPr>
          <w:rFonts w:hint="eastAsia"/>
          <w:kern w:val="0"/>
          <w:sz w:val="24"/>
        </w:rPr>
        <w:t>日常测试巡检操作手</w:t>
      </w:r>
      <w:r>
        <w:rPr>
          <w:rFonts w:hint="eastAsia"/>
          <w:kern w:val="0"/>
          <w:sz w:val="24"/>
        </w:rPr>
        <w:lastRenderedPageBreak/>
        <w:t>册》对设备和系统进行巡查。</w:t>
      </w:r>
    </w:p>
    <w:p w14:paraId="203062BD" w14:textId="11EC4A33" w:rsidR="0024427F" w:rsidRDefault="0063422A">
      <w:pPr>
        <w:pStyle w:val="3"/>
        <w:ind w:left="1134"/>
      </w:pPr>
      <w:bookmarkStart w:id="3007" w:name="_Toc399855269"/>
      <w:bookmarkStart w:id="3008" w:name="_Toc428792591"/>
      <w:bookmarkStart w:id="3009" w:name="_Toc489545264"/>
      <w:bookmarkStart w:id="3010" w:name="_Toc489546736"/>
      <w:bookmarkStart w:id="3011" w:name="_Toc489547080"/>
      <w:bookmarkStart w:id="3012" w:name="_Toc489547953"/>
      <w:bookmarkStart w:id="3013" w:name="_Toc489607151"/>
      <w:r>
        <w:rPr>
          <w:rFonts w:hint="eastAsia"/>
        </w:rPr>
        <w:t>恶意代码防范管理制度</w:t>
      </w:r>
      <w:bookmarkEnd w:id="3007"/>
      <w:bookmarkEnd w:id="3008"/>
      <w:bookmarkEnd w:id="3009"/>
      <w:bookmarkEnd w:id="3010"/>
      <w:bookmarkEnd w:id="3011"/>
      <w:bookmarkEnd w:id="3012"/>
      <w:bookmarkEnd w:id="3013"/>
    </w:p>
    <w:p w14:paraId="7B48A022" w14:textId="20F69CD3"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安全管理员负责</w:t>
      </w:r>
      <w:del w:id="3014" w:author="yunwei01" w:date="2017-08-02T14:22:00Z">
        <w:r w:rsidR="00543823" w:rsidDel="00A97AE9">
          <w:rPr>
            <w:rFonts w:ascii="宋体" w:cs="宋体" w:hint="eastAsia"/>
            <w:color w:val="000000"/>
            <w:kern w:val="0"/>
            <w:sz w:val="24"/>
          </w:rPr>
          <w:delText>AAAAA</w:delText>
        </w:r>
      </w:del>
      <w:ins w:id="3015" w:author="yunwei01" w:date="2017-08-02T14:22:00Z">
        <w:r w:rsidR="00A97AE9">
          <w:rPr>
            <w:rFonts w:ascii="宋体" w:cs="宋体" w:hint="eastAsia"/>
            <w:color w:val="000000"/>
            <w:kern w:val="0"/>
            <w:sz w:val="24"/>
          </w:rPr>
          <w:t>资鼎(上海)互联网金融信息服务有限</w:t>
        </w:r>
      </w:ins>
      <w:del w:id="3016" w:author="yunwei01" w:date="2017-08-02T14:38:00Z">
        <w:r w:rsidR="00543823" w:rsidDel="004C1B14">
          <w:rPr>
            <w:rFonts w:ascii="宋体" w:cs="宋体" w:hint="eastAsia"/>
            <w:color w:val="000000"/>
            <w:kern w:val="0"/>
            <w:sz w:val="24"/>
          </w:rPr>
          <w:delText>公司</w:delText>
        </w:r>
      </w:del>
      <w:ins w:id="3017" w:author="yunwei01" w:date="2017-08-02T14:38:00Z">
        <w:r w:rsidR="004C1B14">
          <w:rPr>
            <w:rFonts w:ascii="宋体" w:cs="宋体" w:hint="eastAsia"/>
            <w:color w:val="000000"/>
            <w:kern w:val="0"/>
            <w:sz w:val="24"/>
          </w:rPr>
          <w:t>公司</w:t>
        </w:r>
      </w:ins>
      <w:r>
        <w:rPr>
          <w:rFonts w:ascii="宋体" w:cs="宋体" w:hint="eastAsia"/>
          <w:color w:val="000000"/>
          <w:kern w:val="0"/>
          <w:sz w:val="24"/>
        </w:rPr>
        <w:t>的恶意代码防范工作，及发生恶意代码攻击时的应急处理。</w:t>
      </w:r>
    </w:p>
    <w:p w14:paraId="2C34306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统一设置</w:t>
      </w:r>
      <w:r>
        <w:rPr>
          <w:rFonts w:hint="eastAsia"/>
          <w:kern w:val="0"/>
          <w:sz w:val="24"/>
        </w:rPr>
        <w:t>IE</w:t>
      </w:r>
      <w:r>
        <w:rPr>
          <w:rFonts w:hint="eastAsia"/>
          <w:kern w:val="0"/>
          <w:sz w:val="24"/>
        </w:rPr>
        <w:t>浏览器中的</w:t>
      </w:r>
      <w:r>
        <w:rPr>
          <w:rFonts w:hint="eastAsia"/>
          <w:kern w:val="0"/>
          <w:sz w:val="24"/>
        </w:rPr>
        <w:t>Internet</w:t>
      </w:r>
      <w:r>
        <w:rPr>
          <w:rFonts w:hint="eastAsia"/>
          <w:kern w:val="0"/>
          <w:sz w:val="24"/>
        </w:rPr>
        <w:t>选项中的</w:t>
      </w:r>
      <w:r>
        <w:rPr>
          <w:rFonts w:hint="eastAsia"/>
          <w:kern w:val="0"/>
          <w:sz w:val="24"/>
        </w:rPr>
        <w:t xml:space="preserve"> Internet</w:t>
      </w:r>
      <w:r>
        <w:rPr>
          <w:rFonts w:hint="eastAsia"/>
          <w:kern w:val="0"/>
          <w:sz w:val="24"/>
        </w:rPr>
        <w:t>区域的安全级别，设定为高等级，并禁止用户修改；</w:t>
      </w:r>
    </w:p>
    <w:p w14:paraId="69311F8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一般情况下，不通过服务器直接登录公共站点访问，如有必要，须事先在其他电脑中登记访问网站，确保该网站的安全性；</w:t>
      </w:r>
    </w:p>
    <w:p w14:paraId="1C92740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在所有服务器中，如非必需，禁止开启</w:t>
      </w:r>
      <w:r>
        <w:rPr>
          <w:rFonts w:hint="eastAsia"/>
          <w:kern w:val="0"/>
          <w:sz w:val="24"/>
        </w:rPr>
        <w:t>ActiveX</w:t>
      </w:r>
      <w:r>
        <w:rPr>
          <w:rFonts w:hint="eastAsia"/>
          <w:kern w:val="0"/>
          <w:sz w:val="24"/>
        </w:rPr>
        <w:t>插件和控件、</w:t>
      </w:r>
      <w:r>
        <w:rPr>
          <w:rFonts w:hint="eastAsia"/>
          <w:kern w:val="0"/>
          <w:sz w:val="24"/>
        </w:rPr>
        <w:t>JAVA</w:t>
      </w:r>
      <w:r>
        <w:rPr>
          <w:rFonts w:hint="eastAsia"/>
          <w:kern w:val="0"/>
          <w:sz w:val="24"/>
        </w:rPr>
        <w:t>脚本等；</w:t>
      </w:r>
    </w:p>
    <w:p w14:paraId="3979F40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确保各服务器及工作站安装并及时更新网络防火墙，并确保“实时监控功能”的开启状态；</w:t>
      </w:r>
    </w:p>
    <w:p w14:paraId="169489D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任何人不得</w:t>
      </w:r>
      <w:r>
        <w:rPr>
          <w:rFonts w:hAnsi="Arial" w:hint="eastAsia"/>
          <w:sz w:val="24"/>
        </w:rPr>
        <w:t>擅自停用杀毒软件；</w:t>
      </w:r>
    </w:p>
    <w:p w14:paraId="5B77CA6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Ansi="Arial" w:hint="eastAsia"/>
          <w:sz w:val="24"/>
        </w:rPr>
        <w:t>任何外来介质在接入计算机时均需要进行扫描防病毒处理；</w:t>
      </w:r>
    </w:p>
    <w:p w14:paraId="1D9CA31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Ansi="Arial" w:hint="eastAsia"/>
          <w:sz w:val="24"/>
        </w:rPr>
        <w:t>不得擅自打开来路不明的邮件中的任何文件，在打开外来邮件包含的任意文件时均需要进行防病毒扫描；</w:t>
      </w:r>
    </w:p>
    <w:p w14:paraId="1D2982B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严禁访问可能包含恶意代码的网站；</w:t>
      </w:r>
    </w:p>
    <w:p w14:paraId="5C89A79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不得擅自启用未知网站的插件；</w:t>
      </w:r>
    </w:p>
    <w:p w14:paraId="27EFFDC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做好</w:t>
      </w:r>
      <w:r>
        <w:rPr>
          <w:rFonts w:hint="eastAsia"/>
          <w:kern w:val="0"/>
          <w:sz w:val="24"/>
        </w:rPr>
        <w:t xml:space="preserve">Windows </w:t>
      </w:r>
      <w:r>
        <w:rPr>
          <w:rFonts w:hint="eastAsia"/>
          <w:kern w:val="0"/>
          <w:sz w:val="24"/>
        </w:rPr>
        <w:t>相关注册表的备份工作；</w:t>
      </w:r>
    </w:p>
    <w:p w14:paraId="3CE7FA5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网络管理员要对</w:t>
      </w:r>
      <w:r>
        <w:rPr>
          <w:rFonts w:hint="eastAsia"/>
          <w:kern w:val="0"/>
          <w:sz w:val="24"/>
        </w:rPr>
        <w:t>IE</w:t>
      </w:r>
      <w:r>
        <w:rPr>
          <w:rFonts w:hint="eastAsia"/>
          <w:kern w:val="0"/>
          <w:sz w:val="24"/>
        </w:rPr>
        <w:t>或其他网络浏览器进行定期得打补丁或更新工作，在补丁更新前对补丁程序进行严格测试，在确保无危害情况下才可着手准备在生产环境中进行补丁升级。</w:t>
      </w:r>
    </w:p>
    <w:p w14:paraId="2A7C7C4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在补丁升级前要填写补丁升级上报相关表格（附</w:t>
      </w:r>
      <w:r>
        <w:rPr>
          <w:rFonts w:hint="eastAsia"/>
          <w:kern w:val="0"/>
          <w:sz w:val="24"/>
        </w:rPr>
        <w:t>49</w:t>
      </w:r>
      <w:r>
        <w:rPr>
          <w:rFonts w:hint="eastAsia"/>
          <w:kern w:val="0"/>
          <w:sz w:val="24"/>
        </w:rPr>
        <w:t>），并得到上级领导批准后方可实施；</w:t>
      </w:r>
    </w:p>
    <w:p w14:paraId="04B990D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做好服务器和客户端计算机的防病毒工作。所购买使用的防病毒产品必须获得国家防病毒产品销售许可证；</w:t>
      </w:r>
    </w:p>
    <w:p w14:paraId="5DF6F73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做好防病毒产品的升级管理工作，并在每次病毒库升级前需要对升级库</w:t>
      </w:r>
      <w:r>
        <w:rPr>
          <w:rFonts w:hint="eastAsia"/>
          <w:kern w:val="0"/>
          <w:sz w:val="24"/>
        </w:rPr>
        <w:lastRenderedPageBreak/>
        <w:t>进行安全评估，确保无问题方可在生产环境中进行升级，并做好相关记录</w:t>
      </w:r>
    </w:p>
    <w:p w14:paraId="667650F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每次对病毒查杀后需要进行汇总。</w:t>
      </w:r>
    </w:p>
    <w:p w14:paraId="640D141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每周进行一次恶意代码安全性评估，对根据安全评估结果进行相关安全修补工作。</w:t>
      </w:r>
    </w:p>
    <w:p w14:paraId="64C8493C" w14:textId="66579BD2"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定期就恶意代码安全防护对所有工作人员进行培训教育工作，并体现在</w:t>
      </w:r>
      <w:del w:id="3018" w:author="yunwei01" w:date="2017-08-02T14:22:00Z">
        <w:r w:rsidR="00543823" w:rsidDel="00A97AE9">
          <w:rPr>
            <w:rFonts w:hint="eastAsia"/>
            <w:kern w:val="0"/>
            <w:sz w:val="24"/>
          </w:rPr>
          <w:delText>AAAAA</w:delText>
        </w:r>
      </w:del>
      <w:ins w:id="301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20" w:author="yunwei01" w:date="2017-08-02T14:38:00Z">
        <w:r w:rsidR="00543823" w:rsidDel="004C1B14">
          <w:rPr>
            <w:rFonts w:hint="eastAsia"/>
            <w:kern w:val="0"/>
            <w:sz w:val="24"/>
          </w:rPr>
          <w:delText>公司</w:delText>
        </w:r>
      </w:del>
      <w:ins w:id="3021" w:author="yunwei01" w:date="2017-08-02T14:38:00Z">
        <w:r w:rsidR="004C1B14">
          <w:rPr>
            <w:rFonts w:hint="eastAsia"/>
            <w:kern w:val="0"/>
            <w:sz w:val="24"/>
          </w:rPr>
          <w:t>公司</w:t>
        </w:r>
      </w:ins>
      <w:r>
        <w:rPr>
          <w:rFonts w:hint="eastAsia"/>
          <w:kern w:val="0"/>
          <w:sz w:val="24"/>
        </w:rPr>
        <w:t>年度培训计划表中；</w:t>
      </w:r>
    </w:p>
    <w:p w14:paraId="72AE7A4E" w14:textId="4BB4BD02" w:rsidR="0024427F" w:rsidRDefault="0063422A">
      <w:pPr>
        <w:pStyle w:val="3"/>
        <w:ind w:left="1134"/>
      </w:pPr>
      <w:bookmarkStart w:id="3022" w:name="_Toc399855270"/>
      <w:bookmarkStart w:id="3023" w:name="_Toc428792592"/>
      <w:bookmarkStart w:id="3024" w:name="_Toc489545265"/>
      <w:bookmarkStart w:id="3025" w:name="_Toc489546737"/>
      <w:bookmarkStart w:id="3026" w:name="_Toc489547081"/>
      <w:bookmarkStart w:id="3027" w:name="_Toc489547954"/>
      <w:bookmarkStart w:id="3028" w:name="_Toc489607152"/>
      <w:r>
        <w:rPr>
          <w:rFonts w:hint="eastAsia"/>
        </w:rPr>
        <w:t>密码使用管理制度</w:t>
      </w:r>
      <w:bookmarkEnd w:id="3022"/>
      <w:bookmarkEnd w:id="3023"/>
      <w:bookmarkEnd w:id="3024"/>
      <w:bookmarkEnd w:id="3025"/>
      <w:bookmarkEnd w:id="3026"/>
      <w:bookmarkEnd w:id="3027"/>
      <w:bookmarkEnd w:id="3028"/>
    </w:p>
    <w:p w14:paraId="2A96F7AD" w14:textId="3CD45B32"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安全管理员负责</w:t>
      </w:r>
      <w:del w:id="3029" w:author="yunwei01" w:date="2017-08-02T14:22:00Z">
        <w:r w:rsidR="00543823" w:rsidDel="00A97AE9">
          <w:rPr>
            <w:rFonts w:ascii="宋体" w:cs="宋体" w:hint="eastAsia"/>
            <w:color w:val="000000"/>
            <w:kern w:val="0"/>
            <w:sz w:val="24"/>
          </w:rPr>
          <w:delText>AAAAA</w:delText>
        </w:r>
      </w:del>
      <w:ins w:id="3030" w:author="yunwei01" w:date="2017-08-02T14:22:00Z">
        <w:r w:rsidR="00A97AE9">
          <w:rPr>
            <w:rFonts w:ascii="宋体" w:cs="宋体" w:hint="eastAsia"/>
            <w:color w:val="000000"/>
            <w:kern w:val="0"/>
            <w:sz w:val="24"/>
          </w:rPr>
          <w:t>资鼎(上海)互联网金融信息服务有限</w:t>
        </w:r>
      </w:ins>
      <w:del w:id="3031" w:author="yunwei01" w:date="2017-08-02T14:38:00Z">
        <w:r w:rsidR="00543823" w:rsidDel="004C1B14">
          <w:rPr>
            <w:rFonts w:ascii="宋体" w:cs="宋体" w:hint="eastAsia"/>
            <w:color w:val="000000"/>
            <w:kern w:val="0"/>
            <w:sz w:val="24"/>
          </w:rPr>
          <w:delText>公司</w:delText>
        </w:r>
      </w:del>
      <w:ins w:id="3032" w:author="yunwei01" w:date="2017-08-02T14:38:00Z">
        <w:r w:rsidR="004C1B14">
          <w:rPr>
            <w:rFonts w:ascii="宋体" w:cs="宋体" w:hint="eastAsia"/>
            <w:color w:val="000000"/>
            <w:kern w:val="0"/>
            <w:sz w:val="24"/>
          </w:rPr>
          <w:t>公司</w:t>
        </w:r>
      </w:ins>
      <w:del w:id="3033" w:author="yunwei01" w:date="2017-08-02T14:23:00Z">
        <w:r w:rsidR="00FF67FC" w:rsidDel="00A97AE9">
          <w:rPr>
            <w:rFonts w:ascii="宋体" w:cs="宋体" w:hint="eastAsia"/>
            <w:color w:val="000000"/>
            <w:kern w:val="0"/>
            <w:sz w:val="24"/>
          </w:rPr>
          <w:delText>XXXXX</w:delText>
        </w:r>
      </w:del>
      <w:del w:id="3034" w:author="yunwei01" w:date="2017-08-04T15:55:00Z">
        <w:r w:rsidDel="004C2A5E">
          <w:rPr>
            <w:rFonts w:ascii="宋体" w:cs="宋体" w:hint="eastAsia"/>
            <w:color w:val="000000"/>
            <w:kern w:val="0"/>
            <w:sz w:val="24"/>
          </w:rPr>
          <w:delText>系统</w:delText>
        </w:r>
      </w:del>
      <w:r>
        <w:rPr>
          <w:rFonts w:ascii="宋体" w:cs="宋体" w:hint="eastAsia"/>
          <w:color w:val="000000"/>
          <w:kern w:val="0"/>
          <w:sz w:val="24"/>
        </w:rPr>
        <w:t>的密码使用管理工作，包括密码的保管、分配、修改、授权。</w:t>
      </w:r>
    </w:p>
    <w:p w14:paraId="7CA86CB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服务器、网络设备及其他相关设备由专人管理，服务器无人操作时应置于锁定状态；</w:t>
      </w:r>
    </w:p>
    <w:p w14:paraId="645F32D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对服务器、网络设备及其他相关设备的任何软、硬件修改都必须事先向主管部门提交书面申请，征得主管部门负责人许可并签字后方可进行，并按规定书写管理日志，经操作人员签字后备案；</w:t>
      </w:r>
    </w:p>
    <w:p w14:paraId="332D7ED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服务器、网络设备及其他相关设备的超级用户的口令由</w:t>
      </w:r>
      <w:r>
        <w:rPr>
          <w:kern w:val="0"/>
          <w:sz w:val="24"/>
        </w:rPr>
        <w:t>专人设置、统一保管、定期更改</w:t>
      </w:r>
      <w:r>
        <w:rPr>
          <w:rFonts w:hint="eastAsia"/>
          <w:kern w:val="0"/>
          <w:sz w:val="24"/>
        </w:rPr>
        <w:t>；</w:t>
      </w:r>
    </w:p>
    <w:p w14:paraId="73674B0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未经主管部门许可任何人不准对非相关人员泄漏</w:t>
      </w:r>
      <w:r>
        <w:rPr>
          <w:rFonts w:hint="eastAsia"/>
          <w:kern w:val="0"/>
          <w:sz w:val="24"/>
        </w:rPr>
        <w:t>服务器、网络设备及其他相关设备的</w:t>
      </w:r>
      <w:r>
        <w:rPr>
          <w:kern w:val="0"/>
          <w:sz w:val="24"/>
        </w:rPr>
        <w:t>登录帐号以及口令</w:t>
      </w:r>
      <w:r>
        <w:rPr>
          <w:rFonts w:hint="eastAsia"/>
          <w:kern w:val="0"/>
          <w:sz w:val="24"/>
        </w:rPr>
        <w:t>；</w:t>
      </w:r>
    </w:p>
    <w:p w14:paraId="5CB543D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服务器、网络设备及其他设备的远程接入或远程管理帐户与口令由</w:t>
      </w:r>
      <w:r>
        <w:rPr>
          <w:kern w:val="0"/>
          <w:sz w:val="24"/>
        </w:rPr>
        <w:t>专人设置、统一保管</w:t>
      </w:r>
      <w:r>
        <w:rPr>
          <w:rFonts w:hint="eastAsia"/>
          <w:kern w:val="0"/>
          <w:sz w:val="24"/>
        </w:rPr>
        <w:t>，使用前必须事先向主管部门提交书面申请，征得主管部门负责人许可并签字后方可使用，使用完毕应立刻告知系统管理员，由系统管理员收回并重新设置；</w:t>
      </w:r>
    </w:p>
    <w:p w14:paraId="30F8B79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凡掌握服务器、网络设备及其他设备的高权限帐户的人员离职或调离岗位，必须通知主管部门以及时更换相应口令。</w:t>
      </w:r>
    </w:p>
    <w:p w14:paraId="50A915CB" w14:textId="13AE32A7" w:rsidR="0024427F" w:rsidRDefault="0063422A">
      <w:pPr>
        <w:pStyle w:val="3"/>
        <w:ind w:left="1134"/>
      </w:pPr>
      <w:bookmarkStart w:id="3035" w:name="_Toc399855271"/>
      <w:bookmarkStart w:id="3036" w:name="_Toc428792593"/>
      <w:bookmarkStart w:id="3037" w:name="_Toc489545266"/>
      <w:bookmarkStart w:id="3038" w:name="_Toc489546738"/>
      <w:bookmarkStart w:id="3039" w:name="_Toc489547082"/>
      <w:bookmarkStart w:id="3040" w:name="_Toc489547955"/>
      <w:bookmarkStart w:id="3041" w:name="_Toc489607153"/>
      <w:r>
        <w:rPr>
          <w:rFonts w:hint="eastAsia"/>
        </w:rPr>
        <w:lastRenderedPageBreak/>
        <w:t>信息系统变更管理制度</w:t>
      </w:r>
      <w:bookmarkEnd w:id="3035"/>
      <w:bookmarkEnd w:id="3036"/>
      <w:bookmarkEnd w:id="3037"/>
      <w:bookmarkEnd w:id="3038"/>
      <w:bookmarkEnd w:id="3039"/>
      <w:bookmarkEnd w:id="3040"/>
      <w:bookmarkEnd w:id="3041"/>
    </w:p>
    <w:p w14:paraId="01B5EE15" w14:textId="2AB56C8C" w:rsidR="0024427F" w:rsidRDefault="00543823">
      <w:pPr>
        <w:autoSpaceDE w:val="0"/>
        <w:autoSpaceDN w:val="0"/>
        <w:adjustRightInd w:val="0"/>
        <w:spacing w:line="360" w:lineRule="auto"/>
        <w:ind w:firstLineChars="200" w:firstLine="480"/>
        <w:jc w:val="left"/>
        <w:rPr>
          <w:rFonts w:ascii="宋体" w:cs="宋体"/>
          <w:color w:val="000000"/>
          <w:kern w:val="0"/>
          <w:sz w:val="24"/>
        </w:rPr>
      </w:pPr>
      <w:commentRangeStart w:id="3042"/>
      <w:del w:id="3043" w:author="yunwei01" w:date="2017-08-02T14:22:00Z">
        <w:r w:rsidDel="00A97AE9">
          <w:rPr>
            <w:rFonts w:ascii="宋体" w:cs="宋体" w:hint="eastAsia"/>
            <w:color w:val="000000"/>
            <w:kern w:val="0"/>
            <w:sz w:val="24"/>
          </w:rPr>
          <w:delText>AAAAA</w:delText>
        </w:r>
      </w:del>
      <w:ins w:id="3044" w:author="yunwei01" w:date="2017-08-02T14:22:00Z">
        <w:r w:rsidR="00A97AE9">
          <w:rPr>
            <w:rFonts w:ascii="宋体" w:cs="宋体" w:hint="eastAsia"/>
            <w:color w:val="000000"/>
            <w:kern w:val="0"/>
            <w:sz w:val="24"/>
          </w:rPr>
          <w:t>资鼎(上海)互联网金融信息服务有限</w:t>
        </w:r>
      </w:ins>
      <w:del w:id="3045" w:author="yunwei01" w:date="2017-08-02T14:38:00Z">
        <w:r w:rsidDel="004C1B14">
          <w:rPr>
            <w:rFonts w:ascii="宋体" w:cs="宋体" w:hint="eastAsia"/>
            <w:color w:val="000000"/>
            <w:kern w:val="0"/>
            <w:sz w:val="24"/>
          </w:rPr>
          <w:delText>公司</w:delText>
        </w:r>
      </w:del>
      <w:ins w:id="3046" w:author="yunwei01" w:date="2017-08-02T14:38:00Z">
        <w:r w:rsidR="004C1B14">
          <w:rPr>
            <w:rFonts w:ascii="宋体" w:cs="宋体" w:hint="eastAsia"/>
            <w:color w:val="000000"/>
            <w:kern w:val="0"/>
            <w:sz w:val="24"/>
          </w:rPr>
          <w:t>公司</w:t>
        </w:r>
      </w:ins>
      <w:r w:rsidR="0063422A">
        <w:rPr>
          <w:rFonts w:ascii="宋体" w:cs="宋体" w:hint="eastAsia"/>
          <w:color w:val="000000"/>
          <w:kern w:val="0"/>
          <w:sz w:val="24"/>
        </w:rPr>
        <w:t>信息安全领导小组负责一级变更的审核。</w:t>
      </w:r>
    </w:p>
    <w:p w14:paraId="3B7B4D3B" w14:textId="05B35BC2" w:rsidR="0024427F" w:rsidRDefault="00543823">
      <w:pPr>
        <w:autoSpaceDE w:val="0"/>
        <w:autoSpaceDN w:val="0"/>
        <w:adjustRightInd w:val="0"/>
        <w:spacing w:line="360" w:lineRule="auto"/>
        <w:ind w:firstLineChars="200" w:firstLine="480"/>
        <w:jc w:val="left"/>
        <w:rPr>
          <w:rFonts w:ascii="宋体" w:cs="宋体"/>
          <w:color w:val="000000"/>
          <w:kern w:val="0"/>
          <w:sz w:val="24"/>
        </w:rPr>
      </w:pPr>
      <w:del w:id="3047" w:author="yunwei01" w:date="2017-08-02T14:22:00Z">
        <w:r w:rsidDel="00A97AE9">
          <w:rPr>
            <w:rFonts w:ascii="宋体" w:cs="宋体" w:hint="eastAsia"/>
            <w:color w:val="000000"/>
            <w:kern w:val="0"/>
            <w:sz w:val="24"/>
          </w:rPr>
          <w:delText>AAAAA</w:delText>
        </w:r>
      </w:del>
      <w:ins w:id="3048" w:author="yunwei01" w:date="2017-08-02T14:22:00Z">
        <w:r w:rsidR="00A97AE9">
          <w:rPr>
            <w:rFonts w:ascii="宋体" w:cs="宋体" w:hint="eastAsia"/>
            <w:color w:val="000000"/>
            <w:kern w:val="0"/>
            <w:sz w:val="24"/>
          </w:rPr>
          <w:t>资鼎(上海)互联网金融信息服务有限</w:t>
        </w:r>
      </w:ins>
      <w:del w:id="3049" w:author="yunwei01" w:date="2017-08-02T14:38:00Z">
        <w:r w:rsidDel="004C1B14">
          <w:rPr>
            <w:rFonts w:ascii="宋体" w:cs="宋体" w:hint="eastAsia"/>
            <w:color w:val="000000"/>
            <w:kern w:val="0"/>
            <w:sz w:val="24"/>
          </w:rPr>
          <w:delText>公司</w:delText>
        </w:r>
      </w:del>
      <w:ins w:id="3050" w:author="yunwei01" w:date="2017-08-02T14:38:00Z">
        <w:r w:rsidR="004C1B14">
          <w:rPr>
            <w:rFonts w:ascii="宋体" w:cs="宋体" w:hint="eastAsia"/>
            <w:color w:val="000000"/>
            <w:kern w:val="0"/>
            <w:sz w:val="24"/>
          </w:rPr>
          <w:t>公司</w:t>
        </w:r>
      </w:ins>
      <w:r w:rsidR="0063422A">
        <w:rPr>
          <w:rFonts w:ascii="宋体" w:cs="宋体" w:hint="eastAsia"/>
          <w:color w:val="000000"/>
          <w:kern w:val="0"/>
          <w:sz w:val="24"/>
        </w:rPr>
        <w:t>信息安全工作小组负责二级变更的审核。</w:t>
      </w:r>
    </w:p>
    <w:p w14:paraId="044EB3B8" w14:textId="7815C9DC" w:rsidR="0024427F" w:rsidRDefault="00543823">
      <w:pPr>
        <w:autoSpaceDE w:val="0"/>
        <w:autoSpaceDN w:val="0"/>
        <w:adjustRightInd w:val="0"/>
        <w:spacing w:line="360" w:lineRule="auto"/>
        <w:ind w:firstLineChars="200" w:firstLine="480"/>
        <w:jc w:val="left"/>
        <w:rPr>
          <w:rFonts w:ascii="宋体" w:cs="宋体"/>
          <w:color w:val="000000"/>
          <w:kern w:val="0"/>
          <w:sz w:val="24"/>
        </w:rPr>
      </w:pPr>
      <w:del w:id="3051" w:author="yunwei01" w:date="2017-08-02T14:22:00Z">
        <w:r w:rsidDel="00A97AE9">
          <w:rPr>
            <w:rFonts w:ascii="宋体" w:cs="宋体" w:hint="eastAsia"/>
            <w:color w:val="000000"/>
            <w:kern w:val="0"/>
            <w:sz w:val="24"/>
          </w:rPr>
          <w:delText>AAAAA</w:delText>
        </w:r>
      </w:del>
      <w:ins w:id="3052" w:author="yunwei01" w:date="2017-08-02T14:22:00Z">
        <w:r w:rsidR="00A97AE9">
          <w:rPr>
            <w:rFonts w:ascii="宋体" w:cs="宋体" w:hint="eastAsia"/>
            <w:color w:val="000000"/>
            <w:kern w:val="0"/>
            <w:sz w:val="24"/>
          </w:rPr>
          <w:t>资鼎(上海)互联网金融信息服务有限</w:t>
        </w:r>
      </w:ins>
      <w:del w:id="3053" w:author="yunwei01" w:date="2017-08-02T14:38:00Z">
        <w:r w:rsidDel="004C1B14">
          <w:rPr>
            <w:rFonts w:ascii="宋体" w:cs="宋体" w:hint="eastAsia"/>
            <w:color w:val="000000"/>
            <w:kern w:val="0"/>
            <w:sz w:val="24"/>
          </w:rPr>
          <w:delText>公司</w:delText>
        </w:r>
      </w:del>
      <w:ins w:id="3054" w:author="yunwei01" w:date="2017-08-02T14:38:00Z">
        <w:r w:rsidR="004C1B14">
          <w:rPr>
            <w:rFonts w:ascii="宋体" w:cs="宋体" w:hint="eastAsia"/>
            <w:color w:val="000000"/>
            <w:kern w:val="0"/>
            <w:sz w:val="24"/>
          </w:rPr>
          <w:t>公司</w:t>
        </w:r>
      </w:ins>
      <w:r w:rsidR="0063422A">
        <w:rPr>
          <w:rFonts w:ascii="宋体" w:cs="宋体" w:hint="eastAsia"/>
          <w:color w:val="000000"/>
          <w:kern w:val="0"/>
          <w:sz w:val="24"/>
        </w:rPr>
        <w:t>信息系统管理员负责系统的变更实施。</w:t>
      </w:r>
      <w:commentRangeEnd w:id="3042"/>
      <w:r w:rsidR="0057304F">
        <w:rPr>
          <w:rStyle w:val="affc"/>
        </w:rPr>
        <w:commentReference w:id="3042"/>
      </w:r>
    </w:p>
    <w:p w14:paraId="5A5157C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变更申请人识别具体的变更需求（如范围、可交付成果、时限、组织等），填写《变更申请表》，交给变更审批人进行审批；</w:t>
      </w:r>
    </w:p>
    <w:p w14:paraId="7DA2825A" w14:textId="1F5FF10D"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相应的变更审批人对变更申请进行审核，如判断此变更属于日常变更，由日常变更审批人审批后自行组织实施；如属于重大技术变更，则提交</w:t>
      </w:r>
      <w:del w:id="3055" w:author="yunwei01" w:date="2017-08-02T14:22:00Z">
        <w:r w:rsidR="00543823" w:rsidDel="00A97AE9">
          <w:rPr>
            <w:rFonts w:hint="eastAsia"/>
            <w:kern w:val="0"/>
            <w:sz w:val="24"/>
          </w:rPr>
          <w:delText>AAAAA</w:delText>
        </w:r>
      </w:del>
      <w:ins w:id="305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57" w:author="yunwei01" w:date="2017-08-02T14:38:00Z">
        <w:r w:rsidR="00543823" w:rsidDel="004C1B14">
          <w:rPr>
            <w:rFonts w:hint="eastAsia"/>
            <w:kern w:val="0"/>
            <w:sz w:val="24"/>
          </w:rPr>
          <w:delText>公司</w:delText>
        </w:r>
      </w:del>
      <w:ins w:id="3058" w:author="yunwei01" w:date="2017-08-02T14:38:00Z">
        <w:r w:rsidR="004C1B14">
          <w:rPr>
            <w:rFonts w:hint="eastAsia"/>
            <w:kern w:val="0"/>
            <w:sz w:val="24"/>
          </w:rPr>
          <w:t>公司</w:t>
        </w:r>
      </w:ins>
      <w:r>
        <w:rPr>
          <w:rFonts w:ascii="宋体" w:cs="宋体" w:hint="eastAsia"/>
          <w:color w:val="000000"/>
          <w:kern w:val="0"/>
          <w:sz w:val="24"/>
        </w:rPr>
        <w:t>信息安全领导小组</w:t>
      </w:r>
      <w:r>
        <w:rPr>
          <w:rFonts w:hint="eastAsia"/>
          <w:kern w:val="0"/>
          <w:sz w:val="24"/>
        </w:rPr>
        <w:t>审批；</w:t>
      </w:r>
    </w:p>
    <w:p w14:paraId="5E6FB4F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变更审批人组织制定变更实施计划，包括变更前的备份、变更计划、实施人员、实施流程、所用工具、回退计划、回退不成功的应急预案等；</w:t>
      </w:r>
    </w:p>
    <w:p w14:paraId="7E7DAAA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变更实施前由变更实施人员进行备份，变更实施后进行变更情况记录；</w:t>
      </w:r>
    </w:p>
    <w:p w14:paraId="3609142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如为重大变更，变更实施前由相关人员进行实施测试，并对测试情况进行记录，测试通过后方可实施；</w:t>
      </w:r>
    </w:p>
    <w:p w14:paraId="1557C2B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变更实施前通知所有将受变更影响的用户；</w:t>
      </w:r>
    </w:p>
    <w:p w14:paraId="62D59B1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如变更不成功，立即按照变更实施计划中的回退计划实行变更回退过程，使其状态回到变更前的状态，并进行记录；</w:t>
      </w:r>
    </w:p>
    <w:p w14:paraId="37AB3BB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变更完成后由变更实施人员进行后期跟踪及反馈，并进行记录。</w:t>
      </w:r>
    </w:p>
    <w:p w14:paraId="3F1F8399" w14:textId="77777777" w:rsidR="0024427F" w:rsidRDefault="0063422A" w:rsidP="00F84F8A">
      <w:pPr>
        <w:pStyle w:val="4"/>
      </w:pPr>
      <w:r>
        <w:rPr>
          <w:rFonts w:hint="eastAsia"/>
        </w:rPr>
        <w:t>变更的分级和审核</w:t>
      </w:r>
    </w:p>
    <w:p w14:paraId="3708586D" w14:textId="34A38761"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根据变更的规模、变更的风险、变更的范围等要素，将变更分为</w:t>
      </w:r>
      <w:r w:rsidR="002471D1">
        <w:rPr>
          <w:rFonts w:ascii="宋体" w:cs="宋体" w:hint="eastAsia"/>
          <w:color w:val="000000"/>
          <w:kern w:val="0"/>
          <w:sz w:val="24"/>
        </w:rPr>
        <w:t>二级</w:t>
      </w:r>
      <w:r>
        <w:rPr>
          <w:rFonts w:ascii="宋体" w:cs="宋体" w:hint="eastAsia"/>
          <w:color w:val="000000"/>
          <w:kern w:val="0"/>
          <w:sz w:val="24"/>
        </w:rPr>
        <w:t>，针对</w:t>
      </w:r>
      <w:r w:rsidR="002471D1">
        <w:rPr>
          <w:rFonts w:ascii="宋体" w:cs="宋体" w:hint="eastAsia"/>
          <w:color w:val="000000"/>
          <w:kern w:val="0"/>
          <w:sz w:val="24"/>
        </w:rPr>
        <w:t>二级</w:t>
      </w:r>
      <w:r>
        <w:rPr>
          <w:rFonts w:ascii="宋体" w:cs="宋体" w:hint="eastAsia"/>
          <w:color w:val="000000"/>
          <w:kern w:val="0"/>
          <w:sz w:val="24"/>
        </w:rPr>
        <w:t>变更的分类准则及审核要求为：</w:t>
      </w:r>
    </w:p>
    <w:p w14:paraId="5635314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一级变更</w:t>
      </w:r>
    </w:p>
    <w:p w14:paraId="51AF546B" w14:textId="1F6DB414"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lastRenderedPageBreak/>
        <w:t>涉及到应用系统核心部分的变更，包括软硬件及应用系统几个方面，主要有硬件的变更、安全配置的变更、体系架构的变更、系统软件的变更等，一级变更是指</w:t>
      </w:r>
      <w:del w:id="3059" w:author="yunwei01" w:date="2017-08-02T14:22:00Z">
        <w:r w:rsidR="00543823" w:rsidDel="00A97AE9">
          <w:rPr>
            <w:rFonts w:ascii="宋体" w:cs="宋体" w:hint="eastAsia"/>
            <w:color w:val="000000"/>
            <w:kern w:val="0"/>
            <w:sz w:val="24"/>
          </w:rPr>
          <w:delText>AAAAA</w:delText>
        </w:r>
      </w:del>
      <w:ins w:id="3060" w:author="yunwei01" w:date="2017-08-02T14:22:00Z">
        <w:r w:rsidR="00A97AE9">
          <w:rPr>
            <w:rFonts w:ascii="宋体" w:cs="宋体" w:hint="eastAsia"/>
            <w:color w:val="000000"/>
            <w:kern w:val="0"/>
            <w:sz w:val="24"/>
          </w:rPr>
          <w:t>资鼎(上海)互联网金融信息服务有限</w:t>
        </w:r>
      </w:ins>
      <w:del w:id="3061" w:author="yunwei01" w:date="2017-08-02T14:38:00Z">
        <w:r w:rsidR="00543823" w:rsidDel="004C1B14">
          <w:rPr>
            <w:rFonts w:ascii="宋体" w:cs="宋体" w:hint="eastAsia"/>
            <w:color w:val="000000"/>
            <w:kern w:val="0"/>
            <w:sz w:val="24"/>
          </w:rPr>
          <w:delText>公司</w:delText>
        </w:r>
      </w:del>
      <w:ins w:id="3062" w:author="yunwei01" w:date="2017-08-02T14:38:00Z">
        <w:r w:rsidR="004C1B14">
          <w:rPr>
            <w:rFonts w:ascii="宋体" w:cs="宋体" w:hint="eastAsia"/>
            <w:color w:val="000000"/>
            <w:kern w:val="0"/>
            <w:sz w:val="24"/>
          </w:rPr>
          <w:t>公司</w:t>
        </w:r>
      </w:ins>
      <w:r>
        <w:rPr>
          <w:rFonts w:ascii="宋体" w:cs="宋体" w:hint="eastAsia"/>
          <w:color w:val="000000"/>
          <w:kern w:val="0"/>
          <w:sz w:val="24"/>
        </w:rPr>
        <w:t>系统核心设备的变更、或该变更会影响到整个系统，一级变更必须经管理员审核，</w:t>
      </w:r>
      <w:del w:id="3063" w:author="yunwei01" w:date="2017-08-02T14:22:00Z">
        <w:r w:rsidR="00543823" w:rsidDel="00A97AE9">
          <w:rPr>
            <w:rFonts w:ascii="宋体" w:cs="宋体" w:hint="eastAsia"/>
            <w:color w:val="000000"/>
            <w:kern w:val="0"/>
            <w:sz w:val="24"/>
          </w:rPr>
          <w:delText>AAAAA</w:delText>
        </w:r>
      </w:del>
      <w:ins w:id="3064" w:author="yunwei01" w:date="2017-08-02T14:22:00Z">
        <w:r w:rsidR="00A97AE9">
          <w:rPr>
            <w:rFonts w:ascii="宋体" w:cs="宋体" w:hint="eastAsia"/>
            <w:color w:val="000000"/>
            <w:kern w:val="0"/>
            <w:sz w:val="24"/>
          </w:rPr>
          <w:t>资鼎(上海)互联网金融信息服务有限</w:t>
        </w:r>
      </w:ins>
      <w:del w:id="3065" w:author="yunwei01" w:date="2017-08-02T14:38:00Z">
        <w:r w:rsidR="00543823" w:rsidDel="004C1B14">
          <w:rPr>
            <w:rFonts w:ascii="宋体" w:cs="宋体" w:hint="eastAsia"/>
            <w:color w:val="000000"/>
            <w:kern w:val="0"/>
            <w:sz w:val="24"/>
          </w:rPr>
          <w:delText>公司</w:delText>
        </w:r>
      </w:del>
      <w:ins w:id="3066" w:author="yunwei01" w:date="2017-08-02T14:38:00Z">
        <w:r w:rsidR="004C1B14">
          <w:rPr>
            <w:rFonts w:ascii="宋体" w:cs="宋体" w:hint="eastAsia"/>
            <w:color w:val="000000"/>
            <w:kern w:val="0"/>
            <w:sz w:val="24"/>
          </w:rPr>
          <w:t>公司</w:t>
        </w:r>
      </w:ins>
      <w:r>
        <w:rPr>
          <w:rFonts w:ascii="宋体" w:cs="宋体" w:hint="eastAsia"/>
          <w:color w:val="000000"/>
          <w:kern w:val="0"/>
          <w:sz w:val="24"/>
        </w:rPr>
        <w:t>主任审批。</w:t>
      </w:r>
    </w:p>
    <w:p w14:paraId="4E46637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二级变更</w:t>
      </w:r>
    </w:p>
    <w:p w14:paraId="7D638B59" w14:textId="3DD8EB78"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涉及到应用系统的重要变更，包括软硬件及应用系统几个方面，主要有硬件的变更、安全配置的变更、体系架构的变更、系统软件的变更等，二级变更是指</w:t>
      </w:r>
      <w:del w:id="3067" w:author="yunwei01" w:date="2017-08-02T14:22:00Z">
        <w:r w:rsidR="00543823" w:rsidDel="00A97AE9">
          <w:rPr>
            <w:rFonts w:ascii="宋体" w:cs="宋体" w:hint="eastAsia"/>
            <w:color w:val="000000"/>
            <w:kern w:val="0"/>
            <w:sz w:val="24"/>
          </w:rPr>
          <w:delText>AAAAA</w:delText>
        </w:r>
      </w:del>
      <w:ins w:id="3068" w:author="yunwei01" w:date="2017-08-02T14:22:00Z">
        <w:r w:rsidR="00A97AE9">
          <w:rPr>
            <w:rFonts w:ascii="宋体" w:cs="宋体" w:hint="eastAsia"/>
            <w:color w:val="000000"/>
            <w:kern w:val="0"/>
            <w:sz w:val="24"/>
          </w:rPr>
          <w:t>资鼎(上海)互联网金融信息服务有限</w:t>
        </w:r>
      </w:ins>
      <w:del w:id="3069" w:author="yunwei01" w:date="2017-08-02T14:38:00Z">
        <w:r w:rsidR="00543823" w:rsidDel="004C1B14">
          <w:rPr>
            <w:rFonts w:ascii="宋体" w:cs="宋体" w:hint="eastAsia"/>
            <w:color w:val="000000"/>
            <w:kern w:val="0"/>
            <w:sz w:val="24"/>
          </w:rPr>
          <w:delText>公司</w:delText>
        </w:r>
      </w:del>
      <w:ins w:id="3070" w:author="yunwei01" w:date="2017-08-02T14:38:00Z">
        <w:r w:rsidR="004C1B14">
          <w:rPr>
            <w:rFonts w:ascii="宋体" w:cs="宋体" w:hint="eastAsia"/>
            <w:color w:val="000000"/>
            <w:kern w:val="0"/>
            <w:sz w:val="24"/>
          </w:rPr>
          <w:t>公司</w:t>
        </w:r>
      </w:ins>
      <w:r>
        <w:rPr>
          <w:rFonts w:ascii="宋体" w:cs="宋体" w:hint="eastAsia"/>
          <w:color w:val="000000"/>
          <w:kern w:val="0"/>
          <w:sz w:val="24"/>
        </w:rPr>
        <w:t>系统重要设备的变更、或该变更会对系统由局部影响，二级变更必须经过安全工作小组审</w:t>
      </w:r>
      <w:r>
        <w:rPr>
          <w:rFonts w:ascii="宋体" w:hAnsi="宋体" w:hint="eastAsia"/>
          <w:szCs w:val="21"/>
        </w:rPr>
        <w:t>批</w:t>
      </w:r>
      <w:r>
        <w:rPr>
          <w:rFonts w:ascii="宋体" w:cs="宋体" w:hint="eastAsia"/>
          <w:color w:val="000000"/>
          <w:kern w:val="0"/>
          <w:sz w:val="24"/>
        </w:rPr>
        <w:t>。</w:t>
      </w:r>
    </w:p>
    <w:p w14:paraId="6EE5C679" w14:textId="310A0C53" w:rsidR="0024427F" w:rsidRDefault="00EB476E">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三</w:t>
      </w:r>
      <w:r w:rsidR="002471D1">
        <w:rPr>
          <w:rFonts w:hint="eastAsia"/>
          <w:kern w:val="0"/>
          <w:sz w:val="24"/>
        </w:rPr>
        <w:t>级</w:t>
      </w:r>
      <w:r w:rsidR="0063422A">
        <w:rPr>
          <w:rFonts w:hint="eastAsia"/>
          <w:kern w:val="0"/>
          <w:sz w:val="24"/>
        </w:rPr>
        <w:t>变更</w:t>
      </w:r>
    </w:p>
    <w:p w14:paraId="7FFBF495" w14:textId="530905DF"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涉及到健康档案应用系统的一般变更，包括软硬件及应用系统几个方面，主要有硬件的变更、安全配置的变更、体系架构的变更、系统软件的变更等，</w:t>
      </w:r>
      <w:r w:rsidR="002471D1">
        <w:rPr>
          <w:rFonts w:ascii="宋体" w:cs="宋体" w:hint="eastAsia"/>
          <w:color w:val="000000"/>
          <w:kern w:val="0"/>
          <w:sz w:val="24"/>
        </w:rPr>
        <w:t>二级</w:t>
      </w:r>
      <w:r>
        <w:rPr>
          <w:rFonts w:ascii="宋体" w:cs="宋体" w:hint="eastAsia"/>
          <w:color w:val="000000"/>
          <w:kern w:val="0"/>
          <w:sz w:val="24"/>
        </w:rPr>
        <w:t>变更仅对部室内部产生影响，</w:t>
      </w:r>
      <w:r w:rsidR="00EB476E">
        <w:rPr>
          <w:rFonts w:ascii="宋体" w:cs="宋体" w:hint="eastAsia"/>
          <w:color w:val="000000"/>
          <w:kern w:val="0"/>
          <w:sz w:val="24"/>
        </w:rPr>
        <w:t>三</w:t>
      </w:r>
      <w:r w:rsidR="002471D1">
        <w:rPr>
          <w:rFonts w:ascii="宋体" w:cs="宋体" w:hint="eastAsia"/>
          <w:color w:val="000000"/>
          <w:kern w:val="0"/>
          <w:sz w:val="24"/>
        </w:rPr>
        <w:t>级</w:t>
      </w:r>
      <w:r>
        <w:rPr>
          <w:rFonts w:ascii="宋体" w:cs="宋体" w:hint="eastAsia"/>
          <w:color w:val="000000"/>
          <w:kern w:val="0"/>
          <w:sz w:val="24"/>
        </w:rPr>
        <w:t>变更必须经过系统管理员审批。</w:t>
      </w:r>
    </w:p>
    <w:p w14:paraId="7FE2F63B" w14:textId="77777777" w:rsidR="0024427F" w:rsidRDefault="0063422A" w:rsidP="00F84F8A">
      <w:pPr>
        <w:pStyle w:val="4"/>
      </w:pPr>
      <w:r>
        <w:rPr>
          <w:rFonts w:hint="eastAsia"/>
        </w:rPr>
        <w:t>变更管理控制</w:t>
      </w:r>
    </w:p>
    <w:p w14:paraId="410D2A3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主机变更</w:t>
      </w:r>
    </w:p>
    <w:p w14:paraId="311A939F" w14:textId="1114EB24" w:rsidR="0024427F" w:rsidRDefault="00543823">
      <w:pPr>
        <w:numPr>
          <w:ilvl w:val="2"/>
          <w:numId w:val="27"/>
        </w:numPr>
        <w:adjustRightInd w:val="0"/>
        <w:spacing w:before="100" w:beforeAutospacing="1" w:after="100" w:afterAutospacing="1" w:line="360" w:lineRule="auto"/>
        <w:textAlignment w:val="baseline"/>
        <w:rPr>
          <w:kern w:val="0"/>
          <w:sz w:val="24"/>
        </w:rPr>
      </w:pPr>
      <w:del w:id="3071" w:author="yunwei01" w:date="2017-08-02T14:22:00Z">
        <w:r w:rsidDel="00A97AE9">
          <w:rPr>
            <w:rFonts w:hint="eastAsia"/>
            <w:kern w:val="0"/>
            <w:sz w:val="24"/>
          </w:rPr>
          <w:delText>AAAAA</w:delText>
        </w:r>
      </w:del>
      <w:ins w:id="3072"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73" w:author="yunwei01" w:date="2017-08-02T14:38:00Z">
        <w:r w:rsidDel="004C1B14">
          <w:rPr>
            <w:rFonts w:hint="eastAsia"/>
            <w:kern w:val="0"/>
            <w:sz w:val="24"/>
          </w:rPr>
          <w:delText>公司</w:delText>
        </w:r>
      </w:del>
      <w:ins w:id="3074" w:author="yunwei01" w:date="2017-08-02T14:38:00Z">
        <w:r w:rsidR="004C1B14">
          <w:rPr>
            <w:rFonts w:hint="eastAsia"/>
            <w:kern w:val="0"/>
            <w:sz w:val="24"/>
          </w:rPr>
          <w:t>公司</w:t>
        </w:r>
      </w:ins>
      <w:r w:rsidR="0063422A">
        <w:rPr>
          <w:rFonts w:hint="eastAsia"/>
          <w:kern w:val="0"/>
          <w:sz w:val="24"/>
        </w:rPr>
        <w:t>主机硬件变更和硬件配置的变更需求根据中心业务发展的需要提出，填写《变更申请表》（见附</w:t>
      </w:r>
      <w:r w:rsidR="0063422A">
        <w:rPr>
          <w:rFonts w:hint="eastAsia"/>
          <w:kern w:val="0"/>
          <w:sz w:val="24"/>
        </w:rPr>
        <w:t>50</w:t>
      </w:r>
      <w:r w:rsidR="0063422A">
        <w:rPr>
          <w:rFonts w:hint="eastAsia"/>
          <w:kern w:val="0"/>
          <w:sz w:val="24"/>
        </w:rPr>
        <w:t>），制定变更方案；</w:t>
      </w:r>
    </w:p>
    <w:p w14:paraId="639E0158" w14:textId="6317559C" w:rsidR="0024427F" w:rsidRDefault="00543823">
      <w:pPr>
        <w:numPr>
          <w:ilvl w:val="2"/>
          <w:numId w:val="27"/>
        </w:numPr>
        <w:adjustRightInd w:val="0"/>
        <w:spacing w:before="100" w:beforeAutospacing="1" w:after="100" w:afterAutospacing="1" w:line="360" w:lineRule="auto"/>
        <w:textAlignment w:val="baseline"/>
        <w:rPr>
          <w:kern w:val="0"/>
          <w:sz w:val="24"/>
        </w:rPr>
      </w:pPr>
      <w:del w:id="3075" w:author="yunwei01" w:date="2017-08-02T14:22:00Z">
        <w:r w:rsidDel="00A97AE9">
          <w:rPr>
            <w:rFonts w:hint="eastAsia"/>
            <w:kern w:val="0"/>
            <w:sz w:val="24"/>
          </w:rPr>
          <w:delText>AAAAA</w:delText>
        </w:r>
      </w:del>
      <w:ins w:id="307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77" w:author="yunwei01" w:date="2017-08-02T14:38:00Z">
        <w:r w:rsidDel="004C1B14">
          <w:rPr>
            <w:rFonts w:hint="eastAsia"/>
            <w:kern w:val="0"/>
            <w:sz w:val="24"/>
          </w:rPr>
          <w:delText>公司</w:delText>
        </w:r>
      </w:del>
      <w:ins w:id="3078" w:author="yunwei01" w:date="2017-08-02T14:38:00Z">
        <w:r w:rsidR="004C1B14">
          <w:rPr>
            <w:rFonts w:hint="eastAsia"/>
            <w:kern w:val="0"/>
            <w:sz w:val="24"/>
          </w:rPr>
          <w:t>公司</w:t>
        </w:r>
      </w:ins>
      <w:r w:rsidR="0063422A">
        <w:rPr>
          <w:rFonts w:hint="eastAsia"/>
          <w:kern w:val="0"/>
          <w:sz w:val="24"/>
        </w:rPr>
        <w:t>相关负责人应进行业务及技术可行性分析，要求保证关键业务的可靠性和处理性能。交</w:t>
      </w:r>
      <w:del w:id="3079" w:author="yunwei01" w:date="2017-08-02T14:22:00Z">
        <w:r w:rsidDel="00A97AE9">
          <w:rPr>
            <w:rFonts w:hint="eastAsia"/>
            <w:kern w:val="0"/>
            <w:sz w:val="24"/>
          </w:rPr>
          <w:delText>AAAAA</w:delText>
        </w:r>
      </w:del>
      <w:ins w:id="3080"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81" w:author="yunwei01" w:date="2017-08-02T14:38:00Z">
        <w:r w:rsidDel="004C1B14">
          <w:rPr>
            <w:rFonts w:hint="eastAsia"/>
            <w:kern w:val="0"/>
            <w:sz w:val="24"/>
          </w:rPr>
          <w:delText>公司</w:delText>
        </w:r>
      </w:del>
      <w:ins w:id="3082" w:author="yunwei01" w:date="2017-08-02T14:38:00Z">
        <w:r w:rsidR="004C1B14">
          <w:rPr>
            <w:rFonts w:hint="eastAsia"/>
            <w:kern w:val="0"/>
            <w:sz w:val="24"/>
          </w:rPr>
          <w:t>公司</w:t>
        </w:r>
      </w:ins>
      <w:r w:rsidR="0063422A">
        <w:rPr>
          <w:rFonts w:hint="eastAsia"/>
          <w:kern w:val="0"/>
          <w:sz w:val="24"/>
        </w:rPr>
        <w:t>相关审核人审核，必要时需组织相关部室和专家评审。并根据变更的级别进行审批后实施；</w:t>
      </w:r>
    </w:p>
    <w:p w14:paraId="3FA66ADB" w14:textId="10C83741"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实施结束后，</w:t>
      </w:r>
      <w:del w:id="3083" w:author="yunwei01" w:date="2017-08-02T14:22:00Z">
        <w:r w:rsidR="00543823" w:rsidDel="00A97AE9">
          <w:rPr>
            <w:rFonts w:hint="eastAsia"/>
            <w:kern w:val="0"/>
            <w:sz w:val="24"/>
          </w:rPr>
          <w:delText>AAAAA</w:delText>
        </w:r>
      </w:del>
      <w:ins w:id="3084"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85" w:author="yunwei01" w:date="2017-08-02T14:38:00Z">
        <w:r w:rsidR="00543823" w:rsidDel="004C1B14">
          <w:rPr>
            <w:rFonts w:hint="eastAsia"/>
            <w:kern w:val="0"/>
            <w:sz w:val="24"/>
          </w:rPr>
          <w:delText>公司</w:delText>
        </w:r>
      </w:del>
      <w:ins w:id="3086" w:author="yunwei01" w:date="2017-08-02T14:38:00Z">
        <w:r w:rsidR="004C1B14">
          <w:rPr>
            <w:rFonts w:hint="eastAsia"/>
            <w:kern w:val="0"/>
            <w:sz w:val="24"/>
          </w:rPr>
          <w:t>公司</w:t>
        </w:r>
      </w:ins>
      <w:r>
        <w:rPr>
          <w:rFonts w:hint="eastAsia"/>
          <w:kern w:val="0"/>
          <w:sz w:val="24"/>
        </w:rPr>
        <w:t>相关负责人应组织测试与验收，将相应报告报</w:t>
      </w:r>
      <w:del w:id="3087" w:author="yunwei01" w:date="2017-08-02T14:22:00Z">
        <w:r w:rsidR="00543823" w:rsidDel="00A97AE9">
          <w:rPr>
            <w:rFonts w:hint="eastAsia"/>
            <w:kern w:val="0"/>
            <w:sz w:val="24"/>
          </w:rPr>
          <w:delText>AAAAA</w:delText>
        </w:r>
      </w:del>
      <w:ins w:id="3088"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89" w:author="yunwei01" w:date="2017-08-02T14:38:00Z">
        <w:r w:rsidR="00543823" w:rsidDel="004C1B14">
          <w:rPr>
            <w:rFonts w:hint="eastAsia"/>
            <w:kern w:val="0"/>
            <w:sz w:val="24"/>
          </w:rPr>
          <w:delText>公司</w:delText>
        </w:r>
      </w:del>
      <w:ins w:id="3090" w:author="yunwei01" w:date="2017-08-02T14:38:00Z">
        <w:r w:rsidR="004C1B14">
          <w:rPr>
            <w:rFonts w:hint="eastAsia"/>
            <w:kern w:val="0"/>
            <w:sz w:val="24"/>
          </w:rPr>
          <w:t>公司</w:t>
        </w:r>
      </w:ins>
      <w:r>
        <w:rPr>
          <w:rFonts w:hint="eastAsia"/>
          <w:kern w:val="0"/>
          <w:sz w:val="24"/>
        </w:rPr>
        <w:t>相关审核人，必要时</w:t>
      </w:r>
      <w:del w:id="3091" w:author="yunwei01" w:date="2017-08-02T14:22:00Z">
        <w:r w:rsidR="00543823" w:rsidDel="00A97AE9">
          <w:rPr>
            <w:rFonts w:hint="eastAsia"/>
            <w:kern w:val="0"/>
            <w:sz w:val="24"/>
          </w:rPr>
          <w:delText>AAAAA</w:delText>
        </w:r>
      </w:del>
      <w:ins w:id="3092"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93" w:author="yunwei01" w:date="2017-08-02T14:38:00Z">
        <w:r w:rsidR="00543823" w:rsidDel="004C1B14">
          <w:rPr>
            <w:rFonts w:hint="eastAsia"/>
            <w:kern w:val="0"/>
            <w:sz w:val="24"/>
          </w:rPr>
          <w:delText>公司</w:delText>
        </w:r>
      </w:del>
      <w:ins w:id="3094" w:author="yunwei01" w:date="2017-08-02T14:38:00Z">
        <w:r w:rsidR="004C1B14">
          <w:rPr>
            <w:rFonts w:hint="eastAsia"/>
            <w:kern w:val="0"/>
            <w:sz w:val="24"/>
          </w:rPr>
          <w:t>公司</w:t>
        </w:r>
      </w:ins>
      <w:r>
        <w:rPr>
          <w:rFonts w:hint="eastAsia"/>
          <w:kern w:val="0"/>
          <w:sz w:val="24"/>
        </w:rPr>
        <w:t>相</w:t>
      </w:r>
      <w:r>
        <w:rPr>
          <w:rFonts w:hint="eastAsia"/>
          <w:kern w:val="0"/>
          <w:sz w:val="24"/>
        </w:rPr>
        <w:lastRenderedPageBreak/>
        <w:t>关审核人可组织对结果进行再确认；</w:t>
      </w:r>
    </w:p>
    <w:p w14:paraId="6E5E1DE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网络变更</w:t>
      </w:r>
    </w:p>
    <w:p w14:paraId="2BAD6E80"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管理中心网络硬件、网络设备配置、网络架构的变更根据业务发展的需要提出，并填写《变更申请表》。</w:t>
      </w:r>
    </w:p>
    <w:p w14:paraId="3774E0AB" w14:textId="2F1B858B"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涉及网络硬件、网络设备配置、网络构架改造，复杂的变更应制定变更方案，</w:t>
      </w:r>
      <w:del w:id="3095" w:author="yunwei01" w:date="2017-08-02T14:22:00Z">
        <w:r w:rsidR="00543823" w:rsidDel="00A97AE9">
          <w:rPr>
            <w:rFonts w:hint="eastAsia"/>
            <w:kern w:val="0"/>
            <w:sz w:val="24"/>
          </w:rPr>
          <w:delText>AAAAA</w:delText>
        </w:r>
      </w:del>
      <w:ins w:id="309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097" w:author="yunwei01" w:date="2017-08-02T14:38:00Z">
        <w:r w:rsidR="00543823" w:rsidDel="004C1B14">
          <w:rPr>
            <w:rFonts w:hint="eastAsia"/>
            <w:kern w:val="0"/>
            <w:sz w:val="24"/>
          </w:rPr>
          <w:delText>公司</w:delText>
        </w:r>
      </w:del>
      <w:ins w:id="3098" w:author="yunwei01" w:date="2017-08-02T14:38:00Z">
        <w:r w:rsidR="004C1B14">
          <w:rPr>
            <w:rFonts w:hint="eastAsia"/>
            <w:kern w:val="0"/>
            <w:sz w:val="24"/>
          </w:rPr>
          <w:t>公司</w:t>
        </w:r>
      </w:ins>
      <w:r>
        <w:rPr>
          <w:rFonts w:hint="eastAsia"/>
          <w:kern w:val="0"/>
          <w:sz w:val="24"/>
        </w:rPr>
        <w:t>相关负责人应进行业务及技术可行性分析，必须考虑改造对现有业务的影响，并制定有效的风险控制措施，交</w:t>
      </w:r>
      <w:del w:id="3099" w:author="yunwei01" w:date="2017-08-02T14:22:00Z">
        <w:r w:rsidR="00543823" w:rsidDel="00A97AE9">
          <w:rPr>
            <w:rFonts w:hint="eastAsia"/>
            <w:kern w:val="0"/>
            <w:sz w:val="24"/>
          </w:rPr>
          <w:delText>AAAAA</w:delText>
        </w:r>
      </w:del>
      <w:ins w:id="3100"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101" w:author="yunwei01" w:date="2017-08-02T14:38:00Z">
        <w:r w:rsidR="00543823" w:rsidDel="004C1B14">
          <w:rPr>
            <w:rFonts w:hint="eastAsia"/>
            <w:kern w:val="0"/>
            <w:sz w:val="24"/>
          </w:rPr>
          <w:delText>公司</w:delText>
        </w:r>
      </w:del>
      <w:ins w:id="3102" w:author="yunwei01" w:date="2017-08-02T14:38:00Z">
        <w:r w:rsidR="004C1B14">
          <w:rPr>
            <w:rFonts w:hint="eastAsia"/>
            <w:kern w:val="0"/>
            <w:sz w:val="24"/>
          </w:rPr>
          <w:t>公司</w:t>
        </w:r>
      </w:ins>
      <w:r>
        <w:rPr>
          <w:rFonts w:hint="eastAsia"/>
          <w:kern w:val="0"/>
          <w:sz w:val="24"/>
        </w:rPr>
        <w:t>相关审核人审核，必要时需组织相关部室和专家评审，并根据变更的级别进行审批后实施；</w:t>
      </w:r>
    </w:p>
    <w:p w14:paraId="19DBD47E"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管理中心网络硬件、网络设备配置、网络架构的变更后，变更管理部室应组织测试与验收，将相应报告报网络管理员，必要时网络管理员可组织对结果进行再确认；</w:t>
      </w:r>
    </w:p>
    <w:p w14:paraId="2173AD7B"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系统软件的变更</w:t>
      </w:r>
    </w:p>
    <w:p w14:paraId="6DD31B00" w14:textId="7E669E60" w:rsidR="0024427F" w:rsidRDefault="00543823">
      <w:pPr>
        <w:numPr>
          <w:ilvl w:val="2"/>
          <w:numId w:val="27"/>
        </w:numPr>
        <w:adjustRightInd w:val="0"/>
        <w:spacing w:before="100" w:beforeAutospacing="1" w:after="100" w:afterAutospacing="1" w:line="360" w:lineRule="auto"/>
        <w:textAlignment w:val="baseline"/>
        <w:rPr>
          <w:kern w:val="0"/>
          <w:sz w:val="24"/>
        </w:rPr>
      </w:pPr>
      <w:del w:id="3103" w:author="yunwei01" w:date="2017-08-02T14:22:00Z">
        <w:r w:rsidDel="00A97AE9">
          <w:rPr>
            <w:rFonts w:hint="eastAsia"/>
            <w:kern w:val="0"/>
            <w:sz w:val="24"/>
          </w:rPr>
          <w:delText>AAAAA</w:delText>
        </w:r>
      </w:del>
      <w:ins w:id="3104"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105" w:author="yunwei01" w:date="2017-08-02T14:38:00Z">
        <w:r w:rsidDel="004C1B14">
          <w:rPr>
            <w:rFonts w:hint="eastAsia"/>
            <w:kern w:val="0"/>
            <w:sz w:val="24"/>
          </w:rPr>
          <w:delText>公司</w:delText>
        </w:r>
      </w:del>
      <w:ins w:id="3106" w:author="yunwei01" w:date="2017-08-02T14:38:00Z">
        <w:r w:rsidR="004C1B14">
          <w:rPr>
            <w:rFonts w:hint="eastAsia"/>
            <w:kern w:val="0"/>
            <w:sz w:val="24"/>
          </w:rPr>
          <w:t>公司</w:t>
        </w:r>
      </w:ins>
      <w:r w:rsidR="0063422A">
        <w:rPr>
          <w:rFonts w:hint="eastAsia"/>
          <w:kern w:val="0"/>
          <w:sz w:val="24"/>
        </w:rPr>
        <w:t>相关负责人负责管理中心系统软件的安装及升级，保证安装过程的完整安全；</w:t>
      </w:r>
    </w:p>
    <w:p w14:paraId="56BFCE9A" w14:textId="6512D830" w:rsidR="0024427F" w:rsidRDefault="00543823">
      <w:pPr>
        <w:numPr>
          <w:ilvl w:val="2"/>
          <w:numId w:val="27"/>
        </w:numPr>
        <w:adjustRightInd w:val="0"/>
        <w:spacing w:before="100" w:beforeAutospacing="1" w:after="100" w:afterAutospacing="1" w:line="360" w:lineRule="auto"/>
        <w:textAlignment w:val="baseline"/>
        <w:rPr>
          <w:kern w:val="0"/>
          <w:sz w:val="24"/>
        </w:rPr>
      </w:pPr>
      <w:del w:id="3107" w:author="yunwei01" w:date="2017-08-02T14:22:00Z">
        <w:r w:rsidDel="00A97AE9">
          <w:rPr>
            <w:rFonts w:hint="eastAsia"/>
            <w:kern w:val="0"/>
            <w:sz w:val="24"/>
          </w:rPr>
          <w:delText>AAAAA</w:delText>
        </w:r>
      </w:del>
      <w:ins w:id="3108"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109" w:author="yunwei01" w:date="2017-08-02T14:38:00Z">
        <w:r w:rsidDel="004C1B14">
          <w:rPr>
            <w:rFonts w:hint="eastAsia"/>
            <w:kern w:val="0"/>
            <w:sz w:val="24"/>
          </w:rPr>
          <w:delText>公司</w:delText>
        </w:r>
      </w:del>
      <w:ins w:id="3110" w:author="yunwei01" w:date="2017-08-02T14:38:00Z">
        <w:r w:rsidR="004C1B14">
          <w:rPr>
            <w:rFonts w:hint="eastAsia"/>
            <w:kern w:val="0"/>
            <w:sz w:val="24"/>
          </w:rPr>
          <w:t>公司</w:t>
        </w:r>
      </w:ins>
      <w:r w:rsidR="0063422A">
        <w:rPr>
          <w:rFonts w:hint="eastAsia"/>
          <w:kern w:val="0"/>
          <w:sz w:val="24"/>
        </w:rPr>
        <w:t>核心主机和网络设备的操作系统的安装及升级，必须制定安装及升级方案，交</w:t>
      </w:r>
      <w:del w:id="3111" w:author="yunwei01" w:date="2017-08-02T14:22:00Z">
        <w:r w:rsidDel="00A97AE9">
          <w:rPr>
            <w:rFonts w:hint="eastAsia"/>
            <w:kern w:val="0"/>
            <w:sz w:val="24"/>
          </w:rPr>
          <w:delText>AAAAA</w:delText>
        </w:r>
      </w:del>
      <w:ins w:id="3112"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113" w:author="yunwei01" w:date="2017-08-02T14:38:00Z">
        <w:r w:rsidDel="004C1B14">
          <w:rPr>
            <w:rFonts w:hint="eastAsia"/>
            <w:kern w:val="0"/>
            <w:sz w:val="24"/>
          </w:rPr>
          <w:delText>公司</w:delText>
        </w:r>
      </w:del>
      <w:ins w:id="3114" w:author="yunwei01" w:date="2017-08-02T14:38:00Z">
        <w:r w:rsidR="004C1B14">
          <w:rPr>
            <w:rFonts w:hint="eastAsia"/>
            <w:kern w:val="0"/>
            <w:sz w:val="24"/>
          </w:rPr>
          <w:t>公司</w:t>
        </w:r>
      </w:ins>
      <w:r w:rsidR="0063422A">
        <w:rPr>
          <w:rFonts w:hint="eastAsia"/>
          <w:kern w:val="0"/>
          <w:sz w:val="24"/>
        </w:rPr>
        <w:t>相关审核人审核，必要时需组织相关部室和专家评审</w:t>
      </w:r>
      <w:r w:rsidR="0063422A">
        <w:rPr>
          <w:rFonts w:hint="eastAsia"/>
          <w:kern w:val="0"/>
          <w:sz w:val="24"/>
        </w:rPr>
        <w:t>,</w:t>
      </w:r>
      <w:r w:rsidR="0063422A">
        <w:rPr>
          <w:rFonts w:hint="eastAsia"/>
          <w:kern w:val="0"/>
          <w:sz w:val="24"/>
        </w:rPr>
        <w:t>并根据变更的级别进行审批后实施；</w:t>
      </w:r>
    </w:p>
    <w:p w14:paraId="1765D0AD"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变更实施前应进行安全测试，确保变更不会影响到当前业务系统的运行；</w:t>
      </w:r>
    </w:p>
    <w:p w14:paraId="38033173"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变更实施前应制定好不成功变更的恢复措施；</w:t>
      </w:r>
    </w:p>
    <w:p w14:paraId="6D8CCFE2"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一般情况下，不允许员工使用其自行下载的升级包，以保证员工工作机的安全。</w:t>
      </w:r>
    </w:p>
    <w:p w14:paraId="4E0FF967" w14:textId="77777777" w:rsidR="0024427F" w:rsidRDefault="0063422A">
      <w:pPr>
        <w:numPr>
          <w:ilvl w:val="2"/>
          <w:numId w:val="27"/>
        </w:numPr>
        <w:adjustRightInd w:val="0"/>
        <w:spacing w:before="100" w:beforeAutospacing="1" w:after="100" w:afterAutospacing="1" w:line="360" w:lineRule="auto"/>
        <w:textAlignment w:val="baseline"/>
        <w:rPr>
          <w:kern w:val="0"/>
          <w:sz w:val="24"/>
        </w:rPr>
      </w:pPr>
      <w:r>
        <w:rPr>
          <w:rFonts w:hint="eastAsia"/>
          <w:kern w:val="0"/>
          <w:sz w:val="24"/>
        </w:rPr>
        <w:t>设置完备的测试环境。软件、补丁等软件变更实施之前，在测试服务器中安装及测试，测试完成之后对系统的稳定性及软件运行情况进行评估，满足使用要求并对系统无影响，再进行变更。</w:t>
      </w:r>
    </w:p>
    <w:p w14:paraId="13ACA345" w14:textId="77777777" w:rsidR="005E2509" w:rsidRDefault="005E2509" w:rsidP="005E2509">
      <w:pPr>
        <w:tabs>
          <w:tab w:val="left" w:pos="840"/>
        </w:tabs>
        <w:adjustRightInd w:val="0"/>
        <w:spacing w:before="100" w:beforeAutospacing="1" w:after="100" w:afterAutospacing="1" w:line="360" w:lineRule="auto"/>
        <w:ind w:left="1200"/>
        <w:textAlignment w:val="baseline"/>
        <w:rPr>
          <w:kern w:val="0"/>
          <w:sz w:val="24"/>
        </w:rPr>
      </w:pPr>
    </w:p>
    <w:p w14:paraId="55DFB843" w14:textId="77777777" w:rsidR="0024427F" w:rsidRDefault="0063422A" w:rsidP="00F84F8A">
      <w:pPr>
        <w:pStyle w:val="4"/>
      </w:pPr>
      <w:r>
        <w:rPr>
          <w:rFonts w:hint="eastAsia"/>
        </w:rPr>
        <w:lastRenderedPageBreak/>
        <w:t>变更实施的安全要求</w:t>
      </w:r>
    </w:p>
    <w:p w14:paraId="02ACC60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在变更实施之前，将重要的数据、系统软件进行备份，以便变更不成功之后的恢复；</w:t>
      </w:r>
    </w:p>
    <w:p w14:paraId="3934917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在变更实施之前，应和各部门协商，以便确定适当的变更时间，尽可能的将对业务的影响减至最低。</w:t>
      </w:r>
    </w:p>
    <w:p w14:paraId="30BC72A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在变更实施之前，需要准备相应设备的备品备件，以防实施过程中因设备故障对业务造成影响。</w:t>
      </w:r>
    </w:p>
    <w:p w14:paraId="4887FA10" w14:textId="77777777" w:rsidR="0024427F" w:rsidRDefault="0063422A" w:rsidP="00F84F8A">
      <w:pPr>
        <w:pStyle w:val="4"/>
      </w:pPr>
      <w:r>
        <w:rPr>
          <w:rFonts w:hint="eastAsia"/>
        </w:rPr>
        <w:t>变更验收与记录</w:t>
      </w:r>
    </w:p>
    <w:p w14:paraId="23911FE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当变更成功提交后，需由相关人员进行验收，确认其是否已完成所提的要求，达到预期的效果，并记录此次变更操作。</w:t>
      </w:r>
    </w:p>
    <w:p w14:paraId="11812CC5" w14:textId="77777777" w:rsidR="0024427F" w:rsidRDefault="0063422A" w:rsidP="00F84F8A">
      <w:pPr>
        <w:pStyle w:val="4"/>
      </w:pPr>
      <w:r>
        <w:rPr>
          <w:rFonts w:hint="eastAsia"/>
        </w:rPr>
        <w:t>变更后软件和资料的备份要求</w:t>
      </w:r>
    </w:p>
    <w:p w14:paraId="239F4B3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变更完成后，需将此次所运行的软件进行备份，包括其相关资料，以便下次的再一次变更以及资料查询；</w:t>
      </w:r>
    </w:p>
    <w:p w14:paraId="3115926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对变更涉及到的资料文档，作好相应的变更并存档。</w:t>
      </w:r>
    </w:p>
    <w:p w14:paraId="239DC126" w14:textId="77777777" w:rsidR="0024427F" w:rsidRDefault="0063422A" w:rsidP="00F84F8A">
      <w:pPr>
        <w:pStyle w:val="4"/>
      </w:pPr>
      <w:r>
        <w:rPr>
          <w:rFonts w:hint="eastAsia"/>
        </w:rPr>
        <w:t>变更不成功的恢复措施</w:t>
      </w:r>
    </w:p>
    <w:p w14:paraId="760798D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取消所做变更，从备份资料中获得原始软件资料，重新运行，恢复原始状态；</w:t>
      </w:r>
    </w:p>
    <w:p w14:paraId="1C7F0EE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根据变更操作记录，查找变更失败原因，以便再次做变更操作时避免同样的错误发生。</w:t>
      </w:r>
    </w:p>
    <w:p w14:paraId="516B8092" w14:textId="0895456E" w:rsidR="001F3B45" w:rsidRDefault="001F3B45">
      <w:pPr>
        <w:adjustRightInd w:val="0"/>
        <w:spacing w:before="100" w:beforeAutospacing="1" w:after="100" w:afterAutospacing="1" w:line="360" w:lineRule="auto"/>
        <w:textAlignment w:val="baseline"/>
        <w:rPr>
          <w:ins w:id="3115" w:author="yunwei01" w:date="2017-08-04T10:19:00Z"/>
          <w:kern w:val="0"/>
          <w:sz w:val="24"/>
        </w:rPr>
      </w:pPr>
      <w:ins w:id="3116" w:author="yunwei01" w:date="2017-08-04T10:19:00Z">
        <w:r>
          <w:rPr>
            <w:kern w:val="0"/>
            <w:sz w:val="24"/>
          </w:rPr>
          <w:br w:type="page"/>
        </w:r>
      </w:ins>
    </w:p>
    <w:p w14:paraId="50108ED7" w14:textId="55EF5C86" w:rsidR="00B252D6" w:rsidDel="00BA2648" w:rsidRDefault="00B252D6">
      <w:pPr>
        <w:adjustRightInd w:val="0"/>
        <w:spacing w:before="100" w:beforeAutospacing="1" w:after="100" w:afterAutospacing="1" w:line="360" w:lineRule="auto"/>
        <w:textAlignment w:val="baseline"/>
        <w:rPr>
          <w:del w:id="3117" w:author="yunwei01" w:date="2017-08-03T18:14:00Z"/>
          <w:kern w:val="0"/>
          <w:sz w:val="24"/>
        </w:rPr>
      </w:pPr>
      <w:bookmarkStart w:id="3118" w:name="_Toc489547956"/>
      <w:bookmarkStart w:id="3119" w:name="_Toc489607154"/>
      <w:bookmarkEnd w:id="3118"/>
      <w:bookmarkEnd w:id="3119"/>
    </w:p>
    <w:p w14:paraId="243033E9" w14:textId="77777777" w:rsidR="0024427F" w:rsidRDefault="0063422A">
      <w:pPr>
        <w:pStyle w:val="1"/>
        <w:jc w:val="center"/>
        <w:pPrChange w:id="3120" w:author="yunwei01" w:date="2017-08-03T10:57:00Z">
          <w:pPr>
            <w:pStyle w:val="1"/>
          </w:pPr>
        </w:pPrChange>
      </w:pPr>
      <w:bookmarkStart w:id="3121" w:name="_Toc428792594"/>
      <w:bookmarkStart w:id="3122" w:name="_Toc489545267"/>
      <w:bookmarkStart w:id="3123" w:name="_Toc489546739"/>
      <w:bookmarkStart w:id="3124" w:name="_Toc489547083"/>
      <w:bookmarkStart w:id="3125" w:name="_Toc489547957"/>
      <w:bookmarkStart w:id="3126" w:name="_Toc489607155"/>
      <w:bookmarkStart w:id="3127" w:name="_Toc399855272"/>
      <w:r>
        <w:rPr>
          <w:rFonts w:hint="eastAsia"/>
        </w:rPr>
        <w:t>备份与恢复管理制度</w:t>
      </w:r>
      <w:bookmarkEnd w:id="3121"/>
      <w:bookmarkEnd w:id="3122"/>
      <w:bookmarkEnd w:id="3123"/>
      <w:bookmarkEnd w:id="3124"/>
      <w:bookmarkEnd w:id="3125"/>
      <w:bookmarkEnd w:id="3126"/>
    </w:p>
    <w:p w14:paraId="6844476F" w14:textId="17AF8D97" w:rsidR="0024427F" w:rsidRDefault="0063422A">
      <w:pPr>
        <w:pStyle w:val="2"/>
      </w:pPr>
      <w:bookmarkStart w:id="3128" w:name="_Toc428792595"/>
      <w:bookmarkStart w:id="3129" w:name="_Toc489545268"/>
      <w:bookmarkStart w:id="3130" w:name="_Toc489546740"/>
      <w:bookmarkStart w:id="3131" w:name="_Toc489547084"/>
      <w:bookmarkStart w:id="3132" w:name="_Toc489547958"/>
      <w:bookmarkStart w:id="3133" w:name="_Toc489607156"/>
      <w:r>
        <w:rPr>
          <w:rFonts w:hint="eastAsia"/>
        </w:rPr>
        <w:t>备份与恢复管理制度</w:t>
      </w:r>
      <w:bookmarkEnd w:id="3127"/>
      <w:bookmarkEnd w:id="3128"/>
      <w:bookmarkEnd w:id="3129"/>
      <w:bookmarkEnd w:id="3130"/>
      <w:bookmarkEnd w:id="3131"/>
      <w:bookmarkEnd w:id="3132"/>
      <w:bookmarkEnd w:id="3133"/>
    </w:p>
    <w:p w14:paraId="1E756CB4" w14:textId="39BB5013" w:rsidR="0024427F" w:rsidRDefault="0063422A">
      <w:pPr>
        <w:autoSpaceDE w:val="0"/>
        <w:autoSpaceDN w:val="0"/>
        <w:adjustRightInd w:val="0"/>
        <w:spacing w:line="360" w:lineRule="auto"/>
        <w:ind w:firstLineChars="200" w:firstLine="480"/>
        <w:jc w:val="left"/>
        <w:rPr>
          <w:rFonts w:ascii="宋体" w:cs="宋体"/>
          <w:color w:val="000000"/>
          <w:kern w:val="0"/>
          <w:sz w:val="24"/>
        </w:rPr>
      </w:pPr>
      <w:commentRangeStart w:id="3134"/>
      <w:r>
        <w:rPr>
          <w:rFonts w:ascii="宋体" w:cs="宋体" w:hint="eastAsia"/>
          <w:color w:val="000000"/>
          <w:kern w:val="0"/>
          <w:sz w:val="24"/>
        </w:rPr>
        <w:t>主机管理员</w:t>
      </w:r>
      <w:commentRangeEnd w:id="3134"/>
      <w:r w:rsidR="007D3F2A">
        <w:rPr>
          <w:rStyle w:val="affc"/>
        </w:rPr>
        <w:commentReference w:id="3134"/>
      </w:r>
      <w:r>
        <w:rPr>
          <w:rFonts w:ascii="宋体" w:cs="宋体" w:hint="eastAsia"/>
          <w:color w:val="000000"/>
          <w:kern w:val="0"/>
          <w:sz w:val="24"/>
        </w:rPr>
        <w:t>负责</w:t>
      </w:r>
      <w:del w:id="3135" w:author="yunwei01" w:date="2017-08-02T14:22:00Z">
        <w:r w:rsidR="00543823" w:rsidDel="00A97AE9">
          <w:rPr>
            <w:rFonts w:ascii="宋体" w:cs="宋体" w:hint="eastAsia"/>
            <w:color w:val="000000"/>
            <w:kern w:val="0"/>
            <w:sz w:val="24"/>
          </w:rPr>
          <w:delText>AAAAA</w:delText>
        </w:r>
      </w:del>
      <w:ins w:id="3136" w:author="yunwei01" w:date="2017-08-02T14:22:00Z">
        <w:r w:rsidR="00A97AE9">
          <w:rPr>
            <w:rFonts w:ascii="宋体" w:cs="宋体" w:hint="eastAsia"/>
            <w:color w:val="000000"/>
            <w:kern w:val="0"/>
            <w:sz w:val="24"/>
          </w:rPr>
          <w:t>资鼎(上海)互联网金融信息服务有限</w:t>
        </w:r>
      </w:ins>
      <w:del w:id="3137" w:author="yunwei01" w:date="2017-08-02T14:38:00Z">
        <w:r w:rsidR="00543823" w:rsidDel="004C1B14">
          <w:rPr>
            <w:rFonts w:ascii="宋体" w:cs="宋体" w:hint="eastAsia"/>
            <w:color w:val="000000"/>
            <w:kern w:val="0"/>
            <w:sz w:val="24"/>
          </w:rPr>
          <w:delText>公司</w:delText>
        </w:r>
      </w:del>
      <w:ins w:id="3138" w:author="yunwei01" w:date="2017-08-02T14:38:00Z">
        <w:r w:rsidR="004C1B14">
          <w:rPr>
            <w:rFonts w:ascii="宋体" w:cs="宋体" w:hint="eastAsia"/>
            <w:color w:val="000000"/>
            <w:kern w:val="0"/>
            <w:sz w:val="24"/>
          </w:rPr>
          <w:t>公司</w:t>
        </w:r>
      </w:ins>
      <w:del w:id="3139" w:author="yunwei01" w:date="2017-08-02T14:23:00Z">
        <w:r w:rsidR="00FF67FC" w:rsidDel="00A97AE9">
          <w:rPr>
            <w:rFonts w:ascii="宋体" w:cs="宋体" w:hint="eastAsia"/>
            <w:color w:val="000000"/>
            <w:kern w:val="0"/>
            <w:sz w:val="24"/>
          </w:rPr>
          <w:delText>XXXXX</w:delText>
        </w:r>
      </w:del>
      <w:r>
        <w:rPr>
          <w:rFonts w:ascii="宋体" w:cs="宋体" w:hint="eastAsia"/>
          <w:color w:val="000000"/>
          <w:kern w:val="0"/>
          <w:sz w:val="24"/>
        </w:rPr>
        <w:t>数据备份与恢复管理工作，主要包括：</w:t>
      </w:r>
    </w:p>
    <w:p w14:paraId="19D80724" w14:textId="34F4E20E" w:rsidR="0024427F" w:rsidRDefault="0063422A">
      <w:pPr>
        <w:numPr>
          <w:ilvl w:val="0"/>
          <w:numId w:val="27"/>
        </w:numPr>
        <w:tabs>
          <w:tab w:val="left" w:pos="1140"/>
        </w:tabs>
        <w:adjustRightInd w:val="0"/>
        <w:spacing w:before="100" w:beforeAutospacing="1" w:after="100" w:afterAutospacing="1" w:line="360" w:lineRule="auto"/>
        <w:textAlignment w:val="baseline"/>
        <w:rPr>
          <w:kern w:val="0"/>
          <w:sz w:val="24"/>
        </w:rPr>
      </w:pPr>
      <w:r>
        <w:rPr>
          <w:rFonts w:hint="eastAsia"/>
          <w:kern w:val="0"/>
          <w:sz w:val="24"/>
        </w:rPr>
        <w:t>负责</w:t>
      </w:r>
      <w:r>
        <w:rPr>
          <w:kern w:val="0"/>
          <w:sz w:val="24"/>
        </w:rPr>
        <w:t>执行</w:t>
      </w:r>
      <w:del w:id="3140" w:author="yunwei01" w:date="2017-08-02T14:22:00Z">
        <w:r w:rsidR="00543823" w:rsidDel="00A97AE9">
          <w:rPr>
            <w:rFonts w:hint="eastAsia"/>
            <w:kern w:val="0"/>
            <w:sz w:val="24"/>
          </w:rPr>
          <w:delText>AAAAA</w:delText>
        </w:r>
      </w:del>
      <w:ins w:id="3141"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142" w:author="yunwei01" w:date="2017-08-02T14:38:00Z">
        <w:r w:rsidR="00543823" w:rsidDel="004C1B14">
          <w:rPr>
            <w:rFonts w:hint="eastAsia"/>
            <w:kern w:val="0"/>
            <w:sz w:val="24"/>
          </w:rPr>
          <w:delText>公司</w:delText>
        </w:r>
      </w:del>
      <w:ins w:id="3143" w:author="yunwei01" w:date="2017-08-02T14:38:00Z">
        <w:r w:rsidR="004C1B14">
          <w:rPr>
            <w:rFonts w:hint="eastAsia"/>
            <w:kern w:val="0"/>
            <w:sz w:val="24"/>
          </w:rPr>
          <w:t>公司</w:t>
        </w:r>
      </w:ins>
      <w:r>
        <w:rPr>
          <w:rFonts w:hint="eastAsia"/>
          <w:kern w:val="0"/>
          <w:sz w:val="24"/>
        </w:rPr>
        <w:t>数据备份与恢复管理工作</w:t>
      </w:r>
      <w:r>
        <w:rPr>
          <w:kern w:val="0"/>
          <w:sz w:val="24"/>
        </w:rPr>
        <w:t>，</w:t>
      </w:r>
      <w:r>
        <w:rPr>
          <w:rFonts w:hint="eastAsia"/>
          <w:kern w:val="0"/>
          <w:sz w:val="24"/>
        </w:rPr>
        <w:t>针对不同类型的数据</w:t>
      </w:r>
      <w:r>
        <w:rPr>
          <w:kern w:val="0"/>
          <w:sz w:val="24"/>
        </w:rPr>
        <w:t>制定相应的</w:t>
      </w:r>
      <w:r>
        <w:rPr>
          <w:rFonts w:hint="eastAsia"/>
          <w:kern w:val="0"/>
          <w:sz w:val="24"/>
        </w:rPr>
        <w:t>备份及恢复策略；</w:t>
      </w:r>
    </w:p>
    <w:p w14:paraId="0F96AA13" w14:textId="77777777" w:rsidR="0024427F" w:rsidRDefault="0063422A">
      <w:pPr>
        <w:numPr>
          <w:ilvl w:val="0"/>
          <w:numId w:val="27"/>
        </w:numPr>
        <w:tabs>
          <w:tab w:val="left" w:pos="1140"/>
        </w:tabs>
        <w:adjustRightInd w:val="0"/>
        <w:spacing w:before="100" w:beforeAutospacing="1" w:after="100" w:afterAutospacing="1" w:line="360" w:lineRule="auto"/>
        <w:textAlignment w:val="baseline"/>
        <w:rPr>
          <w:ins w:id="3144" w:author="yunwei01" w:date="2017-08-04T10:19:00Z"/>
          <w:kern w:val="0"/>
          <w:sz w:val="24"/>
        </w:rPr>
      </w:pPr>
      <w:r>
        <w:rPr>
          <w:kern w:val="0"/>
          <w:sz w:val="24"/>
        </w:rPr>
        <w:t>负责</w:t>
      </w:r>
      <w:r>
        <w:rPr>
          <w:rFonts w:hint="eastAsia"/>
          <w:kern w:val="0"/>
          <w:sz w:val="24"/>
        </w:rPr>
        <w:t>系统备份和恢复性测试具体实施工作，负责备份介质的选择、恢复性测试、日常维护</w:t>
      </w:r>
      <w:r>
        <w:rPr>
          <w:kern w:val="0"/>
          <w:sz w:val="24"/>
        </w:rPr>
        <w:t>等工作。</w:t>
      </w:r>
    </w:p>
    <w:p w14:paraId="36A2082C" w14:textId="412903CC" w:rsidR="001F3B45" w:rsidRDefault="001F3B45" w:rsidP="001F3B45">
      <w:pPr>
        <w:tabs>
          <w:tab w:val="left" w:pos="840"/>
          <w:tab w:val="left" w:pos="1140"/>
        </w:tabs>
        <w:adjustRightInd w:val="0"/>
        <w:spacing w:before="100" w:beforeAutospacing="1" w:after="100" w:afterAutospacing="1" w:line="360" w:lineRule="auto"/>
        <w:textAlignment w:val="baseline"/>
        <w:rPr>
          <w:ins w:id="3145" w:author="yunwei01" w:date="2017-08-04T10:20:00Z"/>
          <w:kern w:val="0"/>
          <w:sz w:val="24"/>
        </w:rPr>
      </w:pPr>
      <w:ins w:id="3146" w:author="yunwei01" w:date="2017-08-04T10:20:00Z">
        <w:r>
          <w:rPr>
            <w:kern w:val="0"/>
            <w:sz w:val="24"/>
          </w:rPr>
          <w:br w:type="page"/>
        </w:r>
      </w:ins>
    </w:p>
    <w:p w14:paraId="5D838D96" w14:textId="0EAA1F24" w:rsidR="001F3B45" w:rsidDel="001F3B45" w:rsidRDefault="001F3B45">
      <w:pPr>
        <w:tabs>
          <w:tab w:val="left" w:pos="840"/>
          <w:tab w:val="left" w:pos="1140"/>
        </w:tabs>
        <w:adjustRightInd w:val="0"/>
        <w:spacing w:before="100" w:beforeAutospacing="1" w:after="100" w:afterAutospacing="1" w:line="360" w:lineRule="auto"/>
        <w:textAlignment w:val="baseline"/>
        <w:rPr>
          <w:del w:id="3147" w:author="yunwei01" w:date="2017-08-04T10:20:00Z"/>
          <w:kern w:val="0"/>
          <w:sz w:val="24"/>
        </w:rPr>
        <w:pPrChange w:id="3148" w:author="yunwei01" w:date="2017-08-04T10:20:00Z">
          <w:pPr>
            <w:numPr>
              <w:numId w:val="27"/>
            </w:numPr>
            <w:tabs>
              <w:tab w:val="left" w:pos="840"/>
              <w:tab w:val="left" w:pos="1140"/>
            </w:tabs>
            <w:adjustRightInd w:val="0"/>
            <w:spacing w:before="100" w:beforeAutospacing="1" w:after="100" w:afterAutospacing="1" w:line="360" w:lineRule="auto"/>
            <w:ind w:left="840" w:hanging="420"/>
            <w:textAlignment w:val="baseline"/>
          </w:pPr>
        </w:pPrChange>
      </w:pPr>
      <w:bookmarkStart w:id="3149" w:name="_Toc489607157"/>
      <w:bookmarkEnd w:id="3149"/>
    </w:p>
    <w:p w14:paraId="22076502" w14:textId="3737E170" w:rsidR="0024427F" w:rsidRDefault="0063422A">
      <w:pPr>
        <w:pStyle w:val="3"/>
      </w:pPr>
      <w:bookmarkStart w:id="3150" w:name="_Toc399855273"/>
      <w:bookmarkStart w:id="3151" w:name="_Toc428792596"/>
      <w:bookmarkStart w:id="3152" w:name="_Toc489545269"/>
      <w:bookmarkStart w:id="3153" w:name="_Toc489546741"/>
      <w:bookmarkStart w:id="3154" w:name="_Toc489547085"/>
      <w:bookmarkStart w:id="3155" w:name="_Toc489547959"/>
      <w:bookmarkStart w:id="3156" w:name="_Toc489607158"/>
      <w:r>
        <w:rPr>
          <w:rFonts w:hint="eastAsia"/>
        </w:rPr>
        <w:t>备份制度流程图</w:t>
      </w:r>
      <w:bookmarkEnd w:id="3150"/>
      <w:bookmarkEnd w:id="3151"/>
      <w:bookmarkEnd w:id="3152"/>
      <w:bookmarkEnd w:id="3153"/>
      <w:bookmarkEnd w:id="3154"/>
      <w:bookmarkEnd w:id="3155"/>
      <w:bookmarkEnd w:id="3156"/>
    </w:p>
    <w:p w14:paraId="10BAC9DB" w14:textId="77777777" w:rsidR="0024427F" w:rsidRDefault="0063422A">
      <w:pPr>
        <w:pStyle w:val="Default"/>
        <w:spacing w:line="360" w:lineRule="auto"/>
        <w:ind w:firstLine="480"/>
        <w:rPr>
          <w:rFonts w:hAnsi="Arial"/>
          <w:color w:val="auto"/>
        </w:rPr>
      </w:pPr>
      <w:r>
        <w:rPr>
          <w:rFonts w:hAnsi="Arial" w:hint="eastAsia"/>
          <w:color w:val="auto"/>
        </w:rPr>
        <w:t>备份制度流程图如下所示：</w:t>
      </w:r>
    </w:p>
    <w:p w14:paraId="68DE9F03" w14:textId="0EB26ED0" w:rsidR="0024427F" w:rsidRDefault="00CF4D3F">
      <w:pPr>
        <w:pStyle w:val="Default"/>
        <w:spacing w:before="156" w:after="156" w:line="360" w:lineRule="auto"/>
        <w:ind w:firstLineChars="250" w:firstLine="600"/>
        <w:jc w:val="center"/>
        <w:rPr>
          <w:rFonts w:ascii="Times New Roman" w:cs="Times New Roman"/>
          <w:color w:val="auto"/>
          <w:sz w:val="21"/>
          <w:szCs w:val="21"/>
        </w:rPr>
      </w:pPr>
      <w:r>
        <w:rPr>
          <w:noProof/>
        </w:rPr>
        <w:drawing>
          <wp:inline distT="0" distB="0" distL="0" distR="0" wp14:anchorId="4989403B" wp14:editId="168804BB">
            <wp:extent cx="5276850" cy="594995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5949950"/>
                    </a:xfrm>
                    <a:prstGeom prst="rect">
                      <a:avLst/>
                    </a:prstGeom>
                    <a:noFill/>
                    <a:ln>
                      <a:noFill/>
                    </a:ln>
                  </pic:spPr>
                </pic:pic>
              </a:graphicData>
            </a:graphic>
          </wp:inline>
        </w:drawing>
      </w:r>
    </w:p>
    <w:p w14:paraId="3F8728BB" w14:textId="36039150" w:rsidR="0024427F" w:rsidRDefault="0063422A">
      <w:pPr>
        <w:pStyle w:val="3"/>
      </w:pPr>
      <w:bookmarkStart w:id="3157" w:name="_Toc309985699"/>
      <w:bookmarkStart w:id="3158" w:name="_Toc399855274"/>
      <w:bookmarkStart w:id="3159" w:name="_Toc428792597"/>
      <w:bookmarkStart w:id="3160" w:name="_Toc489545270"/>
      <w:bookmarkStart w:id="3161" w:name="_Toc489546742"/>
      <w:bookmarkStart w:id="3162" w:name="_Toc489547086"/>
      <w:bookmarkStart w:id="3163" w:name="_Toc489547960"/>
      <w:bookmarkStart w:id="3164" w:name="_Toc489607159"/>
      <w:r>
        <w:rPr>
          <w:rFonts w:hint="eastAsia"/>
        </w:rPr>
        <w:t>资产识别</w:t>
      </w:r>
      <w:bookmarkEnd w:id="3157"/>
      <w:bookmarkEnd w:id="3158"/>
      <w:bookmarkEnd w:id="3159"/>
      <w:bookmarkEnd w:id="3160"/>
      <w:bookmarkEnd w:id="3161"/>
      <w:bookmarkEnd w:id="3162"/>
      <w:bookmarkEnd w:id="3163"/>
      <w:bookmarkEnd w:id="3164"/>
    </w:p>
    <w:p w14:paraId="3F32645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收集需要备份的资产相关信息，主要包括资产的重要性、资产的保护级别等属性；对确定的重要业务数据、操作系统、应用系统、数据库等进行备份。需要检查的信息资产可能包括：业务运作数据；重要的信息数</w:t>
      </w:r>
      <w:r>
        <w:rPr>
          <w:rFonts w:hint="eastAsia"/>
          <w:kern w:val="0"/>
          <w:sz w:val="24"/>
        </w:rPr>
        <w:lastRenderedPageBreak/>
        <w:t>据；操作系统；系统配置参数；技术文件；档案资料；应用软件；软件源代码等；</w:t>
      </w:r>
    </w:p>
    <w:p w14:paraId="0B3FAE8E"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无法备份的信息，尽量多使用其复制件，保存原件。</w:t>
      </w:r>
    </w:p>
    <w:p w14:paraId="25182E5E" w14:textId="3235C5C0" w:rsidR="0024427F" w:rsidRDefault="0063422A">
      <w:pPr>
        <w:pStyle w:val="3"/>
      </w:pPr>
      <w:bookmarkStart w:id="3165" w:name="_Toc309985700"/>
      <w:bookmarkStart w:id="3166" w:name="_Toc399855275"/>
      <w:bookmarkStart w:id="3167" w:name="_Toc428792598"/>
      <w:bookmarkStart w:id="3168" w:name="_Toc489545271"/>
      <w:bookmarkStart w:id="3169" w:name="_Toc489546743"/>
      <w:bookmarkStart w:id="3170" w:name="_Toc489547087"/>
      <w:bookmarkStart w:id="3171" w:name="_Toc489547961"/>
      <w:bookmarkStart w:id="3172" w:name="_Toc489607160"/>
      <w:r>
        <w:rPr>
          <w:rFonts w:hint="eastAsia"/>
        </w:rPr>
        <w:t>备份方案</w:t>
      </w:r>
      <w:bookmarkEnd w:id="3165"/>
      <w:bookmarkEnd w:id="3166"/>
      <w:bookmarkEnd w:id="3167"/>
      <w:bookmarkEnd w:id="3168"/>
      <w:bookmarkEnd w:id="3169"/>
      <w:bookmarkEnd w:id="3170"/>
      <w:bookmarkEnd w:id="3171"/>
      <w:bookmarkEnd w:id="3172"/>
    </w:p>
    <w:p w14:paraId="2BB78924"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确定备份周期</w:t>
      </w:r>
    </w:p>
    <w:p w14:paraId="3B14FE60"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根据信息更新速度、易损坏成度及备份介质的有效期，确定周期。</w:t>
      </w:r>
    </w:p>
    <w:p w14:paraId="2F6F699D"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确定备份介质类型</w:t>
      </w:r>
    </w:p>
    <w:p w14:paraId="6033837A"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确定备份使用的介质，一般是光盘、软盘或硬盘，要同时考虑成本与可靠性。</w:t>
      </w:r>
    </w:p>
    <w:p w14:paraId="3347B830"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确定备份方式</w:t>
      </w:r>
    </w:p>
    <w:p w14:paraId="6171CD3F"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一般采用复制、双系统同步、转储、压缩复制等。</w:t>
      </w:r>
    </w:p>
    <w:p w14:paraId="65DBD27C"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确定备份工具</w:t>
      </w:r>
    </w:p>
    <w:p w14:paraId="3D26CEC4"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备份使用的工具，如光盘记录机、复印机、压缩软件等，选择工具时，要确定在信息失效之前，对应的恢复工具可用。</w:t>
      </w:r>
    </w:p>
    <w:p w14:paraId="14D70860"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确定备份数量</w:t>
      </w:r>
    </w:p>
    <w:p w14:paraId="1869162E"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确定备份的数量，一般信息备份一份即可，对于特别重要的信息需要备份多份。</w:t>
      </w:r>
    </w:p>
    <w:p w14:paraId="1284AB3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存放位置</w:t>
      </w:r>
    </w:p>
    <w:p w14:paraId="06AA3CC6"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备份信息须与原始信息分开存放，要根据信息保密级别有相应的保密措施。</w:t>
      </w:r>
    </w:p>
    <w:p w14:paraId="4BEA23D6"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命名规则</w:t>
      </w:r>
    </w:p>
    <w:p w14:paraId="706DB383"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对于</w:t>
      </w:r>
      <w:r>
        <w:rPr>
          <w:rFonts w:ascii="宋体" w:cs="宋体"/>
          <w:color w:val="000000"/>
          <w:kern w:val="0"/>
          <w:sz w:val="24"/>
        </w:rPr>
        <w:t>备份文件命名</w:t>
      </w:r>
      <w:r>
        <w:rPr>
          <w:rFonts w:ascii="宋体" w:cs="宋体" w:hint="eastAsia"/>
          <w:color w:val="000000"/>
          <w:kern w:val="0"/>
          <w:sz w:val="24"/>
        </w:rPr>
        <w:t>，应遵循备份设备名+备份内容+备份时间的方式来命名。</w:t>
      </w:r>
    </w:p>
    <w:p w14:paraId="3B8CA29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责任人：确定备份的责任人。</w:t>
      </w:r>
    </w:p>
    <w:p w14:paraId="1D45B028"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备份方案需提交给相关部门负责人，经部门主任确认并批准后予以实施。</w:t>
      </w:r>
    </w:p>
    <w:p w14:paraId="15839E57"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当责任人没有足够的工具或条件时，可要求相关工程师协助。</w:t>
      </w:r>
    </w:p>
    <w:p w14:paraId="755E1EBC" w14:textId="4143DF4F" w:rsidR="0024427F" w:rsidRDefault="0063422A">
      <w:pPr>
        <w:pStyle w:val="3"/>
      </w:pPr>
      <w:bookmarkStart w:id="3173" w:name="_Toc309985701"/>
      <w:bookmarkStart w:id="3174" w:name="_Toc399855276"/>
      <w:bookmarkStart w:id="3175" w:name="_Toc428792599"/>
      <w:bookmarkStart w:id="3176" w:name="_Toc489545272"/>
      <w:bookmarkStart w:id="3177" w:name="_Toc489546744"/>
      <w:bookmarkStart w:id="3178" w:name="_Toc489547088"/>
      <w:bookmarkStart w:id="3179" w:name="_Toc489547962"/>
      <w:bookmarkStart w:id="3180" w:name="_Toc489607161"/>
      <w:r>
        <w:rPr>
          <w:rFonts w:hint="eastAsia"/>
        </w:rPr>
        <w:lastRenderedPageBreak/>
        <w:t>备份计划实施</w:t>
      </w:r>
      <w:bookmarkEnd w:id="3173"/>
      <w:bookmarkEnd w:id="3174"/>
      <w:bookmarkEnd w:id="3175"/>
      <w:bookmarkEnd w:id="3176"/>
      <w:bookmarkEnd w:id="3177"/>
      <w:bookmarkEnd w:id="3178"/>
      <w:bookmarkEnd w:id="3179"/>
      <w:bookmarkEnd w:id="3180"/>
    </w:p>
    <w:p w14:paraId="36CDF5CD" w14:textId="77777777" w:rsidR="0024427F" w:rsidRDefault="0063422A">
      <w:pPr>
        <w:pStyle w:val="Default"/>
        <w:spacing w:line="360" w:lineRule="auto"/>
        <w:ind w:firstLine="480"/>
        <w:rPr>
          <w:rFonts w:hAnsi="Arial"/>
          <w:color w:val="auto"/>
        </w:rPr>
      </w:pPr>
      <w:r>
        <w:rPr>
          <w:rFonts w:hAnsi="Arial" w:hint="eastAsia"/>
          <w:color w:val="auto"/>
        </w:rPr>
        <w:t>对分散的信息进行整理、归类；处理信息，在备份信息前，先将其复制到有备份工具的计算机上；执行备份程序；检查备份数据的可用性；清理过程数据。</w:t>
      </w:r>
    </w:p>
    <w:p w14:paraId="165B9BB5" w14:textId="7A80A428" w:rsidR="0024427F" w:rsidRDefault="0063422A">
      <w:pPr>
        <w:pStyle w:val="3"/>
      </w:pPr>
      <w:bookmarkStart w:id="3181" w:name="_Toc309985702"/>
      <w:bookmarkStart w:id="3182" w:name="_Toc399855277"/>
      <w:bookmarkStart w:id="3183" w:name="_Toc428792600"/>
      <w:bookmarkStart w:id="3184" w:name="_Toc489545273"/>
      <w:bookmarkStart w:id="3185" w:name="_Toc489546745"/>
      <w:bookmarkStart w:id="3186" w:name="_Toc489547089"/>
      <w:bookmarkStart w:id="3187" w:name="_Toc489547963"/>
      <w:bookmarkStart w:id="3188" w:name="_Toc489607162"/>
      <w:r>
        <w:rPr>
          <w:rFonts w:hint="eastAsia"/>
        </w:rPr>
        <w:t>备份的介质标识</w:t>
      </w:r>
      <w:bookmarkEnd w:id="3181"/>
      <w:bookmarkEnd w:id="3182"/>
      <w:bookmarkEnd w:id="3183"/>
      <w:bookmarkEnd w:id="3184"/>
      <w:bookmarkEnd w:id="3185"/>
      <w:bookmarkEnd w:id="3186"/>
      <w:bookmarkEnd w:id="3187"/>
      <w:bookmarkEnd w:id="3188"/>
    </w:p>
    <w:p w14:paraId="5371274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标识应依据介质本身的特点，加标签或直接手写在介质上；对于已经有标识的纸面文档的复印件，可不用再另加标识；各部门应采取适宜的方法对备份信息介质进行标识，防止备份信息的误用，标识的内容包括：备份信息的名称；备份的日期；版本号；必要时，备份还原工具；</w:t>
      </w:r>
    </w:p>
    <w:p w14:paraId="36FB9A7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考虑信息本身在被使用时的特点，确定标识的内容；</w:t>
      </w:r>
    </w:p>
    <w:p w14:paraId="6D60B2D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做好数据备份的文卷管理，所有备份应有明确标识、包括卷名、运行环境、备份人。</w:t>
      </w:r>
    </w:p>
    <w:p w14:paraId="31BAFC57" w14:textId="3089DB3A" w:rsidR="0024427F" w:rsidRDefault="0063422A">
      <w:pPr>
        <w:pStyle w:val="3"/>
        <w:rPr>
          <w:rFonts w:ascii="Arial" w:hAnsi="Arial" w:cs="Arial"/>
        </w:rPr>
      </w:pPr>
      <w:bookmarkStart w:id="3189" w:name="_Toc309985703"/>
      <w:bookmarkStart w:id="3190" w:name="_Toc399855278"/>
      <w:bookmarkStart w:id="3191" w:name="_Toc428792601"/>
      <w:bookmarkStart w:id="3192" w:name="_Toc489545274"/>
      <w:bookmarkStart w:id="3193" w:name="_Toc489546746"/>
      <w:bookmarkStart w:id="3194" w:name="_Toc489547090"/>
      <w:bookmarkStart w:id="3195" w:name="_Toc489547964"/>
      <w:bookmarkStart w:id="3196" w:name="_Toc489607163"/>
      <w:r>
        <w:rPr>
          <w:rFonts w:hint="eastAsia"/>
        </w:rPr>
        <w:t>备份介质的安全存放</w:t>
      </w:r>
      <w:bookmarkEnd w:id="3189"/>
      <w:bookmarkEnd w:id="3190"/>
      <w:bookmarkEnd w:id="3191"/>
      <w:bookmarkEnd w:id="3192"/>
      <w:bookmarkEnd w:id="3193"/>
      <w:bookmarkEnd w:id="3194"/>
      <w:bookmarkEnd w:id="3195"/>
      <w:bookmarkEnd w:id="3196"/>
    </w:p>
    <w:p w14:paraId="6D6F5BA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备份完毕，备份操作员需向部门主任或备份管理人员提交备份成果：备份介质；备份过程中的相关文件，如：备份记录文件</w:t>
      </w:r>
      <w:r>
        <w:rPr>
          <w:rFonts w:hint="eastAsia"/>
          <w:kern w:val="0"/>
          <w:sz w:val="24"/>
        </w:rPr>
        <w:t>(</w:t>
      </w:r>
      <w:r>
        <w:rPr>
          <w:rFonts w:hint="eastAsia"/>
          <w:kern w:val="0"/>
          <w:sz w:val="24"/>
        </w:rPr>
        <w:t>详见附</w:t>
      </w:r>
      <w:r>
        <w:rPr>
          <w:rFonts w:hint="eastAsia"/>
          <w:kern w:val="0"/>
          <w:sz w:val="24"/>
        </w:rPr>
        <w:t>5</w:t>
      </w:r>
      <w:r>
        <w:rPr>
          <w:kern w:val="0"/>
          <w:sz w:val="24"/>
        </w:rPr>
        <w:t>1</w:t>
      </w:r>
      <w:r>
        <w:rPr>
          <w:rFonts w:hint="eastAsia"/>
          <w:kern w:val="0"/>
          <w:sz w:val="24"/>
        </w:rPr>
        <w:t>)</w:t>
      </w:r>
      <w:r>
        <w:rPr>
          <w:rFonts w:hint="eastAsia"/>
          <w:kern w:val="0"/>
          <w:sz w:val="24"/>
        </w:rPr>
        <w:t>、备份恢复工具或软件等；将备份介质保存到指定的位置，需按时间顺序存放；</w:t>
      </w:r>
    </w:p>
    <w:p w14:paraId="641C5C3A" w14:textId="77777777" w:rsidR="0024427F" w:rsidRDefault="0063422A">
      <w:pPr>
        <w:rPr>
          <w:kern w:val="0"/>
          <w:sz w:val="24"/>
        </w:rPr>
        <w:pPrChange w:id="3197" w:author="yunwei01" w:date="2017-08-03T17:46:00Z">
          <w:pPr>
            <w:numPr>
              <w:numId w:val="27"/>
            </w:numPr>
            <w:tabs>
              <w:tab w:val="left" w:pos="840"/>
            </w:tabs>
            <w:adjustRightInd w:val="0"/>
            <w:spacing w:before="100" w:beforeAutospacing="1" w:after="100" w:afterAutospacing="1" w:line="360" w:lineRule="auto"/>
            <w:ind w:left="840" w:hanging="420"/>
            <w:textAlignment w:val="baseline"/>
            <w:outlineLvl w:val="0"/>
          </w:pPr>
        </w:pPrChange>
      </w:pPr>
      <w:bookmarkStart w:id="3198" w:name="_Toc489545275"/>
      <w:r>
        <w:rPr>
          <w:rFonts w:hint="eastAsia"/>
          <w:kern w:val="0"/>
          <w:sz w:val="24"/>
        </w:rPr>
        <w:t>备份介质须保存在适宜的环境中；对备份介质进行异地存储，以避免主要场地发生灾难时资产受到损坏；备份介质存储场地的物理和环境保护；分配专人对备份介质进行管理，对备份介质的访问进行控制；</w:t>
      </w:r>
      <w:bookmarkEnd w:id="3198"/>
    </w:p>
    <w:p w14:paraId="2F0B046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定期</w:t>
      </w:r>
      <w:r>
        <w:rPr>
          <w:rFonts w:hint="eastAsia"/>
          <w:kern w:val="0"/>
          <w:sz w:val="24"/>
        </w:rPr>
        <w:t>(</w:t>
      </w:r>
      <w:r>
        <w:rPr>
          <w:rFonts w:hint="eastAsia"/>
          <w:kern w:val="0"/>
          <w:sz w:val="24"/>
        </w:rPr>
        <w:t>每半年一次</w:t>
      </w:r>
      <w:r>
        <w:rPr>
          <w:rFonts w:hint="eastAsia"/>
          <w:kern w:val="0"/>
          <w:sz w:val="24"/>
        </w:rPr>
        <w:t>)</w:t>
      </w:r>
      <w:r>
        <w:rPr>
          <w:rFonts w:hint="eastAsia"/>
          <w:kern w:val="0"/>
          <w:sz w:val="24"/>
        </w:rPr>
        <w:t>测试备份介质，以确保应急使用时可以使用这些备份介质。</w:t>
      </w:r>
    </w:p>
    <w:p w14:paraId="54B48309" w14:textId="5AA1F64F" w:rsidR="0024427F" w:rsidRDefault="0063422A">
      <w:pPr>
        <w:pStyle w:val="3"/>
      </w:pPr>
      <w:bookmarkStart w:id="3199" w:name="_Toc309985705"/>
      <w:bookmarkStart w:id="3200" w:name="_Toc399855279"/>
      <w:bookmarkStart w:id="3201" w:name="_Toc428792602"/>
      <w:bookmarkStart w:id="3202" w:name="_Toc489545276"/>
      <w:bookmarkStart w:id="3203" w:name="_Toc489546747"/>
      <w:bookmarkStart w:id="3204" w:name="_Toc489547091"/>
      <w:bookmarkStart w:id="3205" w:name="_Toc489547965"/>
      <w:bookmarkStart w:id="3206" w:name="_Toc489607164"/>
      <w:r>
        <w:rPr>
          <w:rFonts w:hint="eastAsia"/>
        </w:rPr>
        <w:t>信息恢复</w:t>
      </w:r>
      <w:bookmarkEnd w:id="3199"/>
      <w:bookmarkEnd w:id="3200"/>
      <w:bookmarkEnd w:id="3201"/>
      <w:bookmarkEnd w:id="3202"/>
      <w:bookmarkEnd w:id="3203"/>
      <w:bookmarkEnd w:id="3204"/>
      <w:bookmarkEnd w:id="3205"/>
      <w:bookmarkEnd w:id="3206"/>
    </w:p>
    <w:p w14:paraId="2C13E323" w14:textId="77777777" w:rsidR="0024427F" w:rsidRDefault="0063422A">
      <w:pPr>
        <w:pStyle w:val="Default"/>
        <w:spacing w:before="156" w:after="156" w:line="360" w:lineRule="auto"/>
        <w:ind w:firstLine="480"/>
        <w:rPr>
          <w:rFonts w:ascii="Times New Roman" w:cs="Times New Roman"/>
          <w:color w:val="auto"/>
        </w:rPr>
      </w:pPr>
      <w:r>
        <w:rPr>
          <w:rFonts w:ascii="Times New Roman" w:cs="Times New Roman" w:hint="eastAsia"/>
          <w:color w:val="auto"/>
        </w:rPr>
        <w:t>当重要信息被篡改、破坏或丢失时，使用备份数据恢复信息；当存在多份备份时，应根据需要选择合适的备份；备份信息使用前，应检查备份信息的完</w:t>
      </w:r>
      <w:r>
        <w:rPr>
          <w:rFonts w:ascii="Times New Roman" w:cs="Times New Roman" w:hint="eastAsia"/>
          <w:color w:val="auto"/>
        </w:rPr>
        <w:lastRenderedPageBreak/>
        <w:t>整性和可用性。</w:t>
      </w:r>
    </w:p>
    <w:p w14:paraId="11FD7AA7" w14:textId="77777777" w:rsidR="0024427F" w:rsidRDefault="0063422A">
      <w:pPr>
        <w:pStyle w:val="Default"/>
        <w:spacing w:before="156" w:after="156" w:line="360" w:lineRule="auto"/>
        <w:ind w:firstLine="480"/>
        <w:rPr>
          <w:rFonts w:ascii="Times New Roman" w:cs="Times New Roman"/>
          <w:color w:val="auto"/>
        </w:rPr>
      </w:pPr>
      <w:r>
        <w:rPr>
          <w:rFonts w:ascii="Times New Roman" w:cs="Times New Roman" w:hint="eastAsia"/>
          <w:color w:val="auto"/>
        </w:rPr>
        <w:t>应对重要业务数据建立备份数据的恢复程序，如遇服务器遭受攻击或网络病毒，造成数据丢失或系统崩溃，需要进行数据恢复，应由系统管理员执行恢复程序，同时将具体情况做记录。（详见</w:t>
      </w:r>
      <w:r>
        <w:rPr>
          <w:rFonts w:ascii="Times New Roman" w:cs="Times New Roman"/>
          <w:color w:val="auto"/>
        </w:rPr>
        <w:t>附</w:t>
      </w:r>
      <w:r>
        <w:rPr>
          <w:rFonts w:ascii="Times New Roman" w:cs="Times New Roman"/>
          <w:color w:val="auto"/>
        </w:rPr>
        <w:t>52</w:t>
      </w:r>
      <w:r>
        <w:rPr>
          <w:rFonts w:ascii="Times New Roman" w:cs="Times New Roman"/>
          <w:color w:val="auto"/>
        </w:rPr>
        <w:t>）</w:t>
      </w:r>
    </w:p>
    <w:p w14:paraId="4457105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备份数据的恢复测试：</w:t>
      </w:r>
    </w:p>
    <w:p w14:paraId="5B1AB1DF" w14:textId="77777777" w:rsidR="0024427F" w:rsidRDefault="0063422A">
      <w:pPr>
        <w:numPr>
          <w:ilvl w:val="2"/>
          <w:numId w:val="37"/>
        </w:numPr>
        <w:adjustRightInd w:val="0"/>
        <w:spacing w:before="100" w:beforeAutospacing="1" w:after="100" w:afterAutospacing="1" w:line="360" w:lineRule="auto"/>
        <w:textAlignment w:val="baseline"/>
        <w:rPr>
          <w:kern w:val="0"/>
          <w:sz w:val="24"/>
        </w:rPr>
      </w:pPr>
      <w:r>
        <w:rPr>
          <w:rFonts w:hint="eastAsia"/>
          <w:kern w:val="0"/>
          <w:sz w:val="24"/>
        </w:rPr>
        <w:t>备份数据的恢复测试是指定期对已备份的重要业务数据进行恢复测试，以验证备份恢复策略及备份文件的可用性及准确性，测试完成后应由系统管理员对测试结果进行记录，并由相关负责人检查确认。</w:t>
      </w:r>
    </w:p>
    <w:p w14:paraId="2A2690CE" w14:textId="77777777" w:rsidR="0024427F" w:rsidRDefault="0063422A">
      <w:pPr>
        <w:numPr>
          <w:ilvl w:val="2"/>
          <w:numId w:val="37"/>
        </w:numPr>
        <w:adjustRightInd w:val="0"/>
        <w:spacing w:before="100" w:beforeAutospacing="1" w:after="100" w:afterAutospacing="1" w:line="360" w:lineRule="auto"/>
        <w:textAlignment w:val="baseline"/>
        <w:rPr>
          <w:kern w:val="0"/>
          <w:sz w:val="24"/>
        </w:rPr>
      </w:pPr>
      <w:r>
        <w:rPr>
          <w:rFonts w:hint="eastAsia"/>
          <w:kern w:val="0"/>
          <w:sz w:val="24"/>
        </w:rPr>
        <w:t>系统管理员应每半年进行一次备份恢复演练，并记录演练的结果，填写《备份与恢复演练记录单》（</w:t>
      </w:r>
      <w:r>
        <w:rPr>
          <w:kern w:val="0"/>
          <w:sz w:val="24"/>
        </w:rPr>
        <w:t>详见附</w:t>
      </w:r>
      <w:r>
        <w:rPr>
          <w:kern w:val="0"/>
          <w:sz w:val="24"/>
        </w:rPr>
        <w:t>53</w:t>
      </w:r>
      <w:r>
        <w:rPr>
          <w:kern w:val="0"/>
          <w:sz w:val="24"/>
        </w:rPr>
        <w:t>）</w:t>
      </w:r>
      <w:r>
        <w:rPr>
          <w:rFonts w:hint="eastAsia"/>
          <w:kern w:val="0"/>
          <w:sz w:val="24"/>
        </w:rPr>
        <w:t>，按演练实际情况更改相关的备份与恢复文档，以准确反映操作过程。</w:t>
      </w:r>
    </w:p>
    <w:p w14:paraId="248DEBAE" w14:textId="77777777" w:rsidR="0024427F" w:rsidRDefault="0063422A">
      <w:pPr>
        <w:numPr>
          <w:ilvl w:val="2"/>
          <w:numId w:val="37"/>
        </w:numPr>
        <w:adjustRightInd w:val="0"/>
        <w:spacing w:before="100" w:beforeAutospacing="1" w:after="100" w:afterAutospacing="1" w:line="360" w:lineRule="auto"/>
        <w:textAlignment w:val="baseline"/>
        <w:rPr>
          <w:ins w:id="3207" w:author="yunwei01" w:date="2017-08-03T10:59:00Z"/>
          <w:kern w:val="0"/>
          <w:sz w:val="24"/>
        </w:rPr>
      </w:pPr>
      <w:r>
        <w:rPr>
          <w:rFonts w:hint="eastAsia"/>
          <w:kern w:val="0"/>
          <w:sz w:val="24"/>
        </w:rPr>
        <w:t>系统管理员应定期或不定期抽样部分备份数据进行恢复，以检查备份数据是否可用，是否被更改或删除。</w:t>
      </w:r>
    </w:p>
    <w:p w14:paraId="26449C8F" w14:textId="612F806C" w:rsidR="001F3B45" w:rsidRDefault="001F3B45" w:rsidP="001F3B45">
      <w:pPr>
        <w:tabs>
          <w:tab w:val="left" w:pos="840"/>
        </w:tabs>
        <w:adjustRightInd w:val="0"/>
        <w:spacing w:before="100" w:beforeAutospacing="1" w:after="100" w:afterAutospacing="1" w:line="360" w:lineRule="auto"/>
        <w:textAlignment w:val="baseline"/>
        <w:rPr>
          <w:ins w:id="3208" w:author="yunwei01" w:date="2017-08-04T10:20:00Z"/>
          <w:kern w:val="0"/>
          <w:sz w:val="24"/>
        </w:rPr>
      </w:pPr>
      <w:ins w:id="3209" w:author="yunwei01" w:date="2017-08-04T10:20:00Z">
        <w:r>
          <w:rPr>
            <w:kern w:val="0"/>
            <w:sz w:val="24"/>
          </w:rPr>
          <w:br w:type="page"/>
        </w:r>
      </w:ins>
    </w:p>
    <w:p w14:paraId="34A1997C" w14:textId="161D930C" w:rsidR="00B252D6" w:rsidDel="00BA2648" w:rsidRDefault="00B252D6">
      <w:pPr>
        <w:tabs>
          <w:tab w:val="left" w:pos="840"/>
        </w:tabs>
        <w:adjustRightInd w:val="0"/>
        <w:spacing w:before="100" w:beforeAutospacing="1" w:after="100" w:afterAutospacing="1" w:line="360" w:lineRule="auto"/>
        <w:textAlignment w:val="baseline"/>
        <w:rPr>
          <w:del w:id="3210" w:author="yunwei01" w:date="2017-08-03T18:15:00Z"/>
          <w:kern w:val="0"/>
          <w:sz w:val="24"/>
        </w:rPr>
        <w:pPrChange w:id="3211" w:author="yunwei01" w:date="2017-08-03T10:59:00Z">
          <w:pPr>
            <w:numPr>
              <w:ilvl w:val="2"/>
              <w:numId w:val="37"/>
            </w:numPr>
            <w:adjustRightInd w:val="0"/>
            <w:spacing w:before="100" w:beforeAutospacing="1" w:after="100" w:afterAutospacing="1" w:line="360" w:lineRule="auto"/>
            <w:ind w:left="1200" w:hanging="360"/>
            <w:textAlignment w:val="baseline"/>
          </w:pPr>
        </w:pPrChange>
      </w:pPr>
      <w:bookmarkStart w:id="3212" w:name="_Toc489547966"/>
      <w:bookmarkStart w:id="3213" w:name="_Toc489607165"/>
      <w:bookmarkEnd w:id="3212"/>
      <w:bookmarkEnd w:id="3213"/>
    </w:p>
    <w:p w14:paraId="73973891" w14:textId="77777777" w:rsidR="0024427F" w:rsidRDefault="0063422A">
      <w:pPr>
        <w:pStyle w:val="1"/>
        <w:jc w:val="center"/>
        <w:pPrChange w:id="3214" w:author="yunwei01" w:date="2017-08-03T10:59:00Z">
          <w:pPr>
            <w:pStyle w:val="1"/>
          </w:pPr>
        </w:pPrChange>
      </w:pPr>
      <w:bookmarkStart w:id="3215" w:name="_Toc428792603"/>
      <w:bookmarkStart w:id="3216" w:name="_Toc489545277"/>
      <w:bookmarkStart w:id="3217" w:name="_Toc489546748"/>
      <w:bookmarkStart w:id="3218" w:name="_Toc489547092"/>
      <w:bookmarkStart w:id="3219" w:name="_Toc489547967"/>
      <w:bookmarkStart w:id="3220" w:name="_Toc489607166"/>
      <w:bookmarkStart w:id="3221" w:name="_Toc399855280"/>
      <w:r>
        <w:rPr>
          <w:rFonts w:hint="eastAsia"/>
        </w:rPr>
        <w:t>信息系统安全事件管理制度</w:t>
      </w:r>
      <w:bookmarkEnd w:id="3215"/>
      <w:bookmarkEnd w:id="3216"/>
      <w:bookmarkEnd w:id="3217"/>
      <w:bookmarkEnd w:id="3218"/>
      <w:bookmarkEnd w:id="3219"/>
      <w:bookmarkEnd w:id="3220"/>
    </w:p>
    <w:p w14:paraId="0B620206" w14:textId="19468BCC" w:rsidR="0024427F" w:rsidRDefault="0063422A">
      <w:pPr>
        <w:pStyle w:val="2"/>
      </w:pPr>
      <w:bookmarkStart w:id="3222" w:name="_Toc428792604"/>
      <w:bookmarkStart w:id="3223" w:name="_Toc489545278"/>
      <w:bookmarkStart w:id="3224" w:name="_Toc489546749"/>
      <w:bookmarkStart w:id="3225" w:name="_Toc489547093"/>
      <w:bookmarkStart w:id="3226" w:name="_Toc489547968"/>
      <w:bookmarkStart w:id="3227" w:name="_Toc489607167"/>
      <w:r>
        <w:rPr>
          <w:rFonts w:hint="eastAsia"/>
        </w:rPr>
        <w:t>信息系统安全事件管理制度</w:t>
      </w:r>
      <w:bookmarkEnd w:id="3221"/>
      <w:bookmarkEnd w:id="3222"/>
      <w:bookmarkEnd w:id="3223"/>
      <w:bookmarkEnd w:id="3224"/>
      <w:bookmarkEnd w:id="3225"/>
      <w:bookmarkEnd w:id="3226"/>
      <w:bookmarkEnd w:id="3227"/>
    </w:p>
    <w:p w14:paraId="49F450A8" w14:textId="209640B8"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hint="eastAsia"/>
          <w:color w:val="auto"/>
        </w:rPr>
        <w:t>安全管理员</w:t>
      </w:r>
      <w:commentRangeStart w:id="3228"/>
      <w:r>
        <w:rPr>
          <w:rFonts w:ascii="Times New Roman" w:cs="Times New Roman" w:hint="eastAsia"/>
          <w:color w:val="auto"/>
        </w:rPr>
        <w:t>负责</w:t>
      </w:r>
      <w:commentRangeEnd w:id="3228"/>
      <w:r w:rsidR="007D3F2A">
        <w:rPr>
          <w:rStyle w:val="affc"/>
          <w:rFonts w:ascii="Times New Roman" w:cs="Times New Roman"/>
          <w:color w:val="auto"/>
          <w:kern w:val="2"/>
        </w:rPr>
        <w:commentReference w:id="3228"/>
      </w:r>
      <w:del w:id="3229" w:author="yunwei01" w:date="2017-08-02T14:22:00Z">
        <w:r w:rsidR="00543823" w:rsidDel="00A97AE9">
          <w:rPr>
            <w:rFonts w:ascii="Times New Roman" w:cs="Times New Roman" w:hint="eastAsia"/>
            <w:color w:val="auto"/>
          </w:rPr>
          <w:delText>AAAAA</w:delText>
        </w:r>
      </w:del>
      <w:ins w:id="3230" w:author="yunwei01" w:date="2017-08-02T14:22:00Z">
        <w:r w:rsidR="00A97AE9">
          <w:rPr>
            <w:rFonts w:ascii="Times New Roman" w:cs="Times New Roman" w:hint="eastAsia"/>
            <w:color w:val="auto"/>
          </w:rPr>
          <w:t>资鼎</w:t>
        </w:r>
        <w:r w:rsidR="00A97AE9">
          <w:rPr>
            <w:rFonts w:ascii="Times New Roman" w:cs="Times New Roman" w:hint="eastAsia"/>
            <w:color w:val="auto"/>
          </w:rPr>
          <w:t>(</w:t>
        </w:r>
        <w:r w:rsidR="00A97AE9">
          <w:rPr>
            <w:rFonts w:ascii="Times New Roman" w:cs="Times New Roman" w:hint="eastAsia"/>
            <w:color w:val="auto"/>
          </w:rPr>
          <w:t>上海</w:t>
        </w:r>
        <w:r w:rsidR="00A97AE9">
          <w:rPr>
            <w:rFonts w:ascii="Times New Roman" w:cs="Times New Roman" w:hint="eastAsia"/>
            <w:color w:val="auto"/>
          </w:rPr>
          <w:t>)</w:t>
        </w:r>
        <w:r w:rsidR="00A97AE9">
          <w:rPr>
            <w:rFonts w:ascii="Times New Roman" w:cs="Times New Roman" w:hint="eastAsia"/>
            <w:color w:val="auto"/>
          </w:rPr>
          <w:t>互联网金融信息服务有限</w:t>
        </w:r>
      </w:ins>
      <w:del w:id="3231" w:author="yunwei01" w:date="2017-08-02T14:38:00Z">
        <w:r w:rsidR="00543823" w:rsidDel="004C1B14">
          <w:rPr>
            <w:rFonts w:ascii="Times New Roman" w:cs="Times New Roman" w:hint="eastAsia"/>
            <w:color w:val="auto"/>
          </w:rPr>
          <w:delText>公司</w:delText>
        </w:r>
      </w:del>
      <w:ins w:id="3232" w:author="yunwei01" w:date="2017-08-02T14:38:00Z">
        <w:r w:rsidR="004C1B14">
          <w:rPr>
            <w:rFonts w:ascii="Times New Roman" w:cs="Times New Roman" w:hint="eastAsia"/>
            <w:color w:val="auto"/>
          </w:rPr>
          <w:t>公司</w:t>
        </w:r>
      </w:ins>
      <w:r>
        <w:rPr>
          <w:rFonts w:ascii="Times New Roman" w:cs="Times New Roman" w:hint="eastAsia"/>
          <w:color w:val="auto"/>
        </w:rPr>
        <w:t>信息系统安全事件管理工作，主要包括：</w:t>
      </w:r>
    </w:p>
    <w:p w14:paraId="3CC72AE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负责重大信息安全事故的处理和信息安全的奖惩；</w:t>
      </w:r>
    </w:p>
    <w:p w14:paraId="3FC4B82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负责中等信息安全事故和信息安全故障的处理，负责组织信息安全薄弱点的识别和预防措施的实施；</w:t>
      </w:r>
    </w:p>
    <w:p w14:paraId="78D995C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负责有关计算机系统平台、系统软件的安全事故的处理和纠正；</w:t>
      </w:r>
    </w:p>
    <w:p w14:paraId="4E538C1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负责有关计算机系统应用软件以及相关工具软件的安全事故的处理和纠正；</w:t>
      </w:r>
    </w:p>
    <w:p w14:paraId="7632535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负责有关计算机系统数据库以及相关工具软件的安全事故的处理和纠正；</w:t>
      </w:r>
    </w:p>
    <w:p w14:paraId="03B48D5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负责消防、供电有关安全事故的调查、处理和纠正，确保对主机房的能源支持；</w:t>
      </w:r>
    </w:p>
    <w:p w14:paraId="409F474E" w14:textId="363CEAA0"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负责涉及</w:t>
      </w:r>
      <w:del w:id="3233" w:author="yunwei01" w:date="2017-08-02T14:22:00Z">
        <w:r w:rsidR="00543823" w:rsidDel="00A97AE9">
          <w:rPr>
            <w:rFonts w:hint="eastAsia"/>
            <w:kern w:val="0"/>
            <w:sz w:val="24"/>
          </w:rPr>
          <w:delText>AAAAA</w:delText>
        </w:r>
      </w:del>
      <w:ins w:id="3234"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235" w:author="yunwei01" w:date="2017-08-02T14:38:00Z">
        <w:r w:rsidR="00543823" w:rsidDel="004C1B14">
          <w:rPr>
            <w:rFonts w:hint="eastAsia"/>
            <w:kern w:val="0"/>
            <w:sz w:val="24"/>
          </w:rPr>
          <w:delText>公司</w:delText>
        </w:r>
      </w:del>
      <w:ins w:id="3236" w:author="yunwei01" w:date="2017-08-02T14:38:00Z">
        <w:r w:rsidR="004C1B14">
          <w:rPr>
            <w:rFonts w:hint="eastAsia"/>
            <w:kern w:val="0"/>
            <w:sz w:val="24"/>
          </w:rPr>
          <w:t>公司</w:t>
        </w:r>
      </w:ins>
      <w:r>
        <w:rPr>
          <w:rFonts w:hint="eastAsia"/>
          <w:kern w:val="0"/>
          <w:sz w:val="24"/>
        </w:rPr>
        <w:t>信息泄露调查、处理及纠正；</w:t>
      </w:r>
    </w:p>
    <w:p w14:paraId="397F491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负责定期对薄弱点、故障及事故的相关记录进行分析、总结和学习。</w:t>
      </w:r>
    </w:p>
    <w:p w14:paraId="6324A5D7" w14:textId="77777777" w:rsidR="0024427F" w:rsidRDefault="0063422A">
      <w:pPr>
        <w:pStyle w:val="3"/>
      </w:pPr>
      <w:bookmarkStart w:id="3237" w:name="_Toc399855281"/>
      <w:bookmarkStart w:id="3238" w:name="_Toc428792605"/>
      <w:bookmarkStart w:id="3239" w:name="_Toc489545279"/>
      <w:bookmarkStart w:id="3240" w:name="_Toc489546750"/>
      <w:bookmarkStart w:id="3241" w:name="_Toc489547094"/>
      <w:bookmarkStart w:id="3242" w:name="_Toc489547969"/>
      <w:bookmarkStart w:id="3243" w:name="_Toc489607168"/>
      <w:r>
        <w:rPr>
          <w:rFonts w:hint="eastAsia"/>
        </w:rPr>
        <w:t>安全事件定义</w:t>
      </w:r>
      <w:bookmarkEnd w:id="3237"/>
      <w:bookmarkEnd w:id="3238"/>
      <w:bookmarkEnd w:id="3239"/>
      <w:bookmarkEnd w:id="3240"/>
      <w:bookmarkEnd w:id="3241"/>
      <w:bookmarkEnd w:id="3242"/>
      <w:bookmarkEnd w:id="3243"/>
      <w:r>
        <w:rPr>
          <w:rFonts w:hint="eastAsia"/>
        </w:rPr>
        <w:tab/>
      </w:r>
    </w:p>
    <w:p w14:paraId="0FFB0DD0" w14:textId="5A8CF3D9"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hint="eastAsia"/>
          <w:color w:val="auto"/>
        </w:rPr>
        <w:t>网络与信息安全事件一般可以分为攻击类、故障类和灾害类等，可能造成的后果是业务中断、系统宕机、网络瘫痪、信息破坏等。根据</w:t>
      </w:r>
      <w:del w:id="3244" w:author="yunwei01" w:date="2017-08-02T14:22:00Z">
        <w:r w:rsidR="00317016" w:rsidDel="00A97AE9">
          <w:rPr>
            <w:rFonts w:hint="eastAsia"/>
          </w:rPr>
          <w:delText>AAAAA</w:delText>
        </w:r>
      </w:del>
      <w:ins w:id="3245" w:author="yunwei01" w:date="2017-08-02T14:22:00Z">
        <w:r w:rsidR="00A97AE9">
          <w:rPr>
            <w:rFonts w:hint="eastAsia"/>
          </w:rPr>
          <w:t>资鼎(上海)互联网金融信息服务有限</w:t>
        </w:r>
      </w:ins>
      <w:del w:id="3246" w:author="yunwei01" w:date="2017-08-02T14:38:00Z">
        <w:r w:rsidR="00317016" w:rsidDel="004C1B14">
          <w:rPr>
            <w:rFonts w:hint="eastAsia"/>
          </w:rPr>
          <w:delText>公司</w:delText>
        </w:r>
      </w:del>
      <w:ins w:id="3247" w:author="yunwei01" w:date="2017-08-02T14:38:00Z">
        <w:r w:rsidR="004C1B14">
          <w:rPr>
            <w:rFonts w:hint="eastAsia"/>
          </w:rPr>
          <w:t>公司</w:t>
        </w:r>
      </w:ins>
      <w:r w:rsidR="00317016">
        <w:rPr>
          <w:rFonts w:hint="eastAsia"/>
        </w:rPr>
        <w:t>的</w:t>
      </w:r>
      <w:del w:id="3248" w:author="yunwei01" w:date="2017-08-02T14:23:00Z">
        <w:r w:rsidR="00317016" w:rsidDel="00A97AE9">
          <w:rPr>
            <w:rFonts w:hint="eastAsia"/>
          </w:rPr>
          <w:delText>BBBBB</w:delText>
        </w:r>
      </w:del>
      <w:ins w:id="3249" w:author="yunwei01" w:date="2017-08-02T14:46:00Z">
        <w:r w:rsidR="004C1B14">
          <w:rPr>
            <w:rFonts w:hint="eastAsia"/>
          </w:rPr>
          <w:t>“</w:t>
        </w:r>
      </w:ins>
      <w:ins w:id="3250" w:author="yunwei01" w:date="2017-08-02T14:40:00Z">
        <w:r w:rsidR="004C1B14">
          <w:rPr>
            <w:rFonts w:hint="eastAsia"/>
          </w:rPr>
          <w:t>马上货”</w:t>
        </w:r>
      </w:ins>
      <w:r w:rsidR="00317016">
        <w:rPr>
          <w:rFonts w:hint="eastAsia"/>
        </w:rPr>
        <w:t>系统</w:t>
      </w:r>
      <w:r>
        <w:rPr>
          <w:rFonts w:ascii="Times New Roman" w:cs="Times New Roman" w:hint="eastAsia"/>
          <w:color w:val="auto"/>
        </w:rPr>
        <w:t>系统安全事件的发生原因、性质和机理，网络与信息安全事件主要分为有害程序事件、网络攻击事件、信息破坏事件、设备设施故障和灾害性事件五类：</w:t>
      </w:r>
    </w:p>
    <w:p w14:paraId="2D4D9CD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有害程序事件分为计算机病毒事件、蠕虫事件、特洛伊木马、僵尸网络事件、混合程序攻击事件、网页内嵌恶意代码事件和其他有害程序事件；</w:t>
      </w:r>
    </w:p>
    <w:p w14:paraId="1586810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网络攻击事件分为拒绝服务攻击事件、后门攻击事件、漏洞攻击事件、</w:t>
      </w:r>
      <w:r>
        <w:rPr>
          <w:rFonts w:hint="eastAsia"/>
          <w:kern w:val="0"/>
          <w:sz w:val="24"/>
        </w:rPr>
        <w:lastRenderedPageBreak/>
        <w:t>网络扫描窃听事件、网络钓鱼事件、干扰事件和其他网络攻击事件；</w:t>
      </w:r>
    </w:p>
    <w:p w14:paraId="6410C7B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信息破坏事件分为信息篡改事件、信息假冒事件、信息泄露事件、信息窃取事件、信息丢失事件和其他信息破坏事件；</w:t>
      </w:r>
    </w:p>
    <w:p w14:paraId="72CB10C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设备设施故障分为软硬件自身故障、外围保障设施故障、人为破坏事故和其他设备设施故障；</w:t>
      </w:r>
    </w:p>
    <w:p w14:paraId="734F4C7A" w14:textId="77777777" w:rsidR="0024427F" w:rsidRDefault="0063422A">
      <w:pPr>
        <w:numPr>
          <w:ilvl w:val="0"/>
          <w:numId w:val="27"/>
        </w:numPr>
        <w:adjustRightInd w:val="0"/>
        <w:spacing w:before="100" w:beforeAutospacing="1" w:after="100" w:afterAutospacing="1" w:line="360" w:lineRule="auto"/>
        <w:textAlignment w:val="baseline"/>
      </w:pPr>
      <w:r>
        <w:rPr>
          <w:rFonts w:hint="eastAsia"/>
          <w:kern w:val="0"/>
          <w:sz w:val="24"/>
        </w:rPr>
        <w:t>灾害性事件是指自然灾害等其他突发事件导致的网络和信息系统故障。</w:t>
      </w:r>
    </w:p>
    <w:p w14:paraId="4435C85A" w14:textId="6BC56827" w:rsidR="0024427F" w:rsidRDefault="0063422A">
      <w:pPr>
        <w:pStyle w:val="3"/>
      </w:pPr>
      <w:bookmarkStart w:id="3251" w:name="_Toc399855282"/>
      <w:bookmarkStart w:id="3252" w:name="_Toc428792606"/>
      <w:bookmarkStart w:id="3253" w:name="_Toc489545280"/>
      <w:bookmarkStart w:id="3254" w:name="_Toc489546751"/>
      <w:bookmarkStart w:id="3255" w:name="_Toc489547095"/>
      <w:bookmarkStart w:id="3256" w:name="_Toc489547970"/>
      <w:bookmarkStart w:id="3257" w:name="_Toc489607169"/>
      <w:r>
        <w:rPr>
          <w:rFonts w:hint="eastAsia"/>
        </w:rPr>
        <w:t>安全事件等级划分</w:t>
      </w:r>
      <w:bookmarkEnd w:id="3251"/>
      <w:bookmarkEnd w:id="3252"/>
      <w:bookmarkEnd w:id="3253"/>
      <w:bookmarkEnd w:id="3254"/>
      <w:bookmarkEnd w:id="3255"/>
      <w:bookmarkEnd w:id="3256"/>
      <w:bookmarkEnd w:id="3257"/>
    </w:p>
    <w:p w14:paraId="5E53EB0D" w14:textId="77777777"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hint="eastAsia"/>
          <w:color w:val="auto"/>
        </w:rPr>
        <w:t>根据信息安全事件的分级考虑要素，将信息安全事件划分为四个级别：特别重大事件、重大事件、较大事件和一般事件。</w:t>
      </w:r>
    </w:p>
    <w:p w14:paraId="546D4111" w14:textId="77777777" w:rsidR="0024427F" w:rsidRDefault="0063422A">
      <w:pPr>
        <w:numPr>
          <w:ilvl w:val="0"/>
          <w:numId w:val="27"/>
        </w:numPr>
        <w:adjustRightInd w:val="0"/>
        <w:spacing w:before="100" w:beforeAutospacing="1" w:after="100" w:afterAutospacing="1" w:line="360" w:lineRule="auto"/>
        <w:textAlignment w:val="baseline"/>
        <w:rPr>
          <w:b/>
          <w:kern w:val="0"/>
          <w:sz w:val="24"/>
        </w:rPr>
      </w:pPr>
      <w:r>
        <w:rPr>
          <w:rFonts w:hint="eastAsia"/>
          <w:b/>
          <w:kern w:val="0"/>
          <w:sz w:val="24"/>
        </w:rPr>
        <w:t>特别重大事件</w:t>
      </w:r>
    </w:p>
    <w:p w14:paraId="7E65FFDD" w14:textId="77777777"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hint="eastAsia"/>
          <w:color w:val="auto"/>
        </w:rPr>
        <w:t>指能够导致特别严重影响或破坏的信息安全事件，包括以下情况：会使特别重要信息系统遭受特别严重的系统损失；产生的社会影响会波及到全市的大部分地区，威胁到国家安全，引起社会动荡，对经济建设有极其恶劣的负面影响，或者严重损害公众利益。</w:t>
      </w:r>
    </w:p>
    <w:p w14:paraId="2A15C78F" w14:textId="77777777" w:rsidR="0024427F" w:rsidRDefault="0063422A">
      <w:pPr>
        <w:numPr>
          <w:ilvl w:val="0"/>
          <w:numId w:val="27"/>
        </w:numPr>
        <w:adjustRightInd w:val="0"/>
        <w:spacing w:before="100" w:beforeAutospacing="1" w:after="100" w:afterAutospacing="1" w:line="360" w:lineRule="auto"/>
        <w:textAlignment w:val="baseline"/>
        <w:rPr>
          <w:b/>
          <w:kern w:val="0"/>
          <w:sz w:val="24"/>
        </w:rPr>
      </w:pPr>
      <w:r>
        <w:rPr>
          <w:rFonts w:hint="eastAsia"/>
          <w:b/>
          <w:kern w:val="0"/>
          <w:sz w:val="24"/>
        </w:rPr>
        <w:t>重大事件</w:t>
      </w:r>
    </w:p>
    <w:p w14:paraId="20957F9C" w14:textId="77777777" w:rsidR="0024427F" w:rsidRDefault="0063422A">
      <w:pPr>
        <w:spacing w:line="360" w:lineRule="auto"/>
        <w:ind w:firstLineChars="200" w:firstLine="480"/>
        <w:rPr>
          <w:sz w:val="24"/>
        </w:rPr>
      </w:pPr>
      <w:r>
        <w:rPr>
          <w:rFonts w:hint="eastAsia"/>
          <w:sz w:val="24"/>
        </w:rPr>
        <w:t>指能够导致严重影响或破坏的信息安全事件，包括以下情况：</w:t>
      </w:r>
    </w:p>
    <w:p w14:paraId="224D422A" w14:textId="77777777" w:rsidR="0024427F" w:rsidRDefault="0063422A">
      <w:pPr>
        <w:spacing w:line="360" w:lineRule="auto"/>
        <w:ind w:firstLineChars="200" w:firstLine="480"/>
        <w:rPr>
          <w:sz w:val="24"/>
        </w:rPr>
      </w:pPr>
      <w:r>
        <w:rPr>
          <w:rFonts w:hint="eastAsia"/>
          <w:sz w:val="24"/>
        </w:rPr>
        <w:t>会使特别重要信息系统遭受严重的系统损失；或使重要信息系统遭受特别严重的系统损失；产生的社会影响波及到全区的大部分地区，对经济建设有重大的负面影响，或者损害到公众利益。</w:t>
      </w:r>
    </w:p>
    <w:p w14:paraId="08F00B78" w14:textId="77777777" w:rsidR="0024427F" w:rsidRDefault="0063422A">
      <w:pPr>
        <w:numPr>
          <w:ilvl w:val="0"/>
          <w:numId w:val="27"/>
        </w:numPr>
        <w:adjustRightInd w:val="0"/>
        <w:spacing w:before="100" w:beforeAutospacing="1" w:after="100" w:afterAutospacing="1" w:line="360" w:lineRule="auto"/>
        <w:textAlignment w:val="baseline"/>
        <w:rPr>
          <w:b/>
          <w:kern w:val="0"/>
          <w:sz w:val="24"/>
        </w:rPr>
      </w:pPr>
      <w:r>
        <w:rPr>
          <w:rFonts w:hint="eastAsia"/>
          <w:b/>
          <w:kern w:val="0"/>
          <w:sz w:val="24"/>
        </w:rPr>
        <w:t>较大事件</w:t>
      </w:r>
    </w:p>
    <w:p w14:paraId="7BF4B5A2" w14:textId="77777777"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hint="eastAsia"/>
          <w:color w:val="auto"/>
        </w:rPr>
        <w:t>指能够导致较严重影响或破坏的信息安全事件，包括以下情况：会使特别重要信息系统遭受较大的系统损失；或使重要信息系统遭受严重的系统损失、一般信息信息系统遭受特别严重的系统损失；扰乱社会秩序，对经济建设有一定的负面影响，或者影响到公众利益。</w:t>
      </w:r>
    </w:p>
    <w:p w14:paraId="75E90D25" w14:textId="77777777" w:rsidR="0024427F" w:rsidRDefault="0063422A">
      <w:pPr>
        <w:numPr>
          <w:ilvl w:val="0"/>
          <w:numId w:val="27"/>
        </w:numPr>
        <w:adjustRightInd w:val="0"/>
        <w:spacing w:before="100" w:beforeAutospacing="1" w:after="100" w:afterAutospacing="1" w:line="360" w:lineRule="auto"/>
        <w:textAlignment w:val="baseline"/>
        <w:rPr>
          <w:b/>
          <w:kern w:val="0"/>
          <w:sz w:val="24"/>
        </w:rPr>
      </w:pPr>
      <w:r>
        <w:rPr>
          <w:rFonts w:hint="eastAsia"/>
          <w:b/>
          <w:kern w:val="0"/>
          <w:sz w:val="24"/>
        </w:rPr>
        <w:lastRenderedPageBreak/>
        <w:t>一般事件</w:t>
      </w:r>
    </w:p>
    <w:p w14:paraId="08AA4A0B" w14:textId="77777777"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hint="eastAsia"/>
          <w:color w:val="auto"/>
        </w:rPr>
        <w:t>指能够导致较小影响或破坏的信息安全事件，包括以下情况：会使特别重要信息系统遭受较小的系统损失；或使重要信息系统遭受较大的系统损失，一般信息系统遭受严重的系统损失；对国家安全、社会秩序、经济建设和公众利益基本没有影响，但对个别公民、法人或其他组织的利益会造成损害。</w:t>
      </w:r>
    </w:p>
    <w:p w14:paraId="07E73661" w14:textId="114A3A2E" w:rsidR="0024427F" w:rsidRDefault="0063422A">
      <w:pPr>
        <w:pStyle w:val="3"/>
      </w:pPr>
      <w:bookmarkStart w:id="3258" w:name="_Toc399855283"/>
      <w:bookmarkStart w:id="3259" w:name="_Toc428792607"/>
      <w:bookmarkStart w:id="3260" w:name="_Toc489545281"/>
      <w:bookmarkStart w:id="3261" w:name="_Toc489546752"/>
      <w:bookmarkStart w:id="3262" w:name="_Toc489547096"/>
      <w:bookmarkStart w:id="3263" w:name="_Toc489547971"/>
      <w:bookmarkStart w:id="3264" w:name="_Toc489607170"/>
      <w:r>
        <w:rPr>
          <w:rFonts w:hint="eastAsia"/>
        </w:rPr>
        <w:t>安全事件处理流程</w:t>
      </w:r>
      <w:bookmarkEnd w:id="3258"/>
      <w:bookmarkEnd w:id="3259"/>
      <w:bookmarkEnd w:id="3260"/>
      <w:bookmarkEnd w:id="3261"/>
      <w:bookmarkEnd w:id="3262"/>
      <w:bookmarkEnd w:id="3263"/>
      <w:bookmarkEnd w:id="3264"/>
    </w:p>
    <w:p w14:paraId="4C1DEB6C" w14:textId="77777777"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color w:val="auto"/>
        </w:rPr>
        <w:t>出现</w:t>
      </w:r>
      <w:r>
        <w:rPr>
          <w:rFonts w:ascii="Times New Roman" w:cs="Times New Roman" w:hint="eastAsia"/>
          <w:color w:val="auto"/>
        </w:rPr>
        <w:t>事件</w:t>
      </w:r>
      <w:r>
        <w:rPr>
          <w:rFonts w:ascii="Times New Roman" w:cs="Times New Roman"/>
          <w:color w:val="auto"/>
        </w:rPr>
        <w:t>后</w:t>
      </w:r>
      <w:r>
        <w:rPr>
          <w:rFonts w:ascii="Times New Roman" w:cs="Times New Roman" w:hint="eastAsia"/>
          <w:color w:val="auto"/>
        </w:rPr>
        <w:t>安全管理员</w:t>
      </w:r>
      <w:r>
        <w:rPr>
          <w:rFonts w:ascii="Times New Roman" w:cs="Times New Roman"/>
          <w:color w:val="auto"/>
        </w:rPr>
        <w:t>要及时通过电话、传真、邮件、短信等方式通知单位领导及相关技术负责人。</w:t>
      </w:r>
    </w:p>
    <w:p w14:paraId="32DD7350" w14:textId="77777777"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hint="eastAsia"/>
          <w:color w:val="auto"/>
        </w:rPr>
        <w:t>安全管理员</w:t>
      </w:r>
      <w:r>
        <w:rPr>
          <w:rFonts w:ascii="Times New Roman" w:cs="Times New Roman"/>
          <w:color w:val="auto"/>
        </w:rPr>
        <w:t>根据</w:t>
      </w:r>
      <w:r>
        <w:rPr>
          <w:rFonts w:ascii="Times New Roman" w:cs="Times New Roman" w:hint="eastAsia"/>
          <w:color w:val="auto"/>
        </w:rPr>
        <w:t>事件</w:t>
      </w:r>
      <w:r>
        <w:rPr>
          <w:rFonts w:ascii="Times New Roman" w:cs="Times New Roman"/>
          <w:color w:val="auto"/>
        </w:rPr>
        <w:t>信息，初步判定</w:t>
      </w:r>
      <w:r>
        <w:rPr>
          <w:rFonts w:ascii="Times New Roman" w:cs="Times New Roman" w:hint="eastAsia"/>
          <w:color w:val="auto"/>
        </w:rPr>
        <w:t>事件等级</w:t>
      </w:r>
      <w:r>
        <w:rPr>
          <w:rFonts w:ascii="Times New Roman" w:cs="Times New Roman"/>
          <w:color w:val="auto"/>
        </w:rPr>
        <w:t>。能够自身解决，要及时加以解决；如果不能自行解决故障，由</w:t>
      </w:r>
      <w:r>
        <w:rPr>
          <w:rFonts w:ascii="Times New Roman" w:cs="Times New Roman" w:hint="eastAsia"/>
          <w:color w:val="auto"/>
        </w:rPr>
        <w:t>相关负责人</w:t>
      </w:r>
      <w:r>
        <w:rPr>
          <w:rFonts w:ascii="Times New Roman" w:cs="Times New Roman"/>
          <w:color w:val="auto"/>
        </w:rPr>
        <w:t>现场指挥，按照分工负责的原则，组织相关技术人员进入抢险程序。</w:t>
      </w:r>
    </w:p>
    <w:p w14:paraId="749D9F2C" w14:textId="77777777" w:rsidR="0024427F" w:rsidRDefault="0063422A" w:rsidP="00F84F8A">
      <w:pPr>
        <w:pStyle w:val="4"/>
      </w:pPr>
      <w:r>
        <w:t>病毒爆发处理流程</w:t>
      </w:r>
    </w:p>
    <w:p w14:paraId="5DF05664" w14:textId="77777777"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color w:val="auto"/>
        </w:rPr>
        <w:t>对外服务信息系统一旦发现感染病毒，应执行以下应急处理流程：</w:t>
      </w:r>
    </w:p>
    <w:p w14:paraId="682F1A7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立即切断感染病毒</w:t>
      </w:r>
      <w:r>
        <w:rPr>
          <w:rFonts w:hint="eastAsia"/>
          <w:kern w:val="0"/>
          <w:sz w:val="24"/>
        </w:rPr>
        <w:t>服务器</w:t>
      </w:r>
      <w:r>
        <w:rPr>
          <w:kern w:val="0"/>
          <w:sz w:val="24"/>
        </w:rPr>
        <w:t>与网络的联接；</w:t>
      </w:r>
    </w:p>
    <w:p w14:paraId="7216FC6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对该</w:t>
      </w:r>
      <w:r>
        <w:rPr>
          <w:rFonts w:hint="eastAsia"/>
          <w:kern w:val="0"/>
          <w:sz w:val="24"/>
        </w:rPr>
        <w:t>服务器</w:t>
      </w:r>
      <w:r>
        <w:rPr>
          <w:kern w:val="0"/>
          <w:sz w:val="24"/>
        </w:rPr>
        <w:t>的重要数据进行数据备份；</w:t>
      </w:r>
    </w:p>
    <w:p w14:paraId="76DEE07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启用防病毒软件对该</w:t>
      </w:r>
      <w:r>
        <w:rPr>
          <w:rFonts w:hint="eastAsia"/>
          <w:kern w:val="0"/>
          <w:sz w:val="24"/>
        </w:rPr>
        <w:t>服务器</w:t>
      </w:r>
      <w:r>
        <w:rPr>
          <w:kern w:val="0"/>
          <w:sz w:val="24"/>
        </w:rPr>
        <w:t>进行杀毒处理，同时通过防病毒软件对其他</w:t>
      </w:r>
      <w:r>
        <w:rPr>
          <w:rFonts w:hint="eastAsia"/>
          <w:kern w:val="0"/>
          <w:sz w:val="24"/>
        </w:rPr>
        <w:t>服务器</w:t>
      </w:r>
      <w:r>
        <w:rPr>
          <w:kern w:val="0"/>
          <w:sz w:val="24"/>
        </w:rPr>
        <w:t>进行病毒扫描和清除工作；</w:t>
      </w:r>
    </w:p>
    <w:p w14:paraId="5F55898C" w14:textId="2A192CC3"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如果满足下列情况之一的，应立即向</w:t>
      </w:r>
      <w:r>
        <w:rPr>
          <w:rFonts w:hint="eastAsia"/>
          <w:kern w:val="0"/>
          <w:sz w:val="24"/>
        </w:rPr>
        <w:t>相关</w:t>
      </w:r>
      <w:r>
        <w:rPr>
          <w:kern w:val="0"/>
          <w:sz w:val="24"/>
        </w:rPr>
        <w:t>负责人通报情况，并向</w:t>
      </w:r>
      <w:del w:id="3265" w:author="yunwei01" w:date="2017-08-02T14:22:00Z">
        <w:r w:rsidR="00543823" w:rsidDel="00A97AE9">
          <w:rPr>
            <w:rFonts w:hint="eastAsia"/>
            <w:kern w:val="0"/>
            <w:sz w:val="24"/>
          </w:rPr>
          <w:delText>AAAAA</w:delText>
        </w:r>
      </w:del>
      <w:ins w:id="326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267" w:author="yunwei01" w:date="2017-08-02T14:38:00Z">
        <w:r w:rsidR="00543823" w:rsidDel="004C1B14">
          <w:rPr>
            <w:rFonts w:hint="eastAsia"/>
            <w:kern w:val="0"/>
            <w:sz w:val="24"/>
          </w:rPr>
          <w:delText>公司</w:delText>
        </w:r>
      </w:del>
      <w:ins w:id="3268" w:author="yunwei01" w:date="2017-08-02T14:38:00Z">
        <w:r w:rsidR="004C1B14">
          <w:rPr>
            <w:rFonts w:hint="eastAsia"/>
            <w:kern w:val="0"/>
            <w:sz w:val="24"/>
          </w:rPr>
          <w:t>公司</w:t>
        </w:r>
      </w:ins>
      <w:r>
        <w:rPr>
          <w:kern w:val="0"/>
          <w:sz w:val="24"/>
        </w:rPr>
        <w:t>报告：</w:t>
      </w:r>
    </w:p>
    <w:p w14:paraId="6F8A9DBE" w14:textId="77777777" w:rsidR="0024427F" w:rsidRDefault="0063422A">
      <w:pPr>
        <w:pStyle w:val="Default"/>
        <w:numPr>
          <w:ilvl w:val="0"/>
          <w:numId w:val="38"/>
        </w:numPr>
        <w:spacing w:before="156" w:after="156" w:line="360" w:lineRule="auto"/>
        <w:ind w:firstLine="480"/>
        <w:rPr>
          <w:rFonts w:ascii="Times New Roman" w:cs="Times New Roman"/>
          <w:color w:val="auto"/>
        </w:rPr>
      </w:pPr>
      <w:r>
        <w:rPr>
          <w:rFonts w:ascii="Times New Roman" w:cs="Times New Roman"/>
          <w:color w:val="auto"/>
        </w:rPr>
        <w:t>现行防病毒软件无法清除该病毒的；</w:t>
      </w:r>
    </w:p>
    <w:p w14:paraId="33D272B7" w14:textId="77777777" w:rsidR="0024427F" w:rsidRDefault="0063422A">
      <w:pPr>
        <w:pStyle w:val="Default"/>
        <w:numPr>
          <w:ilvl w:val="0"/>
          <w:numId w:val="38"/>
        </w:numPr>
        <w:spacing w:before="156" w:after="156" w:line="360" w:lineRule="auto"/>
        <w:ind w:firstLine="480"/>
        <w:rPr>
          <w:rFonts w:ascii="Times New Roman" w:cs="Times New Roman"/>
          <w:color w:val="auto"/>
        </w:rPr>
      </w:pPr>
      <w:r>
        <w:rPr>
          <w:rFonts w:ascii="Times New Roman" w:cs="Times New Roman" w:hint="eastAsia"/>
          <w:color w:val="auto"/>
        </w:rPr>
        <w:t>杀毒软件</w:t>
      </w:r>
      <w:r>
        <w:rPr>
          <w:rFonts w:ascii="Times New Roman" w:cs="Times New Roman"/>
          <w:color w:val="auto"/>
        </w:rPr>
        <w:t>在</w:t>
      </w:r>
      <w:r>
        <w:rPr>
          <w:rFonts w:ascii="Times New Roman" w:cs="Times New Roman"/>
          <w:color w:val="auto"/>
        </w:rPr>
        <w:t>2</w:t>
      </w:r>
      <w:r>
        <w:rPr>
          <w:rFonts w:ascii="Times New Roman" w:cs="Times New Roman"/>
          <w:color w:val="auto"/>
        </w:rPr>
        <w:t>小时内无法处理完毕的；</w:t>
      </w:r>
    </w:p>
    <w:p w14:paraId="2B87B784" w14:textId="77777777" w:rsidR="0024427F" w:rsidRDefault="0063422A">
      <w:pPr>
        <w:pStyle w:val="Default"/>
        <w:numPr>
          <w:ilvl w:val="0"/>
          <w:numId w:val="38"/>
        </w:numPr>
        <w:spacing w:before="156" w:after="156" w:line="360" w:lineRule="auto"/>
        <w:ind w:firstLine="480"/>
        <w:rPr>
          <w:rFonts w:ascii="Times New Roman" w:cs="Times New Roman"/>
          <w:color w:val="auto"/>
        </w:rPr>
      </w:pPr>
      <w:r>
        <w:rPr>
          <w:rFonts w:ascii="Times New Roman" w:cs="Times New Roman"/>
          <w:color w:val="auto"/>
        </w:rPr>
        <w:t>业务系统或办公系统在</w:t>
      </w:r>
      <w:r>
        <w:rPr>
          <w:rFonts w:ascii="Times New Roman" w:cs="Times New Roman"/>
          <w:color w:val="auto"/>
        </w:rPr>
        <w:t>4</w:t>
      </w:r>
      <w:r>
        <w:rPr>
          <w:rFonts w:ascii="Times New Roman" w:cs="Times New Roman"/>
          <w:color w:val="auto"/>
        </w:rPr>
        <w:t>小时内无法</w:t>
      </w:r>
      <w:r>
        <w:rPr>
          <w:rFonts w:ascii="Times New Roman" w:cs="Times New Roman" w:hint="eastAsia"/>
          <w:color w:val="auto"/>
        </w:rPr>
        <w:t>恢复正常</w:t>
      </w:r>
      <w:r>
        <w:rPr>
          <w:rFonts w:ascii="Times New Roman" w:cs="Times New Roman"/>
          <w:color w:val="auto"/>
        </w:rPr>
        <w:t>的</w:t>
      </w:r>
      <w:r>
        <w:rPr>
          <w:rFonts w:ascii="Times New Roman" w:cs="Times New Roman" w:hint="eastAsia"/>
          <w:color w:val="auto"/>
        </w:rPr>
        <w:t>；</w:t>
      </w:r>
    </w:p>
    <w:p w14:paraId="1097FF0D" w14:textId="77777777" w:rsidR="0024427F" w:rsidRDefault="0063422A">
      <w:pPr>
        <w:pStyle w:val="Default"/>
        <w:numPr>
          <w:ilvl w:val="0"/>
          <w:numId w:val="38"/>
        </w:numPr>
        <w:spacing w:before="156" w:after="156" w:line="360" w:lineRule="auto"/>
        <w:ind w:firstLine="480"/>
        <w:rPr>
          <w:rFonts w:ascii="Times New Roman" w:cs="Times New Roman"/>
          <w:color w:val="auto"/>
        </w:rPr>
      </w:pPr>
      <w:r>
        <w:rPr>
          <w:rFonts w:ascii="Times New Roman" w:cs="Times New Roman"/>
          <w:color w:val="auto"/>
        </w:rPr>
        <w:t>恢复系统和相关数据，检查数据的完整性；</w:t>
      </w:r>
    </w:p>
    <w:p w14:paraId="32203CC3" w14:textId="77777777" w:rsidR="0024427F" w:rsidRDefault="0063422A">
      <w:pPr>
        <w:pStyle w:val="Default"/>
        <w:numPr>
          <w:ilvl w:val="0"/>
          <w:numId w:val="38"/>
        </w:numPr>
        <w:spacing w:before="156" w:after="156" w:line="360" w:lineRule="auto"/>
        <w:ind w:firstLine="480"/>
        <w:rPr>
          <w:rFonts w:ascii="Times New Roman" w:cs="Times New Roman"/>
          <w:color w:val="auto"/>
        </w:rPr>
      </w:pPr>
      <w:r>
        <w:rPr>
          <w:rFonts w:ascii="Times New Roman" w:cs="Times New Roman"/>
          <w:color w:val="auto"/>
        </w:rPr>
        <w:lastRenderedPageBreak/>
        <w:t>病毒爆发事件处理完毕，将</w:t>
      </w:r>
      <w:r>
        <w:rPr>
          <w:rFonts w:ascii="Times New Roman" w:cs="Times New Roman" w:hint="eastAsia"/>
          <w:color w:val="auto"/>
        </w:rPr>
        <w:t>服务器</w:t>
      </w:r>
      <w:r>
        <w:rPr>
          <w:rFonts w:ascii="Times New Roman" w:cs="Times New Roman"/>
          <w:color w:val="auto"/>
        </w:rPr>
        <w:t>重新接入网络；</w:t>
      </w:r>
    </w:p>
    <w:p w14:paraId="19C7D0AC" w14:textId="77777777" w:rsidR="0024427F" w:rsidRDefault="0063422A">
      <w:pPr>
        <w:pStyle w:val="Default"/>
        <w:numPr>
          <w:ilvl w:val="0"/>
          <w:numId w:val="38"/>
        </w:numPr>
        <w:spacing w:before="156" w:after="156" w:line="360" w:lineRule="auto"/>
        <w:ind w:firstLine="480"/>
        <w:rPr>
          <w:rFonts w:ascii="Times New Roman" w:cs="Times New Roman"/>
          <w:color w:val="auto"/>
        </w:rPr>
      </w:pPr>
      <w:r>
        <w:rPr>
          <w:rFonts w:ascii="Times New Roman" w:cs="Times New Roman"/>
          <w:color w:val="auto"/>
        </w:rPr>
        <w:t>总结事件处理情况，并提出防范病毒再度爆发的解决方案；</w:t>
      </w:r>
    </w:p>
    <w:p w14:paraId="219D0312" w14:textId="77777777" w:rsidR="0024427F" w:rsidRDefault="0063422A">
      <w:pPr>
        <w:pStyle w:val="Default"/>
        <w:numPr>
          <w:ilvl w:val="0"/>
          <w:numId w:val="38"/>
        </w:numPr>
        <w:spacing w:before="156" w:after="156" w:line="360" w:lineRule="auto"/>
        <w:ind w:firstLine="480"/>
        <w:rPr>
          <w:ins w:id="3269" w:author="yunwei01" w:date="2017-08-04T10:20:00Z"/>
          <w:rFonts w:ascii="Times New Roman" w:cs="Times New Roman"/>
          <w:color w:val="auto"/>
        </w:rPr>
      </w:pPr>
      <w:r>
        <w:rPr>
          <w:rFonts w:ascii="Times New Roman" w:cs="Times New Roman"/>
          <w:color w:val="auto"/>
        </w:rPr>
        <w:t>实施必要的安全加固。</w:t>
      </w:r>
    </w:p>
    <w:p w14:paraId="28ED73D4" w14:textId="537E7EA6" w:rsidR="001F3B45" w:rsidRDefault="001F3B45" w:rsidP="001F3B45">
      <w:pPr>
        <w:pStyle w:val="Default"/>
        <w:spacing w:before="156" w:after="156" w:line="360" w:lineRule="auto"/>
        <w:rPr>
          <w:ins w:id="3270" w:author="yunwei01" w:date="2017-08-04T10:20:00Z"/>
          <w:rFonts w:ascii="Times New Roman" w:cs="Times New Roman"/>
          <w:color w:val="auto"/>
        </w:rPr>
      </w:pPr>
      <w:ins w:id="3271" w:author="yunwei01" w:date="2017-08-04T10:20:00Z">
        <w:r>
          <w:rPr>
            <w:rFonts w:ascii="Times New Roman" w:cs="Times New Roman"/>
            <w:color w:val="auto"/>
          </w:rPr>
          <w:br w:type="page"/>
        </w:r>
      </w:ins>
    </w:p>
    <w:p w14:paraId="36CD88B0" w14:textId="06018E60" w:rsidR="001F3B45" w:rsidDel="001F3B45" w:rsidRDefault="001F3B45">
      <w:pPr>
        <w:pStyle w:val="Default"/>
        <w:spacing w:before="156" w:after="156" w:line="360" w:lineRule="auto"/>
        <w:rPr>
          <w:del w:id="3272" w:author="yunwei01" w:date="2017-08-04T10:20:00Z"/>
          <w:rFonts w:ascii="Times New Roman" w:cs="Times New Roman"/>
          <w:color w:val="auto"/>
        </w:rPr>
        <w:pPrChange w:id="3273" w:author="yunwei01" w:date="2017-08-04T10:20:00Z">
          <w:pPr>
            <w:pStyle w:val="Default"/>
            <w:numPr>
              <w:numId w:val="38"/>
            </w:numPr>
            <w:spacing w:before="156" w:after="156" w:line="360" w:lineRule="auto"/>
            <w:ind w:left="840" w:firstLine="480"/>
          </w:pPr>
        </w:pPrChange>
      </w:pPr>
    </w:p>
    <w:p w14:paraId="1F8B7FF0" w14:textId="16E62C48" w:rsidR="0024427F" w:rsidRDefault="00CF4D3F">
      <w:pPr>
        <w:pStyle w:val="Default"/>
        <w:spacing w:before="156" w:after="156" w:line="360" w:lineRule="auto"/>
        <w:ind w:leftChars="-3" w:left="-6"/>
        <w:rPr>
          <w:rFonts w:ascii="Times New Roman" w:cs="Times New Roman"/>
          <w:color w:val="auto"/>
        </w:rPr>
      </w:pPr>
      <w:r>
        <w:rPr>
          <w:rFonts w:ascii="Times New Roman" w:cs="Times New Roman"/>
          <w:noProof/>
          <w:color w:val="auto"/>
        </w:rPr>
        <w:drawing>
          <wp:inline distT="0" distB="0" distL="0" distR="0" wp14:anchorId="31720415" wp14:editId="564E46D1">
            <wp:extent cx="5289550" cy="7969250"/>
            <wp:effectExtent l="0" t="0" r="635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550" cy="7969250"/>
                    </a:xfrm>
                    <a:prstGeom prst="rect">
                      <a:avLst/>
                    </a:prstGeom>
                    <a:noFill/>
                    <a:ln>
                      <a:noFill/>
                    </a:ln>
                  </pic:spPr>
                </pic:pic>
              </a:graphicData>
            </a:graphic>
          </wp:inline>
        </w:drawing>
      </w:r>
    </w:p>
    <w:p w14:paraId="45B7EF15" w14:textId="77777777" w:rsidR="0024427F" w:rsidRDefault="0063422A" w:rsidP="00F84F8A">
      <w:pPr>
        <w:pStyle w:val="4"/>
      </w:pPr>
      <w:r>
        <w:lastRenderedPageBreak/>
        <w:t>网页非法篡改处理流程</w:t>
      </w:r>
    </w:p>
    <w:p w14:paraId="3C5BCAC0" w14:textId="77777777" w:rsidR="0024427F" w:rsidRDefault="0063422A">
      <w:pPr>
        <w:pStyle w:val="Default"/>
        <w:spacing w:before="156" w:after="156" w:line="360" w:lineRule="auto"/>
        <w:ind w:firstLineChars="200" w:firstLine="480"/>
      </w:pPr>
      <w:r>
        <w:rPr>
          <w:rFonts w:ascii="Times New Roman" w:cs="Times New Roman"/>
          <w:color w:val="auto"/>
        </w:rPr>
        <w:t>对外服务网站一旦发现网页被非法篡改，应执行以下应急处理流程：</w:t>
      </w:r>
    </w:p>
    <w:p w14:paraId="287E0497" w14:textId="2DE26BD3"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发现网站网页出现非法信息时，</w:t>
      </w:r>
      <w:r>
        <w:rPr>
          <w:rFonts w:hint="eastAsia"/>
          <w:kern w:val="0"/>
          <w:sz w:val="24"/>
        </w:rPr>
        <w:t>网络管理员</w:t>
      </w:r>
      <w:r>
        <w:rPr>
          <w:kern w:val="0"/>
          <w:sz w:val="24"/>
        </w:rPr>
        <w:t>应立即向</w:t>
      </w:r>
      <w:del w:id="3274" w:author="yunwei01" w:date="2017-08-02T14:22:00Z">
        <w:r w:rsidR="00543823" w:rsidDel="00A97AE9">
          <w:rPr>
            <w:rFonts w:hint="eastAsia"/>
            <w:kern w:val="0"/>
            <w:sz w:val="24"/>
          </w:rPr>
          <w:delText>AAAAA</w:delText>
        </w:r>
      </w:del>
      <w:ins w:id="3275"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276" w:author="yunwei01" w:date="2017-08-02T14:38:00Z">
        <w:r w:rsidR="00543823" w:rsidDel="004C1B14">
          <w:rPr>
            <w:rFonts w:hint="eastAsia"/>
            <w:kern w:val="0"/>
            <w:sz w:val="24"/>
          </w:rPr>
          <w:delText>公司</w:delText>
        </w:r>
      </w:del>
      <w:ins w:id="3277" w:author="yunwei01" w:date="2017-08-02T14:38:00Z">
        <w:r w:rsidR="004C1B14">
          <w:rPr>
            <w:rFonts w:hint="eastAsia"/>
            <w:kern w:val="0"/>
            <w:sz w:val="24"/>
          </w:rPr>
          <w:t>公司</w:t>
        </w:r>
      </w:ins>
      <w:r>
        <w:rPr>
          <w:kern w:val="0"/>
          <w:sz w:val="24"/>
        </w:rPr>
        <w:t>信息安全负责人通报情况。情况紧急的，应先及时采取断网等处理措施，再按程序报告；</w:t>
      </w:r>
    </w:p>
    <w:p w14:paraId="0582CA5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信息安全</w:t>
      </w:r>
      <w:r>
        <w:rPr>
          <w:rFonts w:hint="eastAsia"/>
          <w:kern w:val="0"/>
          <w:sz w:val="24"/>
        </w:rPr>
        <w:t>管理员</w:t>
      </w:r>
      <w:r>
        <w:rPr>
          <w:kern w:val="0"/>
          <w:sz w:val="24"/>
        </w:rPr>
        <w:t>应在接到通知后立即赶到现场，做好必要记录，妥善保存有关记录及日志或审计记录</w:t>
      </w:r>
      <w:r>
        <w:rPr>
          <w:rFonts w:hint="eastAsia"/>
          <w:kern w:val="0"/>
          <w:sz w:val="24"/>
        </w:rPr>
        <w:t>（</w:t>
      </w:r>
      <w:r>
        <w:rPr>
          <w:kern w:val="0"/>
          <w:sz w:val="24"/>
        </w:rPr>
        <w:t>详见附</w:t>
      </w:r>
      <w:r>
        <w:rPr>
          <w:kern w:val="0"/>
          <w:sz w:val="24"/>
        </w:rPr>
        <w:t>54</w:t>
      </w:r>
      <w:r>
        <w:rPr>
          <w:rFonts w:hint="eastAsia"/>
          <w:kern w:val="0"/>
          <w:sz w:val="24"/>
        </w:rPr>
        <w:t>）</w:t>
      </w:r>
      <w:r>
        <w:rPr>
          <w:kern w:val="0"/>
          <w:sz w:val="24"/>
        </w:rPr>
        <w:t>；</w:t>
      </w:r>
    </w:p>
    <w:p w14:paraId="0599D310" w14:textId="19356A70"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相关技术人员</w:t>
      </w:r>
      <w:r>
        <w:rPr>
          <w:kern w:val="0"/>
          <w:sz w:val="24"/>
        </w:rPr>
        <w:t>应在接到报告后</w:t>
      </w:r>
      <w:r>
        <w:rPr>
          <w:kern w:val="0"/>
          <w:sz w:val="24"/>
        </w:rPr>
        <w:t>2</w:t>
      </w:r>
      <w:r>
        <w:rPr>
          <w:kern w:val="0"/>
          <w:sz w:val="24"/>
        </w:rPr>
        <w:t>小时内赶到现场，追查非法信息来源。</w:t>
      </w:r>
      <w:del w:id="3278" w:author="yunwei01" w:date="2017-08-02T14:22:00Z">
        <w:r w:rsidR="00543823" w:rsidDel="00A97AE9">
          <w:rPr>
            <w:rFonts w:hint="eastAsia"/>
            <w:kern w:val="0"/>
            <w:sz w:val="24"/>
          </w:rPr>
          <w:delText>AAAAA</w:delText>
        </w:r>
      </w:del>
      <w:ins w:id="327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280" w:author="yunwei01" w:date="2017-08-02T14:38:00Z">
        <w:r w:rsidR="00543823" w:rsidDel="004C1B14">
          <w:rPr>
            <w:rFonts w:hint="eastAsia"/>
            <w:kern w:val="0"/>
            <w:sz w:val="24"/>
          </w:rPr>
          <w:delText>公司</w:delText>
        </w:r>
      </w:del>
      <w:ins w:id="3281" w:author="yunwei01" w:date="2017-08-02T14:38:00Z">
        <w:r w:rsidR="004C1B14">
          <w:rPr>
            <w:rFonts w:hint="eastAsia"/>
            <w:kern w:val="0"/>
            <w:sz w:val="24"/>
          </w:rPr>
          <w:t>公司</w:t>
        </w:r>
      </w:ins>
      <w:del w:id="3282" w:author="yunwei01" w:date="2017-08-02T14:23:00Z">
        <w:r w:rsidR="00FF67FC" w:rsidDel="00A97AE9">
          <w:rPr>
            <w:rFonts w:hint="eastAsia"/>
            <w:kern w:val="0"/>
            <w:sz w:val="24"/>
          </w:rPr>
          <w:delText>XXXXX</w:delText>
        </w:r>
      </w:del>
      <w:ins w:id="3283" w:author="yunwei01" w:date="2017-08-02T14:23:00Z">
        <w:r w:rsidR="00A97AE9">
          <w:rPr>
            <w:rFonts w:hint="eastAsia"/>
            <w:kern w:val="0"/>
            <w:sz w:val="24"/>
          </w:rPr>
          <w:t>研发部</w:t>
        </w:r>
      </w:ins>
      <w:r>
        <w:rPr>
          <w:kern w:val="0"/>
          <w:sz w:val="24"/>
        </w:rPr>
        <w:t>做好各种相关的配合工作，必要时协调相关部门或公司来协助解决；</w:t>
      </w:r>
    </w:p>
    <w:p w14:paraId="7942C3A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在提取相关数据样本后，清理网站非法信息，强化安全防范措施，然后将网站重新投入使用。如情节严重，构成违法犯罪的，由市公安局网监处立案侦查；</w:t>
      </w:r>
    </w:p>
    <w:p w14:paraId="115902BD" w14:textId="292C1759"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总结事件处理情况，向</w:t>
      </w:r>
      <w:del w:id="3284" w:author="yunwei01" w:date="2017-08-02T14:22:00Z">
        <w:r w:rsidR="00543823" w:rsidDel="00A97AE9">
          <w:rPr>
            <w:rFonts w:hint="eastAsia"/>
            <w:kern w:val="0"/>
            <w:sz w:val="24"/>
          </w:rPr>
          <w:delText>AAAAA</w:delText>
        </w:r>
      </w:del>
      <w:ins w:id="3285"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286" w:author="yunwei01" w:date="2017-08-02T14:38:00Z">
        <w:r w:rsidR="00543823" w:rsidDel="004C1B14">
          <w:rPr>
            <w:rFonts w:hint="eastAsia"/>
            <w:kern w:val="0"/>
            <w:sz w:val="24"/>
          </w:rPr>
          <w:delText>公司</w:delText>
        </w:r>
      </w:del>
      <w:ins w:id="3287" w:author="yunwei01" w:date="2017-08-02T14:38:00Z">
        <w:r w:rsidR="004C1B14">
          <w:rPr>
            <w:rFonts w:hint="eastAsia"/>
            <w:kern w:val="0"/>
            <w:sz w:val="24"/>
          </w:rPr>
          <w:t>公司</w:t>
        </w:r>
      </w:ins>
      <w:r>
        <w:rPr>
          <w:kern w:val="0"/>
          <w:sz w:val="24"/>
        </w:rPr>
        <w:t>备案，并提出防范再度发生的解决方案；</w:t>
      </w:r>
    </w:p>
    <w:p w14:paraId="1ECAC62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实施必要的安全加固。</w:t>
      </w:r>
    </w:p>
    <w:p w14:paraId="641FC60A" w14:textId="3F2FB8D8" w:rsidR="0024427F" w:rsidRDefault="00CF4D3F">
      <w:pPr>
        <w:adjustRightInd w:val="0"/>
        <w:spacing w:before="100" w:beforeAutospacing="1" w:after="100" w:afterAutospacing="1" w:line="360" w:lineRule="auto"/>
        <w:ind w:left="1"/>
        <w:jc w:val="left"/>
        <w:textAlignment w:val="baseline"/>
        <w:rPr>
          <w:kern w:val="0"/>
          <w:sz w:val="24"/>
        </w:rPr>
      </w:pPr>
      <w:r>
        <w:rPr>
          <w:noProof/>
          <w:kern w:val="0"/>
          <w:sz w:val="24"/>
        </w:rPr>
        <w:lastRenderedPageBreak/>
        <w:drawing>
          <wp:inline distT="0" distB="0" distL="0" distR="0" wp14:anchorId="7E135BA3" wp14:editId="5D02C948">
            <wp:extent cx="5289550" cy="7188200"/>
            <wp:effectExtent l="0" t="0" r="635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9550" cy="7188200"/>
                    </a:xfrm>
                    <a:prstGeom prst="rect">
                      <a:avLst/>
                    </a:prstGeom>
                    <a:noFill/>
                    <a:ln>
                      <a:noFill/>
                    </a:ln>
                  </pic:spPr>
                </pic:pic>
              </a:graphicData>
            </a:graphic>
          </wp:inline>
        </w:drawing>
      </w:r>
    </w:p>
    <w:p w14:paraId="31FD569C" w14:textId="77777777" w:rsidR="0024427F" w:rsidRDefault="0063422A" w:rsidP="00F84F8A">
      <w:pPr>
        <w:pStyle w:val="4"/>
      </w:pPr>
      <w:r>
        <w:t>非法入侵处理流程</w:t>
      </w:r>
    </w:p>
    <w:p w14:paraId="5EF06481" w14:textId="77777777"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color w:val="auto"/>
        </w:rPr>
        <w:t>对外服务信息系统一旦发现被远程控制等非法入侵行为，应执行以下应急处理流程：</w:t>
      </w:r>
    </w:p>
    <w:p w14:paraId="474C8DCB" w14:textId="5F1696C0"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lastRenderedPageBreak/>
        <w:t>发现系统服务器被远程控制、植入后门程序，或发现有黑客正在进行攻击时，应立即向</w:t>
      </w:r>
      <w:del w:id="3288" w:author="yunwei01" w:date="2017-08-02T14:22:00Z">
        <w:r w:rsidR="00543823" w:rsidDel="00A97AE9">
          <w:rPr>
            <w:rFonts w:hint="eastAsia"/>
            <w:kern w:val="0"/>
            <w:sz w:val="24"/>
          </w:rPr>
          <w:delText>AAAAA</w:delText>
        </w:r>
      </w:del>
      <w:ins w:id="328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290" w:author="yunwei01" w:date="2017-08-02T14:38:00Z">
        <w:r w:rsidR="00543823" w:rsidDel="004C1B14">
          <w:rPr>
            <w:rFonts w:hint="eastAsia"/>
            <w:kern w:val="0"/>
            <w:sz w:val="24"/>
          </w:rPr>
          <w:delText>公司</w:delText>
        </w:r>
      </w:del>
      <w:ins w:id="3291" w:author="yunwei01" w:date="2017-08-02T14:38:00Z">
        <w:r w:rsidR="004C1B14">
          <w:rPr>
            <w:rFonts w:hint="eastAsia"/>
            <w:kern w:val="0"/>
            <w:sz w:val="24"/>
          </w:rPr>
          <w:t>公司</w:t>
        </w:r>
      </w:ins>
      <w:r>
        <w:rPr>
          <w:kern w:val="0"/>
          <w:sz w:val="24"/>
        </w:rPr>
        <w:t>安全</w:t>
      </w:r>
      <w:r>
        <w:rPr>
          <w:rFonts w:hint="eastAsia"/>
          <w:kern w:val="0"/>
          <w:sz w:val="24"/>
        </w:rPr>
        <w:t>管理员</w:t>
      </w:r>
      <w:r w:rsidR="00543823">
        <w:rPr>
          <w:kern w:val="0"/>
          <w:sz w:val="24"/>
        </w:rPr>
        <w:t>通报情况，并立即向市公安局网监处和</w:t>
      </w:r>
      <w:del w:id="3292" w:author="yunwei01" w:date="2017-08-02T14:23:00Z">
        <w:r w:rsidR="003623A3" w:rsidDel="00A97AE9">
          <w:rPr>
            <w:rFonts w:hint="eastAsia"/>
            <w:kern w:val="0"/>
            <w:sz w:val="24"/>
          </w:rPr>
          <w:delText>DDDDD</w:delText>
        </w:r>
      </w:del>
      <w:ins w:id="3293" w:author="yunwei01" w:date="2017-08-02T14:23:00Z">
        <w:r w:rsidR="00A97AE9">
          <w:rPr>
            <w:rFonts w:hint="eastAsia"/>
            <w:kern w:val="0"/>
            <w:sz w:val="24"/>
          </w:rPr>
          <w:t>资鼎金服</w:t>
        </w:r>
      </w:ins>
      <w:r>
        <w:rPr>
          <w:kern w:val="0"/>
          <w:sz w:val="24"/>
        </w:rPr>
        <w:t>报告；</w:t>
      </w:r>
    </w:p>
    <w:p w14:paraId="5EE871E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如服务器已被入侵，将被攻击的服务器等设备从网络中隔离出来，保护现场；</w:t>
      </w:r>
    </w:p>
    <w:p w14:paraId="1667480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信息安全</w:t>
      </w:r>
      <w:r>
        <w:rPr>
          <w:rFonts w:hint="eastAsia"/>
          <w:kern w:val="0"/>
          <w:sz w:val="24"/>
        </w:rPr>
        <w:t>管理员</w:t>
      </w:r>
      <w:r>
        <w:rPr>
          <w:kern w:val="0"/>
          <w:sz w:val="24"/>
        </w:rPr>
        <w:t>应在接到通知后立即赶到现场，做好必要记录，妥善保存有关记录及日志或审计记录</w:t>
      </w:r>
      <w:r>
        <w:rPr>
          <w:rFonts w:hint="eastAsia"/>
          <w:kern w:val="0"/>
          <w:sz w:val="24"/>
        </w:rPr>
        <w:t>（</w:t>
      </w:r>
      <w:r>
        <w:rPr>
          <w:kern w:val="0"/>
          <w:sz w:val="24"/>
        </w:rPr>
        <w:t>详见附</w:t>
      </w:r>
      <w:r>
        <w:rPr>
          <w:kern w:val="0"/>
          <w:sz w:val="24"/>
        </w:rPr>
        <w:t>54</w:t>
      </w:r>
      <w:r>
        <w:rPr>
          <w:kern w:val="0"/>
          <w:sz w:val="24"/>
        </w:rPr>
        <w:t>）；</w:t>
      </w:r>
    </w:p>
    <w:p w14:paraId="1342C72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相关技术人员</w:t>
      </w:r>
      <w:r>
        <w:rPr>
          <w:kern w:val="0"/>
          <w:sz w:val="24"/>
        </w:rPr>
        <w:t>对</w:t>
      </w:r>
      <w:r>
        <w:rPr>
          <w:rFonts w:hint="eastAsia"/>
          <w:kern w:val="0"/>
          <w:sz w:val="24"/>
        </w:rPr>
        <w:t>入侵</w:t>
      </w:r>
      <w:r>
        <w:rPr>
          <w:kern w:val="0"/>
          <w:sz w:val="24"/>
        </w:rPr>
        <w:t>事件应在接到报告</w:t>
      </w:r>
      <w:r>
        <w:rPr>
          <w:kern w:val="0"/>
          <w:sz w:val="24"/>
        </w:rPr>
        <w:t>2</w:t>
      </w:r>
      <w:r>
        <w:rPr>
          <w:kern w:val="0"/>
          <w:sz w:val="24"/>
        </w:rPr>
        <w:t>小时内赶到现场；对业务系统和办公系统事件应在接到报告</w:t>
      </w:r>
      <w:r>
        <w:rPr>
          <w:kern w:val="0"/>
          <w:sz w:val="24"/>
        </w:rPr>
        <w:t>4</w:t>
      </w:r>
      <w:r>
        <w:rPr>
          <w:kern w:val="0"/>
          <w:sz w:val="24"/>
        </w:rPr>
        <w:t>小时内赶到现场，对现场进行分析，追查攻击源，修改防火墙等设备的安全配置阻断黑客继续入侵。相关单位做好相关的配合工作，必要时协调相关部门或公司来协助解决；</w:t>
      </w:r>
    </w:p>
    <w:p w14:paraId="03DDF24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分析后台数据库操作日志，判断是否发生数据失窃。检查、校验数据的完整性和有效性；</w:t>
      </w:r>
    </w:p>
    <w:p w14:paraId="74A3D3C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在提取相关数据样本后，恢复与重建被攻击或破坏的系统。如情节严重，构成违法犯罪的，由市公安局网监处立案侦查。重新将恢复后的对外服务系统接入网络；</w:t>
      </w:r>
    </w:p>
    <w:p w14:paraId="4C0122AF" w14:textId="6A582D5B"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总结事件处理情况，向</w:t>
      </w:r>
      <w:del w:id="3294" w:author="yunwei01" w:date="2017-08-02T14:22:00Z">
        <w:r w:rsidR="00543823" w:rsidDel="00A97AE9">
          <w:rPr>
            <w:rFonts w:hint="eastAsia"/>
            <w:kern w:val="0"/>
            <w:sz w:val="24"/>
          </w:rPr>
          <w:delText>AAAAA</w:delText>
        </w:r>
      </w:del>
      <w:ins w:id="3295"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296" w:author="yunwei01" w:date="2017-08-02T14:38:00Z">
        <w:r w:rsidR="00543823" w:rsidDel="004C1B14">
          <w:rPr>
            <w:rFonts w:hint="eastAsia"/>
            <w:kern w:val="0"/>
            <w:sz w:val="24"/>
          </w:rPr>
          <w:delText>公司</w:delText>
        </w:r>
      </w:del>
      <w:ins w:id="3297" w:author="yunwei01" w:date="2017-08-02T14:38:00Z">
        <w:r w:rsidR="004C1B14">
          <w:rPr>
            <w:rFonts w:hint="eastAsia"/>
            <w:kern w:val="0"/>
            <w:sz w:val="24"/>
          </w:rPr>
          <w:t>公司</w:t>
        </w:r>
      </w:ins>
      <w:r>
        <w:rPr>
          <w:kern w:val="0"/>
          <w:sz w:val="24"/>
        </w:rPr>
        <w:t>备案，并提出防范再度发生的解决方案；</w:t>
      </w:r>
    </w:p>
    <w:p w14:paraId="629C6AD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实施必要的安全加固。</w:t>
      </w:r>
    </w:p>
    <w:p w14:paraId="25BC9194" w14:textId="7427E5B0" w:rsidR="0024427F" w:rsidRDefault="00CF4D3F">
      <w:pPr>
        <w:adjustRightInd w:val="0"/>
        <w:spacing w:before="100" w:beforeAutospacing="1" w:after="100" w:afterAutospacing="1" w:line="360" w:lineRule="auto"/>
        <w:textAlignment w:val="baseline"/>
        <w:rPr>
          <w:kern w:val="0"/>
          <w:sz w:val="24"/>
        </w:rPr>
      </w:pPr>
      <w:r>
        <w:rPr>
          <w:noProof/>
          <w:kern w:val="0"/>
          <w:sz w:val="24"/>
        </w:rPr>
        <w:lastRenderedPageBreak/>
        <w:drawing>
          <wp:inline distT="0" distB="0" distL="0" distR="0" wp14:anchorId="47AF7D64" wp14:editId="2EBC64F3">
            <wp:extent cx="5295900" cy="7118350"/>
            <wp:effectExtent l="0" t="0" r="0"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7118350"/>
                    </a:xfrm>
                    <a:prstGeom prst="rect">
                      <a:avLst/>
                    </a:prstGeom>
                    <a:noFill/>
                    <a:ln>
                      <a:noFill/>
                    </a:ln>
                  </pic:spPr>
                </pic:pic>
              </a:graphicData>
            </a:graphic>
          </wp:inline>
        </w:drawing>
      </w:r>
    </w:p>
    <w:p w14:paraId="4E29A6D1" w14:textId="77777777" w:rsidR="0024427F" w:rsidRDefault="0063422A" w:rsidP="00F84F8A">
      <w:pPr>
        <w:pStyle w:val="4"/>
      </w:pPr>
      <w:r>
        <w:t>拒绝服务攻击处理流程</w:t>
      </w:r>
    </w:p>
    <w:p w14:paraId="2EF187C7" w14:textId="77777777" w:rsidR="0024427F" w:rsidRDefault="0063422A">
      <w:pPr>
        <w:pStyle w:val="Default"/>
        <w:spacing w:before="156" w:after="156" w:line="360" w:lineRule="auto"/>
        <w:ind w:firstLineChars="200" w:firstLine="480"/>
      </w:pPr>
      <w:r>
        <w:rPr>
          <w:rFonts w:ascii="Times New Roman" w:cs="Times New Roman"/>
          <w:color w:val="auto"/>
        </w:rPr>
        <w:t>各单位对外服务信息系统一旦发现遭受</w:t>
      </w:r>
      <w:r>
        <w:rPr>
          <w:rFonts w:ascii="Times New Roman" w:cs="Times New Roman"/>
          <w:color w:val="auto"/>
        </w:rPr>
        <w:t>DDoS</w:t>
      </w:r>
      <w:r>
        <w:rPr>
          <w:rFonts w:ascii="Times New Roman" w:cs="Times New Roman"/>
          <w:color w:val="auto"/>
        </w:rPr>
        <w:t>等拒绝服务攻击，无法正常访问时应执行以下应急处理流程：</w:t>
      </w:r>
    </w:p>
    <w:p w14:paraId="02F2ADB2" w14:textId="1156AB6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lastRenderedPageBreak/>
        <w:t>发现对外服务系统访问流量异常、无法正常访问，可能遭受拒绝服务攻击时，应立即向</w:t>
      </w:r>
      <w:del w:id="3298" w:author="yunwei01" w:date="2017-08-02T14:22:00Z">
        <w:r w:rsidR="00543823" w:rsidDel="00A97AE9">
          <w:rPr>
            <w:rFonts w:hint="eastAsia"/>
            <w:kern w:val="0"/>
            <w:sz w:val="24"/>
          </w:rPr>
          <w:delText>AAAAA</w:delText>
        </w:r>
      </w:del>
      <w:ins w:id="329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300" w:author="yunwei01" w:date="2017-08-02T14:38:00Z">
        <w:r w:rsidR="00543823" w:rsidDel="004C1B14">
          <w:rPr>
            <w:rFonts w:hint="eastAsia"/>
            <w:kern w:val="0"/>
            <w:sz w:val="24"/>
          </w:rPr>
          <w:delText>公司</w:delText>
        </w:r>
      </w:del>
      <w:ins w:id="3301" w:author="yunwei01" w:date="2017-08-02T14:38:00Z">
        <w:r w:rsidR="004C1B14">
          <w:rPr>
            <w:rFonts w:hint="eastAsia"/>
            <w:kern w:val="0"/>
            <w:sz w:val="24"/>
          </w:rPr>
          <w:t>公司</w:t>
        </w:r>
      </w:ins>
      <w:r>
        <w:rPr>
          <w:kern w:val="0"/>
          <w:sz w:val="24"/>
        </w:rPr>
        <w:t>安全负责人通报情况，并立即向市公安局网监处和</w:t>
      </w:r>
      <w:del w:id="3302" w:author="yunwei01" w:date="2017-08-02T14:23:00Z">
        <w:r w:rsidR="003623A3" w:rsidDel="00A97AE9">
          <w:rPr>
            <w:rFonts w:hint="eastAsia"/>
            <w:kern w:val="0"/>
            <w:sz w:val="24"/>
          </w:rPr>
          <w:delText>DDDDD</w:delText>
        </w:r>
      </w:del>
      <w:ins w:id="3303" w:author="yunwei01" w:date="2017-08-02T14:23:00Z">
        <w:r w:rsidR="00A97AE9">
          <w:rPr>
            <w:rFonts w:hint="eastAsia"/>
            <w:kern w:val="0"/>
            <w:sz w:val="24"/>
          </w:rPr>
          <w:t>资鼎金服</w:t>
        </w:r>
      </w:ins>
      <w:r>
        <w:rPr>
          <w:kern w:val="0"/>
          <w:sz w:val="24"/>
        </w:rPr>
        <w:t>报告；</w:t>
      </w:r>
    </w:p>
    <w:p w14:paraId="32FE3552"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信息安全</w:t>
      </w:r>
      <w:r>
        <w:rPr>
          <w:rFonts w:hint="eastAsia"/>
          <w:kern w:val="0"/>
          <w:sz w:val="24"/>
        </w:rPr>
        <w:t>管理员</w:t>
      </w:r>
      <w:r>
        <w:rPr>
          <w:kern w:val="0"/>
          <w:sz w:val="24"/>
        </w:rPr>
        <w:t>应在接到通知后立即赶到现场，做好必要记录，妥善保存有关记录及日志或审计记录</w:t>
      </w:r>
      <w:r>
        <w:rPr>
          <w:rFonts w:hint="eastAsia"/>
          <w:kern w:val="0"/>
          <w:sz w:val="24"/>
        </w:rPr>
        <w:t>（</w:t>
      </w:r>
      <w:r>
        <w:rPr>
          <w:kern w:val="0"/>
          <w:sz w:val="24"/>
        </w:rPr>
        <w:t>详见附</w:t>
      </w:r>
      <w:r>
        <w:rPr>
          <w:kern w:val="0"/>
          <w:sz w:val="24"/>
        </w:rPr>
        <w:t>54</w:t>
      </w:r>
      <w:r>
        <w:rPr>
          <w:kern w:val="0"/>
          <w:sz w:val="24"/>
        </w:rPr>
        <w:t>）；</w:t>
      </w:r>
    </w:p>
    <w:p w14:paraId="5D50525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相关技术人员</w:t>
      </w:r>
      <w:r>
        <w:rPr>
          <w:kern w:val="0"/>
          <w:sz w:val="24"/>
        </w:rPr>
        <w:t>对</w:t>
      </w:r>
      <w:r>
        <w:rPr>
          <w:rFonts w:hint="eastAsia"/>
          <w:kern w:val="0"/>
          <w:sz w:val="24"/>
        </w:rPr>
        <w:t>拒绝服务</w:t>
      </w:r>
      <w:r>
        <w:rPr>
          <w:kern w:val="0"/>
          <w:sz w:val="24"/>
        </w:rPr>
        <w:t>事件应在接到报告</w:t>
      </w:r>
      <w:r>
        <w:rPr>
          <w:kern w:val="0"/>
          <w:sz w:val="24"/>
        </w:rPr>
        <w:t>2</w:t>
      </w:r>
      <w:r>
        <w:rPr>
          <w:kern w:val="0"/>
          <w:sz w:val="24"/>
        </w:rPr>
        <w:t>小时内赶到现场；对业务系统和办公系统事件应在接到报告</w:t>
      </w:r>
      <w:r>
        <w:rPr>
          <w:kern w:val="0"/>
          <w:sz w:val="24"/>
        </w:rPr>
        <w:t>4</w:t>
      </w:r>
      <w:r>
        <w:rPr>
          <w:kern w:val="0"/>
          <w:sz w:val="24"/>
        </w:rPr>
        <w:t>小时内赶到现场，对现场进行分析，追查攻击源，修改路由器、防火墙等设备的安全配置，缓解、消除拒绝服务攻击的影响。相关部门做好相关的配合工作，必要时协调专业公司来协助解决；</w:t>
      </w:r>
    </w:p>
    <w:p w14:paraId="6D73FCB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在提取相关数据样本后，恢复对外系统正常运行。如情节严重，构成违法犯罪的，由市公安局网监处立案侦查；</w:t>
      </w:r>
    </w:p>
    <w:p w14:paraId="15B2F743" w14:textId="537ED4AB"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总结事件处理情况，向</w:t>
      </w:r>
      <w:del w:id="3304" w:author="yunwei01" w:date="2017-08-02T14:22:00Z">
        <w:r w:rsidR="00543823" w:rsidDel="00A97AE9">
          <w:rPr>
            <w:rFonts w:hint="eastAsia"/>
            <w:kern w:val="0"/>
            <w:sz w:val="24"/>
          </w:rPr>
          <w:delText>AAAAA</w:delText>
        </w:r>
      </w:del>
      <w:ins w:id="3305"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306" w:author="yunwei01" w:date="2017-08-02T14:38:00Z">
        <w:r w:rsidR="00543823" w:rsidDel="004C1B14">
          <w:rPr>
            <w:rFonts w:hint="eastAsia"/>
            <w:kern w:val="0"/>
            <w:sz w:val="24"/>
          </w:rPr>
          <w:delText>公司</w:delText>
        </w:r>
      </w:del>
      <w:ins w:id="3307" w:author="yunwei01" w:date="2017-08-02T14:38:00Z">
        <w:r w:rsidR="004C1B14">
          <w:rPr>
            <w:rFonts w:hint="eastAsia"/>
            <w:kern w:val="0"/>
            <w:sz w:val="24"/>
          </w:rPr>
          <w:t>公司</w:t>
        </w:r>
      </w:ins>
      <w:r>
        <w:rPr>
          <w:kern w:val="0"/>
          <w:sz w:val="24"/>
        </w:rPr>
        <w:t>备案，并提出防范再度发生的解决方案；</w:t>
      </w:r>
    </w:p>
    <w:p w14:paraId="0DC485B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kern w:val="0"/>
          <w:sz w:val="24"/>
        </w:rPr>
        <w:t>实施必要的安全加固。</w:t>
      </w:r>
    </w:p>
    <w:p w14:paraId="474A255A" w14:textId="6C6D5B53" w:rsidR="0024427F" w:rsidRDefault="00CF4D3F">
      <w:pPr>
        <w:adjustRightInd w:val="0"/>
        <w:spacing w:before="100" w:beforeAutospacing="1" w:after="100" w:afterAutospacing="1" w:line="360" w:lineRule="auto"/>
        <w:ind w:leftChars="-4" w:left="-8" w:firstLineChars="4" w:firstLine="10"/>
        <w:textAlignment w:val="baseline"/>
        <w:rPr>
          <w:kern w:val="0"/>
          <w:sz w:val="24"/>
        </w:rPr>
      </w:pPr>
      <w:r>
        <w:rPr>
          <w:noProof/>
          <w:kern w:val="0"/>
          <w:sz w:val="24"/>
        </w:rPr>
        <w:lastRenderedPageBreak/>
        <w:drawing>
          <wp:inline distT="0" distB="0" distL="0" distR="0" wp14:anchorId="326A44DD" wp14:editId="4DEF46FF">
            <wp:extent cx="5295900" cy="82931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8293100"/>
                    </a:xfrm>
                    <a:prstGeom prst="rect">
                      <a:avLst/>
                    </a:prstGeom>
                    <a:noFill/>
                    <a:ln>
                      <a:noFill/>
                    </a:ln>
                  </pic:spPr>
                </pic:pic>
              </a:graphicData>
            </a:graphic>
          </wp:inline>
        </w:drawing>
      </w:r>
    </w:p>
    <w:p w14:paraId="0287DB2B" w14:textId="77777777" w:rsidR="0024427F" w:rsidRDefault="0063422A" w:rsidP="00F84F8A">
      <w:pPr>
        <w:pStyle w:val="4"/>
      </w:pPr>
      <w:r>
        <w:lastRenderedPageBreak/>
        <w:t>机房物理环境事故应急处理流程</w:t>
      </w:r>
    </w:p>
    <w:p w14:paraId="30EFC28F"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供电故障</w:t>
      </w:r>
    </w:p>
    <w:p w14:paraId="7907BBCB"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t>如果出现短路</w:t>
      </w:r>
      <w:r>
        <w:rPr>
          <w:rFonts w:ascii="宋体" w:cs="宋体" w:hint="eastAsia"/>
          <w:color w:val="000000"/>
          <w:kern w:val="0"/>
          <w:sz w:val="24"/>
        </w:rPr>
        <w:t>：</w:t>
      </w:r>
      <w:r>
        <w:rPr>
          <w:rFonts w:ascii="宋体" w:cs="宋体"/>
          <w:color w:val="000000"/>
          <w:kern w:val="0"/>
          <w:sz w:val="24"/>
        </w:rPr>
        <w:t>切断电源，更换短路器件，恢复供电；</w:t>
      </w:r>
    </w:p>
    <w:p w14:paraId="38BC5568"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t>如果出现断路</w:t>
      </w:r>
      <w:r>
        <w:rPr>
          <w:rFonts w:ascii="宋体" w:cs="宋体" w:hint="eastAsia"/>
          <w:color w:val="000000"/>
          <w:kern w:val="0"/>
          <w:sz w:val="24"/>
        </w:rPr>
        <w:t>：</w:t>
      </w:r>
      <w:r>
        <w:rPr>
          <w:rFonts w:ascii="宋体" w:cs="宋体"/>
          <w:color w:val="000000"/>
          <w:kern w:val="0"/>
          <w:sz w:val="24"/>
        </w:rPr>
        <w:t>切断电源，连接断开线路，恢复供电；</w:t>
      </w:r>
    </w:p>
    <w:p w14:paraId="2C253799"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t>防雷防静电设备故障</w:t>
      </w:r>
      <w:r>
        <w:rPr>
          <w:rFonts w:ascii="宋体" w:cs="宋体" w:hint="eastAsia"/>
          <w:color w:val="000000"/>
          <w:kern w:val="0"/>
          <w:sz w:val="24"/>
        </w:rPr>
        <w:t>：</w:t>
      </w:r>
      <w:r>
        <w:rPr>
          <w:rFonts w:ascii="宋体" w:cs="宋体"/>
          <w:color w:val="000000"/>
          <w:kern w:val="0"/>
          <w:sz w:val="24"/>
        </w:rPr>
        <w:t>切断电源，跳过防雷防静电设备直接供电，及时维修损坏设备并更换；UPS故障，跳过逆变输出，及时维修损坏设备并更换</w:t>
      </w:r>
      <w:r>
        <w:rPr>
          <w:rFonts w:ascii="宋体" w:cs="宋体" w:hint="eastAsia"/>
          <w:color w:val="000000"/>
          <w:kern w:val="0"/>
          <w:sz w:val="24"/>
        </w:rPr>
        <w:t>；</w:t>
      </w:r>
    </w:p>
    <w:p w14:paraId="2AD2A0A1"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火灾</w:t>
      </w:r>
    </w:p>
    <w:p w14:paraId="6D69153B"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t>切断电源，使用灭火器灭火；向119指挥中心报告火警，请求支援；如有人员遇险，应先救人后救物</w:t>
      </w:r>
      <w:r>
        <w:rPr>
          <w:rFonts w:ascii="宋体" w:cs="宋体" w:hint="eastAsia"/>
          <w:color w:val="000000"/>
          <w:kern w:val="0"/>
          <w:sz w:val="24"/>
        </w:rPr>
        <w:t>；</w:t>
      </w:r>
    </w:p>
    <w:p w14:paraId="736062FB"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水渗故障</w:t>
      </w:r>
    </w:p>
    <w:p w14:paraId="53C21C69"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t xml:space="preserve">切断电源，更换浸水设备，采取防水渗措施。 </w:t>
      </w:r>
    </w:p>
    <w:p w14:paraId="58C8D145" w14:textId="77777777" w:rsidR="0024427F" w:rsidRDefault="0024427F">
      <w:pPr>
        <w:autoSpaceDE w:val="0"/>
        <w:autoSpaceDN w:val="0"/>
        <w:adjustRightInd w:val="0"/>
        <w:spacing w:line="360" w:lineRule="auto"/>
        <w:ind w:firstLineChars="200" w:firstLine="480"/>
        <w:jc w:val="left"/>
        <w:rPr>
          <w:rFonts w:ascii="宋体" w:cs="宋体"/>
          <w:color w:val="000000"/>
          <w:kern w:val="0"/>
          <w:sz w:val="24"/>
        </w:rPr>
      </w:pPr>
    </w:p>
    <w:p w14:paraId="2B1117D6" w14:textId="142B62F9" w:rsidR="0024427F" w:rsidRDefault="00CF4D3F">
      <w:pPr>
        <w:autoSpaceDE w:val="0"/>
        <w:autoSpaceDN w:val="0"/>
        <w:adjustRightInd w:val="0"/>
        <w:spacing w:line="360" w:lineRule="auto"/>
        <w:jc w:val="left"/>
        <w:rPr>
          <w:rFonts w:ascii="宋体" w:cs="宋体"/>
          <w:color w:val="000000"/>
          <w:kern w:val="0"/>
          <w:sz w:val="24"/>
        </w:rPr>
      </w:pPr>
      <w:r>
        <w:rPr>
          <w:rFonts w:ascii="宋体" w:cs="宋体"/>
          <w:noProof/>
          <w:color w:val="000000"/>
          <w:kern w:val="0"/>
          <w:sz w:val="24"/>
        </w:rPr>
        <w:lastRenderedPageBreak/>
        <w:drawing>
          <wp:inline distT="0" distB="0" distL="0" distR="0" wp14:anchorId="31E09C77" wp14:editId="6F7ED6E4">
            <wp:extent cx="5289550" cy="7708900"/>
            <wp:effectExtent l="0" t="0" r="635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9550" cy="7708900"/>
                    </a:xfrm>
                    <a:prstGeom prst="rect">
                      <a:avLst/>
                    </a:prstGeom>
                    <a:noFill/>
                    <a:ln>
                      <a:noFill/>
                    </a:ln>
                  </pic:spPr>
                </pic:pic>
              </a:graphicData>
            </a:graphic>
          </wp:inline>
        </w:drawing>
      </w:r>
    </w:p>
    <w:p w14:paraId="49CC496E" w14:textId="77777777" w:rsidR="0024427F" w:rsidRDefault="0063422A" w:rsidP="00F84F8A">
      <w:pPr>
        <w:pStyle w:val="4"/>
      </w:pPr>
      <w:r>
        <w:t>网络线路故障应急处理流程</w:t>
      </w:r>
    </w:p>
    <w:p w14:paraId="3D29CEE3"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内部线路故障</w:t>
      </w:r>
    </w:p>
    <w:p w14:paraId="07F2B0B6"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lastRenderedPageBreak/>
        <w:t xml:space="preserve">如果有环路或冗余线路，通过自动路由或手动设置、联接等技术措施保障网络畅通。对于需要抢修的线路，如果属于自建线路，维护人员赶赴现场抢修；如果是租用其它电信运营商的线路，通知相关运营商及时抢修；如果线路无法修复，协调架设临时线路。 </w:t>
      </w:r>
    </w:p>
    <w:p w14:paraId="0471EC38" w14:textId="77777777" w:rsidR="0024427F" w:rsidRDefault="0063422A">
      <w:pPr>
        <w:numPr>
          <w:ilvl w:val="0"/>
          <w:numId w:val="20"/>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互联网出口线路故障</w:t>
      </w:r>
    </w:p>
    <w:p w14:paraId="217FD95E"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color w:val="000000"/>
          <w:kern w:val="0"/>
          <w:sz w:val="24"/>
        </w:rPr>
        <w:t xml:space="preserve">启用备份线路，通知线路维护人员及时抢修。 </w:t>
      </w:r>
    </w:p>
    <w:p w14:paraId="40C2A764" w14:textId="461B4C71" w:rsidR="0024427F" w:rsidRDefault="00CF4D3F">
      <w:pPr>
        <w:autoSpaceDE w:val="0"/>
        <w:autoSpaceDN w:val="0"/>
        <w:adjustRightInd w:val="0"/>
        <w:spacing w:line="360" w:lineRule="auto"/>
        <w:jc w:val="left"/>
        <w:rPr>
          <w:rFonts w:ascii="宋体" w:cs="宋体"/>
          <w:color w:val="000000"/>
          <w:kern w:val="0"/>
          <w:sz w:val="24"/>
        </w:rPr>
      </w:pPr>
      <w:r>
        <w:rPr>
          <w:rFonts w:ascii="宋体" w:cs="宋体"/>
          <w:noProof/>
          <w:color w:val="000000"/>
          <w:kern w:val="0"/>
          <w:sz w:val="24"/>
        </w:rPr>
        <w:drawing>
          <wp:inline distT="0" distB="0" distL="0" distR="0" wp14:anchorId="10DF5454" wp14:editId="4AB9DD98">
            <wp:extent cx="5295900" cy="626745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6267450"/>
                    </a:xfrm>
                    <a:prstGeom prst="rect">
                      <a:avLst/>
                    </a:prstGeom>
                    <a:noFill/>
                    <a:ln>
                      <a:noFill/>
                    </a:ln>
                  </pic:spPr>
                </pic:pic>
              </a:graphicData>
            </a:graphic>
          </wp:inline>
        </w:drawing>
      </w:r>
    </w:p>
    <w:p w14:paraId="069C82AB" w14:textId="77777777" w:rsidR="0024427F" w:rsidRDefault="0063422A" w:rsidP="00F84F8A">
      <w:pPr>
        <w:pStyle w:val="4"/>
      </w:pPr>
      <w:r>
        <w:lastRenderedPageBreak/>
        <w:t>数据故障应急处理流程</w:t>
      </w:r>
    </w:p>
    <w:p w14:paraId="3D4D9DB5" w14:textId="6C1CC4BE" w:rsidR="0024427F" w:rsidRDefault="0063422A">
      <w:pPr>
        <w:pStyle w:val="Default"/>
        <w:spacing w:before="156" w:after="156" w:line="360" w:lineRule="auto"/>
        <w:ind w:firstLineChars="200" w:firstLine="480"/>
        <w:rPr>
          <w:rFonts w:ascii="Times New Roman" w:cs="Times New Roman"/>
          <w:color w:val="auto"/>
        </w:rPr>
      </w:pPr>
      <w:r>
        <w:rPr>
          <w:rFonts w:ascii="Times New Roman" w:cs="Times New Roman"/>
          <w:color w:val="auto"/>
        </w:rPr>
        <w:t>数据丢失或损坏：从数据备份服务器上提取数据，尽快恢复，保证系统在最短时间内能够正常运行；分析造成事故的原因，针对具体问题，采取相应安全策略。</w:t>
      </w:r>
    </w:p>
    <w:p w14:paraId="65A7FC72" w14:textId="364A3C9B" w:rsidR="0024427F" w:rsidRDefault="00CF4D3F">
      <w:pPr>
        <w:pStyle w:val="Default"/>
        <w:spacing w:before="156" w:after="156" w:line="360" w:lineRule="auto"/>
        <w:rPr>
          <w:rFonts w:ascii="Times New Roman" w:cs="Times New Roman"/>
          <w:color w:val="auto"/>
        </w:rPr>
      </w:pPr>
      <w:r>
        <w:rPr>
          <w:rFonts w:ascii="Times New Roman" w:cs="Times New Roman"/>
          <w:noProof/>
          <w:color w:val="auto"/>
        </w:rPr>
        <w:lastRenderedPageBreak/>
        <w:drawing>
          <wp:inline distT="0" distB="0" distL="0" distR="0" wp14:anchorId="62B2DED9" wp14:editId="7CF85891">
            <wp:extent cx="5283200" cy="7378700"/>
            <wp:effectExtent l="0" t="0" r="0" b="0"/>
            <wp:docPr id="1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3200" cy="7378700"/>
                    </a:xfrm>
                    <a:prstGeom prst="rect">
                      <a:avLst/>
                    </a:prstGeom>
                    <a:noFill/>
                    <a:ln>
                      <a:noFill/>
                    </a:ln>
                  </pic:spPr>
                </pic:pic>
              </a:graphicData>
            </a:graphic>
          </wp:inline>
        </w:drawing>
      </w:r>
    </w:p>
    <w:p w14:paraId="788C9D7E" w14:textId="77777777" w:rsidR="0024427F" w:rsidRDefault="0063422A" w:rsidP="00F84F8A">
      <w:pPr>
        <w:pStyle w:val="4"/>
      </w:pPr>
      <w:r>
        <w:rPr>
          <w:rFonts w:hint="eastAsia"/>
        </w:rPr>
        <w:t>安全事件恢复</w:t>
      </w:r>
    </w:p>
    <w:p w14:paraId="4582E32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安全事件的恢复由各系统管理人员负责，并会同各兄弟单位、专家一起对安全事件产生的结果进行尽快恢复；</w:t>
      </w:r>
    </w:p>
    <w:p w14:paraId="4952580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lastRenderedPageBreak/>
        <w:t>对于病毒、恶意代码、网页、非法入侵、拒绝服务等攻击行为需要对涉及设备进行全面安全检查，因以上原因引起系统不能正常运行则可采用重新安装系统、升级补丁、由供应商人员等方法解决；</w:t>
      </w:r>
    </w:p>
    <w:p w14:paraId="7707786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对于机房、网络线路故障的恢复，需要会同线路提供单位共同解决；</w:t>
      </w:r>
    </w:p>
    <w:p w14:paraId="74A2F74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sz w:val="24"/>
        </w:rPr>
        <w:t>当灾难降临、系统或设备发生故障、数据被破坏或丢失时，应及时向上级报告，并在最短的时间内，用备份的数据来恢复整个系统，最低限度减少损失，使系统提供正常的服务。</w:t>
      </w:r>
    </w:p>
    <w:p w14:paraId="2AF58CB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sz w:val="24"/>
        </w:rPr>
        <w:t>数据的恢复要由专人负责数据恢复工作，并认真填写恢复日志。一旦发生数据丢失或数据破坏等情况，要由应用管理员进行数据的恢复并做好记录。</w:t>
      </w:r>
    </w:p>
    <w:p w14:paraId="29239F7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sz w:val="24"/>
        </w:rPr>
        <w:t>对于安全事件，</w:t>
      </w:r>
      <w:r>
        <w:rPr>
          <w:rFonts w:hint="eastAsia"/>
          <w:kern w:val="0"/>
          <w:sz w:val="24"/>
        </w:rPr>
        <w:t>如短时间不能解决，需要提供备份解决方案，提供备份链路；</w:t>
      </w:r>
    </w:p>
    <w:p w14:paraId="56AA9743" w14:textId="77777777" w:rsidR="0024427F" w:rsidRDefault="0024427F">
      <w:pPr>
        <w:pStyle w:val="Default"/>
        <w:spacing w:before="156" w:after="156" w:line="360" w:lineRule="auto"/>
        <w:rPr>
          <w:rFonts w:ascii="Times New Roman" w:cs="Times New Roman"/>
          <w:color w:val="auto"/>
        </w:rPr>
      </w:pPr>
    </w:p>
    <w:p w14:paraId="6979D428" w14:textId="16AD3FC0" w:rsidR="0024427F" w:rsidRDefault="0063422A">
      <w:pPr>
        <w:pStyle w:val="3"/>
      </w:pPr>
      <w:bookmarkStart w:id="3308" w:name="_Toc399855284"/>
      <w:bookmarkStart w:id="3309" w:name="_Toc428792608"/>
      <w:bookmarkStart w:id="3310" w:name="_Toc489545282"/>
      <w:bookmarkStart w:id="3311" w:name="_Toc489546753"/>
      <w:bookmarkStart w:id="3312" w:name="_Toc489547097"/>
      <w:bookmarkStart w:id="3313" w:name="_Toc489547972"/>
      <w:bookmarkStart w:id="3314" w:name="_Toc489607171"/>
      <w:r>
        <w:rPr>
          <w:rFonts w:hint="eastAsia"/>
        </w:rPr>
        <w:t>安全事件报告流程</w:t>
      </w:r>
      <w:bookmarkEnd w:id="3308"/>
      <w:bookmarkEnd w:id="3309"/>
      <w:bookmarkEnd w:id="3310"/>
      <w:bookmarkEnd w:id="3311"/>
      <w:bookmarkEnd w:id="3312"/>
      <w:bookmarkEnd w:id="3313"/>
      <w:bookmarkEnd w:id="3314"/>
    </w:p>
    <w:p w14:paraId="01CCF52D" w14:textId="4C7FD9F0"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当发生安全事件时，信息系统管理员或维护人应立即在第一时间向</w:t>
      </w:r>
      <w:del w:id="3315" w:author="yunwei01" w:date="2017-08-02T14:23:00Z">
        <w:r w:rsidR="00FF67FC" w:rsidDel="00A97AE9">
          <w:rPr>
            <w:rFonts w:hint="eastAsia"/>
            <w:kern w:val="0"/>
            <w:sz w:val="24"/>
          </w:rPr>
          <w:delText>XXXXX</w:delText>
        </w:r>
      </w:del>
      <w:ins w:id="3316" w:author="yunwei01" w:date="2017-08-02T14:23:00Z">
        <w:r w:rsidR="00A97AE9">
          <w:rPr>
            <w:rFonts w:hint="eastAsia"/>
            <w:kern w:val="0"/>
            <w:sz w:val="24"/>
          </w:rPr>
          <w:t>研发部</w:t>
        </w:r>
      </w:ins>
      <w:r>
        <w:rPr>
          <w:rFonts w:hint="eastAsia"/>
          <w:kern w:val="0"/>
          <w:sz w:val="24"/>
        </w:rPr>
        <w:t>口头通知事件情况，说明事件发生的时间、部位、表象、程度和影响；</w:t>
      </w:r>
    </w:p>
    <w:p w14:paraId="2EE66F61" w14:textId="65806CC2"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发现安全事件时应立即组织人员开展抢修工作，</w:t>
      </w:r>
      <w:r>
        <w:rPr>
          <w:kern w:val="0"/>
          <w:sz w:val="24"/>
        </w:rPr>
        <w:t>1</w:t>
      </w:r>
      <w:r>
        <w:rPr>
          <w:rFonts w:hint="eastAsia"/>
          <w:kern w:val="0"/>
          <w:sz w:val="24"/>
        </w:rPr>
        <w:t>小时后仍未恢复时，立即向</w:t>
      </w:r>
      <w:del w:id="3317" w:author="yunwei01" w:date="2017-08-02T14:22:00Z">
        <w:r w:rsidR="00543823" w:rsidDel="00A97AE9">
          <w:rPr>
            <w:rFonts w:hint="eastAsia"/>
            <w:kern w:val="0"/>
            <w:sz w:val="24"/>
          </w:rPr>
          <w:delText>AAAAA</w:delText>
        </w:r>
      </w:del>
      <w:ins w:id="3318"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319" w:author="yunwei01" w:date="2017-08-02T14:38:00Z">
        <w:r w:rsidR="00543823" w:rsidDel="004C1B14">
          <w:rPr>
            <w:rFonts w:hint="eastAsia"/>
            <w:kern w:val="0"/>
            <w:sz w:val="24"/>
          </w:rPr>
          <w:delText>公司</w:delText>
        </w:r>
      </w:del>
      <w:ins w:id="3320" w:author="yunwei01" w:date="2017-08-02T14:38:00Z">
        <w:r w:rsidR="004C1B14">
          <w:rPr>
            <w:rFonts w:hint="eastAsia"/>
            <w:kern w:val="0"/>
            <w:sz w:val="24"/>
          </w:rPr>
          <w:t>公司</w:t>
        </w:r>
      </w:ins>
      <w:r>
        <w:rPr>
          <w:rFonts w:hint="eastAsia"/>
          <w:kern w:val="0"/>
          <w:sz w:val="24"/>
        </w:rPr>
        <w:t>领导汇报；根据事件严重程度，也可由</w:t>
      </w:r>
      <w:del w:id="3321" w:author="yunwei01" w:date="2017-08-02T14:22:00Z">
        <w:r w:rsidR="00543823" w:rsidDel="00A97AE9">
          <w:rPr>
            <w:rFonts w:hint="eastAsia"/>
            <w:kern w:val="0"/>
            <w:sz w:val="24"/>
          </w:rPr>
          <w:delText>AAAAA</w:delText>
        </w:r>
      </w:del>
      <w:ins w:id="3322"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323" w:author="yunwei01" w:date="2017-08-02T14:38:00Z">
        <w:r w:rsidR="00543823" w:rsidDel="004C1B14">
          <w:rPr>
            <w:rFonts w:hint="eastAsia"/>
            <w:kern w:val="0"/>
            <w:sz w:val="24"/>
          </w:rPr>
          <w:delText>公司</w:delText>
        </w:r>
      </w:del>
      <w:ins w:id="3324" w:author="yunwei01" w:date="2017-08-02T14:38:00Z">
        <w:r w:rsidR="004C1B14">
          <w:rPr>
            <w:rFonts w:hint="eastAsia"/>
            <w:kern w:val="0"/>
            <w:sz w:val="24"/>
          </w:rPr>
          <w:t>公司</w:t>
        </w:r>
      </w:ins>
      <w:r>
        <w:rPr>
          <w:rFonts w:hint="eastAsia"/>
          <w:kern w:val="0"/>
          <w:sz w:val="24"/>
        </w:rPr>
        <w:t>相关负责人向上级主管领导报告。</w:t>
      </w:r>
    </w:p>
    <w:p w14:paraId="594BA046" w14:textId="77777777" w:rsidR="0024427F" w:rsidRDefault="0063422A" w:rsidP="00F84F8A">
      <w:pPr>
        <w:pStyle w:val="4"/>
      </w:pPr>
      <w:r>
        <w:rPr>
          <w:rFonts w:hint="eastAsia"/>
        </w:rPr>
        <w:t>事件调查报告</w:t>
      </w:r>
    </w:p>
    <w:p w14:paraId="45508B93" w14:textId="4AC0DC82"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发生重大信息安全事件，应在</w:t>
      </w:r>
      <w:r>
        <w:rPr>
          <w:kern w:val="0"/>
          <w:sz w:val="24"/>
        </w:rPr>
        <w:t>3</w:t>
      </w:r>
      <w:r>
        <w:rPr>
          <w:rFonts w:hint="eastAsia"/>
          <w:kern w:val="0"/>
          <w:sz w:val="24"/>
        </w:rPr>
        <w:t>个有效工作日内将书面《信息安全事件调查报告》报</w:t>
      </w:r>
      <w:del w:id="3325" w:author="yunwei01" w:date="2017-08-02T14:22:00Z">
        <w:r w:rsidR="00543823" w:rsidDel="00A97AE9">
          <w:rPr>
            <w:rFonts w:hint="eastAsia"/>
            <w:kern w:val="0"/>
            <w:sz w:val="24"/>
          </w:rPr>
          <w:delText>AAAAA</w:delText>
        </w:r>
      </w:del>
      <w:ins w:id="3326"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327" w:author="yunwei01" w:date="2017-08-02T14:38:00Z">
        <w:r w:rsidR="00543823" w:rsidDel="004C1B14">
          <w:rPr>
            <w:rFonts w:hint="eastAsia"/>
            <w:kern w:val="0"/>
            <w:sz w:val="24"/>
          </w:rPr>
          <w:delText>公司</w:delText>
        </w:r>
      </w:del>
      <w:ins w:id="3328" w:author="yunwei01" w:date="2017-08-02T14:38:00Z">
        <w:r w:rsidR="004C1B14">
          <w:rPr>
            <w:rFonts w:hint="eastAsia"/>
            <w:kern w:val="0"/>
            <w:sz w:val="24"/>
          </w:rPr>
          <w:t>公司</w:t>
        </w:r>
      </w:ins>
      <w:r>
        <w:rPr>
          <w:rFonts w:hint="eastAsia"/>
          <w:kern w:val="0"/>
          <w:sz w:val="24"/>
        </w:rPr>
        <w:t>主管领导，由领导审定后，在</w:t>
      </w:r>
      <w:r>
        <w:rPr>
          <w:kern w:val="0"/>
          <w:sz w:val="24"/>
        </w:rPr>
        <w:t>5</w:t>
      </w:r>
      <w:r>
        <w:rPr>
          <w:rFonts w:hint="eastAsia"/>
          <w:kern w:val="0"/>
          <w:sz w:val="24"/>
        </w:rPr>
        <w:t>个有效工作日内，将审核意见及报告上报上级的分管领导审批。</w:t>
      </w:r>
    </w:p>
    <w:p w14:paraId="3E0760B1" w14:textId="79CC404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较大信息安全事件，应在</w:t>
      </w:r>
      <w:r>
        <w:rPr>
          <w:kern w:val="0"/>
          <w:sz w:val="24"/>
        </w:rPr>
        <w:t>5</w:t>
      </w:r>
      <w:r>
        <w:rPr>
          <w:rFonts w:hint="eastAsia"/>
          <w:kern w:val="0"/>
          <w:sz w:val="24"/>
        </w:rPr>
        <w:t>个有效工作日内将书面《信息安全事件调查</w:t>
      </w:r>
      <w:r>
        <w:rPr>
          <w:rFonts w:hint="eastAsia"/>
          <w:kern w:val="0"/>
          <w:sz w:val="24"/>
        </w:rPr>
        <w:lastRenderedPageBreak/>
        <w:t>报告》（</w:t>
      </w:r>
      <w:r>
        <w:rPr>
          <w:kern w:val="0"/>
          <w:sz w:val="24"/>
        </w:rPr>
        <w:t>详见附</w:t>
      </w:r>
      <w:r>
        <w:rPr>
          <w:kern w:val="0"/>
          <w:sz w:val="24"/>
        </w:rPr>
        <w:t>55</w:t>
      </w:r>
      <w:r>
        <w:rPr>
          <w:kern w:val="0"/>
          <w:sz w:val="24"/>
        </w:rPr>
        <w:t>）</w:t>
      </w:r>
      <w:r>
        <w:rPr>
          <w:rFonts w:hint="eastAsia"/>
          <w:kern w:val="0"/>
          <w:sz w:val="24"/>
        </w:rPr>
        <w:t>报</w:t>
      </w:r>
      <w:del w:id="3329" w:author="yunwei01" w:date="2017-08-02T14:22:00Z">
        <w:r w:rsidR="00543823" w:rsidDel="00A97AE9">
          <w:rPr>
            <w:rFonts w:hint="eastAsia"/>
            <w:kern w:val="0"/>
            <w:sz w:val="24"/>
          </w:rPr>
          <w:delText>AAAAA</w:delText>
        </w:r>
      </w:del>
      <w:ins w:id="3330"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331" w:author="yunwei01" w:date="2017-08-02T14:38:00Z">
        <w:r w:rsidR="00543823" w:rsidDel="004C1B14">
          <w:rPr>
            <w:rFonts w:hint="eastAsia"/>
            <w:kern w:val="0"/>
            <w:sz w:val="24"/>
          </w:rPr>
          <w:delText>公司</w:delText>
        </w:r>
      </w:del>
      <w:ins w:id="3332" w:author="yunwei01" w:date="2017-08-02T14:38:00Z">
        <w:r w:rsidR="004C1B14">
          <w:rPr>
            <w:rFonts w:hint="eastAsia"/>
            <w:kern w:val="0"/>
            <w:sz w:val="24"/>
          </w:rPr>
          <w:t>公司</w:t>
        </w:r>
      </w:ins>
      <w:r>
        <w:rPr>
          <w:rFonts w:hint="eastAsia"/>
          <w:kern w:val="0"/>
          <w:sz w:val="24"/>
        </w:rPr>
        <w:t>领导领导审批。</w:t>
      </w:r>
    </w:p>
    <w:p w14:paraId="3C153B6B" w14:textId="1EB9A07E"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一般信息安全事件，应在</w:t>
      </w:r>
      <w:r>
        <w:rPr>
          <w:kern w:val="0"/>
          <w:sz w:val="24"/>
        </w:rPr>
        <w:t>3</w:t>
      </w:r>
      <w:r>
        <w:rPr>
          <w:rFonts w:hint="eastAsia"/>
          <w:kern w:val="0"/>
          <w:sz w:val="24"/>
        </w:rPr>
        <w:t>个有效工作日内将书面《信息安全事件调查报告》报</w:t>
      </w:r>
      <w:del w:id="3333" w:author="yunwei01" w:date="2017-08-02T14:22:00Z">
        <w:r w:rsidR="00543823" w:rsidDel="00A97AE9">
          <w:rPr>
            <w:rFonts w:hint="eastAsia"/>
            <w:kern w:val="0"/>
            <w:sz w:val="24"/>
          </w:rPr>
          <w:delText>AAAAA</w:delText>
        </w:r>
      </w:del>
      <w:ins w:id="3334"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335" w:author="yunwei01" w:date="2017-08-02T14:38:00Z">
        <w:r w:rsidR="00543823" w:rsidDel="004C1B14">
          <w:rPr>
            <w:rFonts w:hint="eastAsia"/>
            <w:kern w:val="0"/>
            <w:sz w:val="24"/>
          </w:rPr>
          <w:delText>公司</w:delText>
        </w:r>
      </w:del>
      <w:ins w:id="3336" w:author="yunwei01" w:date="2017-08-02T14:38:00Z">
        <w:r w:rsidR="004C1B14">
          <w:rPr>
            <w:rFonts w:hint="eastAsia"/>
            <w:kern w:val="0"/>
            <w:sz w:val="24"/>
          </w:rPr>
          <w:t>公司</w:t>
        </w:r>
      </w:ins>
      <w:r>
        <w:rPr>
          <w:rFonts w:hint="eastAsia"/>
          <w:kern w:val="0"/>
          <w:sz w:val="24"/>
        </w:rPr>
        <w:t>负责人审批。</w:t>
      </w:r>
    </w:p>
    <w:p w14:paraId="15955EE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信息系统故障，应在当天将故障情况登记在册，内容包括故障发生、处理经过和简要原因分析。在一个月内同一部位连续发生同一故障</w:t>
      </w:r>
      <w:r>
        <w:rPr>
          <w:kern w:val="0"/>
          <w:sz w:val="24"/>
        </w:rPr>
        <w:t>3</w:t>
      </w:r>
      <w:r>
        <w:rPr>
          <w:rFonts w:hint="eastAsia"/>
          <w:kern w:val="0"/>
          <w:sz w:val="24"/>
        </w:rPr>
        <w:t>次，按一般信息安全事件处理。</w:t>
      </w:r>
    </w:p>
    <w:p w14:paraId="1E666E08" w14:textId="77777777" w:rsidR="0024427F" w:rsidRDefault="0063422A" w:rsidP="00F84F8A">
      <w:pPr>
        <w:pStyle w:val="4"/>
      </w:pPr>
      <w:r>
        <w:rPr>
          <w:rFonts w:hint="eastAsia"/>
        </w:rPr>
        <w:t>安全事件的后期教育与培训</w:t>
      </w:r>
    </w:p>
    <w:p w14:paraId="5A97DF87"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安全事件发生以后，需要整理相关资料，并总结经验，就事件处理经验交流，并就事件进行相关人员教育工作，以免再犯此类错误；</w:t>
      </w:r>
    </w:p>
    <w:p w14:paraId="0F6727D8"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每半年进行一次安全事件教育工作，并加入到每年度的培训计划中，对全体工作人员进行相关教育；</w:t>
      </w:r>
    </w:p>
    <w:p w14:paraId="03704F3B" w14:textId="46C85B70" w:rsidR="001F3B45" w:rsidRDefault="001F3B45" w:rsidP="001F3B45">
      <w:pPr>
        <w:adjustRightInd w:val="0"/>
        <w:spacing w:before="100" w:beforeAutospacing="1" w:after="100" w:afterAutospacing="1" w:line="360" w:lineRule="auto"/>
        <w:textAlignment w:val="baseline"/>
        <w:rPr>
          <w:ins w:id="3337" w:author="yunwei01" w:date="2017-08-04T10:21:00Z"/>
          <w:kern w:val="0"/>
          <w:sz w:val="24"/>
        </w:rPr>
      </w:pPr>
      <w:ins w:id="3338" w:author="yunwei01" w:date="2017-08-04T10:21:00Z">
        <w:r>
          <w:rPr>
            <w:kern w:val="0"/>
            <w:sz w:val="24"/>
          </w:rPr>
          <w:br w:type="page"/>
        </w:r>
      </w:ins>
    </w:p>
    <w:p w14:paraId="3E770A62" w14:textId="3F668E98" w:rsidR="00AC2033" w:rsidDel="001F3B45" w:rsidRDefault="00AC2033">
      <w:pPr>
        <w:adjustRightInd w:val="0"/>
        <w:spacing w:before="100" w:beforeAutospacing="1" w:after="100" w:afterAutospacing="1" w:line="360" w:lineRule="auto"/>
        <w:textAlignment w:val="baseline"/>
        <w:rPr>
          <w:del w:id="3339" w:author="yunwei01" w:date="2017-08-04T10:21:00Z"/>
          <w:kern w:val="0"/>
          <w:sz w:val="24"/>
        </w:rPr>
      </w:pPr>
      <w:bookmarkStart w:id="3340" w:name="_Toc489607172"/>
      <w:bookmarkEnd w:id="3340"/>
    </w:p>
    <w:p w14:paraId="069C4209" w14:textId="7D58D3D7" w:rsidR="0024427F" w:rsidRDefault="0063422A">
      <w:pPr>
        <w:pStyle w:val="1"/>
        <w:jc w:val="center"/>
        <w:pPrChange w:id="3341" w:author="yunwei01" w:date="2017-08-03T12:00:00Z">
          <w:pPr>
            <w:pStyle w:val="1"/>
          </w:pPr>
        </w:pPrChange>
      </w:pPr>
      <w:bookmarkStart w:id="3342" w:name="_Toc428792609"/>
      <w:bookmarkStart w:id="3343" w:name="_Toc489545283"/>
      <w:bookmarkStart w:id="3344" w:name="_Toc489546754"/>
      <w:bookmarkStart w:id="3345" w:name="_Toc489547098"/>
      <w:bookmarkStart w:id="3346" w:name="_Toc489547973"/>
      <w:bookmarkStart w:id="3347" w:name="_Toc489607173"/>
      <w:r>
        <w:rPr>
          <w:rFonts w:hint="eastAsia"/>
        </w:rPr>
        <w:t>硬件维护日常操作管理规程</w:t>
      </w:r>
      <w:bookmarkEnd w:id="3342"/>
      <w:bookmarkEnd w:id="3343"/>
      <w:bookmarkEnd w:id="3344"/>
      <w:bookmarkEnd w:id="3345"/>
      <w:bookmarkEnd w:id="3346"/>
      <w:bookmarkEnd w:id="3347"/>
    </w:p>
    <w:p w14:paraId="339DFE34" w14:textId="660CE007" w:rsidR="0024427F" w:rsidRDefault="0063422A">
      <w:pPr>
        <w:pStyle w:val="2"/>
      </w:pPr>
      <w:bookmarkStart w:id="3348" w:name="_Toc428792610"/>
      <w:bookmarkStart w:id="3349" w:name="_Toc489545284"/>
      <w:bookmarkStart w:id="3350" w:name="_Toc489546755"/>
      <w:bookmarkStart w:id="3351" w:name="_Toc489547099"/>
      <w:bookmarkStart w:id="3352" w:name="_Toc489547974"/>
      <w:bookmarkStart w:id="3353" w:name="_Toc489607174"/>
      <w:r>
        <w:rPr>
          <w:rFonts w:hint="eastAsia"/>
        </w:rPr>
        <w:t>硬件维护日常操作管理规程</w:t>
      </w:r>
      <w:bookmarkEnd w:id="3348"/>
      <w:bookmarkEnd w:id="3349"/>
      <w:bookmarkEnd w:id="3350"/>
      <w:bookmarkEnd w:id="3351"/>
      <w:bookmarkEnd w:id="3352"/>
      <w:bookmarkEnd w:id="3353"/>
    </w:p>
    <w:p w14:paraId="4F2DEDCD" w14:textId="7FF3202E" w:rsidR="0024427F" w:rsidRDefault="0063422A" w:rsidP="00F84F8A">
      <w:pPr>
        <w:pStyle w:val="3"/>
      </w:pPr>
      <w:bookmarkStart w:id="3354" w:name="_Toc428792611"/>
      <w:bookmarkStart w:id="3355" w:name="_Toc489545285"/>
      <w:bookmarkStart w:id="3356" w:name="_Toc489546756"/>
      <w:bookmarkStart w:id="3357" w:name="_Toc489547100"/>
      <w:bookmarkStart w:id="3358" w:name="_Toc489547975"/>
      <w:bookmarkStart w:id="3359" w:name="_Toc489607175"/>
      <w:r>
        <w:rPr>
          <w:rFonts w:hint="eastAsia"/>
        </w:rPr>
        <w:t>交换机</w:t>
      </w:r>
      <w:bookmarkEnd w:id="3354"/>
      <w:bookmarkEnd w:id="3355"/>
      <w:bookmarkEnd w:id="3356"/>
      <w:bookmarkEnd w:id="3357"/>
      <w:bookmarkEnd w:id="3358"/>
      <w:bookmarkEnd w:id="3359"/>
    </w:p>
    <w:p w14:paraId="3008B44E"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1.用管理员帐号登录交换机，查看系统日志，检查是否有异常和严重的报错信息；</w:t>
      </w:r>
    </w:p>
    <w:p w14:paraId="58F9DE37"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2.在系统内用命令行方式检查交换机每块背板和电源状态是否正常，并做记录（</w:t>
      </w:r>
      <w:r>
        <w:rPr>
          <w:rFonts w:ascii="宋体" w:cs="宋体"/>
          <w:color w:val="000000"/>
          <w:kern w:val="0"/>
          <w:sz w:val="24"/>
        </w:rPr>
        <w:t>见附56）</w:t>
      </w:r>
      <w:r>
        <w:rPr>
          <w:rFonts w:ascii="宋体" w:cs="宋体" w:hint="eastAsia"/>
          <w:color w:val="000000"/>
          <w:kern w:val="0"/>
          <w:sz w:val="24"/>
        </w:rPr>
        <w:t>；</w:t>
      </w:r>
    </w:p>
    <w:p w14:paraId="04CEC192"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3.在系统内用命令行方式检查交换机硬件资源如CPU、内存的利用率是否正常，并做记录；</w:t>
      </w:r>
    </w:p>
    <w:p w14:paraId="0AE4AC80"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4.在系统内用命令行方式检查交换机各个网络接口、VLAN、路由和网络通讯等状态是否正常，并做记录；</w:t>
      </w:r>
    </w:p>
    <w:p w14:paraId="01BA4F4B"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5.如果交换机有异常情况或者进行配置修改需要做好记录。</w:t>
      </w:r>
    </w:p>
    <w:p w14:paraId="6380AAD7" w14:textId="10476C52" w:rsidR="0024427F" w:rsidRDefault="0063422A">
      <w:pPr>
        <w:pStyle w:val="3"/>
      </w:pPr>
      <w:bookmarkStart w:id="3360" w:name="_Toc428792612"/>
      <w:bookmarkStart w:id="3361" w:name="_Toc489545286"/>
      <w:bookmarkStart w:id="3362" w:name="_Toc489546757"/>
      <w:bookmarkStart w:id="3363" w:name="_Toc489547101"/>
      <w:bookmarkStart w:id="3364" w:name="_Toc489547976"/>
      <w:bookmarkStart w:id="3365" w:name="_Toc489607176"/>
      <w:r>
        <w:rPr>
          <w:rFonts w:hint="eastAsia"/>
        </w:rPr>
        <w:t>路由器</w:t>
      </w:r>
      <w:bookmarkEnd w:id="3360"/>
      <w:bookmarkEnd w:id="3361"/>
      <w:bookmarkEnd w:id="3362"/>
      <w:bookmarkEnd w:id="3363"/>
      <w:bookmarkEnd w:id="3364"/>
      <w:bookmarkEnd w:id="3365"/>
    </w:p>
    <w:p w14:paraId="5A26D598"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1.用管理员帐号登录路由器，查看系统日志，检查是否有异常和严重的报错信息；</w:t>
      </w:r>
    </w:p>
    <w:p w14:paraId="1EDD10BF"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2.在系统内用命令行方式检查交换机每块背板和电源状态是否正常，并做记录（</w:t>
      </w:r>
      <w:r>
        <w:rPr>
          <w:rFonts w:ascii="宋体" w:cs="宋体"/>
          <w:color w:val="000000"/>
          <w:kern w:val="0"/>
          <w:sz w:val="24"/>
        </w:rPr>
        <w:t>见附56）</w:t>
      </w:r>
      <w:r>
        <w:rPr>
          <w:rFonts w:ascii="宋体" w:cs="宋体" w:hint="eastAsia"/>
          <w:color w:val="000000"/>
          <w:kern w:val="0"/>
          <w:sz w:val="24"/>
        </w:rPr>
        <w:t>；</w:t>
      </w:r>
    </w:p>
    <w:p w14:paraId="21D831C6"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3.在系统内用命令行方式检查交换机硬件资源如CPU、内存的利用率是否正常，并做记录；</w:t>
      </w:r>
    </w:p>
    <w:p w14:paraId="7DFA5038"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4.在系统内用命令行方式检查交换机各个网络接口、路由和网络通讯等状态是否正常，并做记录；</w:t>
      </w:r>
    </w:p>
    <w:p w14:paraId="06E465A4"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5.如果路由器有异常情况或者进行配置修改需要做好记录。</w:t>
      </w:r>
    </w:p>
    <w:p w14:paraId="031BEA45" w14:textId="4BC99032" w:rsidR="0024427F" w:rsidRDefault="0063422A">
      <w:pPr>
        <w:pStyle w:val="3"/>
      </w:pPr>
      <w:bookmarkStart w:id="3366" w:name="_Toc428792613"/>
      <w:bookmarkStart w:id="3367" w:name="_Toc489545287"/>
      <w:bookmarkStart w:id="3368" w:name="_Toc489546758"/>
      <w:bookmarkStart w:id="3369" w:name="_Toc489547102"/>
      <w:bookmarkStart w:id="3370" w:name="_Toc489547977"/>
      <w:bookmarkStart w:id="3371" w:name="_Toc489607177"/>
      <w:r>
        <w:rPr>
          <w:rFonts w:hint="eastAsia"/>
        </w:rPr>
        <w:t>防火墙</w:t>
      </w:r>
      <w:bookmarkEnd w:id="3366"/>
      <w:bookmarkEnd w:id="3367"/>
      <w:bookmarkEnd w:id="3368"/>
      <w:bookmarkEnd w:id="3369"/>
      <w:bookmarkEnd w:id="3370"/>
      <w:bookmarkEnd w:id="3371"/>
    </w:p>
    <w:p w14:paraId="60F71A8D"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1.通过Web界面用管理员帐号登录各个防火墙，查看系统日志，检查是否有</w:t>
      </w:r>
      <w:r>
        <w:rPr>
          <w:rFonts w:ascii="宋体" w:cs="宋体" w:hint="eastAsia"/>
          <w:color w:val="000000"/>
          <w:kern w:val="0"/>
          <w:sz w:val="24"/>
        </w:rPr>
        <w:lastRenderedPageBreak/>
        <w:t>异常和严重的报错信息；</w:t>
      </w:r>
    </w:p>
    <w:p w14:paraId="02C289FE"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2.在系统内检查防火墙硬件资源如CPU、内存的利用率和会话连接数是否正常，并做记录（</w:t>
      </w:r>
      <w:r>
        <w:rPr>
          <w:rFonts w:ascii="宋体" w:cs="宋体"/>
          <w:color w:val="000000"/>
          <w:kern w:val="0"/>
          <w:sz w:val="24"/>
        </w:rPr>
        <w:t>见附56）</w:t>
      </w:r>
      <w:r>
        <w:rPr>
          <w:rFonts w:ascii="宋体" w:cs="宋体" w:hint="eastAsia"/>
          <w:color w:val="000000"/>
          <w:kern w:val="0"/>
          <w:sz w:val="24"/>
        </w:rPr>
        <w:t>；</w:t>
      </w:r>
    </w:p>
    <w:p w14:paraId="7C347590"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3.在系统内检查防火墙各个网络接口、路由和网络通讯等状态是否正常，并做记录；</w:t>
      </w:r>
    </w:p>
    <w:p w14:paraId="038F2089"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4.在系统内检查防火墙安全策略是否正常，并做记录；</w:t>
      </w:r>
    </w:p>
    <w:p w14:paraId="24DFDEB2"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5.如果防火墙有异常情况或者进行配置修改需要做好记录。</w:t>
      </w:r>
    </w:p>
    <w:p w14:paraId="2846AD1D" w14:textId="3713675D" w:rsidR="0024427F" w:rsidRDefault="0063422A">
      <w:pPr>
        <w:pStyle w:val="3"/>
      </w:pPr>
      <w:bookmarkStart w:id="3372" w:name="_Toc428792614"/>
      <w:bookmarkStart w:id="3373" w:name="_Toc489545288"/>
      <w:bookmarkStart w:id="3374" w:name="_Toc489546759"/>
      <w:bookmarkStart w:id="3375" w:name="_Toc489547103"/>
      <w:bookmarkStart w:id="3376" w:name="_Toc489547978"/>
      <w:bookmarkStart w:id="3377" w:name="_Toc489607178"/>
      <w:r>
        <w:rPr>
          <w:rFonts w:hint="eastAsia"/>
        </w:rPr>
        <w:t>小型机</w:t>
      </w:r>
      <w:bookmarkEnd w:id="3372"/>
      <w:bookmarkEnd w:id="3373"/>
      <w:bookmarkEnd w:id="3374"/>
      <w:bookmarkEnd w:id="3375"/>
      <w:bookmarkEnd w:id="3376"/>
      <w:bookmarkEnd w:id="3377"/>
    </w:p>
    <w:p w14:paraId="3A6BF99E"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1.用管理员帐号登录Oracle核心数据库主机小型机，查看系统日志，检查是否有异常和严重的报错信息；</w:t>
      </w:r>
    </w:p>
    <w:p w14:paraId="5B53F232"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2.在系统内用命令行方式检查主机CPU、内存、硬盘、网卡、HBA卡和电源等硬件部件状态是否正常，并做记录（</w:t>
      </w:r>
      <w:r>
        <w:rPr>
          <w:rFonts w:ascii="宋体" w:cs="宋体"/>
          <w:color w:val="000000"/>
          <w:kern w:val="0"/>
          <w:sz w:val="24"/>
        </w:rPr>
        <w:t>见附56）</w:t>
      </w:r>
      <w:r>
        <w:rPr>
          <w:rFonts w:ascii="宋体" w:cs="宋体" w:hint="eastAsia"/>
          <w:color w:val="000000"/>
          <w:kern w:val="0"/>
          <w:sz w:val="24"/>
        </w:rPr>
        <w:t>；</w:t>
      </w:r>
    </w:p>
    <w:p w14:paraId="3E7F5329"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3.在系统内用命令行方式检查主机硬件资源如CPU、内存、硬盘、换页空间和文件系统的利用率是否正常，并做记录；</w:t>
      </w:r>
    </w:p>
    <w:p w14:paraId="35A6346C"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4.在系统内用命令行方式检查主机各个网络接口、网络通讯和群集等状态是否正常，并做记录；</w:t>
      </w:r>
    </w:p>
    <w:p w14:paraId="4435D59F"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5.如果主机有异常情况或者进行配置修改需要做好记录。</w:t>
      </w:r>
    </w:p>
    <w:p w14:paraId="60510C0D" w14:textId="277D9C68" w:rsidR="0024427F" w:rsidRDefault="0063422A">
      <w:pPr>
        <w:pStyle w:val="3"/>
      </w:pPr>
      <w:bookmarkStart w:id="3378" w:name="_Toc428792615"/>
      <w:bookmarkStart w:id="3379" w:name="_Toc489545289"/>
      <w:bookmarkStart w:id="3380" w:name="_Toc489546760"/>
      <w:bookmarkStart w:id="3381" w:name="_Toc489547104"/>
      <w:bookmarkStart w:id="3382" w:name="_Toc489547979"/>
      <w:bookmarkStart w:id="3383" w:name="_Toc489607179"/>
      <w:r>
        <w:rPr>
          <w:rFonts w:hint="eastAsia"/>
        </w:rPr>
        <w:t>PC</w:t>
      </w:r>
      <w:r>
        <w:rPr>
          <w:rFonts w:hint="eastAsia"/>
        </w:rPr>
        <w:t>服务器</w:t>
      </w:r>
      <w:bookmarkEnd w:id="3378"/>
      <w:bookmarkEnd w:id="3379"/>
      <w:bookmarkEnd w:id="3380"/>
      <w:bookmarkEnd w:id="3381"/>
      <w:bookmarkEnd w:id="3382"/>
      <w:bookmarkEnd w:id="3383"/>
    </w:p>
    <w:p w14:paraId="20484004"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1.在机房现场查看PC服务器的运行情况，查看液晶面板上是否有报错信息；</w:t>
      </w:r>
    </w:p>
    <w:p w14:paraId="0ECCA582"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2.查看服务器的CPU、内存、硬盘和电源等部件是否有故障；</w:t>
      </w:r>
    </w:p>
    <w:p w14:paraId="5BF62DB6"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3.如果有异常情况或者进行配置修改需要做好记录（</w:t>
      </w:r>
      <w:r>
        <w:rPr>
          <w:rFonts w:ascii="宋体" w:cs="宋体"/>
          <w:color w:val="000000"/>
          <w:kern w:val="0"/>
          <w:sz w:val="24"/>
        </w:rPr>
        <w:t>见附56）</w:t>
      </w:r>
      <w:r>
        <w:rPr>
          <w:rFonts w:ascii="宋体" w:cs="宋体" w:hint="eastAsia"/>
          <w:color w:val="000000"/>
          <w:kern w:val="0"/>
          <w:sz w:val="24"/>
        </w:rPr>
        <w:t>。</w:t>
      </w:r>
    </w:p>
    <w:p w14:paraId="0E4495E2" w14:textId="6E405DF1" w:rsidR="0024427F" w:rsidRDefault="00033C64">
      <w:pPr>
        <w:pStyle w:val="3"/>
      </w:pPr>
      <w:bookmarkStart w:id="3384" w:name="_Toc428792616"/>
      <w:bookmarkStart w:id="3385" w:name="_Toc489545290"/>
      <w:bookmarkStart w:id="3386" w:name="_Toc489546761"/>
      <w:bookmarkStart w:id="3387" w:name="_Toc489547105"/>
      <w:bookmarkStart w:id="3388" w:name="_Toc489547980"/>
      <w:bookmarkStart w:id="3389" w:name="_Toc489607180"/>
      <w:r>
        <w:rPr>
          <w:rFonts w:hint="eastAsia"/>
        </w:rPr>
        <w:t>审计系统</w:t>
      </w:r>
      <w:bookmarkEnd w:id="3384"/>
      <w:bookmarkEnd w:id="3385"/>
      <w:bookmarkEnd w:id="3386"/>
      <w:bookmarkEnd w:id="3387"/>
      <w:bookmarkEnd w:id="3388"/>
      <w:bookmarkEnd w:id="3389"/>
    </w:p>
    <w:p w14:paraId="7836AEC1" w14:textId="0A150815"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1.登录</w:t>
      </w:r>
      <w:r w:rsidR="00033C64">
        <w:rPr>
          <w:rFonts w:ascii="宋体" w:cs="宋体" w:hint="eastAsia"/>
          <w:color w:val="000000"/>
          <w:kern w:val="0"/>
          <w:sz w:val="24"/>
        </w:rPr>
        <w:t>审计系统</w:t>
      </w:r>
      <w:r>
        <w:rPr>
          <w:rFonts w:ascii="宋体" w:cs="宋体" w:hint="eastAsia"/>
          <w:color w:val="000000"/>
          <w:kern w:val="0"/>
          <w:sz w:val="24"/>
        </w:rPr>
        <w:t>，查看</w:t>
      </w:r>
      <w:del w:id="3390" w:author="yunwei01" w:date="2017-08-02T14:22:00Z">
        <w:r w:rsidR="00317016" w:rsidDel="00A97AE9">
          <w:rPr>
            <w:rFonts w:ascii="宋体" w:cs="宋体" w:hint="eastAsia"/>
            <w:color w:val="000000"/>
            <w:kern w:val="0"/>
            <w:sz w:val="24"/>
          </w:rPr>
          <w:delText>AAAAA</w:delText>
        </w:r>
      </w:del>
      <w:ins w:id="3391" w:author="yunwei01" w:date="2017-08-02T14:22:00Z">
        <w:r w:rsidR="00A97AE9">
          <w:rPr>
            <w:rFonts w:ascii="宋体" w:cs="宋体" w:hint="eastAsia"/>
            <w:color w:val="000000"/>
            <w:kern w:val="0"/>
            <w:sz w:val="24"/>
          </w:rPr>
          <w:t>资鼎(上海)互联网金融信息服务有限</w:t>
        </w:r>
      </w:ins>
      <w:del w:id="3392" w:author="yunwei01" w:date="2017-08-02T14:38:00Z">
        <w:r w:rsidR="00317016" w:rsidDel="004C1B14">
          <w:rPr>
            <w:rFonts w:ascii="宋体" w:cs="宋体" w:hint="eastAsia"/>
            <w:color w:val="000000"/>
            <w:kern w:val="0"/>
            <w:sz w:val="24"/>
          </w:rPr>
          <w:delText>公司</w:delText>
        </w:r>
      </w:del>
      <w:ins w:id="3393"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3394" w:author="yunwei01" w:date="2017-08-02T14:23:00Z">
        <w:r w:rsidR="00317016" w:rsidDel="00A97AE9">
          <w:rPr>
            <w:rFonts w:ascii="宋体" w:cs="宋体" w:hint="eastAsia"/>
            <w:color w:val="000000"/>
            <w:kern w:val="0"/>
            <w:sz w:val="24"/>
          </w:rPr>
          <w:delText>BBBBB</w:delText>
        </w:r>
      </w:del>
      <w:ins w:id="3395" w:author="yunwei01" w:date="2017-08-02T14:46:00Z">
        <w:r w:rsidR="004C1B14">
          <w:rPr>
            <w:rFonts w:ascii="宋体" w:cs="宋体" w:hint="eastAsia"/>
            <w:color w:val="000000"/>
            <w:kern w:val="0"/>
            <w:sz w:val="24"/>
          </w:rPr>
          <w:t>“</w:t>
        </w:r>
      </w:ins>
      <w:ins w:id="3396"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网络设备运行情况；</w:t>
      </w:r>
    </w:p>
    <w:p w14:paraId="64DB1008" w14:textId="4C4973AE"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lastRenderedPageBreak/>
        <w:t>2.查看</w:t>
      </w:r>
      <w:del w:id="3397" w:author="yunwei01" w:date="2017-08-02T14:22:00Z">
        <w:r w:rsidR="00317016" w:rsidDel="00A97AE9">
          <w:rPr>
            <w:rFonts w:ascii="宋体" w:cs="宋体" w:hint="eastAsia"/>
            <w:color w:val="000000"/>
            <w:kern w:val="0"/>
            <w:sz w:val="24"/>
          </w:rPr>
          <w:delText>AAAAA</w:delText>
        </w:r>
      </w:del>
      <w:ins w:id="3398" w:author="yunwei01" w:date="2017-08-02T14:22:00Z">
        <w:r w:rsidR="00A97AE9">
          <w:rPr>
            <w:rFonts w:ascii="宋体" w:cs="宋体" w:hint="eastAsia"/>
            <w:color w:val="000000"/>
            <w:kern w:val="0"/>
            <w:sz w:val="24"/>
          </w:rPr>
          <w:t>资鼎(上海)互联网金融信息服务有限</w:t>
        </w:r>
      </w:ins>
      <w:del w:id="3399" w:author="yunwei01" w:date="2017-08-02T14:38:00Z">
        <w:r w:rsidR="00317016" w:rsidDel="004C1B14">
          <w:rPr>
            <w:rFonts w:ascii="宋体" w:cs="宋体" w:hint="eastAsia"/>
            <w:color w:val="000000"/>
            <w:kern w:val="0"/>
            <w:sz w:val="24"/>
          </w:rPr>
          <w:delText>公司</w:delText>
        </w:r>
      </w:del>
      <w:ins w:id="3400"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3401" w:author="yunwei01" w:date="2017-08-02T14:23:00Z">
        <w:r w:rsidR="00317016" w:rsidDel="00A97AE9">
          <w:rPr>
            <w:rFonts w:ascii="宋体" w:cs="宋体" w:hint="eastAsia"/>
            <w:color w:val="000000"/>
            <w:kern w:val="0"/>
            <w:sz w:val="24"/>
          </w:rPr>
          <w:delText>BBBBB</w:delText>
        </w:r>
      </w:del>
      <w:ins w:id="3402" w:author="yunwei01" w:date="2017-08-02T14:46:00Z">
        <w:r w:rsidR="004C1B14">
          <w:rPr>
            <w:rFonts w:ascii="宋体" w:cs="宋体" w:hint="eastAsia"/>
            <w:color w:val="000000"/>
            <w:kern w:val="0"/>
            <w:sz w:val="24"/>
          </w:rPr>
          <w:t>“</w:t>
        </w:r>
      </w:ins>
      <w:ins w:id="3403"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网络链路情况；</w:t>
      </w:r>
    </w:p>
    <w:p w14:paraId="4302EEBA"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3.如果有异常情况或者进行配置修改需要做好记录。（</w:t>
      </w:r>
      <w:r>
        <w:rPr>
          <w:rFonts w:ascii="宋体" w:cs="宋体"/>
          <w:color w:val="000000"/>
          <w:kern w:val="0"/>
          <w:sz w:val="24"/>
        </w:rPr>
        <w:t>见附56）</w:t>
      </w:r>
    </w:p>
    <w:p w14:paraId="628D3E05" w14:textId="2FD21CAD" w:rsidR="001F3B45" w:rsidRDefault="001F3B45" w:rsidP="001F3B45">
      <w:pPr>
        <w:autoSpaceDE w:val="0"/>
        <w:autoSpaceDN w:val="0"/>
        <w:adjustRightInd w:val="0"/>
        <w:spacing w:line="360" w:lineRule="auto"/>
        <w:jc w:val="left"/>
        <w:rPr>
          <w:ins w:id="3404" w:author="yunwei01" w:date="2017-08-04T10:21:00Z"/>
          <w:rFonts w:ascii="宋体" w:cs="宋体"/>
          <w:color w:val="000000"/>
          <w:kern w:val="0"/>
          <w:sz w:val="24"/>
        </w:rPr>
      </w:pPr>
      <w:ins w:id="3405" w:author="yunwei01" w:date="2017-08-04T10:21:00Z">
        <w:r>
          <w:rPr>
            <w:rFonts w:ascii="宋体" w:cs="宋体"/>
            <w:color w:val="000000"/>
            <w:kern w:val="0"/>
            <w:sz w:val="24"/>
          </w:rPr>
          <w:br w:type="page"/>
        </w:r>
      </w:ins>
    </w:p>
    <w:p w14:paraId="521677BC" w14:textId="46C3ECF0" w:rsidR="00AC2033" w:rsidDel="001F3B45" w:rsidRDefault="00AC2033">
      <w:pPr>
        <w:autoSpaceDE w:val="0"/>
        <w:autoSpaceDN w:val="0"/>
        <w:adjustRightInd w:val="0"/>
        <w:spacing w:line="360" w:lineRule="auto"/>
        <w:ind w:firstLineChars="200" w:firstLine="480"/>
        <w:jc w:val="left"/>
        <w:rPr>
          <w:del w:id="3406" w:author="yunwei01" w:date="2017-08-04T10:22:00Z"/>
          <w:rFonts w:ascii="宋体" w:cs="宋体"/>
          <w:color w:val="000000"/>
          <w:kern w:val="0"/>
          <w:sz w:val="24"/>
        </w:rPr>
      </w:pPr>
      <w:bookmarkStart w:id="3407" w:name="_Toc489607181"/>
      <w:bookmarkEnd w:id="3407"/>
    </w:p>
    <w:p w14:paraId="5F912799" w14:textId="77777777" w:rsidR="0024427F" w:rsidRDefault="0063422A">
      <w:pPr>
        <w:pStyle w:val="1"/>
        <w:jc w:val="center"/>
        <w:pPrChange w:id="3408" w:author="yunwei01" w:date="2017-08-03T12:01:00Z">
          <w:pPr>
            <w:pStyle w:val="1"/>
          </w:pPr>
        </w:pPrChange>
      </w:pPr>
      <w:bookmarkStart w:id="3409" w:name="_Toc428792617"/>
      <w:bookmarkStart w:id="3410" w:name="_Toc489545291"/>
      <w:bookmarkStart w:id="3411" w:name="_Toc489546762"/>
      <w:bookmarkStart w:id="3412" w:name="_Toc489547106"/>
      <w:bookmarkStart w:id="3413" w:name="_Toc489547981"/>
      <w:bookmarkStart w:id="3414" w:name="_Toc489607182"/>
      <w:bookmarkStart w:id="3415" w:name="_Toc399855286"/>
      <w:r>
        <w:rPr>
          <w:rFonts w:hint="eastAsia"/>
        </w:rPr>
        <w:t>信息系统操作规程</w:t>
      </w:r>
      <w:bookmarkEnd w:id="3409"/>
      <w:bookmarkEnd w:id="3410"/>
      <w:bookmarkEnd w:id="3411"/>
      <w:bookmarkEnd w:id="3412"/>
      <w:bookmarkEnd w:id="3413"/>
      <w:bookmarkEnd w:id="3414"/>
    </w:p>
    <w:p w14:paraId="5EA8F3FE" w14:textId="0C8FAAFD" w:rsidR="0024427F" w:rsidRDefault="0063422A">
      <w:pPr>
        <w:pStyle w:val="2"/>
      </w:pPr>
      <w:bookmarkStart w:id="3416" w:name="_Toc428792618"/>
      <w:bookmarkStart w:id="3417" w:name="_Toc489545292"/>
      <w:bookmarkStart w:id="3418" w:name="_Toc489546763"/>
      <w:bookmarkStart w:id="3419" w:name="_Toc489547107"/>
      <w:bookmarkStart w:id="3420" w:name="_Toc489547982"/>
      <w:bookmarkStart w:id="3421" w:name="_Toc489607183"/>
      <w:r>
        <w:rPr>
          <w:rFonts w:hint="eastAsia"/>
        </w:rPr>
        <w:t>信息系统操作规程</w:t>
      </w:r>
      <w:bookmarkEnd w:id="3415"/>
      <w:bookmarkEnd w:id="3416"/>
      <w:bookmarkEnd w:id="3417"/>
      <w:bookmarkEnd w:id="3418"/>
      <w:bookmarkEnd w:id="3419"/>
      <w:bookmarkEnd w:id="3420"/>
      <w:bookmarkEnd w:id="3421"/>
    </w:p>
    <w:p w14:paraId="12A54832" w14:textId="20C98DB9" w:rsidR="0024427F" w:rsidRDefault="0063422A">
      <w:pPr>
        <w:pStyle w:val="3"/>
      </w:pPr>
      <w:bookmarkStart w:id="3422" w:name="_Toc399855287"/>
      <w:bookmarkStart w:id="3423" w:name="_Toc428792619"/>
      <w:bookmarkStart w:id="3424" w:name="_Toc489545293"/>
      <w:bookmarkStart w:id="3425" w:name="_Toc489546764"/>
      <w:bookmarkStart w:id="3426" w:name="_Toc489547108"/>
      <w:bookmarkStart w:id="3427" w:name="_Toc489547983"/>
      <w:bookmarkStart w:id="3428" w:name="_Toc489607184"/>
      <w:r>
        <w:rPr>
          <w:rFonts w:hint="eastAsia"/>
        </w:rPr>
        <w:t>服务器设备操作规程</w:t>
      </w:r>
      <w:bookmarkEnd w:id="3422"/>
      <w:bookmarkEnd w:id="3423"/>
      <w:bookmarkEnd w:id="3424"/>
      <w:bookmarkEnd w:id="3425"/>
      <w:bookmarkEnd w:id="3426"/>
      <w:bookmarkEnd w:id="3427"/>
      <w:bookmarkEnd w:id="3428"/>
    </w:p>
    <w:p w14:paraId="69CF4F5F"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必须放置于通风良好、消防设施齐全的房间，并由专人看管；</w:t>
      </w:r>
    </w:p>
    <w:p w14:paraId="5124EBF8" w14:textId="17DC4095" w:rsidR="0024427F" w:rsidDel="00773555" w:rsidRDefault="0063422A">
      <w:pPr>
        <w:numPr>
          <w:ilvl w:val="0"/>
          <w:numId w:val="27"/>
        </w:numPr>
        <w:adjustRightInd w:val="0"/>
        <w:spacing w:before="100" w:beforeAutospacing="1" w:after="100" w:afterAutospacing="1" w:line="360" w:lineRule="auto"/>
        <w:textAlignment w:val="baseline"/>
        <w:rPr>
          <w:del w:id="3429" w:author="yunwei01" w:date="2017-08-03T14:00:00Z"/>
          <w:kern w:val="0"/>
          <w:sz w:val="24"/>
        </w:rPr>
      </w:pPr>
      <w:del w:id="3430" w:author="yunwei01" w:date="2017-08-03T14:00:00Z">
        <w:r w:rsidDel="00773555">
          <w:rPr>
            <w:rFonts w:hint="eastAsia"/>
            <w:kern w:val="0"/>
            <w:sz w:val="24"/>
          </w:rPr>
          <w:delText>服务器必须提供不间断电源以防止电源波动对设备的冲击；</w:delText>
        </w:r>
      </w:del>
    </w:p>
    <w:p w14:paraId="107D579F" w14:textId="4678F86C"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关键应用提供双机热备机制，提高系统整体可靠性；服务器上的数据定期备份，由相关人员执行备份操作；</w:t>
      </w:r>
    </w:p>
    <w:p w14:paraId="3397300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服务器管理员口令需要定期</w:t>
      </w:r>
      <w:r>
        <w:rPr>
          <w:rFonts w:hint="eastAsia"/>
          <w:kern w:val="0"/>
          <w:sz w:val="24"/>
        </w:rPr>
        <w:t>(</w:t>
      </w:r>
      <w:r>
        <w:rPr>
          <w:rFonts w:hint="eastAsia"/>
          <w:kern w:val="0"/>
          <w:sz w:val="24"/>
        </w:rPr>
        <w:t>每季度一次</w:t>
      </w:r>
      <w:r>
        <w:rPr>
          <w:rFonts w:hint="eastAsia"/>
          <w:kern w:val="0"/>
          <w:sz w:val="24"/>
        </w:rPr>
        <w:t>)</w:t>
      </w:r>
      <w:r>
        <w:rPr>
          <w:rFonts w:hint="eastAsia"/>
          <w:kern w:val="0"/>
          <w:sz w:val="24"/>
        </w:rPr>
        <w:t>更换；</w:t>
      </w:r>
    </w:p>
    <w:p w14:paraId="4A1A380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定期</w:t>
      </w:r>
      <w:r>
        <w:rPr>
          <w:rFonts w:hint="eastAsia"/>
          <w:kern w:val="0"/>
          <w:sz w:val="24"/>
        </w:rPr>
        <w:t>(</w:t>
      </w:r>
      <w:r>
        <w:rPr>
          <w:rFonts w:hint="eastAsia"/>
          <w:kern w:val="0"/>
          <w:sz w:val="24"/>
        </w:rPr>
        <w:t>每日一次</w:t>
      </w:r>
      <w:r>
        <w:rPr>
          <w:rFonts w:hint="eastAsia"/>
          <w:kern w:val="0"/>
          <w:sz w:val="24"/>
        </w:rPr>
        <w:t>)</w:t>
      </w:r>
      <w:r>
        <w:rPr>
          <w:rFonts w:hint="eastAsia"/>
          <w:kern w:val="0"/>
          <w:sz w:val="24"/>
        </w:rPr>
        <w:t>对服务器运行情况进行监控，包括</w:t>
      </w:r>
      <w:r>
        <w:rPr>
          <w:rFonts w:hint="eastAsia"/>
          <w:kern w:val="0"/>
          <w:sz w:val="24"/>
        </w:rPr>
        <w:t>CPU</w:t>
      </w:r>
      <w:r>
        <w:rPr>
          <w:rFonts w:hint="eastAsia"/>
          <w:kern w:val="0"/>
          <w:sz w:val="24"/>
        </w:rPr>
        <w:t>利用率、磁盘使用情况等；</w:t>
      </w:r>
    </w:p>
    <w:p w14:paraId="6AE493A6"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机房内投入工作的服务器中存储有重要的数据，只有经过专业培训的工作人员才允许对服务器参数进行调整或对硬件设施进行维护，任何来宾未经许可不得擅自进行操作、修改，非系统管理员需要对服务器进行操作，在使用前必须征得相关责任人同意方可进行，即便经过允许或授权也要保证计算机内原有数据的完整性可系统的可运行性，否则引起的损失，由当事人承担一切责任；</w:t>
      </w:r>
    </w:p>
    <w:p w14:paraId="5E01341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管理员口令必须妥善保管，临时离开管理员界面时必须锁屏；</w:t>
      </w:r>
    </w:p>
    <w:p w14:paraId="6F389964"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对服务器进行维护前，通知用户服务器需中断的时间；</w:t>
      </w:r>
    </w:p>
    <w:p w14:paraId="69618A4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在修改服务器系统的过程中，必须记录详细的工作日志（见附</w:t>
      </w:r>
      <w:r>
        <w:rPr>
          <w:rFonts w:hint="eastAsia"/>
          <w:kern w:val="0"/>
          <w:sz w:val="24"/>
        </w:rPr>
        <w:t>57</w:t>
      </w:r>
      <w:r>
        <w:rPr>
          <w:rFonts w:hint="eastAsia"/>
          <w:kern w:val="0"/>
          <w:sz w:val="24"/>
        </w:rPr>
        <w:t>）；</w:t>
      </w:r>
    </w:p>
    <w:p w14:paraId="5E020CC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在修改服务器状态前必须确保所作的修改操作或新安装的软件不会对遭受软件功能造成损伤。修改过程中必须对所修改的参数记录，以方便查错和参数恢复；修改后必须对服务器进行功能测试，查看其运行状态是否正常、新软件是否运行正常；</w:t>
      </w:r>
    </w:p>
    <w:p w14:paraId="0FB0D901"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软件公司来对服务器数据更新、版本升级、或者安装新软件，必须遵守本制度，方可开展相关工作；</w:t>
      </w:r>
    </w:p>
    <w:p w14:paraId="0E81C35F" w14:textId="516EC9D3" w:rsidR="0024427F" w:rsidRDefault="0063422A" w:rsidP="00F84F8A">
      <w:pPr>
        <w:pStyle w:val="3"/>
      </w:pPr>
      <w:bookmarkStart w:id="3431" w:name="_Toc399855288"/>
      <w:bookmarkStart w:id="3432" w:name="_Toc428792620"/>
      <w:bookmarkStart w:id="3433" w:name="_Toc489545294"/>
      <w:bookmarkStart w:id="3434" w:name="_Toc489546765"/>
      <w:bookmarkStart w:id="3435" w:name="_Toc489547109"/>
      <w:bookmarkStart w:id="3436" w:name="_Toc489547984"/>
      <w:bookmarkStart w:id="3437" w:name="_Toc489607185"/>
      <w:r>
        <w:rPr>
          <w:rFonts w:hint="eastAsia"/>
        </w:rPr>
        <w:lastRenderedPageBreak/>
        <w:t>网络设备操作规程</w:t>
      </w:r>
      <w:bookmarkEnd w:id="3431"/>
      <w:bookmarkEnd w:id="3432"/>
      <w:bookmarkEnd w:id="3433"/>
      <w:bookmarkEnd w:id="3434"/>
      <w:bookmarkEnd w:id="3435"/>
      <w:bookmarkEnd w:id="3436"/>
      <w:bookmarkEnd w:id="3437"/>
    </w:p>
    <w:p w14:paraId="2330DC58" w14:textId="4FD8662A"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管理人员必须遵守</w:t>
      </w:r>
      <w:del w:id="3438" w:author="yunwei01" w:date="2017-08-02T14:22:00Z">
        <w:r w:rsidR="00543823" w:rsidDel="00A97AE9">
          <w:rPr>
            <w:rFonts w:hint="eastAsia"/>
            <w:kern w:val="0"/>
            <w:sz w:val="24"/>
          </w:rPr>
          <w:delText>AAAAA</w:delText>
        </w:r>
      </w:del>
      <w:ins w:id="3439" w:author="yunwei01" w:date="2017-08-02T14:22:00Z">
        <w:r w:rsidR="00A97AE9">
          <w:rPr>
            <w:rFonts w:hint="eastAsia"/>
            <w:kern w:val="0"/>
            <w:sz w:val="24"/>
          </w:rPr>
          <w:t>资鼎</w:t>
        </w:r>
        <w:r w:rsidR="00A97AE9">
          <w:rPr>
            <w:rFonts w:hint="eastAsia"/>
            <w:kern w:val="0"/>
            <w:sz w:val="24"/>
          </w:rPr>
          <w:t>(</w:t>
        </w:r>
        <w:r w:rsidR="00A97AE9">
          <w:rPr>
            <w:rFonts w:hint="eastAsia"/>
            <w:kern w:val="0"/>
            <w:sz w:val="24"/>
          </w:rPr>
          <w:t>上海</w:t>
        </w:r>
        <w:r w:rsidR="00A97AE9">
          <w:rPr>
            <w:rFonts w:hint="eastAsia"/>
            <w:kern w:val="0"/>
            <w:sz w:val="24"/>
          </w:rPr>
          <w:t>)</w:t>
        </w:r>
        <w:r w:rsidR="00A97AE9">
          <w:rPr>
            <w:rFonts w:hint="eastAsia"/>
            <w:kern w:val="0"/>
            <w:sz w:val="24"/>
          </w:rPr>
          <w:t>互联网金融信息服务有限</w:t>
        </w:r>
      </w:ins>
      <w:del w:id="3440" w:author="yunwei01" w:date="2017-08-02T14:38:00Z">
        <w:r w:rsidR="00543823" w:rsidDel="004C1B14">
          <w:rPr>
            <w:rFonts w:hint="eastAsia"/>
            <w:kern w:val="0"/>
            <w:sz w:val="24"/>
          </w:rPr>
          <w:delText>公司</w:delText>
        </w:r>
      </w:del>
      <w:ins w:id="3441" w:author="yunwei01" w:date="2017-08-02T14:38:00Z">
        <w:r w:rsidR="004C1B14">
          <w:rPr>
            <w:rFonts w:hint="eastAsia"/>
            <w:kern w:val="0"/>
            <w:sz w:val="24"/>
          </w:rPr>
          <w:t>公司</w:t>
        </w:r>
      </w:ins>
      <w:r>
        <w:rPr>
          <w:rFonts w:hint="eastAsia"/>
          <w:kern w:val="0"/>
          <w:sz w:val="24"/>
        </w:rPr>
        <w:t>的各项规章制度，遇到紧急情况，应及时通知有关主管领导，并做好工作日志，日志必须保存</w:t>
      </w:r>
      <w:r>
        <w:rPr>
          <w:rFonts w:hint="eastAsia"/>
          <w:kern w:val="0"/>
          <w:sz w:val="24"/>
        </w:rPr>
        <w:t>60</w:t>
      </w:r>
      <w:r>
        <w:rPr>
          <w:rFonts w:hint="eastAsia"/>
          <w:kern w:val="0"/>
          <w:sz w:val="24"/>
        </w:rPr>
        <w:t>天；</w:t>
      </w:r>
    </w:p>
    <w:p w14:paraId="2481E4BA"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只有经过专业培训的工作人员才允许对网络设备参数进行调整或对硬件设施进行维护；</w:t>
      </w:r>
    </w:p>
    <w:p w14:paraId="2630755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路由器、交换机和服务器以及通信设备是网络的关键设备，须放置计算机机房内，不得自行配置或更换，更不能挪作它用；</w:t>
      </w:r>
    </w:p>
    <w:p w14:paraId="2C131055"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管理人员负责安装、调试、新建、扩建、升级网络中的路由器、各类交换机、集线器及光纤收发器、网络通信线路（包括光缆、双绞线、无线设备）、管理中心接入设备，随时监控网络的运行状态、及时处理网络故障、恢复网络的正常运行；</w:t>
      </w:r>
    </w:p>
    <w:p w14:paraId="72665269"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管理人员定期检查网络设备的运行情况。主交换机、防火墙、路由器等重要设备至少每天检查一次，其他设备至少每周检查一次，并做好检查记录；（见附</w:t>
      </w:r>
      <w:r>
        <w:rPr>
          <w:rFonts w:hint="eastAsia"/>
          <w:kern w:val="0"/>
          <w:sz w:val="24"/>
        </w:rPr>
        <w:t>58</w:t>
      </w:r>
      <w:r>
        <w:rPr>
          <w:rFonts w:hint="eastAsia"/>
          <w:kern w:val="0"/>
          <w:sz w:val="24"/>
        </w:rPr>
        <w:t>）</w:t>
      </w:r>
    </w:p>
    <w:p w14:paraId="5A74759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管理人员定期备份网络设备的配置，管理人员和主管人员不准透露配置和口令，以保障网络的安全运行，定期</w:t>
      </w:r>
      <w:r>
        <w:rPr>
          <w:rFonts w:hint="eastAsia"/>
          <w:kern w:val="0"/>
          <w:sz w:val="24"/>
        </w:rPr>
        <w:t>(</w:t>
      </w:r>
      <w:r>
        <w:rPr>
          <w:rFonts w:hint="eastAsia"/>
          <w:kern w:val="0"/>
          <w:sz w:val="24"/>
        </w:rPr>
        <w:t>每季度一次</w:t>
      </w:r>
      <w:r>
        <w:rPr>
          <w:rFonts w:hint="eastAsia"/>
          <w:kern w:val="0"/>
          <w:sz w:val="24"/>
        </w:rPr>
        <w:t>)</w:t>
      </w:r>
      <w:r>
        <w:rPr>
          <w:rFonts w:hint="eastAsia"/>
          <w:kern w:val="0"/>
          <w:sz w:val="24"/>
        </w:rPr>
        <w:t>修改网络设备的管理口令；</w:t>
      </w:r>
    </w:p>
    <w:p w14:paraId="40CEF30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网络设备出现问题应及时解决，并做好相关记录，注明问题的现象、问题的产生原因及其解决方法。若出现重大问题，如违法性网络行为、黑客行为、主干网瘫痪等，应立刻向主管领导汇报；</w:t>
      </w:r>
    </w:p>
    <w:p w14:paraId="5E4EF61D"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网络设备进行维护前，应通知用户网络需中断的时间；</w:t>
      </w:r>
    </w:p>
    <w:p w14:paraId="16449FD0"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硬件设施维护规程：</w:t>
      </w:r>
      <w:r>
        <w:rPr>
          <w:rFonts w:hint="eastAsia"/>
          <w:kern w:val="0"/>
          <w:sz w:val="24"/>
        </w:rPr>
        <w:t>  </w:t>
      </w:r>
      <w:r>
        <w:rPr>
          <w:rFonts w:hint="eastAsia"/>
          <w:kern w:val="0"/>
          <w:sz w:val="24"/>
        </w:rPr>
        <w:t>替换热插拨器件时，首先从系统中卸载要变更的器件，然后再进行插拨操作；替换的新器件，在固定好后，再通过系统参数使之生效；替换非热插拨器件时，首先关闭电源，然后对替换的器件进行替换操作，替换新器件并固定后，最后在参数界面中配置参数，使之生效；如有可能，在不影响业务的前提下尽量都先关闭电源后操作；</w:t>
      </w:r>
    </w:p>
    <w:p w14:paraId="61B3A9E7" w14:textId="77777777" w:rsidR="0024427F" w:rsidRDefault="0063422A">
      <w:pPr>
        <w:numPr>
          <w:ilvl w:val="0"/>
          <w:numId w:val="27"/>
        </w:numPr>
        <w:adjustRightInd w:val="0"/>
        <w:spacing w:before="100" w:beforeAutospacing="1" w:after="100" w:afterAutospacing="1" w:line="360" w:lineRule="auto"/>
        <w:textAlignment w:val="baseline"/>
        <w:rPr>
          <w:ins w:id="3442" w:author="yunwei01" w:date="2017-08-03T14:07:00Z"/>
          <w:kern w:val="0"/>
          <w:sz w:val="24"/>
        </w:rPr>
      </w:pPr>
      <w:r>
        <w:rPr>
          <w:rFonts w:hint="eastAsia"/>
          <w:kern w:val="0"/>
          <w:sz w:val="24"/>
        </w:rPr>
        <w:t>网络设备系统参数维护过程：在修改的过程中必须记录详细的工作日志；在修改设备参数前必须记录原始参数状态，备份配置文件；在修改过程</w:t>
      </w:r>
      <w:r>
        <w:rPr>
          <w:rFonts w:hint="eastAsia"/>
          <w:kern w:val="0"/>
          <w:sz w:val="24"/>
        </w:rPr>
        <w:lastRenderedPageBreak/>
        <w:t>中必须对修改的参数记录，以方便查错和参数恢复；修改后，必须对整个设备进行功能测试，保证其运行状态正常；正常运行后，备份配置文件，并整理此次更改日志。</w:t>
      </w:r>
    </w:p>
    <w:p w14:paraId="77A65012" w14:textId="06137DDF" w:rsidR="001F3B45" w:rsidRDefault="001F3B45" w:rsidP="001F3B45">
      <w:pPr>
        <w:tabs>
          <w:tab w:val="left" w:pos="840"/>
        </w:tabs>
        <w:adjustRightInd w:val="0"/>
        <w:spacing w:before="100" w:beforeAutospacing="1" w:after="100" w:afterAutospacing="1" w:line="360" w:lineRule="auto"/>
        <w:textAlignment w:val="baseline"/>
        <w:rPr>
          <w:ins w:id="3443" w:author="yunwei01" w:date="2017-08-04T10:22:00Z"/>
          <w:kern w:val="0"/>
          <w:sz w:val="24"/>
        </w:rPr>
      </w:pPr>
      <w:ins w:id="3444" w:author="yunwei01" w:date="2017-08-04T10:22:00Z">
        <w:r>
          <w:rPr>
            <w:kern w:val="0"/>
            <w:sz w:val="24"/>
          </w:rPr>
          <w:br w:type="page"/>
        </w:r>
      </w:ins>
    </w:p>
    <w:p w14:paraId="62101A66" w14:textId="3E88DC7B" w:rsidR="00773555" w:rsidDel="001F3B45" w:rsidRDefault="00773555">
      <w:pPr>
        <w:tabs>
          <w:tab w:val="left" w:pos="840"/>
        </w:tabs>
        <w:adjustRightInd w:val="0"/>
        <w:spacing w:before="100" w:beforeAutospacing="1" w:after="100" w:afterAutospacing="1" w:line="360" w:lineRule="auto"/>
        <w:textAlignment w:val="baseline"/>
        <w:rPr>
          <w:del w:id="3445" w:author="yunwei01" w:date="2017-08-04T10:22:00Z"/>
          <w:kern w:val="0"/>
          <w:sz w:val="24"/>
        </w:rPr>
        <w:pPrChange w:id="3446" w:author="yunwei01" w:date="2017-08-03T14:07:00Z">
          <w:pPr>
            <w:numPr>
              <w:numId w:val="27"/>
            </w:numPr>
            <w:tabs>
              <w:tab w:val="left" w:pos="840"/>
            </w:tabs>
            <w:adjustRightInd w:val="0"/>
            <w:spacing w:before="100" w:beforeAutospacing="1" w:after="100" w:afterAutospacing="1" w:line="360" w:lineRule="auto"/>
            <w:ind w:left="840" w:hanging="420"/>
            <w:textAlignment w:val="baseline"/>
          </w:pPr>
        </w:pPrChange>
      </w:pPr>
      <w:bookmarkStart w:id="3447" w:name="_Toc489607186"/>
      <w:bookmarkEnd w:id="3447"/>
    </w:p>
    <w:p w14:paraId="4489FDBA" w14:textId="77777777" w:rsidR="0024427F" w:rsidRDefault="0063422A">
      <w:pPr>
        <w:pStyle w:val="1"/>
        <w:jc w:val="center"/>
        <w:pPrChange w:id="3448" w:author="yunwei01" w:date="2017-08-03T14:08:00Z">
          <w:pPr>
            <w:pStyle w:val="1"/>
          </w:pPr>
        </w:pPrChange>
      </w:pPr>
      <w:bookmarkStart w:id="3449" w:name="_Toc428792621"/>
      <w:bookmarkStart w:id="3450" w:name="_Toc489545295"/>
      <w:bookmarkStart w:id="3451" w:name="_Toc489546766"/>
      <w:bookmarkStart w:id="3452" w:name="_Toc489547110"/>
      <w:bookmarkStart w:id="3453" w:name="_Toc489547985"/>
      <w:bookmarkStart w:id="3454" w:name="_Toc489607187"/>
      <w:bookmarkStart w:id="3455" w:name="_Toc388952861"/>
      <w:r>
        <w:rPr>
          <w:rFonts w:hint="eastAsia"/>
        </w:rPr>
        <w:t>应急机构</w:t>
      </w:r>
      <w:bookmarkEnd w:id="3449"/>
      <w:bookmarkEnd w:id="3450"/>
      <w:bookmarkEnd w:id="3451"/>
      <w:bookmarkEnd w:id="3452"/>
      <w:bookmarkEnd w:id="3453"/>
      <w:bookmarkEnd w:id="3454"/>
    </w:p>
    <w:p w14:paraId="7CD7973E" w14:textId="77777777" w:rsidR="0024427F" w:rsidRDefault="0063422A" w:rsidP="00F84F8A">
      <w:pPr>
        <w:pStyle w:val="2"/>
        <w:spacing w:before="400" w:after="0" w:line="360" w:lineRule="auto"/>
      </w:pPr>
      <w:bookmarkStart w:id="3456" w:name="_Toc428792622"/>
      <w:bookmarkStart w:id="3457" w:name="_Toc489545296"/>
      <w:bookmarkStart w:id="3458" w:name="_Toc489546767"/>
      <w:bookmarkStart w:id="3459" w:name="_Toc489547111"/>
      <w:bookmarkStart w:id="3460" w:name="_Toc489547986"/>
      <w:bookmarkStart w:id="3461" w:name="_Toc489607188"/>
      <w:r>
        <w:rPr>
          <w:rFonts w:hint="eastAsia"/>
        </w:rPr>
        <w:t>应急机构及角色设置</w:t>
      </w:r>
      <w:bookmarkEnd w:id="3455"/>
      <w:bookmarkEnd w:id="3456"/>
      <w:bookmarkEnd w:id="3457"/>
      <w:bookmarkEnd w:id="3458"/>
      <w:bookmarkEnd w:id="3459"/>
      <w:bookmarkEnd w:id="3460"/>
      <w:bookmarkEnd w:id="3461"/>
    </w:p>
    <w:p w14:paraId="75D21B15" w14:textId="77777777" w:rsidR="0024427F" w:rsidRDefault="0063422A">
      <w:pPr>
        <w:spacing w:line="360" w:lineRule="auto"/>
        <w:rPr>
          <w:rFonts w:hAnsi="宋体" w:cs="Arial"/>
          <w:sz w:val="24"/>
        </w:rPr>
      </w:pPr>
      <w:r>
        <w:rPr>
          <w:rFonts w:hAnsi="宋体" w:cs="Arial" w:hint="eastAsia"/>
          <w:sz w:val="24"/>
        </w:rPr>
        <w:t>安全应急小组是安全事件的应急响应机构，细分为</w:t>
      </w:r>
      <w:commentRangeStart w:id="3462"/>
      <w:r>
        <w:rPr>
          <w:rFonts w:hAnsi="宋体" w:cs="Arial" w:hint="eastAsia"/>
          <w:sz w:val="24"/>
        </w:rPr>
        <w:t>应急领导小组、应急协调小组、应急实施小组，以及外部应急协助组</w:t>
      </w:r>
      <w:commentRangeEnd w:id="3462"/>
      <w:r w:rsidR="00DA57CE">
        <w:rPr>
          <w:rStyle w:val="affc"/>
        </w:rPr>
        <w:commentReference w:id="3462"/>
      </w:r>
      <w:r>
        <w:rPr>
          <w:rFonts w:hAnsi="宋体" w:cs="Arial" w:hint="eastAsia"/>
          <w:sz w:val="24"/>
        </w:rPr>
        <w:t>。</w:t>
      </w:r>
    </w:p>
    <w:p w14:paraId="1865F4AF" w14:textId="7063C6D3" w:rsidR="0024427F" w:rsidRDefault="0063422A" w:rsidP="00F84F8A">
      <w:pPr>
        <w:pStyle w:val="3"/>
        <w:spacing w:before="200" w:after="0" w:line="360" w:lineRule="auto"/>
        <w:ind w:left="0"/>
      </w:pPr>
      <w:bookmarkStart w:id="3463" w:name="_Toc251758045"/>
      <w:bookmarkStart w:id="3464" w:name="_Toc385883035"/>
      <w:bookmarkStart w:id="3465" w:name="_Toc388952862"/>
      <w:bookmarkStart w:id="3466" w:name="_Toc428792623"/>
      <w:bookmarkStart w:id="3467" w:name="_Toc489545297"/>
      <w:bookmarkStart w:id="3468" w:name="_Toc489546768"/>
      <w:bookmarkStart w:id="3469" w:name="_Toc489547112"/>
      <w:bookmarkStart w:id="3470" w:name="_Toc489547987"/>
      <w:bookmarkStart w:id="3471" w:name="_Toc489607189"/>
      <w:r>
        <w:rPr>
          <w:rFonts w:hint="eastAsia"/>
        </w:rPr>
        <w:t>应急领导小组</w:t>
      </w:r>
      <w:bookmarkEnd w:id="3463"/>
      <w:bookmarkEnd w:id="3464"/>
      <w:bookmarkEnd w:id="3465"/>
      <w:bookmarkEnd w:id="3466"/>
      <w:bookmarkEnd w:id="3467"/>
      <w:bookmarkEnd w:id="3468"/>
      <w:bookmarkEnd w:id="3469"/>
      <w:bookmarkEnd w:id="3470"/>
      <w:bookmarkEnd w:id="3471"/>
    </w:p>
    <w:p w14:paraId="1A68A163" w14:textId="77777777" w:rsidR="0024427F" w:rsidRDefault="0063422A">
      <w:pPr>
        <w:spacing w:line="360" w:lineRule="auto"/>
        <w:rPr>
          <w:rFonts w:hAnsi="宋体" w:cs="Arial"/>
          <w:sz w:val="24"/>
        </w:rPr>
      </w:pPr>
      <w:r>
        <w:rPr>
          <w:rFonts w:hAnsi="宋体" w:cs="Arial" w:hint="eastAsia"/>
          <w:sz w:val="24"/>
        </w:rPr>
        <w:t>应急领导小组是信息安全事件应急处理的领导机构，决定和部署应急管理工作，具体负责信息安全事件应急响应过程中的决策指挥。应急领导小组的具体职责是：</w:t>
      </w:r>
    </w:p>
    <w:p w14:paraId="3B041534"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1</w:t>
      </w:r>
      <w:r>
        <w:rPr>
          <w:rFonts w:hAnsi="宋体" w:cs="Arial" w:hint="eastAsia"/>
          <w:sz w:val="24"/>
        </w:rPr>
        <w:t>）提出运行维护和应急响应的具体要求；</w:t>
      </w:r>
    </w:p>
    <w:p w14:paraId="26AE353F"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2</w:t>
      </w:r>
      <w:r>
        <w:rPr>
          <w:rFonts w:hAnsi="宋体" w:cs="Arial" w:hint="eastAsia"/>
          <w:sz w:val="24"/>
        </w:rPr>
        <w:t>）监督检查运行维护和应急响应的工作落实情况；</w:t>
      </w:r>
    </w:p>
    <w:p w14:paraId="043D8510"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3</w:t>
      </w:r>
      <w:r>
        <w:rPr>
          <w:rFonts w:hAnsi="宋体" w:cs="Arial" w:hint="eastAsia"/>
          <w:sz w:val="24"/>
        </w:rPr>
        <w:t>）应急预案的批准；</w:t>
      </w:r>
    </w:p>
    <w:p w14:paraId="47265BC1"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4</w:t>
      </w:r>
      <w:r>
        <w:rPr>
          <w:rFonts w:hAnsi="宋体" w:cs="Arial" w:hint="eastAsia"/>
          <w:sz w:val="24"/>
        </w:rPr>
        <w:t>）应急预案的启动或终止决定；</w:t>
      </w:r>
    </w:p>
    <w:p w14:paraId="259AC3A5"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5</w:t>
      </w:r>
      <w:r>
        <w:rPr>
          <w:rFonts w:hAnsi="宋体" w:cs="Arial" w:hint="eastAsia"/>
          <w:sz w:val="24"/>
        </w:rPr>
        <w:t>）应急事件的决策指挥；</w:t>
      </w:r>
    </w:p>
    <w:p w14:paraId="3D506430"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6</w:t>
      </w:r>
      <w:r>
        <w:rPr>
          <w:rFonts w:hAnsi="宋体" w:cs="Arial" w:hint="eastAsia"/>
          <w:sz w:val="24"/>
        </w:rPr>
        <w:t>）对应急处置过程重大事项进行协调；</w:t>
      </w:r>
    </w:p>
    <w:p w14:paraId="502057B5"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7</w:t>
      </w:r>
      <w:r>
        <w:rPr>
          <w:rFonts w:hAnsi="宋体" w:cs="Arial" w:hint="eastAsia"/>
          <w:sz w:val="24"/>
        </w:rPr>
        <w:t>）应急事件信息发布。</w:t>
      </w:r>
    </w:p>
    <w:tbl>
      <w:tblPr>
        <w:tblW w:w="8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2"/>
        <w:gridCol w:w="2551"/>
        <w:gridCol w:w="1582"/>
        <w:gridCol w:w="1730"/>
      </w:tblGrid>
      <w:tr w:rsidR="0024427F" w14:paraId="0A35E830" w14:textId="77777777" w:rsidTr="002434BB">
        <w:trPr>
          <w:trHeight w:val="20"/>
          <w:jc w:val="center"/>
        </w:trPr>
        <w:tc>
          <w:tcPr>
            <w:tcW w:w="2662" w:type="dxa"/>
            <w:shd w:val="clear" w:color="auto" w:fill="E0E0E0"/>
            <w:vAlign w:val="center"/>
          </w:tcPr>
          <w:p w14:paraId="03D1A588" w14:textId="77777777" w:rsidR="0024427F" w:rsidRDefault="0063422A">
            <w:pPr>
              <w:pStyle w:val="afffffff1"/>
              <w:rPr>
                <w:rFonts w:ascii="宋体" w:hAnsi="宋体"/>
                <w:kern w:val="2"/>
                <w:sz w:val="24"/>
                <w:szCs w:val="24"/>
              </w:rPr>
            </w:pPr>
            <w:r>
              <w:rPr>
                <w:rFonts w:ascii="宋体" w:hAnsi="宋体" w:hint="eastAsia"/>
                <w:kern w:val="2"/>
                <w:sz w:val="24"/>
                <w:szCs w:val="24"/>
              </w:rPr>
              <w:t>角 色</w:t>
            </w:r>
          </w:p>
        </w:tc>
        <w:tc>
          <w:tcPr>
            <w:tcW w:w="2551" w:type="dxa"/>
            <w:shd w:val="clear" w:color="auto" w:fill="E0E0E0"/>
            <w:vAlign w:val="center"/>
          </w:tcPr>
          <w:p w14:paraId="1CC7FFAA" w14:textId="4F230E71" w:rsidR="0024427F" w:rsidRDefault="002434BB">
            <w:pPr>
              <w:pStyle w:val="afffffff1"/>
              <w:rPr>
                <w:rFonts w:ascii="宋体" w:hAnsi="宋体"/>
                <w:kern w:val="2"/>
                <w:sz w:val="24"/>
                <w:szCs w:val="24"/>
              </w:rPr>
            </w:pPr>
            <w:r>
              <w:rPr>
                <w:rFonts w:ascii="宋体" w:hAnsi="宋体" w:hint="eastAsia"/>
                <w:kern w:val="2"/>
                <w:sz w:val="24"/>
                <w:szCs w:val="24"/>
              </w:rPr>
              <w:t>职务</w:t>
            </w:r>
          </w:p>
        </w:tc>
        <w:tc>
          <w:tcPr>
            <w:tcW w:w="1582" w:type="dxa"/>
            <w:shd w:val="clear" w:color="auto" w:fill="E0E0E0"/>
            <w:vAlign w:val="center"/>
          </w:tcPr>
          <w:p w14:paraId="3FA7EB82" w14:textId="21E39C9F" w:rsidR="0024427F" w:rsidRDefault="002434BB">
            <w:pPr>
              <w:pStyle w:val="afffffff1"/>
              <w:rPr>
                <w:rFonts w:ascii="宋体" w:hAnsi="宋体"/>
                <w:kern w:val="2"/>
                <w:sz w:val="24"/>
                <w:szCs w:val="24"/>
              </w:rPr>
            </w:pPr>
            <w:r>
              <w:rPr>
                <w:rFonts w:ascii="宋体" w:hAnsi="宋体" w:hint="eastAsia"/>
                <w:kern w:val="2"/>
                <w:sz w:val="24"/>
                <w:szCs w:val="24"/>
              </w:rPr>
              <w:t>姓名</w:t>
            </w:r>
          </w:p>
        </w:tc>
        <w:tc>
          <w:tcPr>
            <w:tcW w:w="1730" w:type="dxa"/>
            <w:shd w:val="clear" w:color="auto" w:fill="E0E0E0"/>
            <w:vAlign w:val="center"/>
          </w:tcPr>
          <w:p w14:paraId="2802B065" w14:textId="77777777" w:rsidR="0024427F" w:rsidRDefault="0063422A">
            <w:pPr>
              <w:pStyle w:val="afffffff1"/>
              <w:rPr>
                <w:rFonts w:ascii="宋体" w:hAnsi="宋体"/>
                <w:kern w:val="2"/>
                <w:sz w:val="24"/>
                <w:szCs w:val="24"/>
              </w:rPr>
            </w:pPr>
            <w:r>
              <w:rPr>
                <w:rFonts w:ascii="宋体" w:hAnsi="宋体" w:hint="eastAsia"/>
                <w:kern w:val="2"/>
                <w:sz w:val="24"/>
                <w:szCs w:val="24"/>
              </w:rPr>
              <w:t>电 话</w:t>
            </w:r>
          </w:p>
        </w:tc>
      </w:tr>
      <w:tr w:rsidR="002434BB" w14:paraId="5040A656" w14:textId="77777777" w:rsidTr="002434BB">
        <w:trPr>
          <w:trHeight w:val="20"/>
          <w:jc w:val="center"/>
        </w:trPr>
        <w:tc>
          <w:tcPr>
            <w:tcW w:w="2662" w:type="dxa"/>
            <w:vAlign w:val="center"/>
          </w:tcPr>
          <w:p w14:paraId="51193694" w14:textId="77777777" w:rsidR="002434BB" w:rsidRPr="002434BB" w:rsidRDefault="002434BB" w:rsidP="002434BB">
            <w:pPr>
              <w:pStyle w:val="afffffff1"/>
              <w:rPr>
                <w:rFonts w:ascii="宋体" w:hAnsi="宋体"/>
                <w:szCs w:val="21"/>
              </w:rPr>
            </w:pPr>
            <w:r w:rsidRPr="002434BB">
              <w:rPr>
                <w:rFonts w:ascii="宋体" w:hAnsi="宋体" w:hint="eastAsia"/>
                <w:szCs w:val="21"/>
              </w:rPr>
              <w:t>应急领导小组组长</w:t>
            </w:r>
          </w:p>
        </w:tc>
        <w:tc>
          <w:tcPr>
            <w:tcW w:w="2551" w:type="dxa"/>
            <w:vAlign w:val="center"/>
          </w:tcPr>
          <w:p w14:paraId="4F4FADFF" w14:textId="111AFC41" w:rsidR="002434BB" w:rsidRDefault="002434BB" w:rsidP="002434BB">
            <w:pPr>
              <w:pStyle w:val="afffffff1"/>
              <w:rPr>
                <w:rFonts w:ascii="宋体" w:hAnsi="宋体"/>
                <w:kern w:val="2"/>
                <w:sz w:val="21"/>
                <w:szCs w:val="21"/>
              </w:rPr>
            </w:pPr>
          </w:p>
        </w:tc>
        <w:tc>
          <w:tcPr>
            <w:tcW w:w="1582" w:type="dxa"/>
            <w:vAlign w:val="center"/>
          </w:tcPr>
          <w:p w14:paraId="3ED2EE7F" w14:textId="2AF4EC53" w:rsidR="002434BB" w:rsidRDefault="002434BB" w:rsidP="002434BB">
            <w:pPr>
              <w:pStyle w:val="afffffff1"/>
              <w:ind w:firstLine="420"/>
              <w:rPr>
                <w:rFonts w:ascii="宋体" w:hAnsi="宋体"/>
                <w:kern w:val="2"/>
                <w:sz w:val="21"/>
                <w:szCs w:val="21"/>
              </w:rPr>
            </w:pPr>
          </w:p>
        </w:tc>
        <w:tc>
          <w:tcPr>
            <w:tcW w:w="1730" w:type="dxa"/>
            <w:vAlign w:val="center"/>
          </w:tcPr>
          <w:p w14:paraId="3D145654" w14:textId="26E13B5C" w:rsidR="002434BB" w:rsidRDefault="002434BB" w:rsidP="002434BB">
            <w:pPr>
              <w:pStyle w:val="afffffff1"/>
              <w:rPr>
                <w:rFonts w:ascii="宋体" w:hAnsi="宋体"/>
                <w:kern w:val="2"/>
                <w:sz w:val="24"/>
                <w:szCs w:val="24"/>
              </w:rPr>
            </w:pPr>
          </w:p>
        </w:tc>
      </w:tr>
      <w:tr w:rsidR="002434BB" w14:paraId="03643C44" w14:textId="77777777" w:rsidTr="002434BB">
        <w:trPr>
          <w:trHeight w:val="20"/>
          <w:jc w:val="center"/>
        </w:trPr>
        <w:tc>
          <w:tcPr>
            <w:tcW w:w="2662" w:type="dxa"/>
            <w:vAlign w:val="center"/>
          </w:tcPr>
          <w:p w14:paraId="5B3A1891" w14:textId="77777777" w:rsidR="002434BB" w:rsidRPr="002434BB" w:rsidRDefault="002434BB" w:rsidP="002434BB">
            <w:pPr>
              <w:pStyle w:val="afffffff1"/>
              <w:rPr>
                <w:rFonts w:ascii="宋体" w:hAnsi="宋体"/>
                <w:szCs w:val="21"/>
              </w:rPr>
            </w:pPr>
            <w:r w:rsidRPr="002434BB">
              <w:rPr>
                <w:rFonts w:ascii="宋体" w:hAnsi="宋体" w:hint="eastAsia"/>
                <w:szCs w:val="21"/>
              </w:rPr>
              <w:t>应急领导小组副组长</w:t>
            </w:r>
          </w:p>
        </w:tc>
        <w:tc>
          <w:tcPr>
            <w:tcW w:w="2551" w:type="dxa"/>
            <w:vAlign w:val="center"/>
          </w:tcPr>
          <w:p w14:paraId="5ECD5F05" w14:textId="26390185" w:rsidR="002434BB" w:rsidRDefault="002434BB" w:rsidP="002434BB">
            <w:pPr>
              <w:pStyle w:val="afffffff1"/>
              <w:rPr>
                <w:rFonts w:ascii="宋体" w:hAnsi="宋体"/>
                <w:kern w:val="2"/>
                <w:sz w:val="21"/>
                <w:szCs w:val="21"/>
              </w:rPr>
            </w:pPr>
          </w:p>
        </w:tc>
        <w:tc>
          <w:tcPr>
            <w:tcW w:w="1582" w:type="dxa"/>
            <w:vAlign w:val="center"/>
          </w:tcPr>
          <w:p w14:paraId="07C335AF" w14:textId="534C03C2" w:rsidR="002434BB" w:rsidRDefault="002434BB" w:rsidP="002434BB">
            <w:pPr>
              <w:pStyle w:val="afffffff1"/>
              <w:ind w:firstLine="420"/>
              <w:rPr>
                <w:rFonts w:ascii="宋体" w:hAnsi="宋体"/>
                <w:kern w:val="2"/>
                <w:sz w:val="21"/>
                <w:szCs w:val="21"/>
              </w:rPr>
            </w:pPr>
          </w:p>
        </w:tc>
        <w:tc>
          <w:tcPr>
            <w:tcW w:w="1730" w:type="dxa"/>
            <w:vAlign w:val="center"/>
          </w:tcPr>
          <w:p w14:paraId="66EF3F82" w14:textId="29AEFCE8" w:rsidR="002434BB" w:rsidRDefault="002434BB" w:rsidP="002434BB">
            <w:pPr>
              <w:pStyle w:val="afffffff1"/>
              <w:rPr>
                <w:rFonts w:ascii="宋体" w:hAnsi="宋体"/>
                <w:kern w:val="2"/>
                <w:sz w:val="24"/>
                <w:szCs w:val="24"/>
              </w:rPr>
            </w:pPr>
          </w:p>
        </w:tc>
      </w:tr>
    </w:tbl>
    <w:p w14:paraId="3768AE9B" w14:textId="3C0EFC29" w:rsidR="0024427F" w:rsidRDefault="0063422A">
      <w:pPr>
        <w:pStyle w:val="3"/>
        <w:spacing w:before="200" w:after="0" w:line="360" w:lineRule="auto"/>
        <w:ind w:left="0"/>
      </w:pPr>
      <w:bookmarkStart w:id="3472" w:name="_Toc251758046"/>
      <w:bookmarkStart w:id="3473" w:name="_Toc385883036"/>
      <w:bookmarkStart w:id="3474" w:name="_Toc388952863"/>
      <w:bookmarkStart w:id="3475" w:name="_Toc428792624"/>
      <w:bookmarkStart w:id="3476" w:name="_Toc489545298"/>
      <w:bookmarkStart w:id="3477" w:name="_Toc489546769"/>
      <w:bookmarkStart w:id="3478" w:name="_Toc489547113"/>
      <w:bookmarkStart w:id="3479" w:name="_Toc489547988"/>
      <w:bookmarkStart w:id="3480" w:name="_Toc489607190"/>
      <w:r>
        <w:rPr>
          <w:rFonts w:hint="eastAsia"/>
        </w:rPr>
        <w:t>应急协调小组</w:t>
      </w:r>
      <w:bookmarkEnd w:id="3472"/>
      <w:bookmarkEnd w:id="3473"/>
      <w:bookmarkEnd w:id="3474"/>
      <w:bookmarkEnd w:id="3475"/>
      <w:bookmarkEnd w:id="3476"/>
      <w:bookmarkEnd w:id="3477"/>
      <w:bookmarkEnd w:id="3478"/>
      <w:bookmarkEnd w:id="3479"/>
      <w:bookmarkEnd w:id="3480"/>
    </w:p>
    <w:p w14:paraId="45FF4919" w14:textId="77777777" w:rsidR="0024427F" w:rsidRDefault="0063422A">
      <w:pPr>
        <w:spacing w:line="360" w:lineRule="auto"/>
        <w:rPr>
          <w:rFonts w:hAnsi="宋体" w:cs="Arial"/>
          <w:sz w:val="24"/>
        </w:rPr>
      </w:pPr>
      <w:r>
        <w:rPr>
          <w:rFonts w:hAnsi="宋体" w:cs="Arial" w:hint="eastAsia"/>
          <w:sz w:val="24"/>
        </w:rPr>
        <w:t>应急协调小组是信息安全事件日常管理和应急响应的行政管理机构。应急协调小组的具体职责是：</w:t>
      </w:r>
    </w:p>
    <w:p w14:paraId="6DA42749" w14:textId="77777777" w:rsidR="0024427F" w:rsidRDefault="0063422A">
      <w:pPr>
        <w:rPr>
          <w:rFonts w:hAnsi="宋体" w:cs="Arial"/>
          <w:sz w:val="24"/>
        </w:rPr>
        <w:pPrChange w:id="3481" w:author="yunwei01" w:date="2017-08-03T18:04:00Z">
          <w:pPr>
            <w:spacing w:line="360" w:lineRule="auto"/>
            <w:outlineLvl w:val="0"/>
          </w:pPr>
        </w:pPrChange>
      </w:pPr>
      <w:bookmarkStart w:id="3482" w:name="_Toc489545299"/>
      <w:bookmarkStart w:id="3483" w:name="_Toc489546770"/>
      <w:r>
        <w:rPr>
          <w:rFonts w:hAnsi="宋体" w:cs="Arial" w:hint="eastAsia"/>
          <w:sz w:val="24"/>
        </w:rPr>
        <w:t>（</w:t>
      </w:r>
      <w:r>
        <w:rPr>
          <w:rFonts w:hAnsi="宋体" w:cs="Arial" w:hint="eastAsia"/>
          <w:sz w:val="24"/>
        </w:rPr>
        <w:t>1</w:t>
      </w:r>
      <w:r>
        <w:rPr>
          <w:rFonts w:hAnsi="宋体" w:cs="Arial" w:hint="eastAsia"/>
          <w:sz w:val="24"/>
        </w:rPr>
        <w:t>）负责具体管理信息安全事件应急响应工作，包括平时演练的布置与安排；</w:t>
      </w:r>
      <w:bookmarkEnd w:id="3482"/>
      <w:bookmarkEnd w:id="3483"/>
    </w:p>
    <w:p w14:paraId="4D84083D"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2</w:t>
      </w:r>
      <w:r>
        <w:rPr>
          <w:rFonts w:hAnsi="宋体" w:cs="Arial" w:hint="eastAsia"/>
          <w:sz w:val="24"/>
        </w:rPr>
        <w:t>）负责信息安全事件应急响应中，人力资源、财力资源、运输设备等的调用调度；</w:t>
      </w:r>
    </w:p>
    <w:p w14:paraId="5D3CFB94"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3</w:t>
      </w:r>
      <w:r>
        <w:rPr>
          <w:rFonts w:hAnsi="宋体" w:cs="Arial" w:hint="eastAsia"/>
          <w:sz w:val="24"/>
        </w:rPr>
        <w:t>）负责信息安全事件应急响应中事件现场的秩序管理、安全保卫等；</w:t>
      </w:r>
    </w:p>
    <w:p w14:paraId="078C3A6E"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4</w:t>
      </w:r>
      <w:r>
        <w:rPr>
          <w:rFonts w:hAnsi="宋体" w:cs="Arial" w:hint="eastAsia"/>
          <w:sz w:val="24"/>
        </w:rPr>
        <w:t>）负责信息安全事件应急结束后的事故调查、责任追究工作。</w:t>
      </w:r>
    </w:p>
    <w:p w14:paraId="29AA4363" w14:textId="77777777" w:rsidR="0024427F" w:rsidRDefault="0024427F">
      <w:pPr>
        <w:spacing w:line="360" w:lineRule="auto"/>
        <w:rPr>
          <w:rFonts w:hAnsi="宋体" w:cs="Arial"/>
          <w:sz w:val="24"/>
        </w:rPr>
      </w:pPr>
    </w:p>
    <w:tbl>
      <w:tblPr>
        <w:tblW w:w="8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9"/>
        <w:gridCol w:w="2894"/>
        <w:gridCol w:w="1605"/>
        <w:gridCol w:w="1707"/>
      </w:tblGrid>
      <w:tr w:rsidR="0024427F" w14:paraId="3C915500" w14:textId="77777777" w:rsidTr="002434BB">
        <w:trPr>
          <w:trHeight w:val="20"/>
          <w:jc w:val="center"/>
        </w:trPr>
        <w:tc>
          <w:tcPr>
            <w:tcW w:w="2319" w:type="dxa"/>
            <w:shd w:val="clear" w:color="auto" w:fill="E0E0E0"/>
            <w:vAlign w:val="center"/>
          </w:tcPr>
          <w:p w14:paraId="03E7F400" w14:textId="77777777" w:rsidR="0024427F" w:rsidRDefault="0063422A">
            <w:pPr>
              <w:pStyle w:val="afffffff1"/>
              <w:rPr>
                <w:rFonts w:ascii="宋体" w:hAnsi="宋体"/>
                <w:kern w:val="2"/>
                <w:sz w:val="24"/>
                <w:szCs w:val="24"/>
              </w:rPr>
            </w:pPr>
            <w:r>
              <w:rPr>
                <w:rFonts w:ascii="宋体" w:hAnsi="宋体" w:hint="eastAsia"/>
                <w:kern w:val="2"/>
                <w:sz w:val="24"/>
                <w:szCs w:val="24"/>
              </w:rPr>
              <w:lastRenderedPageBreak/>
              <w:t>角 色</w:t>
            </w:r>
          </w:p>
        </w:tc>
        <w:tc>
          <w:tcPr>
            <w:tcW w:w="2894" w:type="dxa"/>
            <w:shd w:val="clear" w:color="auto" w:fill="E0E0E0"/>
            <w:vAlign w:val="center"/>
          </w:tcPr>
          <w:p w14:paraId="74885EF7" w14:textId="23019F3A" w:rsidR="0024427F" w:rsidRDefault="002434BB" w:rsidP="002434BB">
            <w:pPr>
              <w:pStyle w:val="afffffff1"/>
              <w:rPr>
                <w:rFonts w:ascii="宋体" w:hAnsi="宋体"/>
                <w:kern w:val="2"/>
                <w:sz w:val="24"/>
                <w:szCs w:val="24"/>
              </w:rPr>
            </w:pPr>
            <w:r>
              <w:rPr>
                <w:rFonts w:ascii="宋体" w:hAnsi="宋体" w:hint="eastAsia"/>
                <w:kern w:val="2"/>
                <w:sz w:val="24"/>
                <w:szCs w:val="24"/>
              </w:rPr>
              <w:t>职 务</w:t>
            </w:r>
          </w:p>
        </w:tc>
        <w:tc>
          <w:tcPr>
            <w:tcW w:w="1605" w:type="dxa"/>
            <w:shd w:val="clear" w:color="auto" w:fill="E0E0E0"/>
            <w:vAlign w:val="center"/>
          </w:tcPr>
          <w:p w14:paraId="2EB02810" w14:textId="05CED575" w:rsidR="0024427F" w:rsidRDefault="002434BB">
            <w:pPr>
              <w:pStyle w:val="afffffff1"/>
              <w:rPr>
                <w:rFonts w:ascii="宋体" w:hAnsi="宋体"/>
                <w:kern w:val="2"/>
                <w:sz w:val="24"/>
                <w:szCs w:val="24"/>
              </w:rPr>
            </w:pPr>
            <w:r>
              <w:rPr>
                <w:rFonts w:ascii="宋体" w:hAnsi="宋体" w:hint="eastAsia"/>
                <w:kern w:val="2"/>
                <w:sz w:val="24"/>
                <w:szCs w:val="24"/>
              </w:rPr>
              <w:t>姓 名</w:t>
            </w:r>
          </w:p>
        </w:tc>
        <w:tc>
          <w:tcPr>
            <w:tcW w:w="1707" w:type="dxa"/>
            <w:shd w:val="clear" w:color="auto" w:fill="E0E0E0"/>
            <w:vAlign w:val="center"/>
          </w:tcPr>
          <w:p w14:paraId="36FDAAE1" w14:textId="77777777" w:rsidR="0024427F" w:rsidRDefault="0063422A">
            <w:pPr>
              <w:pStyle w:val="afffffff1"/>
              <w:rPr>
                <w:rFonts w:ascii="宋体" w:hAnsi="宋体"/>
                <w:kern w:val="2"/>
                <w:sz w:val="24"/>
                <w:szCs w:val="24"/>
              </w:rPr>
            </w:pPr>
            <w:r>
              <w:rPr>
                <w:rFonts w:ascii="宋体" w:hAnsi="宋体" w:hint="eastAsia"/>
                <w:kern w:val="2"/>
                <w:sz w:val="24"/>
                <w:szCs w:val="24"/>
              </w:rPr>
              <w:t>电 话</w:t>
            </w:r>
          </w:p>
        </w:tc>
      </w:tr>
      <w:tr w:rsidR="002434BB" w14:paraId="6B75FC3E" w14:textId="77777777" w:rsidTr="002434BB">
        <w:trPr>
          <w:trHeight w:val="20"/>
          <w:jc w:val="center"/>
        </w:trPr>
        <w:tc>
          <w:tcPr>
            <w:tcW w:w="2319" w:type="dxa"/>
            <w:vAlign w:val="center"/>
          </w:tcPr>
          <w:p w14:paraId="2E76C3FB" w14:textId="77777777" w:rsidR="002434BB" w:rsidRDefault="002434BB" w:rsidP="002434BB">
            <w:pPr>
              <w:pStyle w:val="afffffff1"/>
              <w:rPr>
                <w:rFonts w:ascii="宋体" w:hAnsi="宋体"/>
                <w:kern w:val="2"/>
                <w:sz w:val="24"/>
                <w:szCs w:val="24"/>
              </w:rPr>
            </w:pPr>
            <w:r>
              <w:rPr>
                <w:rFonts w:ascii="宋体" w:hAnsi="宋体" w:hint="eastAsia"/>
                <w:kern w:val="2"/>
                <w:sz w:val="24"/>
                <w:szCs w:val="24"/>
              </w:rPr>
              <w:t>应急协调小组组长</w:t>
            </w:r>
          </w:p>
        </w:tc>
        <w:tc>
          <w:tcPr>
            <w:tcW w:w="2894" w:type="dxa"/>
            <w:vAlign w:val="center"/>
          </w:tcPr>
          <w:p w14:paraId="1D494C01" w14:textId="27E00719" w:rsidR="002434BB" w:rsidRDefault="002434BB" w:rsidP="002434BB">
            <w:pPr>
              <w:pStyle w:val="afffffff1"/>
              <w:rPr>
                <w:rFonts w:ascii="宋体" w:hAnsi="宋体"/>
                <w:kern w:val="2"/>
                <w:sz w:val="21"/>
                <w:szCs w:val="21"/>
              </w:rPr>
            </w:pPr>
          </w:p>
        </w:tc>
        <w:tc>
          <w:tcPr>
            <w:tcW w:w="1605" w:type="dxa"/>
            <w:vAlign w:val="center"/>
          </w:tcPr>
          <w:p w14:paraId="1FF57158" w14:textId="73FC0F33" w:rsidR="002434BB" w:rsidRDefault="002434BB" w:rsidP="002434BB">
            <w:pPr>
              <w:pStyle w:val="afffffff1"/>
              <w:rPr>
                <w:rFonts w:ascii="宋体" w:hAnsi="宋体"/>
                <w:kern w:val="2"/>
                <w:sz w:val="21"/>
                <w:szCs w:val="21"/>
              </w:rPr>
            </w:pPr>
          </w:p>
        </w:tc>
        <w:tc>
          <w:tcPr>
            <w:tcW w:w="1707" w:type="dxa"/>
            <w:vAlign w:val="center"/>
          </w:tcPr>
          <w:p w14:paraId="260A128A" w14:textId="7F06B05C" w:rsidR="002434BB" w:rsidRDefault="002434BB" w:rsidP="002434BB">
            <w:pPr>
              <w:pStyle w:val="afffffff1"/>
              <w:rPr>
                <w:rFonts w:ascii="宋体" w:hAnsi="宋体"/>
                <w:kern w:val="2"/>
                <w:sz w:val="24"/>
                <w:szCs w:val="24"/>
              </w:rPr>
            </w:pPr>
          </w:p>
        </w:tc>
      </w:tr>
      <w:tr w:rsidR="00CF4D3F" w14:paraId="7B43A9BA" w14:textId="77777777" w:rsidTr="002434BB">
        <w:trPr>
          <w:trHeight w:val="20"/>
          <w:jc w:val="center"/>
        </w:trPr>
        <w:tc>
          <w:tcPr>
            <w:tcW w:w="2319" w:type="dxa"/>
            <w:vAlign w:val="center"/>
          </w:tcPr>
          <w:p w14:paraId="285AB4A3" w14:textId="77777777" w:rsidR="00CF4D3F" w:rsidRDefault="00CF4D3F" w:rsidP="00CF4D3F">
            <w:pPr>
              <w:pStyle w:val="afffffff1"/>
              <w:rPr>
                <w:rFonts w:ascii="宋体" w:hAnsi="宋体"/>
                <w:kern w:val="2"/>
                <w:sz w:val="24"/>
                <w:szCs w:val="24"/>
              </w:rPr>
            </w:pPr>
            <w:r>
              <w:rPr>
                <w:rFonts w:ascii="宋体" w:hAnsi="宋体" w:hint="eastAsia"/>
                <w:kern w:val="2"/>
                <w:sz w:val="24"/>
                <w:szCs w:val="24"/>
              </w:rPr>
              <w:t>应急协调小组组员</w:t>
            </w:r>
          </w:p>
        </w:tc>
        <w:tc>
          <w:tcPr>
            <w:tcW w:w="2894" w:type="dxa"/>
            <w:vAlign w:val="center"/>
          </w:tcPr>
          <w:p w14:paraId="3AD08A16" w14:textId="1551A722" w:rsidR="00CF4D3F" w:rsidRDefault="00CF4D3F" w:rsidP="00CF4D3F">
            <w:pPr>
              <w:pStyle w:val="afffffff1"/>
              <w:rPr>
                <w:rFonts w:ascii="宋体" w:hAnsi="宋体"/>
                <w:kern w:val="2"/>
                <w:sz w:val="21"/>
                <w:szCs w:val="21"/>
              </w:rPr>
            </w:pPr>
          </w:p>
        </w:tc>
        <w:tc>
          <w:tcPr>
            <w:tcW w:w="1605" w:type="dxa"/>
            <w:vAlign w:val="center"/>
          </w:tcPr>
          <w:p w14:paraId="6D4E42A9" w14:textId="50C449D7" w:rsidR="00CF4D3F" w:rsidRDefault="00CF4D3F" w:rsidP="00CF4D3F">
            <w:pPr>
              <w:pStyle w:val="afffffff1"/>
              <w:rPr>
                <w:rFonts w:ascii="宋体" w:hAnsi="宋体"/>
                <w:kern w:val="2"/>
                <w:sz w:val="21"/>
                <w:szCs w:val="21"/>
              </w:rPr>
            </w:pPr>
          </w:p>
        </w:tc>
        <w:tc>
          <w:tcPr>
            <w:tcW w:w="1707" w:type="dxa"/>
            <w:vAlign w:val="center"/>
          </w:tcPr>
          <w:p w14:paraId="6E6030F9" w14:textId="587D0F64" w:rsidR="00CF4D3F" w:rsidRDefault="00CF4D3F" w:rsidP="00CF4D3F">
            <w:pPr>
              <w:pStyle w:val="afffffff1"/>
              <w:rPr>
                <w:rFonts w:ascii="宋体" w:hAnsi="宋体"/>
                <w:kern w:val="2"/>
                <w:sz w:val="24"/>
                <w:szCs w:val="24"/>
              </w:rPr>
            </w:pPr>
          </w:p>
        </w:tc>
      </w:tr>
      <w:tr w:rsidR="00CF4D3F" w14:paraId="0667058F" w14:textId="77777777" w:rsidTr="002434BB">
        <w:trPr>
          <w:trHeight w:val="20"/>
          <w:jc w:val="center"/>
        </w:trPr>
        <w:tc>
          <w:tcPr>
            <w:tcW w:w="2319" w:type="dxa"/>
            <w:vAlign w:val="center"/>
          </w:tcPr>
          <w:p w14:paraId="6DD34CB6" w14:textId="77777777" w:rsidR="00CF4D3F" w:rsidRDefault="00CF4D3F" w:rsidP="00CF4D3F">
            <w:pPr>
              <w:pStyle w:val="afffffff1"/>
              <w:rPr>
                <w:rFonts w:ascii="宋体" w:hAnsi="宋体"/>
                <w:kern w:val="2"/>
                <w:sz w:val="24"/>
                <w:szCs w:val="24"/>
              </w:rPr>
            </w:pPr>
            <w:r>
              <w:rPr>
                <w:rFonts w:ascii="宋体" w:hAnsi="宋体" w:hint="eastAsia"/>
                <w:kern w:val="2"/>
                <w:sz w:val="24"/>
                <w:szCs w:val="24"/>
              </w:rPr>
              <w:t>应急协调小组组员</w:t>
            </w:r>
          </w:p>
        </w:tc>
        <w:tc>
          <w:tcPr>
            <w:tcW w:w="2894" w:type="dxa"/>
            <w:vAlign w:val="center"/>
          </w:tcPr>
          <w:p w14:paraId="5E32E3F7" w14:textId="088BEA34" w:rsidR="00CF4D3F" w:rsidRDefault="00CF4D3F" w:rsidP="00CF4D3F">
            <w:pPr>
              <w:pStyle w:val="afffffff1"/>
              <w:rPr>
                <w:rFonts w:ascii="宋体" w:hAnsi="宋体"/>
                <w:kern w:val="2"/>
                <w:sz w:val="21"/>
                <w:szCs w:val="21"/>
              </w:rPr>
            </w:pPr>
          </w:p>
        </w:tc>
        <w:tc>
          <w:tcPr>
            <w:tcW w:w="1605" w:type="dxa"/>
            <w:vAlign w:val="center"/>
          </w:tcPr>
          <w:p w14:paraId="616072B0" w14:textId="334C1344" w:rsidR="00CF4D3F" w:rsidRDefault="00CF4D3F" w:rsidP="00CF4D3F">
            <w:pPr>
              <w:pStyle w:val="afffffff1"/>
              <w:rPr>
                <w:rFonts w:ascii="宋体" w:hAnsi="宋体"/>
                <w:kern w:val="2"/>
                <w:sz w:val="21"/>
                <w:szCs w:val="21"/>
              </w:rPr>
            </w:pPr>
          </w:p>
        </w:tc>
        <w:tc>
          <w:tcPr>
            <w:tcW w:w="1707" w:type="dxa"/>
            <w:vAlign w:val="center"/>
          </w:tcPr>
          <w:p w14:paraId="4C1CC2B9" w14:textId="788577A6" w:rsidR="00CF4D3F" w:rsidRDefault="00CF4D3F" w:rsidP="00CF4D3F">
            <w:pPr>
              <w:pStyle w:val="afffffff1"/>
              <w:rPr>
                <w:rFonts w:ascii="宋体" w:hAnsi="宋体"/>
                <w:kern w:val="2"/>
                <w:sz w:val="24"/>
                <w:szCs w:val="24"/>
              </w:rPr>
            </w:pPr>
          </w:p>
        </w:tc>
      </w:tr>
      <w:tr w:rsidR="00CF4D3F" w14:paraId="1A8DB68C" w14:textId="77777777" w:rsidTr="002434BB">
        <w:trPr>
          <w:trHeight w:val="20"/>
          <w:jc w:val="center"/>
        </w:trPr>
        <w:tc>
          <w:tcPr>
            <w:tcW w:w="2319" w:type="dxa"/>
            <w:vAlign w:val="center"/>
          </w:tcPr>
          <w:p w14:paraId="394CE3F7" w14:textId="77777777" w:rsidR="00CF4D3F" w:rsidRDefault="00CF4D3F" w:rsidP="00CF4D3F">
            <w:pPr>
              <w:pStyle w:val="afffffff1"/>
              <w:rPr>
                <w:rFonts w:ascii="宋体" w:hAnsi="宋体"/>
                <w:kern w:val="2"/>
                <w:sz w:val="24"/>
                <w:szCs w:val="24"/>
              </w:rPr>
            </w:pPr>
            <w:r>
              <w:rPr>
                <w:rFonts w:ascii="宋体" w:hAnsi="宋体" w:hint="eastAsia"/>
                <w:kern w:val="2"/>
                <w:sz w:val="24"/>
                <w:szCs w:val="24"/>
              </w:rPr>
              <w:t>应急协调小组组员</w:t>
            </w:r>
          </w:p>
        </w:tc>
        <w:tc>
          <w:tcPr>
            <w:tcW w:w="2894" w:type="dxa"/>
            <w:vAlign w:val="center"/>
          </w:tcPr>
          <w:p w14:paraId="55D24A3A" w14:textId="2BF7D785" w:rsidR="00CF4D3F" w:rsidRDefault="00CF4D3F" w:rsidP="00CF4D3F">
            <w:pPr>
              <w:pStyle w:val="afffffff1"/>
              <w:rPr>
                <w:rFonts w:ascii="宋体" w:hAnsi="宋体"/>
                <w:kern w:val="2"/>
                <w:sz w:val="21"/>
                <w:szCs w:val="21"/>
              </w:rPr>
            </w:pPr>
          </w:p>
        </w:tc>
        <w:tc>
          <w:tcPr>
            <w:tcW w:w="1605" w:type="dxa"/>
            <w:vAlign w:val="center"/>
          </w:tcPr>
          <w:p w14:paraId="7F76888E" w14:textId="13C948BB" w:rsidR="00CF4D3F" w:rsidRDefault="00CF4D3F" w:rsidP="00CF4D3F">
            <w:pPr>
              <w:pStyle w:val="afffffff1"/>
              <w:rPr>
                <w:rFonts w:ascii="宋体" w:hAnsi="宋体"/>
                <w:kern w:val="2"/>
                <w:sz w:val="21"/>
                <w:szCs w:val="21"/>
              </w:rPr>
            </w:pPr>
          </w:p>
        </w:tc>
        <w:tc>
          <w:tcPr>
            <w:tcW w:w="1707" w:type="dxa"/>
            <w:vAlign w:val="center"/>
          </w:tcPr>
          <w:p w14:paraId="0161A899" w14:textId="7AA47FD7" w:rsidR="00CF4D3F" w:rsidRDefault="00CF4D3F" w:rsidP="00CF4D3F">
            <w:pPr>
              <w:pStyle w:val="afffffff1"/>
              <w:rPr>
                <w:rFonts w:ascii="宋体" w:hAnsi="宋体"/>
                <w:kern w:val="2"/>
                <w:sz w:val="24"/>
                <w:szCs w:val="24"/>
              </w:rPr>
            </w:pPr>
          </w:p>
        </w:tc>
      </w:tr>
      <w:tr w:rsidR="0024427F" w14:paraId="0B26D320" w14:textId="77777777" w:rsidTr="002434BB">
        <w:trPr>
          <w:trHeight w:val="20"/>
          <w:jc w:val="center"/>
        </w:trPr>
        <w:tc>
          <w:tcPr>
            <w:tcW w:w="2319" w:type="dxa"/>
            <w:vAlign w:val="center"/>
          </w:tcPr>
          <w:p w14:paraId="49A0DED8" w14:textId="77777777" w:rsidR="0024427F" w:rsidRDefault="0063422A">
            <w:pPr>
              <w:pStyle w:val="afffffff1"/>
              <w:rPr>
                <w:rFonts w:ascii="宋体" w:hAnsi="宋体"/>
                <w:kern w:val="2"/>
                <w:sz w:val="24"/>
                <w:szCs w:val="24"/>
              </w:rPr>
            </w:pPr>
            <w:r>
              <w:rPr>
                <w:rFonts w:ascii="宋体" w:hAnsi="宋体" w:hint="eastAsia"/>
                <w:kern w:val="2"/>
                <w:sz w:val="24"/>
                <w:szCs w:val="24"/>
              </w:rPr>
              <w:t>应急协调小组组员</w:t>
            </w:r>
          </w:p>
        </w:tc>
        <w:tc>
          <w:tcPr>
            <w:tcW w:w="2894" w:type="dxa"/>
            <w:vAlign w:val="center"/>
          </w:tcPr>
          <w:p w14:paraId="3B91DC79" w14:textId="5C504FE2" w:rsidR="0024427F" w:rsidRDefault="0024427F">
            <w:pPr>
              <w:pStyle w:val="afffffff1"/>
              <w:rPr>
                <w:rFonts w:ascii="宋体" w:hAnsi="宋体"/>
                <w:kern w:val="2"/>
                <w:sz w:val="21"/>
                <w:szCs w:val="21"/>
              </w:rPr>
            </w:pPr>
          </w:p>
        </w:tc>
        <w:tc>
          <w:tcPr>
            <w:tcW w:w="1605" w:type="dxa"/>
            <w:vAlign w:val="center"/>
          </w:tcPr>
          <w:p w14:paraId="65C3E193" w14:textId="3AE773C0" w:rsidR="0024427F" w:rsidRDefault="0024427F">
            <w:pPr>
              <w:pStyle w:val="afffffff1"/>
              <w:rPr>
                <w:rFonts w:ascii="宋体" w:hAnsi="宋体"/>
                <w:kern w:val="2"/>
                <w:sz w:val="21"/>
                <w:szCs w:val="21"/>
              </w:rPr>
            </w:pPr>
          </w:p>
        </w:tc>
        <w:tc>
          <w:tcPr>
            <w:tcW w:w="1707" w:type="dxa"/>
            <w:vAlign w:val="center"/>
          </w:tcPr>
          <w:p w14:paraId="26B1B984" w14:textId="5E13DBE3" w:rsidR="0024427F" w:rsidRDefault="0024427F">
            <w:pPr>
              <w:pStyle w:val="afffffff1"/>
              <w:rPr>
                <w:rFonts w:ascii="宋体" w:hAnsi="宋体"/>
                <w:kern w:val="2"/>
                <w:sz w:val="24"/>
                <w:szCs w:val="24"/>
              </w:rPr>
            </w:pPr>
          </w:p>
        </w:tc>
      </w:tr>
    </w:tbl>
    <w:p w14:paraId="6B7E21C1" w14:textId="3A0E54DF" w:rsidR="0024427F" w:rsidRDefault="0063422A">
      <w:pPr>
        <w:pStyle w:val="3"/>
        <w:spacing w:before="200" w:after="0" w:line="360" w:lineRule="auto"/>
        <w:ind w:left="0"/>
      </w:pPr>
      <w:bookmarkStart w:id="3484" w:name="_Toc251758047"/>
      <w:bookmarkStart w:id="3485" w:name="_Toc385883037"/>
      <w:bookmarkStart w:id="3486" w:name="_Toc388952864"/>
      <w:bookmarkStart w:id="3487" w:name="_Toc428792625"/>
      <w:bookmarkStart w:id="3488" w:name="_Toc489545300"/>
      <w:bookmarkStart w:id="3489" w:name="_Toc489546771"/>
      <w:bookmarkStart w:id="3490" w:name="_Toc489547114"/>
      <w:bookmarkStart w:id="3491" w:name="_Toc489547989"/>
      <w:bookmarkStart w:id="3492" w:name="_Toc489607191"/>
      <w:r>
        <w:rPr>
          <w:rFonts w:hint="eastAsia"/>
        </w:rPr>
        <w:t>应急实施小组</w:t>
      </w:r>
      <w:bookmarkEnd w:id="3484"/>
      <w:bookmarkEnd w:id="3485"/>
      <w:bookmarkEnd w:id="3486"/>
      <w:bookmarkEnd w:id="3487"/>
      <w:bookmarkEnd w:id="3488"/>
      <w:bookmarkEnd w:id="3489"/>
      <w:bookmarkEnd w:id="3490"/>
      <w:bookmarkEnd w:id="3491"/>
      <w:bookmarkEnd w:id="3492"/>
    </w:p>
    <w:p w14:paraId="60E1CC9E" w14:textId="77777777" w:rsidR="0024427F" w:rsidRDefault="0063422A">
      <w:pPr>
        <w:spacing w:line="360" w:lineRule="auto"/>
        <w:rPr>
          <w:rFonts w:hAnsi="宋体" w:cs="Arial"/>
          <w:sz w:val="24"/>
        </w:rPr>
      </w:pPr>
      <w:r>
        <w:rPr>
          <w:rFonts w:hAnsi="宋体" w:cs="Arial" w:hint="eastAsia"/>
          <w:sz w:val="24"/>
        </w:rPr>
        <w:t>应急实施小组是信息安全的日常技术与事务管理部门和事件应急响应的技术支持与保障部门。应急实施小组的具体职责是：</w:t>
      </w:r>
    </w:p>
    <w:p w14:paraId="5173ABA1"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1</w:t>
      </w:r>
      <w:r>
        <w:rPr>
          <w:rFonts w:hAnsi="宋体" w:cs="Arial" w:hint="eastAsia"/>
          <w:sz w:val="24"/>
        </w:rPr>
        <w:t>）负责信息安全事件应急响应工作的事件分析和先期处置；</w:t>
      </w:r>
    </w:p>
    <w:p w14:paraId="5D8C1E59"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2</w:t>
      </w:r>
      <w:r>
        <w:rPr>
          <w:rFonts w:hAnsi="宋体" w:cs="Arial" w:hint="eastAsia"/>
          <w:sz w:val="24"/>
        </w:rPr>
        <w:t>）负责应急预案选择和应急预案设计；</w:t>
      </w:r>
    </w:p>
    <w:p w14:paraId="63751485"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3</w:t>
      </w:r>
      <w:r>
        <w:rPr>
          <w:rFonts w:hAnsi="宋体" w:cs="Arial" w:hint="eastAsia"/>
          <w:sz w:val="24"/>
        </w:rPr>
        <w:t>）负责信息安全事件应急响应过程中的技术支持与技术保障；</w:t>
      </w:r>
    </w:p>
    <w:p w14:paraId="1DA12A81"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4</w:t>
      </w:r>
      <w:r>
        <w:rPr>
          <w:rFonts w:hAnsi="宋体" w:cs="Arial" w:hint="eastAsia"/>
          <w:sz w:val="24"/>
        </w:rPr>
        <w:t>）在领导小组和协调小组的指挥下处置信息安全事件应急响应工作；</w:t>
      </w:r>
    </w:p>
    <w:p w14:paraId="4AE857D3"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6</w:t>
      </w:r>
      <w:r>
        <w:rPr>
          <w:rFonts w:hAnsi="宋体" w:cs="Arial" w:hint="eastAsia"/>
          <w:sz w:val="24"/>
        </w:rPr>
        <w:t>）负责信息安全事件应急结束后的重建、恢复工作；</w:t>
      </w:r>
    </w:p>
    <w:p w14:paraId="4E7E2600" w14:textId="77777777" w:rsidR="0024427F" w:rsidRDefault="0063422A">
      <w:pPr>
        <w:spacing w:line="360" w:lineRule="auto"/>
        <w:rPr>
          <w:rFonts w:hAnsi="宋体" w:cs="Arial"/>
          <w:sz w:val="24"/>
        </w:rPr>
      </w:pPr>
      <w:r>
        <w:rPr>
          <w:rFonts w:hAnsi="宋体" w:cs="Arial" w:hint="eastAsia"/>
          <w:sz w:val="24"/>
        </w:rPr>
        <w:t>（</w:t>
      </w:r>
      <w:r>
        <w:rPr>
          <w:rFonts w:hAnsi="宋体" w:cs="Arial" w:hint="eastAsia"/>
          <w:sz w:val="24"/>
        </w:rPr>
        <w:t>7</w:t>
      </w:r>
      <w:r>
        <w:rPr>
          <w:rFonts w:hAnsi="宋体" w:cs="Arial" w:hint="eastAsia"/>
          <w:sz w:val="24"/>
        </w:rPr>
        <w:t>）负责应急预案测试、复审与维护。</w:t>
      </w:r>
    </w:p>
    <w:tbl>
      <w:tblPr>
        <w:tblW w:w="8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9"/>
        <w:gridCol w:w="3188"/>
        <w:gridCol w:w="1170"/>
        <w:gridCol w:w="1858"/>
      </w:tblGrid>
      <w:tr w:rsidR="0024427F" w:rsidDel="00773555" w14:paraId="36B5F66A" w14:textId="6C0B4FC4" w:rsidTr="002434BB">
        <w:trPr>
          <w:trHeight w:val="20"/>
          <w:tblHeader/>
          <w:jc w:val="center"/>
          <w:del w:id="3493" w:author="yunwei01" w:date="2017-08-03T14:10:00Z"/>
        </w:trPr>
        <w:tc>
          <w:tcPr>
            <w:tcW w:w="2309" w:type="dxa"/>
            <w:shd w:val="clear" w:color="auto" w:fill="E0E0E0"/>
            <w:vAlign w:val="center"/>
          </w:tcPr>
          <w:p w14:paraId="58849A80" w14:textId="52F14727" w:rsidR="0024427F" w:rsidDel="00773555" w:rsidRDefault="0063422A">
            <w:pPr>
              <w:pStyle w:val="afffffff1"/>
              <w:rPr>
                <w:del w:id="3494" w:author="yunwei01" w:date="2017-08-03T14:10:00Z"/>
                <w:rFonts w:ascii="宋体" w:hAnsi="宋体"/>
                <w:kern w:val="2"/>
                <w:sz w:val="24"/>
                <w:szCs w:val="24"/>
              </w:rPr>
            </w:pPr>
            <w:del w:id="3495" w:author="yunwei01" w:date="2017-08-03T14:10:00Z">
              <w:r w:rsidDel="00773555">
                <w:rPr>
                  <w:rFonts w:ascii="宋体" w:hAnsi="宋体" w:hint="eastAsia"/>
                  <w:kern w:val="2"/>
                  <w:sz w:val="24"/>
                  <w:szCs w:val="24"/>
                </w:rPr>
                <w:delText>角 色</w:delText>
              </w:r>
              <w:bookmarkStart w:id="3496" w:name="_Toc489545301"/>
              <w:bookmarkStart w:id="3497" w:name="_Toc489546772"/>
              <w:bookmarkStart w:id="3498" w:name="_Toc489547115"/>
              <w:bookmarkStart w:id="3499" w:name="_Toc489547990"/>
              <w:bookmarkStart w:id="3500" w:name="_Toc489607192"/>
              <w:bookmarkEnd w:id="3496"/>
              <w:bookmarkEnd w:id="3497"/>
              <w:bookmarkEnd w:id="3498"/>
              <w:bookmarkEnd w:id="3499"/>
              <w:bookmarkEnd w:id="3500"/>
            </w:del>
          </w:p>
        </w:tc>
        <w:tc>
          <w:tcPr>
            <w:tcW w:w="3188" w:type="dxa"/>
            <w:shd w:val="clear" w:color="auto" w:fill="E0E0E0"/>
            <w:vAlign w:val="center"/>
          </w:tcPr>
          <w:p w14:paraId="72280BCB" w14:textId="5C584334" w:rsidR="0024427F" w:rsidDel="00773555" w:rsidRDefault="002434BB">
            <w:pPr>
              <w:pStyle w:val="afffffff1"/>
              <w:rPr>
                <w:del w:id="3501" w:author="yunwei01" w:date="2017-08-03T14:10:00Z"/>
                <w:rFonts w:ascii="宋体" w:hAnsi="宋体"/>
                <w:kern w:val="2"/>
                <w:sz w:val="24"/>
                <w:szCs w:val="24"/>
              </w:rPr>
            </w:pPr>
            <w:del w:id="3502" w:author="yunwei01" w:date="2017-08-03T14:10:00Z">
              <w:r w:rsidDel="00773555">
                <w:rPr>
                  <w:rFonts w:ascii="宋体" w:hAnsi="宋体" w:hint="eastAsia"/>
                  <w:kern w:val="2"/>
                  <w:sz w:val="24"/>
                  <w:szCs w:val="24"/>
                </w:rPr>
                <w:delText>职 务</w:delText>
              </w:r>
              <w:bookmarkStart w:id="3503" w:name="_Toc489545302"/>
              <w:bookmarkStart w:id="3504" w:name="_Toc489546773"/>
              <w:bookmarkStart w:id="3505" w:name="_Toc489547116"/>
              <w:bookmarkStart w:id="3506" w:name="_Toc489547991"/>
              <w:bookmarkStart w:id="3507" w:name="_Toc489607193"/>
              <w:bookmarkEnd w:id="3503"/>
              <w:bookmarkEnd w:id="3504"/>
              <w:bookmarkEnd w:id="3505"/>
              <w:bookmarkEnd w:id="3506"/>
              <w:bookmarkEnd w:id="3507"/>
            </w:del>
          </w:p>
        </w:tc>
        <w:tc>
          <w:tcPr>
            <w:tcW w:w="1170" w:type="dxa"/>
            <w:shd w:val="clear" w:color="auto" w:fill="E0E0E0"/>
            <w:vAlign w:val="center"/>
          </w:tcPr>
          <w:p w14:paraId="05596F26" w14:textId="7FA3817A" w:rsidR="0024427F" w:rsidDel="00773555" w:rsidRDefault="002434BB">
            <w:pPr>
              <w:pStyle w:val="afffffff1"/>
              <w:rPr>
                <w:del w:id="3508" w:author="yunwei01" w:date="2017-08-03T14:10:00Z"/>
                <w:rFonts w:ascii="宋体" w:hAnsi="宋体"/>
                <w:kern w:val="2"/>
                <w:sz w:val="24"/>
                <w:szCs w:val="24"/>
              </w:rPr>
            </w:pPr>
            <w:del w:id="3509" w:author="yunwei01" w:date="2017-08-03T14:10:00Z">
              <w:r w:rsidDel="00773555">
                <w:rPr>
                  <w:rFonts w:ascii="宋体" w:hAnsi="宋体" w:hint="eastAsia"/>
                  <w:kern w:val="2"/>
                  <w:sz w:val="24"/>
                  <w:szCs w:val="24"/>
                </w:rPr>
                <w:delText>姓 名</w:delText>
              </w:r>
              <w:bookmarkStart w:id="3510" w:name="_Toc489545303"/>
              <w:bookmarkStart w:id="3511" w:name="_Toc489546774"/>
              <w:bookmarkStart w:id="3512" w:name="_Toc489547117"/>
              <w:bookmarkStart w:id="3513" w:name="_Toc489547992"/>
              <w:bookmarkStart w:id="3514" w:name="_Toc489607194"/>
              <w:bookmarkEnd w:id="3510"/>
              <w:bookmarkEnd w:id="3511"/>
              <w:bookmarkEnd w:id="3512"/>
              <w:bookmarkEnd w:id="3513"/>
              <w:bookmarkEnd w:id="3514"/>
            </w:del>
          </w:p>
        </w:tc>
        <w:tc>
          <w:tcPr>
            <w:tcW w:w="1858" w:type="dxa"/>
            <w:shd w:val="clear" w:color="auto" w:fill="E0E0E0"/>
            <w:vAlign w:val="center"/>
          </w:tcPr>
          <w:p w14:paraId="5309B6C8" w14:textId="2025FA98" w:rsidR="0024427F" w:rsidDel="00773555" w:rsidRDefault="0063422A">
            <w:pPr>
              <w:pStyle w:val="afffffff1"/>
              <w:rPr>
                <w:del w:id="3515" w:author="yunwei01" w:date="2017-08-03T14:10:00Z"/>
                <w:rFonts w:ascii="宋体" w:hAnsi="宋体"/>
                <w:kern w:val="2"/>
                <w:sz w:val="24"/>
                <w:szCs w:val="24"/>
              </w:rPr>
            </w:pPr>
            <w:del w:id="3516" w:author="yunwei01" w:date="2017-08-03T14:10:00Z">
              <w:r w:rsidDel="00773555">
                <w:rPr>
                  <w:rFonts w:ascii="宋体" w:hAnsi="宋体" w:hint="eastAsia"/>
                  <w:kern w:val="2"/>
                  <w:sz w:val="24"/>
                  <w:szCs w:val="24"/>
                </w:rPr>
                <w:delText>电 话</w:delText>
              </w:r>
              <w:bookmarkStart w:id="3517" w:name="_Toc489545304"/>
              <w:bookmarkStart w:id="3518" w:name="_Toc489546775"/>
              <w:bookmarkStart w:id="3519" w:name="_Toc489547118"/>
              <w:bookmarkStart w:id="3520" w:name="_Toc489547993"/>
              <w:bookmarkStart w:id="3521" w:name="_Toc489607195"/>
              <w:bookmarkEnd w:id="3517"/>
              <w:bookmarkEnd w:id="3518"/>
              <w:bookmarkEnd w:id="3519"/>
              <w:bookmarkEnd w:id="3520"/>
              <w:bookmarkEnd w:id="3521"/>
            </w:del>
          </w:p>
        </w:tc>
        <w:bookmarkStart w:id="3522" w:name="_Toc489545305"/>
        <w:bookmarkStart w:id="3523" w:name="_Toc489546776"/>
        <w:bookmarkStart w:id="3524" w:name="_Toc489547119"/>
        <w:bookmarkStart w:id="3525" w:name="_Toc489547994"/>
        <w:bookmarkStart w:id="3526" w:name="_Toc489607196"/>
        <w:bookmarkEnd w:id="3522"/>
        <w:bookmarkEnd w:id="3523"/>
        <w:bookmarkEnd w:id="3524"/>
        <w:bookmarkEnd w:id="3525"/>
        <w:bookmarkEnd w:id="3526"/>
      </w:tr>
      <w:tr w:rsidR="002434BB" w:rsidDel="00773555" w14:paraId="2D498430" w14:textId="54ABC354" w:rsidTr="002434BB">
        <w:trPr>
          <w:trHeight w:val="20"/>
          <w:jc w:val="center"/>
          <w:del w:id="3527" w:author="yunwei01" w:date="2017-08-03T14:10:00Z"/>
        </w:trPr>
        <w:tc>
          <w:tcPr>
            <w:tcW w:w="2309" w:type="dxa"/>
            <w:vAlign w:val="center"/>
          </w:tcPr>
          <w:p w14:paraId="7DBB1F97" w14:textId="5E682439" w:rsidR="002434BB" w:rsidDel="00773555" w:rsidRDefault="002434BB" w:rsidP="002434BB">
            <w:pPr>
              <w:pStyle w:val="afffffff1"/>
              <w:rPr>
                <w:del w:id="3528" w:author="yunwei01" w:date="2017-08-03T14:10:00Z"/>
                <w:rFonts w:ascii="宋体" w:hAnsi="宋体"/>
                <w:kern w:val="2"/>
                <w:sz w:val="24"/>
                <w:szCs w:val="24"/>
              </w:rPr>
            </w:pPr>
            <w:del w:id="3529" w:author="yunwei01" w:date="2017-08-03T14:10:00Z">
              <w:r w:rsidDel="00773555">
                <w:rPr>
                  <w:rFonts w:ascii="宋体" w:hAnsi="宋体" w:hint="eastAsia"/>
                  <w:kern w:val="2"/>
                  <w:sz w:val="24"/>
                  <w:szCs w:val="24"/>
                </w:rPr>
                <w:delText>应急实施小组组长</w:delText>
              </w:r>
              <w:bookmarkStart w:id="3530" w:name="_Toc489545306"/>
              <w:bookmarkStart w:id="3531" w:name="_Toc489546777"/>
              <w:bookmarkStart w:id="3532" w:name="_Toc489547120"/>
              <w:bookmarkStart w:id="3533" w:name="_Toc489547995"/>
              <w:bookmarkStart w:id="3534" w:name="_Toc489607197"/>
              <w:bookmarkEnd w:id="3530"/>
              <w:bookmarkEnd w:id="3531"/>
              <w:bookmarkEnd w:id="3532"/>
              <w:bookmarkEnd w:id="3533"/>
              <w:bookmarkEnd w:id="3534"/>
            </w:del>
          </w:p>
        </w:tc>
        <w:tc>
          <w:tcPr>
            <w:tcW w:w="3188" w:type="dxa"/>
            <w:vAlign w:val="center"/>
          </w:tcPr>
          <w:p w14:paraId="0EB7D0F4" w14:textId="5C428342" w:rsidR="002434BB" w:rsidDel="00773555" w:rsidRDefault="002434BB" w:rsidP="002434BB">
            <w:pPr>
              <w:pStyle w:val="afffffff1"/>
              <w:rPr>
                <w:del w:id="3535" w:author="yunwei01" w:date="2017-08-03T14:10:00Z"/>
                <w:rFonts w:ascii="宋体" w:hAnsi="宋体"/>
                <w:kern w:val="2"/>
                <w:sz w:val="21"/>
                <w:szCs w:val="21"/>
              </w:rPr>
            </w:pPr>
            <w:bookmarkStart w:id="3536" w:name="_Toc489545307"/>
            <w:bookmarkStart w:id="3537" w:name="_Toc489546778"/>
            <w:bookmarkStart w:id="3538" w:name="_Toc489547121"/>
            <w:bookmarkStart w:id="3539" w:name="_Toc489547996"/>
            <w:bookmarkStart w:id="3540" w:name="_Toc489607198"/>
            <w:bookmarkEnd w:id="3536"/>
            <w:bookmarkEnd w:id="3537"/>
            <w:bookmarkEnd w:id="3538"/>
            <w:bookmarkEnd w:id="3539"/>
            <w:bookmarkEnd w:id="3540"/>
          </w:p>
        </w:tc>
        <w:tc>
          <w:tcPr>
            <w:tcW w:w="1170" w:type="dxa"/>
            <w:vAlign w:val="center"/>
          </w:tcPr>
          <w:p w14:paraId="3CD7E61A" w14:textId="7EB27209" w:rsidR="002434BB" w:rsidDel="00773555" w:rsidRDefault="002434BB" w:rsidP="002434BB">
            <w:pPr>
              <w:pStyle w:val="afffffff1"/>
              <w:rPr>
                <w:del w:id="3541" w:author="yunwei01" w:date="2017-08-03T14:10:00Z"/>
                <w:rFonts w:ascii="宋体" w:hAnsi="宋体"/>
                <w:kern w:val="2"/>
                <w:sz w:val="21"/>
                <w:szCs w:val="21"/>
              </w:rPr>
            </w:pPr>
            <w:bookmarkStart w:id="3542" w:name="_Toc489545308"/>
            <w:bookmarkStart w:id="3543" w:name="_Toc489546779"/>
            <w:bookmarkStart w:id="3544" w:name="_Toc489547122"/>
            <w:bookmarkStart w:id="3545" w:name="_Toc489547997"/>
            <w:bookmarkStart w:id="3546" w:name="_Toc489607199"/>
            <w:bookmarkEnd w:id="3542"/>
            <w:bookmarkEnd w:id="3543"/>
            <w:bookmarkEnd w:id="3544"/>
            <w:bookmarkEnd w:id="3545"/>
            <w:bookmarkEnd w:id="3546"/>
          </w:p>
        </w:tc>
        <w:tc>
          <w:tcPr>
            <w:tcW w:w="1858" w:type="dxa"/>
            <w:vAlign w:val="center"/>
          </w:tcPr>
          <w:p w14:paraId="41A33588" w14:textId="1ECDB52A" w:rsidR="002434BB" w:rsidDel="00773555" w:rsidRDefault="002434BB" w:rsidP="002434BB">
            <w:pPr>
              <w:pStyle w:val="afffffff1"/>
              <w:rPr>
                <w:del w:id="3547" w:author="yunwei01" w:date="2017-08-03T14:10:00Z"/>
                <w:rFonts w:ascii="宋体" w:hAnsi="宋体"/>
                <w:kern w:val="2"/>
                <w:sz w:val="24"/>
                <w:szCs w:val="24"/>
              </w:rPr>
            </w:pPr>
            <w:bookmarkStart w:id="3548" w:name="_Toc489545309"/>
            <w:bookmarkStart w:id="3549" w:name="_Toc489546780"/>
            <w:bookmarkStart w:id="3550" w:name="_Toc489547123"/>
            <w:bookmarkStart w:id="3551" w:name="_Toc489547998"/>
            <w:bookmarkStart w:id="3552" w:name="_Toc489607200"/>
            <w:bookmarkEnd w:id="3548"/>
            <w:bookmarkEnd w:id="3549"/>
            <w:bookmarkEnd w:id="3550"/>
            <w:bookmarkEnd w:id="3551"/>
            <w:bookmarkEnd w:id="3552"/>
          </w:p>
        </w:tc>
        <w:bookmarkStart w:id="3553" w:name="_Toc489545310"/>
        <w:bookmarkStart w:id="3554" w:name="_Toc489546781"/>
        <w:bookmarkStart w:id="3555" w:name="_Toc489547124"/>
        <w:bookmarkStart w:id="3556" w:name="_Toc489547999"/>
        <w:bookmarkStart w:id="3557" w:name="_Toc489607201"/>
        <w:bookmarkEnd w:id="3553"/>
        <w:bookmarkEnd w:id="3554"/>
        <w:bookmarkEnd w:id="3555"/>
        <w:bookmarkEnd w:id="3556"/>
        <w:bookmarkEnd w:id="3557"/>
      </w:tr>
      <w:tr w:rsidR="002434BB" w:rsidDel="00773555" w14:paraId="1C125D4E" w14:textId="7CF18904" w:rsidTr="002434BB">
        <w:trPr>
          <w:trHeight w:val="20"/>
          <w:jc w:val="center"/>
          <w:del w:id="3558" w:author="yunwei01" w:date="2017-08-03T14:10:00Z"/>
        </w:trPr>
        <w:tc>
          <w:tcPr>
            <w:tcW w:w="2309" w:type="dxa"/>
            <w:vAlign w:val="center"/>
          </w:tcPr>
          <w:p w14:paraId="786100D9" w14:textId="03B3BE3D" w:rsidR="002434BB" w:rsidDel="00773555" w:rsidRDefault="002434BB" w:rsidP="002434BB">
            <w:pPr>
              <w:pStyle w:val="afffffff1"/>
              <w:rPr>
                <w:del w:id="3559" w:author="yunwei01" w:date="2017-08-03T14:10:00Z"/>
                <w:rFonts w:ascii="宋体" w:hAnsi="宋体"/>
                <w:kern w:val="2"/>
                <w:sz w:val="24"/>
                <w:szCs w:val="24"/>
              </w:rPr>
            </w:pPr>
            <w:del w:id="3560" w:author="yunwei01" w:date="2017-08-03T14:10:00Z">
              <w:r w:rsidDel="00773555">
                <w:rPr>
                  <w:rFonts w:ascii="宋体" w:hAnsi="宋体" w:hint="eastAsia"/>
                  <w:kern w:val="2"/>
                  <w:sz w:val="24"/>
                  <w:szCs w:val="24"/>
                </w:rPr>
                <w:delText>应急实施小组组员</w:delText>
              </w:r>
              <w:bookmarkStart w:id="3561" w:name="_Toc489545311"/>
              <w:bookmarkStart w:id="3562" w:name="_Toc489546782"/>
              <w:bookmarkStart w:id="3563" w:name="_Toc489547125"/>
              <w:bookmarkStart w:id="3564" w:name="_Toc489548000"/>
              <w:bookmarkStart w:id="3565" w:name="_Toc489607202"/>
              <w:bookmarkEnd w:id="3561"/>
              <w:bookmarkEnd w:id="3562"/>
              <w:bookmarkEnd w:id="3563"/>
              <w:bookmarkEnd w:id="3564"/>
              <w:bookmarkEnd w:id="3565"/>
            </w:del>
          </w:p>
        </w:tc>
        <w:tc>
          <w:tcPr>
            <w:tcW w:w="3188" w:type="dxa"/>
            <w:vAlign w:val="center"/>
          </w:tcPr>
          <w:p w14:paraId="3C6A75C0" w14:textId="2195E402" w:rsidR="002434BB" w:rsidDel="00773555" w:rsidRDefault="002434BB" w:rsidP="002434BB">
            <w:pPr>
              <w:pStyle w:val="afffffff1"/>
              <w:rPr>
                <w:del w:id="3566" w:author="yunwei01" w:date="2017-08-03T14:10:00Z"/>
                <w:rFonts w:ascii="宋体" w:hAnsi="宋体"/>
                <w:kern w:val="2"/>
                <w:sz w:val="21"/>
                <w:szCs w:val="21"/>
              </w:rPr>
            </w:pPr>
            <w:bookmarkStart w:id="3567" w:name="_Toc489545312"/>
            <w:bookmarkStart w:id="3568" w:name="_Toc489546783"/>
            <w:bookmarkStart w:id="3569" w:name="_Toc489547126"/>
            <w:bookmarkStart w:id="3570" w:name="_Toc489548001"/>
            <w:bookmarkStart w:id="3571" w:name="_Toc489607203"/>
            <w:bookmarkEnd w:id="3567"/>
            <w:bookmarkEnd w:id="3568"/>
            <w:bookmarkEnd w:id="3569"/>
            <w:bookmarkEnd w:id="3570"/>
            <w:bookmarkEnd w:id="3571"/>
          </w:p>
        </w:tc>
        <w:tc>
          <w:tcPr>
            <w:tcW w:w="1170" w:type="dxa"/>
            <w:vAlign w:val="center"/>
          </w:tcPr>
          <w:p w14:paraId="5B341666" w14:textId="0E58DCE6" w:rsidR="002434BB" w:rsidDel="00773555" w:rsidRDefault="002434BB" w:rsidP="002434BB">
            <w:pPr>
              <w:pStyle w:val="afffffff1"/>
              <w:rPr>
                <w:del w:id="3572" w:author="yunwei01" w:date="2017-08-03T14:10:00Z"/>
                <w:rFonts w:ascii="宋体" w:hAnsi="宋体"/>
                <w:kern w:val="2"/>
                <w:sz w:val="21"/>
                <w:szCs w:val="21"/>
              </w:rPr>
            </w:pPr>
            <w:bookmarkStart w:id="3573" w:name="_Toc489545313"/>
            <w:bookmarkStart w:id="3574" w:name="_Toc489546784"/>
            <w:bookmarkStart w:id="3575" w:name="_Toc489547127"/>
            <w:bookmarkStart w:id="3576" w:name="_Toc489548002"/>
            <w:bookmarkStart w:id="3577" w:name="_Toc489607204"/>
            <w:bookmarkEnd w:id="3573"/>
            <w:bookmarkEnd w:id="3574"/>
            <w:bookmarkEnd w:id="3575"/>
            <w:bookmarkEnd w:id="3576"/>
            <w:bookmarkEnd w:id="3577"/>
          </w:p>
        </w:tc>
        <w:tc>
          <w:tcPr>
            <w:tcW w:w="1858" w:type="dxa"/>
            <w:vAlign w:val="center"/>
          </w:tcPr>
          <w:p w14:paraId="784C241D" w14:textId="021F1191" w:rsidR="002434BB" w:rsidDel="00773555" w:rsidRDefault="002434BB" w:rsidP="002434BB">
            <w:pPr>
              <w:pStyle w:val="afffffff1"/>
              <w:rPr>
                <w:del w:id="3578" w:author="yunwei01" w:date="2017-08-03T14:10:00Z"/>
                <w:rFonts w:ascii="宋体" w:hAnsi="宋体"/>
                <w:kern w:val="2"/>
                <w:sz w:val="24"/>
                <w:szCs w:val="24"/>
              </w:rPr>
            </w:pPr>
            <w:bookmarkStart w:id="3579" w:name="_Toc489545314"/>
            <w:bookmarkStart w:id="3580" w:name="_Toc489546785"/>
            <w:bookmarkStart w:id="3581" w:name="_Toc489547128"/>
            <w:bookmarkStart w:id="3582" w:name="_Toc489548003"/>
            <w:bookmarkStart w:id="3583" w:name="_Toc489607205"/>
            <w:bookmarkEnd w:id="3579"/>
            <w:bookmarkEnd w:id="3580"/>
            <w:bookmarkEnd w:id="3581"/>
            <w:bookmarkEnd w:id="3582"/>
            <w:bookmarkEnd w:id="3583"/>
          </w:p>
        </w:tc>
        <w:bookmarkStart w:id="3584" w:name="_Toc489545315"/>
        <w:bookmarkStart w:id="3585" w:name="_Toc489546786"/>
        <w:bookmarkStart w:id="3586" w:name="_Toc489547129"/>
        <w:bookmarkStart w:id="3587" w:name="_Toc489548004"/>
        <w:bookmarkStart w:id="3588" w:name="_Toc489607206"/>
        <w:bookmarkEnd w:id="3584"/>
        <w:bookmarkEnd w:id="3585"/>
        <w:bookmarkEnd w:id="3586"/>
        <w:bookmarkEnd w:id="3587"/>
        <w:bookmarkEnd w:id="3588"/>
      </w:tr>
      <w:tr w:rsidR="00CF4D3F" w:rsidDel="00773555" w14:paraId="0C126C9F" w14:textId="7CA35753" w:rsidTr="002434BB">
        <w:trPr>
          <w:trHeight w:val="20"/>
          <w:jc w:val="center"/>
          <w:del w:id="3589" w:author="yunwei01" w:date="2017-08-03T14:10:00Z"/>
        </w:trPr>
        <w:tc>
          <w:tcPr>
            <w:tcW w:w="2309" w:type="dxa"/>
            <w:vAlign w:val="center"/>
          </w:tcPr>
          <w:p w14:paraId="07923B0D" w14:textId="159C2709" w:rsidR="00CF4D3F" w:rsidDel="00773555" w:rsidRDefault="00CF4D3F" w:rsidP="00CF4D3F">
            <w:pPr>
              <w:pStyle w:val="afffffff1"/>
              <w:rPr>
                <w:del w:id="3590" w:author="yunwei01" w:date="2017-08-03T14:10:00Z"/>
                <w:rFonts w:ascii="宋体" w:hAnsi="宋体"/>
                <w:kern w:val="2"/>
                <w:sz w:val="24"/>
                <w:szCs w:val="24"/>
              </w:rPr>
            </w:pPr>
            <w:del w:id="3591" w:author="yunwei01" w:date="2017-08-03T14:10:00Z">
              <w:r w:rsidDel="00773555">
                <w:rPr>
                  <w:rFonts w:ascii="宋体" w:hAnsi="宋体" w:hint="eastAsia"/>
                  <w:kern w:val="2"/>
                  <w:sz w:val="24"/>
                  <w:szCs w:val="24"/>
                </w:rPr>
                <w:delText>应急实施小组组员</w:delText>
              </w:r>
              <w:bookmarkStart w:id="3592" w:name="_Toc489545316"/>
              <w:bookmarkStart w:id="3593" w:name="_Toc489546787"/>
              <w:bookmarkStart w:id="3594" w:name="_Toc489547130"/>
              <w:bookmarkStart w:id="3595" w:name="_Toc489548005"/>
              <w:bookmarkStart w:id="3596" w:name="_Toc489607207"/>
              <w:bookmarkEnd w:id="3592"/>
              <w:bookmarkEnd w:id="3593"/>
              <w:bookmarkEnd w:id="3594"/>
              <w:bookmarkEnd w:id="3595"/>
              <w:bookmarkEnd w:id="3596"/>
            </w:del>
          </w:p>
        </w:tc>
        <w:tc>
          <w:tcPr>
            <w:tcW w:w="3188" w:type="dxa"/>
            <w:vAlign w:val="center"/>
          </w:tcPr>
          <w:p w14:paraId="0FF020AA" w14:textId="22924276" w:rsidR="00CF4D3F" w:rsidDel="00773555" w:rsidRDefault="00CF4D3F" w:rsidP="00CF4D3F">
            <w:pPr>
              <w:pStyle w:val="afffffff1"/>
              <w:rPr>
                <w:del w:id="3597" w:author="yunwei01" w:date="2017-08-03T14:10:00Z"/>
                <w:rFonts w:ascii="宋体" w:hAnsi="宋体"/>
                <w:kern w:val="2"/>
                <w:sz w:val="21"/>
                <w:szCs w:val="21"/>
              </w:rPr>
            </w:pPr>
            <w:bookmarkStart w:id="3598" w:name="_Toc489545317"/>
            <w:bookmarkStart w:id="3599" w:name="_Toc489546788"/>
            <w:bookmarkStart w:id="3600" w:name="_Toc489547131"/>
            <w:bookmarkStart w:id="3601" w:name="_Toc489548006"/>
            <w:bookmarkStart w:id="3602" w:name="_Toc489607208"/>
            <w:bookmarkEnd w:id="3598"/>
            <w:bookmarkEnd w:id="3599"/>
            <w:bookmarkEnd w:id="3600"/>
            <w:bookmarkEnd w:id="3601"/>
            <w:bookmarkEnd w:id="3602"/>
          </w:p>
        </w:tc>
        <w:tc>
          <w:tcPr>
            <w:tcW w:w="1170" w:type="dxa"/>
            <w:vAlign w:val="center"/>
          </w:tcPr>
          <w:p w14:paraId="0A21E36A" w14:textId="600C7990" w:rsidR="00CF4D3F" w:rsidDel="00773555" w:rsidRDefault="00CF4D3F" w:rsidP="00CF4D3F">
            <w:pPr>
              <w:pStyle w:val="afffffff1"/>
              <w:rPr>
                <w:del w:id="3603" w:author="yunwei01" w:date="2017-08-03T14:10:00Z"/>
                <w:rFonts w:ascii="宋体" w:hAnsi="宋体"/>
                <w:kern w:val="2"/>
                <w:sz w:val="21"/>
                <w:szCs w:val="21"/>
              </w:rPr>
            </w:pPr>
            <w:bookmarkStart w:id="3604" w:name="_Toc489545318"/>
            <w:bookmarkStart w:id="3605" w:name="_Toc489546789"/>
            <w:bookmarkStart w:id="3606" w:name="_Toc489547132"/>
            <w:bookmarkStart w:id="3607" w:name="_Toc489548007"/>
            <w:bookmarkStart w:id="3608" w:name="_Toc489607209"/>
            <w:bookmarkEnd w:id="3604"/>
            <w:bookmarkEnd w:id="3605"/>
            <w:bookmarkEnd w:id="3606"/>
            <w:bookmarkEnd w:id="3607"/>
            <w:bookmarkEnd w:id="3608"/>
          </w:p>
        </w:tc>
        <w:tc>
          <w:tcPr>
            <w:tcW w:w="1858" w:type="dxa"/>
            <w:vAlign w:val="center"/>
          </w:tcPr>
          <w:p w14:paraId="511E2230" w14:textId="59A07B34" w:rsidR="00CF4D3F" w:rsidDel="00773555" w:rsidRDefault="00CF4D3F" w:rsidP="00CF4D3F">
            <w:pPr>
              <w:pStyle w:val="afffffff1"/>
              <w:rPr>
                <w:del w:id="3609" w:author="yunwei01" w:date="2017-08-03T14:10:00Z"/>
                <w:rFonts w:ascii="宋体" w:hAnsi="宋体"/>
                <w:kern w:val="2"/>
                <w:sz w:val="24"/>
                <w:szCs w:val="24"/>
              </w:rPr>
            </w:pPr>
            <w:bookmarkStart w:id="3610" w:name="_Toc489545319"/>
            <w:bookmarkStart w:id="3611" w:name="_Toc489546790"/>
            <w:bookmarkStart w:id="3612" w:name="_Toc489547133"/>
            <w:bookmarkStart w:id="3613" w:name="_Toc489548008"/>
            <w:bookmarkStart w:id="3614" w:name="_Toc489607210"/>
            <w:bookmarkEnd w:id="3610"/>
            <w:bookmarkEnd w:id="3611"/>
            <w:bookmarkEnd w:id="3612"/>
            <w:bookmarkEnd w:id="3613"/>
            <w:bookmarkEnd w:id="3614"/>
          </w:p>
        </w:tc>
        <w:bookmarkStart w:id="3615" w:name="_Toc489545320"/>
        <w:bookmarkStart w:id="3616" w:name="_Toc489546791"/>
        <w:bookmarkStart w:id="3617" w:name="_Toc489547134"/>
        <w:bookmarkStart w:id="3618" w:name="_Toc489548009"/>
        <w:bookmarkStart w:id="3619" w:name="_Toc489607211"/>
        <w:bookmarkEnd w:id="3615"/>
        <w:bookmarkEnd w:id="3616"/>
        <w:bookmarkEnd w:id="3617"/>
        <w:bookmarkEnd w:id="3618"/>
        <w:bookmarkEnd w:id="3619"/>
      </w:tr>
      <w:tr w:rsidR="00CF4D3F" w:rsidDel="00773555" w14:paraId="212B7892" w14:textId="311ADBA9" w:rsidTr="002434BB">
        <w:trPr>
          <w:trHeight w:val="20"/>
          <w:jc w:val="center"/>
          <w:del w:id="3620" w:author="yunwei01" w:date="2017-08-03T14:10:00Z"/>
        </w:trPr>
        <w:tc>
          <w:tcPr>
            <w:tcW w:w="2309" w:type="dxa"/>
            <w:vAlign w:val="center"/>
          </w:tcPr>
          <w:p w14:paraId="39DDD9CB" w14:textId="139B349A" w:rsidR="00CF4D3F" w:rsidDel="00773555" w:rsidRDefault="00CF4D3F" w:rsidP="00CF4D3F">
            <w:pPr>
              <w:pStyle w:val="afffffff1"/>
              <w:rPr>
                <w:del w:id="3621" w:author="yunwei01" w:date="2017-08-03T14:10:00Z"/>
                <w:rFonts w:ascii="宋体" w:hAnsi="宋体"/>
                <w:kern w:val="2"/>
                <w:sz w:val="24"/>
                <w:szCs w:val="24"/>
              </w:rPr>
            </w:pPr>
            <w:del w:id="3622" w:author="yunwei01" w:date="2017-08-03T14:10:00Z">
              <w:r w:rsidDel="00773555">
                <w:rPr>
                  <w:rFonts w:ascii="宋体" w:hAnsi="宋体" w:hint="eastAsia"/>
                  <w:kern w:val="2"/>
                  <w:sz w:val="24"/>
                  <w:szCs w:val="24"/>
                </w:rPr>
                <w:delText>应急实施小组组员</w:delText>
              </w:r>
              <w:bookmarkStart w:id="3623" w:name="_Toc489545321"/>
              <w:bookmarkStart w:id="3624" w:name="_Toc489546792"/>
              <w:bookmarkStart w:id="3625" w:name="_Toc489547135"/>
              <w:bookmarkStart w:id="3626" w:name="_Toc489548010"/>
              <w:bookmarkStart w:id="3627" w:name="_Toc489607212"/>
              <w:bookmarkEnd w:id="3623"/>
              <w:bookmarkEnd w:id="3624"/>
              <w:bookmarkEnd w:id="3625"/>
              <w:bookmarkEnd w:id="3626"/>
              <w:bookmarkEnd w:id="3627"/>
            </w:del>
          </w:p>
        </w:tc>
        <w:tc>
          <w:tcPr>
            <w:tcW w:w="3188" w:type="dxa"/>
            <w:vAlign w:val="center"/>
          </w:tcPr>
          <w:p w14:paraId="0EF905E9" w14:textId="443DBFBA" w:rsidR="00CF4D3F" w:rsidDel="00773555" w:rsidRDefault="00CF4D3F" w:rsidP="00CF4D3F">
            <w:pPr>
              <w:pStyle w:val="afffffff1"/>
              <w:rPr>
                <w:del w:id="3628" w:author="yunwei01" w:date="2017-08-03T14:10:00Z"/>
                <w:rFonts w:ascii="宋体" w:hAnsi="宋体"/>
                <w:kern w:val="2"/>
                <w:sz w:val="21"/>
                <w:szCs w:val="21"/>
              </w:rPr>
            </w:pPr>
            <w:bookmarkStart w:id="3629" w:name="_Toc489545322"/>
            <w:bookmarkStart w:id="3630" w:name="_Toc489546793"/>
            <w:bookmarkStart w:id="3631" w:name="_Toc489547136"/>
            <w:bookmarkStart w:id="3632" w:name="_Toc489548011"/>
            <w:bookmarkStart w:id="3633" w:name="_Toc489607213"/>
            <w:bookmarkEnd w:id="3629"/>
            <w:bookmarkEnd w:id="3630"/>
            <w:bookmarkEnd w:id="3631"/>
            <w:bookmarkEnd w:id="3632"/>
            <w:bookmarkEnd w:id="3633"/>
          </w:p>
        </w:tc>
        <w:tc>
          <w:tcPr>
            <w:tcW w:w="1170" w:type="dxa"/>
            <w:vAlign w:val="center"/>
          </w:tcPr>
          <w:p w14:paraId="026461DD" w14:textId="0FF11CDD" w:rsidR="00CF4D3F" w:rsidDel="00773555" w:rsidRDefault="00CF4D3F" w:rsidP="00CF4D3F">
            <w:pPr>
              <w:pStyle w:val="afffffff1"/>
              <w:rPr>
                <w:del w:id="3634" w:author="yunwei01" w:date="2017-08-03T14:10:00Z"/>
                <w:rFonts w:ascii="宋体" w:hAnsi="宋体"/>
                <w:kern w:val="2"/>
                <w:sz w:val="21"/>
                <w:szCs w:val="21"/>
              </w:rPr>
            </w:pPr>
            <w:bookmarkStart w:id="3635" w:name="_Toc489545323"/>
            <w:bookmarkStart w:id="3636" w:name="_Toc489546794"/>
            <w:bookmarkStart w:id="3637" w:name="_Toc489547137"/>
            <w:bookmarkStart w:id="3638" w:name="_Toc489548012"/>
            <w:bookmarkStart w:id="3639" w:name="_Toc489607214"/>
            <w:bookmarkEnd w:id="3635"/>
            <w:bookmarkEnd w:id="3636"/>
            <w:bookmarkEnd w:id="3637"/>
            <w:bookmarkEnd w:id="3638"/>
            <w:bookmarkEnd w:id="3639"/>
          </w:p>
        </w:tc>
        <w:tc>
          <w:tcPr>
            <w:tcW w:w="1858" w:type="dxa"/>
            <w:vAlign w:val="center"/>
          </w:tcPr>
          <w:p w14:paraId="600B00D3" w14:textId="2FECF90B" w:rsidR="00CF4D3F" w:rsidDel="00773555" w:rsidRDefault="00CF4D3F" w:rsidP="00CF4D3F">
            <w:pPr>
              <w:pStyle w:val="afffffff1"/>
              <w:rPr>
                <w:del w:id="3640" w:author="yunwei01" w:date="2017-08-03T14:10:00Z"/>
                <w:rFonts w:ascii="宋体" w:hAnsi="宋体"/>
                <w:kern w:val="2"/>
                <w:sz w:val="24"/>
                <w:szCs w:val="24"/>
              </w:rPr>
            </w:pPr>
            <w:bookmarkStart w:id="3641" w:name="_Toc489545324"/>
            <w:bookmarkStart w:id="3642" w:name="_Toc489546795"/>
            <w:bookmarkStart w:id="3643" w:name="_Toc489547138"/>
            <w:bookmarkStart w:id="3644" w:name="_Toc489548013"/>
            <w:bookmarkStart w:id="3645" w:name="_Toc489607215"/>
            <w:bookmarkEnd w:id="3641"/>
            <w:bookmarkEnd w:id="3642"/>
            <w:bookmarkEnd w:id="3643"/>
            <w:bookmarkEnd w:id="3644"/>
            <w:bookmarkEnd w:id="3645"/>
          </w:p>
        </w:tc>
        <w:bookmarkStart w:id="3646" w:name="_Toc489545325"/>
        <w:bookmarkStart w:id="3647" w:name="_Toc489546796"/>
        <w:bookmarkStart w:id="3648" w:name="_Toc489547139"/>
        <w:bookmarkStart w:id="3649" w:name="_Toc489548014"/>
        <w:bookmarkStart w:id="3650" w:name="_Toc489607216"/>
        <w:bookmarkEnd w:id="3646"/>
        <w:bookmarkEnd w:id="3647"/>
        <w:bookmarkEnd w:id="3648"/>
        <w:bookmarkEnd w:id="3649"/>
        <w:bookmarkEnd w:id="3650"/>
      </w:tr>
      <w:tr w:rsidR="002434BB" w:rsidDel="00773555" w14:paraId="1E0392EB" w14:textId="11A0ED87" w:rsidTr="002434BB">
        <w:trPr>
          <w:trHeight w:val="20"/>
          <w:jc w:val="center"/>
          <w:del w:id="3651" w:author="yunwei01" w:date="2017-08-03T14:10:00Z"/>
        </w:trPr>
        <w:tc>
          <w:tcPr>
            <w:tcW w:w="2309" w:type="dxa"/>
            <w:vAlign w:val="center"/>
          </w:tcPr>
          <w:p w14:paraId="1BBD4252" w14:textId="67FFCBA2" w:rsidR="002434BB" w:rsidDel="00773555" w:rsidRDefault="002434BB" w:rsidP="002434BB">
            <w:pPr>
              <w:pStyle w:val="afffffff1"/>
              <w:rPr>
                <w:del w:id="3652" w:author="yunwei01" w:date="2017-08-03T14:10:00Z"/>
                <w:rFonts w:ascii="宋体" w:hAnsi="宋体"/>
                <w:kern w:val="2"/>
                <w:sz w:val="24"/>
                <w:szCs w:val="24"/>
              </w:rPr>
            </w:pPr>
            <w:del w:id="3653" w:author="yunwei01" w:date="2017-08-03T14:10:00Z">
              <w:r w:rsidDel="00773555">
                <w:rPr>
                  <w:rFonts w:ascii="宋体" w:hAnsi="宋体" w:hint="eastAsia"/>
                  <w:kern w:val="2"/>
                  <w:sz w:val="24"/>
                  <w:szCs w:val="24"/>
                </w:rPr>
                <w:delText>应急实施小组组员</w:delText>
              </w:r>
              <w:bookmarkStart w:id="3654" w:name="_Toc489545326"/>
              <w:bookmarkStart w:id="3655" w:name="_Toc489546797"/>
              <w:bookmarkStart w:id="3656" w:name="_Toc489547140"/>
              <w:bookmarkStart w:id="3657" w:name="_Toc489548015"/>
              <w:bookmarkStart w:id="3658" w:name="_Toc489607217"/>
              <w:bookmarkEnd w:id="3654"/>
              <w:bookmarkEnd w:id="3655"/>
              <w:bookmarkEnd w:id="3656"/>
              <w:bookmarkEnd w:id="3657"/>
              <w:bookmarkEnd w:id="3658"/>
            </w:del>
          </w:p>
        </w:tc>
        <w:tc>
          <w:tcPr>
            <w:tcW w:w="3188" w:type="dxa"/>
            <w:vAlign w:val="center"/>
          </w:tcPr>
          <w:p w14:paraId="46A60FFE" w14:textId="5B33EFB9" w:rsidR="002434BB" w:rsidDel="00773555" w:rsidRDefault="002434BB" w:rsidP="002434BB">
            <w:pPr>
              <w:pStyle w:val="afffffff1"/>
              <w:rPr>
                <w:del w:id="3659" w:author="yunwei01" w:date="2017-08-03T14:10:00Z"/>
                <w:rFonts w:ascii="宋体" w:hAnsi="宋体"/>
                <w:kern w:val="2"/>
                <w:sz w:val="21"/>
                <w:szCs w:val="21"/>
              </w:rPr>
            </w:pPr>
            <w:bookmarkStart w:id="3660" w:name="_Toc489545327"/>
            <w:bookmarkStart w:id="3661" w:name="_Toc489546798"/>
            <w:bookmarkStart w:id="3662" w:name="_Toc489547141"/>
            <w:bookmarkStart w:id="3663" w:name="_Toc489548016"/>
            <w:bookmarkStart w:id="3664" w:name="_Toc489607218"/>
            <w:bookmarkEnd w:id="3660"/>
            <w:bookmarkEnd w:id="3661"/>
            <w:bookmarkEnd w:id="3662"/>
            <w:bookmarkEnd w:id="3663"/>
            <w:bookmarkEnd w:id="3664"/>
          </w:p>
        </w:tc>
        <w:tc>
          <w:tcPr>
            <w:tcW w:w="1170" w:type="dxa"/>
            <w:vAlign w:val="center"/>
          </w:tcPr>
          <w:p w14:paraId="6BC052B2" w14:textId="72807F4B" w:rsidR="002434BB" w:rsidDel="00773555" w:rsidRDefault="002434BB" w:rsidP="002434BB">
            <w:pPr>
              <w:pStyle w:val="afffffff1"/>
              <w:rPr>
                <w:del w:id="3665" w:author="yunwei01" w:date="2017-08-03T14:10:00Z"/>
                <w:rFonts w:ascii="宋体" w:hAnsi="宋体"/>
                <w:kern w:val="2"/>
                <w:sz w:val="21"/>
                <w:szCs w:val="21"/>
              </w:rPr>
            </w:pPr>
            <w:bookmarkStart w:id="3666" w:name="_Toc489545328"/>
            <w:bookmarkStart w:id="3667" w:name="_Toc489546799"/>
            <w:bookmarkStart w:id="3668" w:name="_Toc489547142"/>
            <w:bookmarkStart w:id="3669" w:name="_Toc489548017"/>
            <w:bookmarkStart w:id="3670" w:name="_Toc489607219"/>
            <w:bookmarkEnd w:id="3666"/>
            <w:bookmarkEnd w:id="3667"/>
            <w:bookmarkEnd w:id="3668"/>
            <w:bookmarkEnd w:id="3669"/>
            <w:bookmarkEnd w:id="3670"/>
          </w:p>
        </w:tc>
        <w:tc>
          <w:tcPr>
            <w:tcW w:w="1858" w:type="dxa"/>
            <w:vAlign w:val="center"/>
          </w:tcPr>
          <w:p w14:paraId="4C31652F" w14:textId="46A06073" w:rsidR="002434BB" w:rsidDel="00773555" w:rsidRDefault="002434BB" w:rsidP="002434BB">
            <w:pPr>
              <w:pStyle w:val="afffffff1"/>
              <w:rPr>
                <w:del w:id="3671" w:author="yunwei01" w:date="2017-08-03T14:10:00Z"/>
                <w:rFonts w:ascii="宋体" w:hAnsi="宋体"/>
                <w:kern w:val="2"/>
                <w:sz w:val="24"/>
                <w:szCs w:val="24"/>
              </w:rPr>
            </w:pPr>
            <w:bookmarkStart w:id="3672" w:name="_Toc489545329"/>
            <w:bookmarkStart w:id="3673" w:name="_Toc489546800"/>
            <w:bookmarkStart w:id="3674" w:name="_Toc489547143"/>
            <w:bookmarkStart w:id="3675" w:name="_Toc489548018"/>
            <w:bookmarkStart w:id="3676" w:name="_Toc489607220"/>
            <w:bookmarkEnd w:id="3672"/>
            <w:bookmarkEnd w:id="3673"/>
            <w:bookmarkEnd w:id="3674"/>
            <w:bookmarkEnd w:id="3675"/>
            <w:bookmarkEnd w:id="3676"/>
          </w:p>
        </w:tc>
        <w:bookmarkStart w:id="3677" w:name="_Toc489545330"/>
        <w:bookmarkStart w:id="3678" w:name="_Toc489546801"/>
        <w:bookmarkStart w:id="3679" w:name="_Toc489547144"/>
        <w:bookmarkStart w:id="3680" w:name="_Toc489548019"/>
        <w:bookmarkStart w:id="3681" w:name="_Toc489607221"/>
        <w:bookmarkEnd w:id="3677"/>
        <w:bookmarkEnd w:id="3678"/>
        <w:bookmarkEnd w:id="3679"/>
        <w:bookmarkEnd w:id="3680"/>
        <w:bookmarkEnd w:id="3681"/>
      </w:tr>
    </w:tbl>
    <w:p w14:paraId="0A2808DB" w14:textId="7A7C3225" w:rsidR="0024427F" w:rsidRDefault="0063422A">
      <w:pPr>
        <w:pStyle w:val="3"/>
        <w:spacing w:before="200" w:after="0" w:line="360" w:lineRule="auto"/>
        <w:ind w:left="0"/>
      </w:pPr>
      <w:bookmarkStart w:id="3682" w:name="_Toc385883038"/>
      <w:bookmarkStart w:id="3683" w:name="_Toc388952865"/>
      <w:bookmarkStart w:id="3684" w:name="_Toc428792626"/>
      <w:bookmarkStart w:id="3685" w:name="_Toc489545331"/>
      <w:bookmarkStart w:id="3686" w:name="_Toc489546802"/>
      <w:bookmarkStart w:id="3687" w:name="_Toc489547145"/>
      <w:bookmarkStart w:id="3688" w:name="_Toc489548020"/>
      <w:bookmarkStart w:id="3689" w:name="_Toc489607222"/>
      <w:r>
        <w:rPr>
          <w:rFonts w:hint="eastAsia"/>
        </w:rPr>
        <w:t>外部应急协助组</w:t>
      </w:r>
      <w:bookmarkEnd w:id="3682"/>
      <w:bookmarkEnd w:id="3683"/>
      <w:bookmarkEnd w:id="3684"/>
      <w:bookmarkEnd w:id="3685"/>
      <w:bookmarkEnd w:id="3686"/>
      <w:bookmarkEnd w:id="3687"/>
      <w:bookmarkEnd w:id="3688"/>
      <w:bookmarkEnd w:id="3689"/>
    </w:p>
    <w:p w14:paraId="3CE877F9" w14:textId="77777777" w:rsidR="0024427F" w:rsidDel="001F132D" w:rsidRDefault="0063422A">
      <w:pPr>
        <w:spacing w:line="360" w:lineRule="auto"/>
        <w:rPr>
          <w:del w:id="3690" w:author="yunwei01" w:date="2017-08-04T10:28:00Z"/>
          <w:rFonts w:hAnsi="宋体" w:cs="Arial"/>
          <w:sz w:val="24"/>
        </w:rPr>
      </w:pPr>
      <w:r>
        <w:rPr>
          <w:rFonts w:hAnsi="宋体" w:cs="Arial" w:hint="eastAsia"/>
          <w:sz w:val="24"/>
        </w:rPr>
        <w:t>外部应急协助组是与数据中心建设和运维管理过程中相关的外部技术力量。包括：参与项目论证的专家组，承担项目集成建设的集成商、分包资质单位主要技术负责人，测评机构、监理机构等单位参与本项目的主要技术负责人。这些来自于外部的专家、技术人员共同构成系统应急协助的力量。</w:t>
      </w:r>
    </w:p>
    <w:p w14:paraId="2BB131FB" w14:textId="77777777" w:rsidR="0024427F" w:rsidRDefault="0024427F">
      <w:pPr>
        <w:spacing w:line="360" w:lineRule="auto"/>
        <w:rPr>
          <w:rFonts w:hAnsi="宋体" w:cs="Arial"/>
          <w:sz w:val="24"/>
        </w:rPr>
      </w:pPr>
    </w:p>
    <w:tbl>
      <w:tblPr>
        <w:tblW w:w="823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Change w:id="3691" w:author="yunwei01" w:date="2017-08-04T10:29:00Z">
          <w:tblPr>
            <w:tblW w:w="8232" w:type="dxa"/>
            <w:tblCellMar>
              <w:left w:w="0" w:type="dxa"/>
              <w:right w:w="0" w:type="dxa"/>
            </w:tblCellMar>
            <w:tblLook w:val="04A0" w:firstRow="1" w:lastRow="0" w:firstColumn="1" w:lastColumn="0" w:noHBand="0" w:noVBand="1"/>
          </w:tblPr>
        </w:tblPrChange>
      </w:tblPr>
      <w:tblGrid>
        <w:gridCol w:w="1080"/>
        <w:gridCol w:w="1080"/>
        <w:gridCol w:w="4513"/>
        <w:gridCol w:w="1559"/>
        <w:tblGridChange w:id="3692">
          <w:tblGrid>
            <w:gridCol w:w="1080"/>
            <w:gridCol w:w="1080"/>
            <w:gridCol w:w="4513"/>
            <w:gridCol w:w="1559"/>
          </w:tblGrid>
        </w:tblGridChange>
      </w:tblGrid>
      <w:tr w:rsidR="002C5468" w14:paraId="3C86EED5" w14:textId="77777777" w:rsidTr="001F132D">
        <w:trPr>
          <w:trHeight w:val="300"/>
          <w:jc w:val="center"/>
          <w:trPrChange w:id="3693" w:author="yunwei01" w:date="2017-08-04T10:29:00Z">
            <w:trPr>
              <w:trHeight w:val="300"/>
            </w:trPr>
          </w:trPrChange>
        </w:trPr>
        <w:tc>
          <w:tcPr>
            <w:tcW w:w="1080" w:type="dxa"/>
            <w:shd w:val="clear" w:color="auto" w:fill="E0E0E0"/>
            <w:vAlign w:val="center"/>
            <w:hideMark/>
            <w:tcPrChange w:id="3694" w:author="yunwei01" w:date="2017-08-04T10:29:00Z">
              <w:tcPr>
                <w:tcW w:w="1080" w:type="dxa"/>
                <w:tcBorders>
                  <w:top w:val="single" w:sz="8" w:space="0" w:color="auto"/>
                  <w:left w:val="single" w:sz="8" w:space="0" w:color="auto"/>
                  <w:bottom w:val="single" w:sz="8" w:space="0" w:color="auto"/>
                  <w:right w:val="single" w:sz="8" w:space="0" w:color="auto"/>
                </w:tcBorders>
                <w:shd w:val="clear" w:color="auto" w:fill="E0E0E0"/>
                <w:vAlign w:val="center"/>
                <w:hideMark/>
              </w:tcPr>
            </w:tcPrChange>
          </w:tcPr>
          <w:p w14:paraId="37D1C134" w14:textId="77777777" w:rsidR="002C5468" w:rsidRDefault="002C5468">
            <w:pPr>
              <w:jc w:val="left"/>
              <w:rPr>
                <w:rFonts w:ascii="宋体" w:hAnsi="宋体" w:cs="宋体"/>
                <w:kern w:val="0"/>
                <w:sz w:val="24"/>
              </w:rPr>
            </w:pPr>
            <w:r>
              <w:rPr>
                <w:rFonts w:ascii="宋体" w:hAnsi="宋体" w:cs="宋体" w:hint="eastAsia"/>
                <w:sz w:val="24"/>
              </w:rPr>
              <w:t>角 色</w:t>
            </w:r>
          </w:p>
        </w:tc>
        <w:tc>
          <w:tcPr>
            <w:tcW w:w="1080" w:type="dxa"/>
            <w:shd w:val="clear" w:color="auto" w:fill="E0E0E0"/>
            <w:vAlign w:val="center"/>
            <w:hideMark/>
            <w:tcPrChange w:id="3695" w:author="yunwei01" w:date="2017-08-04T10:29:00Z">
              <w:tcPr>
                <w:tcW w:w="1080" w:type="dxa"/>
                <w:tcBorders>
                  <w:top w:val="single" w:sz="8" w:space="0" w:color="auto"/>
                  <w:left w:val="nil"/>
                  <w:bottom w:val="single" w:sz="8" w:space="0" w:color="auto"/>
                  <w:right w:val="single" w:sz="8" w:space="0" w:color="auto"/>
                </w:tcBorders>
                <w:shd w:val="clear" w:color="auto" w:fill="E0E0E0"/>
                <w:vAlign w:val="center"/>
                <w:hideMark/>
              </w:tcPr>
            </w:tcPrChange>
          </w:tcPr>
          <w:p w14:paraId="04EDB0F3" w14:textId="77777777" w:rsidR="002C5468" w:rsidRDefault="002C5468">
            <w:pPr>
              <w:jc w:val="left"/>
              <w:rPr>
                <w:rFonts w:ascii="宋体" w:hAnsi="宋体" w:cs="宋体"/>
                <w:sz w:val="24"/>
              </w:rPr>
            </w:pPr>
            <w:r>
              <w:rPr>
                <w:rFonts w:ascii="宋体" w:hAnsi="宋体" w:cs="宋体" w:hint="eastAsia"/>
                <w:sz w:val="24"/>
              </w:rPr>
              <w:t>姓 名</w:t>
            </w:r>
          </w:p>
        </w:tc>
        <w:tc>
          <w:tcPr>
            <w:tcW w:w="4513" w:type="dxa"/>
            <w:shd w:val="clear" w:color="auto" w:fill="E0E0E0"/>
            <w:vAlign w:val="center"/>
            <w:hideMark/>
            <w:tcPrChange w:id="3696" w:author="yunwei01" w:date="2017-08-04T10:29:00Z">
              <w:tcPr>
                <w:tcW w:w="4513" w:type="dxa"/>
                <w:tcBorders>
                  <w:top w:val="single" w:sz="8" w:space="0" w:color="auto"/>
                  <w:left w:val="nil"/>
                  <w:bottom w:val="single" w:sz="8" w:space="0" w:color="auto"/>
                  <w:right w:val="single" w:sz="8" w:space="0" w:color="auto"/>
                </w:tcBorders>
                <w:shd w:val="clear" w:color="auto" w:fill="E0E0E0"/>
                <w:vAlign w:val="center"/>
                <w:hideMark/>
              </w:tcPr>
            </w:tcPrChange>
          </w:tcPr>
          <w:p w14:paraId="2DAA1193" w14:textId="77777777" w:rsidR="002C5468" w:rsidRDefault="002C5468">
            <w:pPr>
              <w:jc w:val="left"/>
              <w:rPr>
                <w:rFonts w:ascii="宋体" w:hAnsi="宋体" w:cs="宋体"/>
                <w:sz w:val="24"/>
              </w:rPr>
            </w:pPr>
            <w:r>
              <w:rPr>
                <w:rFonts w:ascii="宋体" w:hAnsi="宋体" w:cs="宋体" w:hint="eastAsia"/>
                <w:sz w:val="24"/>
              </w:rPr>
              <w:t>职 务</w:t>
            </w:r>
          </w:p>
        </w:tc>
        <w:tc>
          <w:tcPr>
            <w:tcW w:w="1559" w:type="dxa"/>
            <w:shd w:val="clear" w:color="auto" w:fill="E0E0E0"/>
            <w:vAlign w:val="center"/>
            <w:hideMark/>
            <w:tcPrChange w:id="3697" w:author="yunwei01" w:date="2017-08-04T10:29:00Z">
              <w:tcPr>
                <w:tcW w:w="1559" w:type="dxa"/>
                <w:tcBorders>
                  <w:top w:val="single" w:sz="8" w:space="0" w:color="auto"/>
                  <w:left w:val="nil"/>
                  <w:bottom w:val="single" w:sz="8" w:space="0" w:color="auto"/>
                  <w:right w:val="single" w:sz="8" w:space="0" w:color="auto"/>
                </w:tcBorders>
                <w:shd w:val="clear" w:color="auto" w:fill="E0E0E0"/>
                <w:vAlign w:val="center"/>
                <w:hideMark/>
              </w:tcPr>
            </w:tcPrChange>
          </w:tcPr>
          <w:p w14:paraId="70711030" w14:textId="77777777" w:rsidR="002C5468" w:rsidRDefault="002C5468">
            <w:pPr>
              <w:jc w:val="left"/>
              <w:rPr>
                <w:rFonts w:ascii="宋体" w:hAnsi="宋体" w:cs="宋体"/>
                <w:sz w:val="24"/>
              </w:rPr>
            </w:pPr>
            <w:r>
              <w:rPr>
                <w:rFonts w:ascii="宋体" w:hAnsi="宋体" w:cs="宋体" w:hint="eastAsia"/>
                <w:sz w:val="24"/>
              </w:rPr>
              <w:t>电 话</w:t>
            </w:r>
          </w:p>
        </w:tc>
      </w:tr>
      <w:tr w:rsidR="002C5468" w14:paraId="50C15051" w14:textId="77777777" w:rsidTr="001F132D">
        <w:trPr>
          <w:trHeight w:val="300"/>
          <w:jc w:val="center"/>
          <w:trPrChange w:id="3698" w:author="yunwei01" w:date="2017-08-04T10:29:00Z">
            <w:trPr>
              <w:trHeight w:val="300"/>
            </w:trPr>
          </w:trPrChange>
        </w:trPr>
        <w:tc>
          <w:tcPr>
            <w:tcW w:w="1080" w:type="dxa"/>
            <w:vAlign w:val="center"/>
            <w:hideMark/>
            <w:tcPrChange w:id="3699" w:author="yunwei01" w:date="2017-08-04T10:29:00Z">
              <w:tcPr>
                <w:tcW w:w="1080" w:type="dxa"/>
                <w:tcBorders>
                  <w:top w:val="nil"/>
                  <w:left w:val="single" w:sz="8" w:space="0" w:color="auto"/>
                  <w:bottom w:val="single" w:sz="8" w:space="0" w:color="auto"/>
                  <w:right w:val="single" w:sz="8" w:space="0" w:color="auto"/>
                </w:tcBorders>
                <w:vAlign w:val="center"/>
                <w:hideMark/>
              </w:tcPr>
            </w:tcPrChange>
          </w:tcPr>
          <w:p w14:paraId="1F8542B7" w14:textId="77777777" w:rsidR="002C5468" w:rsidRDefault="002C5468">
            <w:pPr>
              <w:jc w:val="left"/>
              <w:rPr>
                <w:rFonts w:ascii="宋体" w:hAnsi="宋体" w:cs="宋体"/>
                <w:sz w:val="24"/>
              </w:rPr>
            </w:pPr>
            <w:r>
              <w:rPr>
                <w:rFonts w:ascii="宋体" w:hAnsi="宋体" w:cs="宋体" w:hint="eastAsia"/>
                <w:sz w:val="24"/>
              </w:rPr>
              <w:t>总集成商</w:t>
            </w:r>
          </w:p>
        </w:tc>
        <w:tc>
          <w:tcPr>
            <w:tcW w:w="1080" w:type="dxa"/>
            <w:vAlign w:val="center"/>
            <w:tcPrChange w:id="3700" w:author="yunwei01" w:date="2017-08-04T10:29:00Z">
              <w:tcPr>
                <w:tcW w:w="1080" w:type="dxa"/>
                <w:tcBorders>
                  <w:top w:val="nil"/>
                  <w:left w:val="nil"/>
                  <w:bottom w:val="single" w:sz="8" w:space="0" w:color="auto"/>
                  <w:right w:val="single" w:sz="8" w:space="0" w:color="auto"/>
                </w:tcBorders>
                <w:vAlign w:val="center"/>
              </w:tcPr>
            </w:tcPrChange>
          </w:tcPr>
          <w:p w14:paraId="565D1815" w14:textId="20986A73" w:rsidR="002C5468" w:rsidRDefault="002C5468">
            <w:pPr>
              <w:jc w:val="left"/>
              <w:rPr>
                <w:rFonts w:ascii="宋体" w:hAnsi="宋体" w:cs="宋体"/>
                <w:sz w:val="24"/>
              </w:rPr>
            </w:pPr>
          </w:p>
        </w:tc>
        <w:tc>
          <w:tcPr>
            <w:tcW w:w="4513" w:type="dxa"/>
            <w:vAlign w:val="center"/>
            <w:tcPrChange w:id="3701" w:author="yunwei01" w:date="2017-08-04T10:29:00Z">
              <w:tcPr>
                <w:tcW w:w="4513" w:type="dxa"/>
                <w:tcBorders>
                  <w:top w:val="nil"/>
                  <w:left w:val="nil"/>
                  <w:bottom w:val="single" w:sz="8" w:space="0" w:color="auto"/>
                  <w:right w:val="single" w:sz="8" w:space="0" w:color="auto"/>
                </w:tcBorders>
                <w:vAlign w:val="center"/>
              </w:tcPr>
            </w:tcPrChange>
          </w:tcPr>
          <w:p w14:paraId="4C71C0E9" w14:textId="233B8D43" w:rsidR="002C5468" w:rsidRDefault="002C5468">
            <w:pPr>
              <w:jc w:val="left"/>
              <w:rPr>
                <w:rFonts w:ascii="宋体" w:hAnsi="宋体" w:cs="宋体"/>
                <w:sz w:val="24"/>
              </w:rPr>
            </w:pPr>
          </w:p>
        </w:tc>
        <w:tc>
          <w:tcPr>
            <w:tcW w:w="1559" w:type="dxa"/>
            <w:vAlign w:val="center"/>
            <w:tcPrChange w:id="3702" w:author="yunwei01" w:date="2017-08-04T10:29:00Z">
              <w:tcPr>
                <w:tcW w:w="1559" w:type="dxa"/>
                <w:tcBorders>
                  <w:top w:val="nil"/>
                  <w:left w:val="nil"/>
                  <w:bottom w:val="single" w:sz="8" w:space="0" w:color="auto"/>
                  <w:right w:val="single" w:sz="8" w:space="0" w:color="auto"/>
                </w:tcBorders>
                <w:vAlign w:val="center"/>
              </w:tcPr>
            </w:tcPrChange>
          </w:tcPr>
          <w:p w14:paraId="430277F8" w14:textId="50929A70" w:rsidR="002C5468" w:rsidRDefault="002C5468">
            <w:pPr>
              <w:jc w:val="left"/>
              <w:rPr>
                <w:rFonts w:ascii="宋体" w:hAnsi="宋体" w:cs="宋体"/>
                <w:sz w:val="24"/>
              </w:rPr>
            </w:pPr>
          </w:p>
        </w:tc>
      </w:tr>
      <w:tr w:rsidR="002C5468" w14:paraId="1C995EA3" w14:textId="77777777" w:rsidTr="001F132D">
        <w:trPr>
          <w:trHeight w:val="300"/>
          <w:jc w:val="center"/>
          <w:trPrChange w:id="3703" w:author="yunwei01" w:date="2017-08-04T10:29:00Z">
            <w:trPr>
              <w:trHeight w:val="300"/>
            </w:trPr>
          </w:trPrChange>
        </w:trPr>
        <w:tc>
          <w:tcPr>
            <w:tcW w:w="1080" w:type="dxa"/>
            <w:vAlign w:val="center"/>
            <w:hideMark/>
            <w:tcPrChange w:id="3704" w:author="yunwei01" w:date="2017-08-04T10:29:00Z">
              <w:tcPr>
                <w:tcW w:w="1080" w:type="dxa"/>
                <w:tcBorders>
                  <w:top w:val="nil"/>
                  <w:left w:val="single" w:sz="8" w:space="0" w:color="auto"/>
                  <w:bottom w:val="single" w:sz="8" w:space="0" w:color="auto"/>
                  <w:right w:val="single" w:sz="8" w:space="0" w:color="auto"/>
                </w:tcBorders>
                <w:vAlign w:val="center"/>
                <w:hideMark/>
              </w:tcPr>
            </w:tcPrChange>
          </w:tcPr>
          <w:p w14:paraId="23330A7F" w14:textId="77777777" w:rsidR="002C5468" w:rsidRDefault="002C5468">
            <w:pPr>
              <w:jc w:val="left"/>
              <w:rPr>
                <w:rFonts w:ascii="宋体" w:hAnsi="宋体" w:cs="宋体"/>
                <w:sz w:val="24"/>
              </w:rPr>
            </w:pPr>
            <w:r>
              <w:rPr>
                <w:rFonts w:ascii="宋体" w:hAnsi="宋体" w:cs="宋体" w:hint="eastAsia"/>
                <w:sz w:val="24"/>
              </w:rPr>
              <w:t>分集成商</w:t>
            </w:r>
          </w:p>
        </w:tc>
        <w:tc>
          <w:tcPr>
            <w:tcW w:w="1080" w:type="dxa"/>
            <w:vAlign w:val="center"/>
            <w:tcPrChange w:id="3705" w:author="yunwei01" w:date="2017-08-04T10:29:00Z">
              <w:tcPr>
                <w:tcW w:w="1080" w:type="dxa"/>
                <w:tcBorders>
                  <w:top w:val="nil"/>
                  <w:left w:val="nil"/>
                  <w:bottom w:val="single" w:sz="8" w:space="0" w:color="auto"/>
                  <w:right w:val="single" w:sz="8" w:space="0" w:color="auto"/>
                </w:tcBorders>
                <w:vAlign w:val="center"/>
              </w:tcPr>
            </w:tcPrChange>
          </w:tcPr>
          <w:p w14:paraId="78266028" w14:textId="3993B972" w:rsidR="002C5468" w:rsidRDefault="002C5468">
            <w:pPr>
              <w:jc w:val="left"/>
              <w:rPr>
                <w:rFonts w:ascii="宋体" w:hAnsi="宋体" w:cs="宋体"/>
                <w:sz w:val="24"/>
              </w:rPr>
            </w:pPr>
          </w:p>
        </w:tc>
        <w:tc>
          <w:tcPr>
            <w:tcW w:w="4513" w:type="dxa"/>
            <w:vAlign w:val="center"/>
            <w:tcPrChange w:id="3706" w:author="yunwei01" w:date="2017-08-04T10:29:00Z">
              <w:tcPr>
                <w:tcW w:w="4513" w:type="dxa"/>
                <w:tcBorders>
                  <w:top w:val="nil"/>
                  <w:left w:val="nil"/>
                  <w:bottom w:val="single" w:sz="8" w:space="0" w:color="auto"/>
                  <w:right w:val="single" w:sz="8" w:space="0" w:color="auto"/>
                </w:tcBorders>
                <w:vAlign w:val="center"/>
              </w:tcPr>
            </w:tcPrChange>
          </w:tcPr>
          <w:p w14:paraId="7343DD4F" w14:textId="3EA6FD43" w:rsidR="002C5468" w:rsidRDefault="002C5468">
            <w:pPr>
              <w:jc w:val="left"/>
              <w:rPr>
                <w:rFonts w:ascii="宋体" w:hAnsi="宋体" w:cs="宋体"/>
                <w:sz w:val="24"/>
              </w:rPr>
            </w:pPr>
          </w:p>
        </w:tc>
        <w:tc>
          <w:tcPr>
            <w:tcW w:w="1559" w:type="dxa"/>
            <w:vAlign w:val="center"/>
            <w:tcPrChange w:id="3707" w:author="yunwei01" w:date="2017-08-04T10:29:00Z">
              <w:tcPr>
                <w:tcW w:w="1559" w:type="dxa"/>
                <w:tcBorders>
                  <w:top w:val="nil"/>
                  <w:left w:val="nil"/>
                  <w:bottom w:val="single" w:sz="8" w:space="0" w:color="auto"/>
                  <w:right w:val="single" w:sz="8" w:space="0" w:color="auto"/>
                </w:tcBorders>
                <w:vAlign w:val="center"/>
              </w:tcPr>
            </w:tcPrChange>
          </w:tcPr>
          <w:p w14:paraId="0D8E066E" w14:textId="228BB036" w:rsidR="002C5468" w:rsidRDefault="002C5468">
            <w:pPr>
              <w:jc w:val="left"/>
              <w:rPr>
                <w:rFonts w:ascii="宋体" w:hAnsi="宋体" w:cs="宋体"/>
                <w:sz w:val="24"/>
              </w:rPr>
            </w:pPr>
          </w:p>
        </w:tc>
      </w:tr>
      <w:tr w:rsidR="002C5468" w:rsidDel="001F132D" w14:paraId="7079E431" w14:textId="6CCEEC38" w:rsidTr="001F132D">
        <w:trPr>
          <w:trHeight w:val="300"/>
          <w:jc w:val="center"/>
          <w:del w:id="3708" w:author="yunwei01" w:date="2017-08-04T10:28:00Z"/>
          <w:trPrChange w:id="3709" w:author="yunwei01" w:date="2017-08-04T10:29:00Z">
            <w:trPr>
              <w:trHeight w:val="300"/>
            </w:trPr>
          </w:trPrChange>
        </w:trPr>
        <w:tc>
          <w:tcPr>
            <w:tcW w:w="1080" w:type="dxa"/>
            <w:vAlign w:val="center"/>
            <w:hideMark/>
            <w:tcPrChange w:id="3710" w:author="yunwei01" w:date="2017-08-04T10:29:00Z">
              <w:tcPr>
                <w:tcW w:w="1080" w:type="dxa"/>
                <w:tcBorders>
                  <w:top w:val="nil"/>
                  <w:left w:val="single" w:sz="8" w:space="0" w:color="auto"/>
                  <w:bottom w:val="single" w:sz="8" w:space="0" w:color="auto"/>
                  <w:right w:val="single" w:sz="8" w:space="0" w:color="auto"/>
                </w:tcBorders>
                <w:vAlign w:val="center"/>
                <w:hideMark/>
              </w:tcPr>
            </w:tcPrChange>
          </w:tcPr>
          <w:p w14:paraId="42D0614A" w14:textId="5F1AED21" w:rsidR="002C5468" w:rsidDel="001F132D" w:rsidRDefault="002C5468">
            <w:pPr>
              <w:jc w:val="left"/>
              <w:rPr>
                <w:del w:id="3711" w:author="yunwei01" w:date="2017-08-04T10:28:00Z"/>
                <w:rFonts w:ascii="宋体" w:hAnsi="宋体" w:cs="宋体"/>
                <w:sz w:val="24"/>
              </w:rPr>
            </w:pPr>
            <w:del w:id="3712" w:author="yunwei01" w:date="2017-08-04T10:28:00Z">
              <w:r w:rsidDel="001F132D">
                <w:rPr>
                  <w:rFonts w:ascii="宋体" w:hAnsi="宋体" w:cs="宋体" w:hint="eastAsia"/>
                  <w:sz w:val="24"/>
                </w:rPr>
                <w:delText xml:space="preserve">　</w:delText>
              </w:r>
            </w:del>
          </w:p>
        </w:tc>
        <w:tc>
          <w:tcPr>
            <w:tcW w:w="1080" w:type="dxa"/>
            <w:vAlign w:val="center"/>
            <w:tcPrChange w:id="3713" w:author="yunwei01" w:date="2017-08-04T10:29:00Z">
              <w:tcPr>
                <w:tcW w:w="1080" w:type="dxa"/>
                <w:tcBorders>
                  <w:top w:val="nil"/>
                  <w:left w:val="nil"/>
                  <w:bottom w:val="single" w:sz="8" w:space="0" w:color="auto"/>
                  <w:right w:val="single" w:sz="8" w:space="0" w:color="auto"/>
                </w:tcBorders>
                <w:vAlign w:val="center"/>
              </w:tcPr>
            </w:tcPrChange>
          </w:tcPr>
          <w:p w14:paraId="4F313810" w14:textId="2708057F" w:rsidR="002C5468" w:rsidDel="001F132D" w:rsidRDefault="002C5468">
            <w:pPr>
              <w:jc w:val="left"/>
              <w:rPr>
                <w:del w:id="3714" w:author="yunwei01" w:date="2017-08-04T10:28:00Z"/>
                <w:rFonts w:ascii="宋体" w:hAnsi="宋体" w:cs="宋体"/>
                <w:sz w:val="24"/>
              </w:rPr>
            </w:pPr>
          </w:p>
        </w:tc>
        <w:tc>
          <w:tcPr>
            <w:tcW w:w="4513" w:type="dxa"/>
            <w:vAlign w:val="center"/>
            <w:tcPrChange w:id="3715" w:author="yunwei01" w:date="2017-08-04T10:29:00Z">
              <w:tcPr>
                <w:tcW w:w="4513" w:type="dxa"/>
                <w:tcBorders>
                  <w:top w:val="nil"/>
                  <w:left w:val="nil"/>
                  <w:bottom w:val="single" w:sz="8" w:space="0" w:color="auto"/>
                  <w:right w:val="single" w:sz="8" w:space="0" w:color="auto"/>
                </w:tcBorders>
                <w:vAlign w:val="center"/>
              </w:tcPr>
            </w:tcPrChange>
          </w:tcPr>
          <w:p w14:paraId="2E409209" w14:textId="79C7B24C" w:rsidR="002C5468" w:rsidDel="001F132D" w:rsidRDefault="002C5468">
            <w:pPr>
              <w:jc w:val="left"/>
              <w:rPr>
                <w:del w:id="3716" w:author="yunwei01" w:date="2017-08-04T10:28:00Z"/>
                <w:rFonts w:ascii="宋体" w:hAnsi="宋体" w:cs="宋体"/>
                <w:sz w:val="24"/>
              </w:rPr>
            </w:pPr>
          </w:p>
        </w:tc>
        <w:tc>
          <w:tcPr>
            <w:tcW w:w="1559" w:type="dxa"/>
            <w:vAlign w:val="center"/>
            <w:tcPrChange w:id="3717" w:author="yunwei01" w:date="2017-08-04T10:29:00Z">
              <w:tcPr>
                <w:tcW w:w="1559" w:type="dxa"/>
                <w:tcBorders>
                  <w:top w:val="nil"/>
                  <w:left w:val="nil"/>
                  <w:bottom w:val="single" w:sz="8" w:space="0" w:color="auto"/>
                  <w:right w:val="single" w:sz="8" w:space="0" w:color="auto"/>
                </w:tcBorders>
                <w:vAlign w:val="center"/>
              </w:tcPr>
            </w:tcPrChange>
          </w:tcPr>
          <w:p w14:paraId="7E2F1D09" w14:textId="7D1013A7" w:rsidR="002C5468" w:rsidDel="001F132D" w:rsidRDefault="002C5468">
            <w:pPr>
              <w:jc w:val="left"/>
              <w:rPr>
                <w:del w:id="3718" w:author="yunwei01" w:date="2017-08-04T10:28:00Z"/>
                <w:rFonts w:ascii="宋体" w:hAnsi="宋体" w:cs="宋体"/>
                <w:sz w:val="24"/>
              </w:rPr>
            </w:pPr>
          </w:p>
        </w:tc>
      </w:tr>
      <w:tr w:rsidR="002C5468" w:rsidDel="001F132D" w14:paraId="397F7CD0" w14:textId="716709E6" w:rsidTr="001F132D">
        <w:trPr>
          <w:trHeight w:val="300"/>
          <w:jc w:val="center"/>
          <w:del w:id="3719" w:author="yunwei01" w:date="2017-08-04T10:28:00Z"/>
          <w:trPrChange w:id="3720" w:author="yunwei01" w:date="2017-08-04T10:29:00Z">
            <w:trPr>
              <w:trHeight w:val="300"/>
            </w:trPr>
          </w:trPrChange>
        </w:trPr>
        <w:tc>
          <w:tcPr>
            <w:tcW w:w="1080" w:type="dxa"/>
            <w:vAlign w:val="center"/>
            <w:hideMark/>
            <w:tcPrChange w:id="3721" w:author="yunwei01" w:date="2017-08-04T10:29:00Z">
              <w:tcPr>
                <w:tcW w:w="1080" w:type="dxa"/>
                <w:tcBorders>
                  <w:top w:val="nil"/>
                  <w:left w:val="single" w:sz="8" w:space="0" w:color="auto"/>
                  <w:bottom w:val="single" w:sz="8" w:space="0" w:color="auto"/>
                  <w:right w:val="single" w:sz="8" w:space="0" w:color="auto"/>
                </w:tcBorders>
                <w:vAlign w:val="center"/>
                <w:hideMark/>
              </w:tcPr>
            </w:tcPrChange>
          </w:tcPr>
          <w:p w14:paraId="0F342ACF" w14:textId="6441BA50" w:rsidR="002C5468" w:rsidDel="001F132D" w:rsidRDefault="002C5468">
            <w:pPr>
              <w:jc w:val="left"/>
              <w:rPr>
                <w:del w:id="3722" w:author="yunwei01" w:date="2017-08-04T10:28:00Z"/>
                <w:rFonts w:ascii="宋体" w:hAnsi="宋体" w:cs="宋体"/>
                <w:sz w:val="24"/>
              </w:rPr>
            </w:pPr>
            <w:del w:id="3723" w:author="yunwei01" w:date="2017-08-04T10:28:00Z">
              <w:r w:rsidDel="001F132D">
                <w:rPr>
                  <w:rFonts w:ascii="宋体" w:hAnsi="宋体" w:cs="宋体" w:hint="eastAsia"/>
                  <w:sz w:val="24"/>
                </w:rPr>
                <w:delText xml:space="preserve">　</w:delText>
              </w:r>
            </w:del>
          </w:p>
        </w:tc>
        <w:tc>
          <w:tcPr>
            <w:tcW w:w="1080" w:type="dxa"/>
            <w:vAlign w:val="center"/>
            <w:tcPrChange w:id="3724" w:author="yunwei01" w:date="2017-08-04T10:29:00Z">
              <w:tcPr>
                <w:tcW w:w="1080" w:type="dxa"/>
                <w:tcBorders>
                  <w:top w:val="nil"/>
                  <w:left w:val="nil"/>
                  <w:bottom w:val="single" w:sz="8" w:space="0" w:color="auto"/>
                  <w:right w:val="single" w:sz="8" w:space="0" w:color="auto"/>
                </w:tcBorders>
                <w:vAlign w:val="center"/>
              </w:tcPr>
            </w:tcPrChange>
          </w:tcPr>
          <w:p w14:paraId="5F5AF62D" w14:textId="48957E42" w:rsidR="002C5468" w:rsidDel="001F132D" w:rsidRDefault="002C5468">
            <w:pPr>
              <w:jc w:val="left"/>
              <w:rPr>
                <w:del w:id="3725" w:author="yunwei01" w:date="2017-08-04T10:28:00Z"/>
                <w:rFonts w:ascii="宋体" w:hAnsi="宋体" w:cs="宋体"/>
                <w:sz w:val="24"/>
              </w:rPr>
            </w:pPr>
          </w:p>
        </w:tc>
        <w:tc>
          <w:tcPr>
            <w:tcW w:w="4513" w:type="dxa"/>
            <w:vAlign w:val="center"/>
            <w:tcPrChange w:id="3726" w:author="yunwei01" w:date="2017-08-04T10:29:00Z">
              <w:tcPr>
                <w:tcW w:w="4513" w:type="dxa"/>
                <w:tcBorders>
                  <w:top w:val="nil"/>
                  <w:left w:val="nil"/>
                  <w:bottom w:val="single" w:sz="8" w:space="0" w:color="auto"/>
                  <w:right w:val="single" w:sz="8" w:space="0" w:color="auto"/>
                </w:tcBorders>
                <w:vAlign w:val="center"/>
              </w:tcPr>
            </w:tcPrChange>
          </w:tcPr>
          <w:p w14:paraId="3FA31848" w14:textId="2A1972BC" w:rsidR="002C5468" w:rsidDel="001F132D" w:rsidRDefault="002C5468">
            <w:pPr>
              <w:jc w:val="left"/>
              <w:rPr>
                <w:del w:id="3727" w:author="yunwei01" w:date="2017-08-04T10:28:00Z"/>
                <w:rFonts w:ascii="宋体" w:hAnsi="宋体" w:cs="宋体"/>
                <w:sz w:val="24"/>
              </w:rPr>
            </w:pPr>
          </w:p>
        </w:tc>
        <w:tc>
          <w:tcPr>
            <w:tcW w:w="1559" w:type="dxa"/>
            <w:vAlign w:val="center"/>
            <w:tcPrChange w:id="3728" w:author="yunwei01" w:date="2017-08-04T10:29:00Z">
              <w:tcPr>
                <w:tcW w:w="1559" w:type="dxa"/>
                <w:tcBorders>
                  <w:top w:val="nil"/>
                  <w:left w:val="nil"/>
                  <w:bottom w:val="single" w:sz="8" w:space="0" w:color="auto"/>
                  <w:right w:val="single" w:sz="8" w:space="0" w:color="auto"/>
                </w:tcBorders>
                <w:vAlign w:val="center"/>
              </w:tcPr>
            </w:tcPrChange>
          </w:tcPr>
          <w:p w14:paraId="6EE74643" w14:textId="2D535816" w:rsidR="002C5468" w:rsidDel="001F132D" w:rsidRDefault="002C5468">
            <w:pPr>
              <w:jc w:val="left"/>
              <w:rPr>
                <w:del w:id="3729" w:author="yunwei01" w:date="2017-08-04T10:28:00Z"/>
                <w:rFonts w:ascii="宋体" w:hAnsi="宋体" w:cs="宋体"/>
                <w:sz w:val="24"/>
              </w:rPr>
            </w:pPr>
          </w:p>
        </w:tc>
      </w:tr>
      <w:tr w:rsidR="002C5468" w:rsidDel="001F132D" w14:paraId="69B05B22" w14:textId="5F3B58F6" w:rsidTr="001F132D">
        <w:trPr>
          <w:trHeight w:val="300"/>
          <w:jc w:val="center"/>
          <w:del w:id="3730" w:author="yunwei01" w:date="2017-08-04T10:28:00Z"/>
          <w:trPrChange w:id="3731" w:author="yunwei01" w:date="2017-08-04T10:29:00Z">
            <w:trPr>
              <w:trHeight w:val="300"/>
            </w:trPr>
          </w:trPrChange>
        </w:trPr>
        <w:tc>
          <w:tcPr>
            <w:tcW w:w="1080" w:type="dxa"/>
            <w:vAlign w:val="center"/>
            <w:hideMark/>
            <w:tcPrChange w:id="3732" w:author="yunwei01" w:date="2017-08-04T10:29:00Z">
              <w:tcPr>
                <w:tcW w:w="1080" w:type="dxa"/>
                <w:tcBorders>
                  <w:top w:val="nil"/>
                  <w:left w:val="single" w:sz="8" w:space="0" w:color="auto"/>
                  <w:bottom w:val="single" w:sz="8" w:space="0" w:color="auto"/>
                  <w:right w:val="single" w:sz="8" w:space="0" w:color="auto"/>
                </w:tcBorders>
                <w:vAlign w:val="center"/>
                <w:hideMark/>
              </w:tcPr>
            </w:tcPrChange>
          </w:tcPr>
          <w:p w14:paraId="6AE416CB" w14:textId="56923332" w:rsidR="002C5468" w:rsidDel="001F132D" w:rsidRDefault="002C5468">
            <w:pPr>
              <w:jc w:val="left"/>
              <w:rPr>
                <w:del w:id="3733" w:author="yunwei01" w:date="2017-08-04T10:28:00Z"/>
                <w:rFonts w:ascii="宋体" w:hAnsi="宋体" w:cs="宋体"/>
                <w:sz w:val="24"/>
              </w:rPr>
            </w:pPr>
            <w:del w:id="3734" w:author="yunwei01" w:date="2017-08-04T10:28:00Z">
              <w:r w:rsidDel="001F132D">
                <w:rPr>
                  <w:rFonts w:ascii="宋体" w:hAnsi="宋体" w:cs="宋体" w:hint="eastAsia"/>
                  <w:sz w:val="24"/>
                </w:rPr>
                <w:delText xml:space="preserve">　</w:delText>
              </w:r>
            </w:del>
          </w:p>
        </w:tc>
        <w:tc>
          <w:tcPr>
            <w:tcW w:w="1080" w:type="dxa"/>
            <w:vAlign w:val="center"/>
            <w:tcPrChange w:id="3735" w:author="yunwei01" w:date="2017-08-04T10:29:00Z">
              <w:tcPr>
                <w:tcW w:w="1080" w:type="dxa"/>
                <w:tcBorders>
                  <w:top w:val="nil"/>
                  <w:left w:val="nil"/>
                  <w:bottom w:val="single" w:sz="8" w:space="0" w:color="auto"/>
                  <w:right w:val="single" w:sz="8" w:space="0" w:color="auto"/>
                </w:tcBorders>
                <w:vAlign w:val="center"/>
              </w:tcPr>
            </w:tcPrChange>
          </w:tcPr>
          <w:p w14:paraId="4B4B64C7" w14:textId="41C2E2D3" w:rsidR="002C5468" w:rsidDel="001F132D" w:rsidRDefault="002C5468">
            <w:pPr>
              <w:jc w:val="left"/>
              <w:rPr>
                <w:del w:id="3736" w:author="yunwei01" w:date="2017-08-04T10:28:00Z"/>
                <w:rFonts w:ascii="宋体" w:hAnsi="宋体" w:cs="宋体"/>
                <w:sz w:val="24"/>
              </w:rPr>
            </w:pPr>
          </w:p>
        </w:tc>
        <w:tc>
          <w:tcPr>
            <w:tcW w:w="4513" w:type="dxa"/>
            <w:vAlign w:val="center"/>
            <w:tcPrChange w:id="3737" w:author="yunwei01" w:date="2017-08-04T10:29:00Z">
              <w:tcPr>
                <w:tcW w:w="4513" w:type="dxa"/>
                <w:tcBorders>
                  <w:top w:val="nil"/>
                  <w:left w:val="nil"/>
                  <w:bottom w:val="single" w:sz="8" w:space="0" w:color="auto"/>
                  <w:right w:val="single" w:sz="8" w:space="0" w:color="auto"/>
                </w:tcBorders>
                <w:vAlign w:val="center"/>
              </w:tcPr>
            </w:tcPrChange>
          </w:tcPr>
          <w:p w14:paraId="26660A06" w14:textId="6C849470" w:rsidR="002C5468" w:rsidDel="001F132D" w:rsidRDefault="002C5468">
            <w:pPr>
              <w:jc w:val="left"/>
              <w:rPr>
                <w:del w:id="3738" w:author="yunwei01" w:date="2017-08-04T10:28:00Z"/>
                <w:rFonts w:ascii="宋体" w:hAnsi="宋体" w:cs="宋体"/>
                <w:sz w:val="24"/>
              </w:rPr>
            </w:pPr>
          </w:p>
        </w:tc>
        <w:tc>
          <w:tcPr>
            <w:tcW w:w="1559" w:type="dxa"/>
            <w:vAlign w:val="center"/>
            <w:tcPrChange w:id="3739" w:author="yunwei01" w:date="2017-08-04T10:29:00Z">
              <w:tcPr>
                <w:tcW w:w="1559" w:type="dxa"/>
                <w:tcBorders>
                  <w:top w:val="nil"/>
                  <w:left w:val="nil"/>
                  <w:bottom w:val="single" w:sz="8" w:space="0" w:color="auto"/>
                  <w:right w:val="single" w:sz="8" w:space="0" w:color="auto"/>
                </w:tcBorders>
                <w:vAlign w:val="center"/>
              </w:tcPr>
            </w:tcPrChange>
          </w:tcPr>
          <w:p w14:paraId="339B58F4" w14:textId="353F7A15" w:rsidR="002C5468" w:rsidDel="001F132D" w:rsidRDefault="002C5468">
            <w:pPr>
              <w:jc w:val="left"/>
              <w:rPr>
                <w:del w:id="3740" w:author="yunwei01" w:date="2017-08-04T10:28:00Z"/>
                <w:rFonts w:ascii="宋体" w:hAnsi="宋体" w:cs="宋体"/>
                <w:sz w:val="24"/>
              </w:rPr>
            </w:pPr>
          </w:p>
        </w:tc>
      </w:tr>
      <w:tr w:rsidR="002C5468" w14:paraId="316DD80C" w14:textId="77777777" w:rsidTr="001F132D">
        <w:trPr>
          <w:trHeight w:val="300"/>
          <w:jc w:val="center"/>
          <w:trPrChange w:id="3741" w:author="yunwei01" w:date="2017-08-04T10:29:00Z">
            <w:trPr>
              <w:trHeight w:val="300"/>
            </w:trPr>
          </w:trPrChange>
        </w:trPr>
        <w:tc>
          <w:tcPr>
            <w:tcW w:w="1080" w:type="dxa"/>
            <w:vAlign w:val="center"/>
            <w:hideMark/>
            <w:tcPrChange w:id="3742" w:author="yunwei01" w:date="2017-08-04T10:29:00Z">
              <w:tcPr>
                <w:tcW w:w="1080" w:type="dxa"/>
                <w:tcBorders>
                  <w:top w:val="nil"/>
                  <w:left w:val="single" w:sz="8" w:space="0" w:color="auto"/>
                  <w:bottom w:val="single" w:sz="8" w:space="0" w:color="auto"/>
                  <w:right w:val="single" w:sz="8" w:space="0" w:color="auto"/>
                </w:tcBorders>
                <w:vAlign w:val="center"/>
                <w:hideMark/>
              </w:tcPr>
            </w:tcPrChange>
          </w:tcPr>
          <w:p w14:paraId="2DA52708" w14:textId="77777777" w:rsidR="002C5468" w:rsidRDefault="002C5468">
            <w:pPr>
              <w:jc w:val="left"/>
              <w:rPr>
                <w:rFonts w:ascii="宋体" w:hAnsi="宋体" w:cs="宋体"/>
                <w:sz w:val="24"/>
              </w:rPr>
            </w:pPr>
            <w:r>
              <w:rPr>
                <w:rFonts w:ascii="宋体" w:hAnsi="宋体" w:cs="宋体" w:hint="eastAsia"/>
                <w:sz w:val="24"/>
              </w:rPr>
              <w:t>监理单位</w:t>
            </w:r>
          </w:p>
        </w:tc>
        <w:tc>
          <w:tcPr>
            <w:tcW w:w="1080" w:type="dxa"/>
            <w:vAlign w:val="center"/>
            <w:hideMark/>
            <w:tcPrChange w:id="3743" w:author="yunwei01" w:date="2017-08-04T10:29:00Z">
              <w:tcPr>
                <w:tcW w:w="1080" w:type="dxa"/>
                <w:tcBorders>
                  <w:top w:val="nil"/>
                  <w:left w:val="nil"/>
                  <w:bottom w:val="single" w:sz="8" w:space="0" w:color="auto"/>
                  <w:right w:val="single" w:sz="8" w:space="0" w:color="auto"/>
                </w:tcBorders>
                <w:vAlign w:val="center"/>
                <w:hideMark/>
              </w:tcPr>
            </w:tcPrChange>
          </w:tcPr>
          <w:p w14:paraId="33D7252A" w14:textId="5642DB3A" w:rsidR="002C5468" w:rsidRDefault="002C5468">
            <w:pPr>
              <w:jc w:val="left"/>
              <w:rPr>
                <w:rFonts w:ascii="宋体" w:hAnsi="宋体" w:cs="宋体"/>
                <w:sz w:val="24"/>
              </w:rPr>
            </w:pPr>
          </w:p>
        </w:tc>
        <w:tc>
          <w:tcPr>
            <w:tcW w:w="4513" w:type="dxa"/>
            <w:vAlign w:val="center"/>
            <w:tcPrChange w:id="3744" w:author="yunwei01" w:date="2017-08-04T10:29:00Z">
              <w:tcPr>
                <w:tcW w:w="4513" w:type="dxa"/>
                <w:tcBorders>
                  <w:top w:val="nil"/>
                  <w:left w:val="nil"/>
                  <w:bottom w:val="single" w:sz="8" w:space="0" w:color="auto"/>
                  <w:right w:val="single" w:sz="8" w:space="0" w:color="auto"/>
                </w:tcBorders>
                <w:vAlign w:val="center"/>
              </w:tcPr>
            </w:tcPrChange>
          </w:tcPr>
          <w:p w14:paraId="5FB98C21" w14:textId="089A4010" w:rsidR="002C5468" w:rsidRDefault="002C5468">
            <w:pPr>
              <w:jc w:val="left"/>
              <w:rPr>
                <w:rFonts w:ascii="宋体" w:hAnsi="宋体" w:cs="宋体"/>
                <w:sz w:val="24"/>
              </w:rPr>
            </w:pPr>
          </w:p>
        </w:tc>
        <w:tc>
          <w:tcPr>
            <w:tcW w:w="1559" w:type="dxa"/>
            <w:vAlign w:val="center"/>
            <w:tcPrChange w:id="3745" w:author="yunwei01" w:date="2017-08-04T10:29:00Z">
              <w:tcPr>
                <w:tcW w:w="1559" w:type="dxa"/>
                <w:tcBorders>
                  <w:top w:val="nil"/>
                  <w:left w:val="nil"/>
                  <w:bottom w:val="single" w:sz="8" w:space="0" w:color="auto"/>
                  <w:right w:val="single" w:sz="8" w:space="0" w:color="auto"/>
                </w:tcBorders>
                <w:vAlign w:val="center"/>
              </w:tcPr>
            </w:tcPrChange>
          </w:tcPr>
          <w:p w14:paraId="6C41BFF4" w14:textId="4168F5C3" w:rsidR="002C5468" w:rsidRDefault="002C5468">
            <w:pPr>
              <w:jc w:val="left"/>
              <w:rPr>
                <w:rFonts w:ascii="宋体" w:hAnsi="宋体" w:cs="宋体"/>
                <w:sz w:val="24"/>
              </w:rPr>
            </w:pPr>
          </w:p>
        </w:tc>
      </w:tr>
    </w:tbl>
    <w:p w14:paraId="64B90FA9" w14:textId="77777777" w:rsidR="0024427F" w:rsidRDefault="0024427F">
      <w:pPr>
        <w:rPr>
          <w:ins w:id="3746" w:author="yunwei01" w:date="2017-08-04T10:24:00Z"/>
        </w:rPr>
      </w:pPr>
    </w:p>
    <w:p w14:paraId="54126810" w14:textId="77777777" w:rsidR="001F3B45" w:rsidRDefault="001F3B45">
      <w:pPr>
        <w:rPr>
          <w:ins w:id="3747" w:author="yunwei01" w:date="2017-08-04T10:31:00Z"/>
        </w:rPr>
      </w:pPr>
    </w:p>
    <w:p w14:paraId="68BC54BD" w14:textId="77777777" w:rsidR="001F132D" w:rsidRDefault="001F132D">
      <w:pPr>
        <w:rPr>
          <w:ins w:id="3748" w:author="yunwei01" w:date="2017-08-04T10:31:00Z"/>
        </w:rPr>
      </w:pPr>
    </w:p>
    <w:p w14:paraId="1C0BBC0A" w14:textId="77777777" w:rsidR="001F132D" w:rsidRDefault="001F132D">
      <w:pPr>
        <w:rPr>
          <w:ins w:id="3749" w:author="yunwei01" w:date="2017-08-04T10:31:00Z"/>
        </w:rPr>
      </w:pPr>
    </w:p>
    <w:p w14:paraId="09399C42" w14:textId="77777777" w:rsidR="001F132D" w:rsidRDefault="001F132D">
      <w:pPr>
        <w:rPr>
          <w:ins w:id="3750" w:author="yunwei01" w:date="2017-08-04T10:31:00Z"/>
        </w:rPr>
      </w:pPr>
    </w:p>
    <w:p w14:paraId="022C548A" w14:textId="77777777" w:rsidR="001F132D" w:rsidRDefault="001F132D">
      <w:pPr>
        <w:rPr>
          <w:ins w:id="3751" w:author="yunwei01" w:date="2017-08-04T10:32:00Z"/>
        </w:rPr>
      </w:pPr>
    </w:p>
    <w:p w14:paraId="79B3ED53" w14:textId="77777777" w:rsidR="001F132D" w:rsidRDefault="001F132D">
      <w:pPr>
        <w:rPr>
          <w:ins w:id="3752" w:author="yunwei01" w:date="2017-08-04T10:32:00Z"/>
        </w:rPr>
      </w:pPr>
    </w:p>
    <w:p w14:paraId="673CEFC7" w14:textId="77777777" w:rsidR="001F132D" w:rsidRDefault="001F132D"/>
    <w:p w14:paraId="2A9ABF1B" w14:textId="77777777" w:rsidR="0024427F" w:rsidRDefault="0063422A">
      <w:pPr>
        <w:pStyle w:val="1"/>
        <w:pageBreakBefore/>
        <w:jc w:val="center"/>
        <w:pPrChange w:id="3753" w:author="yunwei01" w:date="2017-08-03T14:10:00Z">
          <w:pPr>
            <w:pStyle w:val="1"/>
            <w:pageBreakBefore/>
          </w:pPr>
        </w:pPrChange>
      </w:pPr>
      <w:bookmarkStart w:id="3754" w:name="_Toc428792627"/>
      <w:bookmarkStart w:id="3755" w:name="_Toc489545332"/>
      <w:bookmarkStart w:id="3756" w:name="_Toc489546803"/>
      <w:bookmarkStart w:id="3757" w:name="_Toc489547146"/>
      <w:bookmarkStart w:id="3758" w:name="_Toc489548021"/>
      <w:bookmarkStart w:id="3759" w:name="_Toc489607223"/>
      <w:bookmarkStart w:id="3760" w:name="_Toc399855289"/>
      <w:r>
        <w:rPr>
          <w:rFonts w:hint="eastAsia"/>
        </w:rPr>
        <w:lastRenderedPageBreak/>
        <w:t>应急预案</w:t>
      </w:r>
      <w:bookmarkEnd w:id="3754"/>
      <w:bookmarkEnd w:id="3755"/>
      <w:bookmarkEnd w:id="3756"/>
      <w:bookmarkEnd w:id="3757"/>
      <w:bookmarkEnd w:id="3758"/>
      <w:bookmarkEnd w:id="3759"/>
    </w:p>
    <w:p w14:paraId="0DA23A31" w14:textId="71DF57D0" w:rsidR="0024427F" w:rsidRDefault="0063422A">
      <w:pPr>
        <w:pStyle w:val="2"/>
        <w:spacing w:line="415" w:lineRule="auto"/>
      </w:pPr>
      <w:bookmarkStart w:id="3761" w:name="_Toc428792628"/>
      <w:bookmarkStart w:id="3762" w:name="_Toc489545333"/>
      <w:bookmarkStart w:id="3763" w:name="_Toc489546804"/>
      <w:bookmarkStart w:id="3764" w:name="_Toc489547147"/>
      <w:bookmarkStart w:id="3765" w:name="_Toc489548022"/>
      <w:bookmarkStart w:id="3766" w:name="_Toc489607224"/>
      <w:r>
        <w:rPr>
          <w:rFonts w:hint="eastAsia"/>
        </w:rPr>
        <w:t>信息系统应急预案</w:t>
      </w:r>
      <w:bookmarkEnd w:id="3760"/>
      <w:bookmarkEnd w:id="3761"/>
      <w:bookmarkEnd w:id="3762"/>
      <w:bookmarkEnd w:id="3763"/>
      <w:bookmarkEnd w:id="3764"/>
      <w:bookmarkEnd w:id="3765"/>
      <w:bookmarkEnd w:id="3766"/>
    </w:p>
    <w:p w14:paraId="239F12F0" w14:textId="78ADC2BE" w:rsidR="0024427F" w:rsidRDefault="0063422A">
      <w:pPr>
        <w:pStyle w:val="3"/>
      </w:pPr>
      <w:bookmarkStart w:id="3767" w:name="_Toc399855290"/>
      <w:bookmarkStart w:id="3768" w:name="_Toc428792629"/>
      <w:bookmarkStart w:id="3769" w:name="_Toc489545334"/>
      <w:bookmarkStart w:id="3770" w:name="_Toc489546805"/>
      <w:bookmarkStart w:id="3771" w:name="_Toc489547148"/>
      <w:bookmarkStart w:id="3772" w:name="_Toc489548023"/>
      <w:bookmarkStart w:id="3773" w:name="_Toc489607225"/>
      <w:r>
        <w:rPr>
          <w:rFonts w:hint="eastAsia"/>
        </w:rPr>
        <w:t>应急预案分类</w:t>
      </w:r>
      <w:bookmarkEnd w:id="3767"/>
      <w:bookmarkEnd w:id="3768"/>
      <w:bookmarkEnd w:id="3769"/>
      <w:bookmarkEnd w:id="3770"/>
      <w:bookmarkEnd w:id="3771"/>
      <w:bookmarkEnd w:id="3772"/>
      <w:bookmarkEnd w:id="3773"/>
    </w:p>
    <w:p w14:paraId="28A65050" w14:textId="77777777" w:rsidR="0024427F" w:rsidRDefault="0063422A">
      <w:pPr>
        <w:spacing w:line="360" w:lineRule="auto"/>
        <w:ind w:firstLine="480"/>
        <w:rPr>
          <w:sz w:val="24"/>
        </w:rPr>
      </w:pPr>
      <w:r>
        <w:rPr>
          <w:rFonts w:hAnsi="宋体" w:hint="eastAsia"/>
          <w:sz w:val="24"/>
        </w:rPr>
        <w:t>按照突发事件的可控性、严重程度和影响范围，原则上按一般（</w:t>
      </w:r>
      <w:r>
        <w:rPr>
          <w:rFonts w:hint="eastAsia"/>
          <w:sz w:val="24"/>
        </w:rPr>
        <w:t>IV</w:t>
      </w:r>
      <w:r>
        <w:rPr>
          <w:rFonts w:hAnsi="宋体" w:hint="eastAsia"/>
          <w:sz w:val="24"/>
        </w:rPr>
        <w:t>级）、较大（</w:t>
      </w:r>
      <w:r>
        <w:rPr>
          <w:rFonts w:hint="eastAsia"/>
          <w:sz w:val="24"/>
        </w:rPr>
        <w:t>III</w:t>
      </w:r>
      <w:r>
        <w:rPr>
          <w:rFonts w:hAnsi="宋体" w:hint="eastAsia"/>
          <w:sz w:val="24"/>
        </w:rPr>
        <w:t>级）、重大（</w:t>
      </w:r>
      <w:r>
        <w:rPr>
          <w:rFonts w:hint="eastAsia"/>
          <w:sz w:val="24"/>
        </w:rPr>
        <w:t>II</w:t>
      </w:r>
      <w:r>
        <w:rPr>
          <w:rFonts w:hAnsi="宋体" w:hint="eastAsia"/>
          <w:sz w:val="24"/>
        </w:rPr>
        <w:t>级）、特别重大（</w:t>
      </w:r>
      <w:r>
        <w:rPr>
          <w:rFonts w:hint="eastAsia"/>
          <w:sz w:val="24"/>
        </w:rPr>
        <w:t>I</w:t>
      </w:r>
      <w:r>
        <w:rPr>
          <w:rFonts w:hAnsi="宋体" w:hint="eastAsia"/>
          <w:sz w:val="24"/>
        </w:rPr>
        <w:t>级）四级启动相应预案。</w:t>
      </w:r>
    </w:p>
    <w:p w14:paraId="0F63DFB6" w14:textId="77777777" w:rsidR="0024427F" w:rsidRDefault="0063422A">
      <w:pPr>
        <w:spacing w:line="360" w:lineRule="auto"/>
        <w:ind w:firstLine="420"/>
        <w:rPr>
          <w:sz w:val="24"/>
        </w:rPr>
      </w:pPr>
      <w:r>
        <w:rPr>
          <w:rFonts w:hAnsi="宋体" w:hint="eastAsia"/>
          <w:sz w:val="24"/>
        </w:rPr>
        <w:t>响应等级的判断标准：</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4"/>
        <w:gridCol w:w="1100"/>
        <w:gridCol w:w="1623"/>
        <w:gridCol w:w="4329"/>
      </w:tblGrid>
      <w:tr w:rsidR="0024427F" w14:paraId="6C1345D7" w14:textId="77777777">
        <w:tc>
          <w:tcPr>
            <w:tcW w:w="1244" w:type="dxa"/>
          </w:tcPr>
          <w:p w14:paraId="058A0A02" w14:textId="77777777" w:rsidR="0024427F" w:rsidRDefault="0063422A">
            <w:pPr>
              <w:spacing w:line="360" w:lineRule="auto"/>
              <w:rPr>
                <w:sz w:val="24"/>
              </w:rPr>
            </w:pPr>
            <w:r>
              <w:rPr>
                <w:rFonts w:hAnsi="宋体" w:hint="eastAsia"/>
                <w:sz w:val="24"/>
              </w:rPr>
              <w:t>等级</w:t>
            </w:r>
          </w:p>
        </w:tc>
        <w:tc>
          <w:tcPr>
            <w:tcW w:w="1100" w:type="dxa"/>
          </w:tcPr>
          <w:p w14:paraId="1BAEADBE" w14:textId="77777777" w:rsidR="0024427F" w:rsidRDefault="0063422A">
            <w:pPr>
              <w:spacing w:line="360" w:lineRule="auto"/>
              <w:rPr>
                <w:sz w:val="24"/>
              </w:rPr>
            </w:pPr>
            <w:r>
              <w:rPr>
                <w:rFonts w:hAnsi="宋体" w:hint="eastAsia"/>
                <w:sz w:val="24"/>
              </w:rPr>
              <w:t>颜色</w:t>
            </w:r>
          </w:p>
        </w:tc>
        <w:tc>
          <w:tcPr>
            <w:tcW w:w="1623" w:type="dxa"/>
          </w:tcPr>
          <w:p w14:paraId="174C22A6" w14:textId="77777777" w:rsidR="0024427F" w:rsidRDefault="0063422A">
            <w:pPr>
              <w:spacing w:line="360" w:lineRule="auto"/>
              <w:rPr>
                <w:sz w:val="24"/>
              </w:rPr>
            </w:pPr>
            <w:r>
              <w:rPr>
                <w:rFonts w:hAnsi="宋体" w:hint="eastAsia"/>
                <w:sz w:val="24"/>
              </w:rPr>
              <w:t>处置机构</w:t>
            </w:r>
          </w:p>
        </w:tc>
        <w:tc>
          <w:tcPr>
            <w:tcW w:w="4329" w:type="dxa"/>
          </w:tcPr>
          <w:p w14:paraId="5ED9FEDD" w14:textId="77777777" w:rsidR="0024427F" w:rsidRDefault="0063422A">
            <w:pPr>
              <w:spacing w:line="360" w:lineRule="auto"/>
              <w:ind w:firstLineChars="400" w:firstLine="960"/>
              <w:rPr>
                <w:sz w:val="24"/>
              </w:rPr>
            </w:pPr>
            <w:r>
              <w:rPr>
                <w:rFonts w:hAnsi="宋体" w:hint="eastAsia"/>
                <w:sz w:val="24"/>
              </w:rPr>
              <w:t>判断标准</w:t>
            </w:r>
          </w:p>
        </w:tc>
      </w:tr>
      <w:tr w:rsidR="0024427F" w14:paraId="0AFD3434" w14:textId="77777777">
        <w:tc>
          <w:tcPr>
            <w:tcW w:w="1244" w:type="dxa"/>
          </w:tcPr>
          <w:p w14:paraId="3A6B35FA" w14:textId="77777777" w:rsidR="0024427F" w:rsidRDefault="0063422A">
            <w:pPr>
              <w:spacing w:line="360" w:lineRule="auto"/>
              <w:rPr>
                <w:sz w:val="24"/>
              </w:rPr>
            </w:pPr>
            <w:r>
              <w:rPr>
                <w:rFonts w:hAnsi="宋体" w:hint="eastAsia"/>
                <w:sz w:val="24"/>
              </w:rPr>
              <w:t>一般（</w:t>
            </w:r>
            <w:r>
              <w:rPr>
                <w:rFonts w:hint="eastAsia"/>
                <w:sz w:val="24"/>
              </w:rPr>
              <w:t>IV</w:t>
            </w:r>
            <w:r>
              <w:rPr>
                <w:rFonts w:hAnsi="宋体" w:hint="eastAsia"/>
                <w:sz w:val="24"/>
              </w:rPr>
              <w:t>级）</w:t>
            </w:r>
          </w:p>
        </w:tc>
        <w:tc>
          <w:tcPr>
            <w:tcW w:w="1100" w:type="dxa"/>
          </w:tcPr>
          <w:p w14:paraId="3E028ED0" w14:textId="77777777" w:rsidR="0024427F" w:rsidRDefault="0063422A">
            <w:pPr>
              <w:spacing w:line="360" w:lineRule="auto"/>
              <w:rPr>
                <w:sz w:val="24"/>
              </w:rPr>
            </w:pPr>
            <w:r>
              <w:rPr>
                <w:rFonts w:hAnsi="宋体" w:hint="eastAsia"/>
                <w:sz w:val="24"/>
              </w:rPr>
              <w:t>蓝色</w:t>
            </w:r>
          </w:p>
        </w:tc>
        <w:tc>
          <w:tcPr>
            <w:tcW w:w="1623" w:type="dxa"/>
          </w:tcPr>
          <w:p w14:paraId="032D96FC" w14:textId="77777777" w:rsidR="0024427F" w:rsidRDefault="0063422A">
            <w:pPr>
              <w:spacing w:line="360" w:lineRule="auto"/>
              <w:rPr>
                <w:iCs/>
                <w:sz w:val="24"/>
              </w:rPr>
            </w:pPr>
            <w:r>
              <w:rPr>
                <w:rFonts w:hAnsi="宋体" w:hint="eastAsia"/>
                <w:iCs/>
                <w:sz w:val="24"/>
              </w:rPr>
              <w:t>应急实施小组</w:t>
            </w:r>
          </w:p>
        </w:tc>
        <w:tc>
          <w:tcPr>
            <w:tcW w:w="4329" w:type="dxa"/>
          </w:tcPr>
          <w:p w14:paraId="0705F7B9" w14:textId="77777777" w:rsidR="0024427F" w:rsidRDefault="0063422A">
            <w:pPr>
              <w:spacing w:line="360" w:lineRule="auto"/>
              <w:rPr>
                <w:iCs/>
                <w:sz w:val="24"/>
              </w:rPr>
            </w:pPr>
            <w:r>
              <w:rPr>
                <w:rFonts w:hAnsi="宋体" w:hint="eastAsia"/>
                <w:iCs/>
                <w:sz w:val="24"/>
              </w:rPr>
              <w:t>日常维护小组人员可以独立处置，影响范围</w:t>
            </w:r>
            <w:r>
              <w:rPr>
                <w:rFonts w:hint="eastAsia"/>
                <w:iCs/>
                <w:sz w:val="24"/>
              </w:rPr>
              <w:t>1-3</w:t>
            </w:r>
            <w:r>
              <w:rPr>
                <w:rFonts w:hAnsi="宋体" w:hint="eastAsia"/>
                <w:iCs/>
                <w:sz w:val="24"/>
              </w:rPr>
              <w:t>台非关键设备，对业务单位基本无影响</w:t>
            </w:r>
          </w:p>
        </w:tc>
      </w:tr>
      <w:tr w:rsidR="0024427F" w14:paraId="355CD3FD" w14:textId="77777777">
        <w:tc>
          <w:tcPr>
            <w:tcW w:w="1244" w:type="dxa"/>
          </w:tcPr>
          <w:p w14:paraId="2EC857A5" w14:textId="77777777" w:rsidR="0024427F" w:rsidRDefault="0063422A">
            <w:pPr>
              <w:spacing w:line="360" w:lineRule="auto"/>
              <w:rPr>
                <w:sz w:val="24"/>
              </w:rPr>
            </w:pPr>
            <w:r>
              <w:rPr>
                <w:rFonts w:hAnsi="宋体" w:hint="eastAsia"/>
                <w:sz w:val="24"/>
              </w:rPr>
              <w:t>较大（</w:t>
            </w:r>
            <w:r>
              <w:rPr>
                <w:rFonts w:hint="eastAsia"/>
                <w:sz w:val="24"/>
              </w:rPr>
              <w:t>III</w:t>
            </w:r>
            <w:r>
              <w:rPr>
                <w:rFonts w:hAnsi="宋体" w:hint="eastAsia"/>
                <w:sz w:val="24"/>
              </w:rPr>
              <w:t>级）</w:t>
            </w:r>
          </w:p>
        </w:tc>
        <w:tc>
          <w:tcPr>
            <w:tcW w:w="1100" w:type="dxa"/>
          </w:tcPr>
          <w:p w14:paraId="56D71854" w14:textId="77777777" w:rsidR="0024427F" w:rsidRDefault="0063422A">
            <w:pPr>
              <w:spacing w:line="360" w:lineRule="auto"/>
              <w:rPr>
                <w:sz w:val="24"/>
              </w:rPr>
            </w:pPr>
            <w:r>
              <w:rPr>
                <w:rFonts w:hAnsi="宋体" w:hint="eastAsia"/>
                <w:sz w:val="24"/>
              </w:rPr>
              <w:t>黄色</w:t>
            </w:r>
          </w:p>
        </w:tc>
        <w:tc>
          <w:tcPr>
            <w:tcW w:w="1623" w:type="dxa"/>
          </w:tcPr>
          <w:p w14:paraId="14CD3B17" w14:textId="77777777" w:rsidR="0024427F" w:rsidRDefault="0063422A">
            <w:pPr>
              <w:spacing w:line="360" w:lineRule="auto"/>
              <w:rPr>
                <w:iCs/>
                <w:sz w:val="24"/>
              </w:rPr>
            </w:pPr>
            <w:r>
              <w:rPr>
                <w:rFonts w:hAnsi="宋体" w:hint="eastAsia"/>
                <w:iCs/>
                <w:sz w:val="24"/>
              </w:rPr>
              <w:t>本单位应急响应小组</w:t>
            </w:r>
          </w:p>
        </w:tc>
        <w:tc>
          <w:tcPr>
            <w:tcW w:w="4329" w:type="dxa"/>
          </w:tcPr>
          <w:p w14:paraId="20609C67" w14:textId="77777777" w:rsidR="0024427F" w:rsidRDefault="0063422A">
            <w:pPr>
              <w:spacing w:line="360" w:lineRule="auto"/>
              <w:rPr>
                <w:iCs/>
                <w:sz w:val="24"/>
              </w:rPr>
            </w:pPr>
            <w:r>
              <w:rPr>
                <w:rFonts w:hAnsi="宋体" w:hint="eastAsia"/>
                <w:iCs/>
                <w:sz w:val="24"/>
              </w:rPr>
              <w:t>本单位应急小组可独立处置，影响</w:t>
            </w:r>
            <w:r>
              <w:rPr>
                <w:rFonts w:hint="eastAsia"/>
                <w:iCs/>
                <w:sz w:val="24"/>
              </w:rPr>
              <w:t>3-5</w:t>
            </w:r>
            <w:r>
              <w:rPr>
                <w:rFonts w:hAnsi="宋体" w:hint="eastAsia"/>
                <w:iCs/>
                <w:sz w:val="24"/>
              </w:rPr>
              <w:t>台非关键设备，对单位业务基本无影响</w:t>
            </w:r>
          </w:p>
        </w:tc>
      </w:tr>
      <w:tr w:rsidR="0024427F" w14:paraId="6C0770A5" w14:textId="77777777">
        <w:tc>
          <w:tcPr>
            <w:tcW w:w="1244" w:type="dxa"/>
          </w:tcPr>
          <w:p w14:paraId="453D7012" w14:textId="77777777" w:rsidR="0024427F" w:rsidRDefault="0063422A">
            <w:pPr>
              <w:spacing w:line="360" w:lineRule="auto"/>
              <w:rPr>
                <w:sz w:val="24"/>
              </w:rPr>
            </w:pPr>
            <w:r>
              <w:rPr>
                <w:rFonts w:hAnsi="宋体" w:hint="eastAsia"/>
                <w:sz w:val="24"/>
              </w:rPr>
              <w:t>重大（</w:t>
            </w:r>
            <w:r>
              <w:rPr>
                <w:rFonts w:hint="eastAsia"/>
                <w:sz w:val="24"/>
              </w:rPr>
              <w:t>II</w:t>
            </w:r>
            <w:r>
              <w:rPr>
                <w:rFonts w:hAnsi="宋体" w:hint="eastAsia"/>
                <w:sz w:val="24"/>
              </w:rPr>
              <w:t>级）</w:t>
            </w:r>
          </w:p>
        </w:tc>
        <w:tc>
          <w:tcPr>
            <w:tcW w:w="1100" w:type="dxa"/>
          </w:tcPr>
          <w:p w14:paraId="6101303D" w14:textId="77777777" w:rsidR="0024427F" w:rsidRDefault="0063422A">
            <w:pPr>
              <w:spacing w:line="360" w:lineRule="auto"/>
              <w:rPr>
                <w:sz w:val="24"/>
              </w:rPr>
            </w:pPr>
            <w:r>
              <w:rPr>
                <w:rFonts w:hAnsi="宋体" w:hint="eastAsia"/>
                <w:sz w:val="24"/>
              </w:rPr>
              <w:t>橙色</w:t>
            </w:r>
          </w:p>
        </w:tc>
        <w:tc>
          <w:tcPr>
            <w:tcW w:w="1623" w:type="dxa"/>
          </w:tcPr>
          <w:p w14:paraId="05A47BDD" w14:textId="77777777" w:rsidR="0024427F" w:rsidRDefault="0063422A">
            <w:pPr>
              <w:spacing w:line="360" w:lineRule="auto"/>
              <w:rPr>
                <w:iCs/>
                <w:sz w:val="24"/>
              </w:rPr>
            </w:pPr>
            <w:r>
              <w:rPr>
                <w:rFonts w:hAnsi="宋体" w:hint="eastAsia"/>
                <w:iCs/>
                <w:sz w:val="24"/>
              </w:rPr>
              <w:t>本单位应急响应</w:t>
            </w:r>
          </w:p>
        </w:tc>
        <w:tc>
          <w:tcPr>
            <w:tcW w:w="4329" w:type="dxa"/>
          </w:tcPr>
          <w:p w14:paraId="12308FC0" w14:textId="77777777" w:rsidR="0024427F" w:rsidRDefault="0063422A">
            <w:pPr>
              <w:spacing w:line="360" w:lineRule="auto"/>
              <w:rPr>
                <w:iCs/>
                <w:sz w:val="24"/>
              </w:rPr>
            </w:pPr>
            <w:r>
              <w:rPr>
                <w:rFonts w:hAnsi="宋体" w:hint="eastAsia"/>
                <w:iCs/>
                <w:sz w:val="24"/>
              </w:rPr>
              <w:t>影响关键设备或</w:t>
            </w:r>
            <w:r>
              <w:rPr>
                <w:rFonts w:hint="eastAsia"/>
                <w:iCs/>
                <w:sz w:val="24"/>
              </w:rPr>
              <w:t>5</w:t>
            </w:r>
            <w:r>
              <w:rPr>
                <w:rFonts w:hAnsi="宋体" w:hint="eastAsia"/>
                <w:iCs/>
                <w:sz w:val="24"/>
              </w:rPr>
              <w:t>台以上非关键设备，影响单位业务效率</w:t>
            </w:r>
          </w:p>
        </w:tc>
      </w:tr>
      <w:tr w:rsidR="0024427F" w14:paraId="3E48C438" w14:textId="77777777">
        <w:tc>
          <w:tcPr>
            <w:tcW w:w="1244" w:type="dxa"/>
          </w:tcPr>
          <w:p w14:paraId="7479571C" w14:textId="77777777" w:rsidR="0024427F" w:rsidRDefault="0063422A">
            <w:pPr>
              <w:spacing w:line="360" w:lineRule="auto"/>
              <w:rPr>
                <w:sz w:val="24"/>
              </w:rPr>
            </w:pPr>
            <w:r>
              <w:rPr>
                <w:rFonts w:hAnsi="宋体" w:hint="eastAsia"/>
                <w:sz w:val="24"/>
              </w:rPr>
              <w:t>特别重大（</w:t>
            </w:r>
            <w:r>
              <w:rPr>
                <w:rFonts w:hint="eastAsia"/>
                <w:sz w:val="24"/>
              </w:rPr>
              <w:t>I</w:t>
            </w:r>
            <w:r>
              <w:rPr>
                <w:rFonts w:hAnsi="宋体" w:hint="eastAsia"/>
                <w:sz w:val="24"/>
              </w:rPr>
              <w:t>级）</w:t>
            </w:r>
          </w:p>
        </w:tc>
        <w:tc>
          <w:tcPr>
            <w:tcW w:w="1100" w:type="dxa"/>
          </w:tcPr>
          <w:p w14:paraId="6E0FC009" w14:textId="77777777" w:rsidR="0024427F" w:rsidRDefault="0063422A">
            <w:pPr>
              <w:spacing w:line="360" w:lineRule="auto"/>
              <w:rPr>
                <w:sz w:val="24"/>
              </w:rPr>
            </w:pPr>
            <w:r>
              <w:rPr>
                <w:rFonts w:hAnsi="宋体" w:hint="eastAsia"/>
                <w:sz w:val="24"/>
              </w:rPr>
              <w:t>红色</w:t>
            </w:r>
          </w:p>
        </w:tc>
        <w:tc>
          <w:tcPr>
            <w:tcW w:w="1623" w:type="dxa"/>
          </w:tcPr>
          <w:p w14:paraId="6D4704A4" w14:textId="77777777" w:rsidR="0024427F" w:rsidRDefault="0063422A">
            <w:pPr>
              <w:spacing w:line="360" w:lineRule="auto"/>
              <w:rPr>
                <w:sz w:val="24"/>
              </w:rPr>
            </w:pPr>
            <w:r>
              <w:rPr>
                <w:rFonts w:hAnsi="宋体" w:hint="eastAsia"/>
                <w:sz w:val="24"/>
              </w:rPr>
              <w:t>上级应急响应机构</w:t>
            </w:r>
          </w:p>
        </w:tc>
        <w:tc>
          <w:tcPr>
            <w:tcW w:w="4329" w:type="dxa"/>
          </w:tcPr>
          <w:p w14:paraId="5889ECA8" w14:textId="77777777" w:rsidR="0024427F" w:rsidRDefault="0063422A">
            <w:pPr>
              <w:spacing w:line="360" w:lineRule="auto"/>
              <w:rPr>
                <w:sz w:val="24"/>
              </w:rPr>
            </w:pPr>
            <w:r>
              <w:rPr>
                <w:rFonts w:hAnsi="宋体" w:hint="eastAsia"/>
                <w:sz w:val="24"/>
              </w:rPr>
              <w:t>关键设备瘫痪或整个系统瘫痪，业务无法开展，可能扩散影响到其他单位</w:t>
            </w:r>
          </w:p>
        </w:tc>
      </w:tr>
    </w:tbl>
    <w:p w14:paraId="089C745C" w14:textId="5E5254B1" w:rsidR="0024427F" w:rsidRDefault="0063422A">
      <w:pPr>
        <w:pStyle w:val="3"/>
      </w:pPr>
      <w:bookmarkStart w:id="3774" w:name="_Toc399855291"/>
      <w:bookmarkStart w:id="3775" w:name="_Toc428792630"/>
      <w:bookmarkStart w:id="3776" w:name="_Toc489545335"/>
      <w:bookmarkStart w:id="3777" w:name="_Toc489546806"/>
      <w:bookmarkStart w:id="3778" w:name="_Toc489547149"/>
      <w:bookmarkStart w:id="3779" w:name="_Toc489548024"/>
      <w:bookmarkStart w:id="3780" w:name="_Toc489607226"/>
      <w:r>
        <w:rPr>
          <w:rFonts w:hint="eastAsia"/>
        </w:rPr>
        <w:t>应急预案启动</w:t>
      </w:r>
      <w:bookmarkEnd w:id="3774"/>
      <w:bookmarkEnd w:id="3775"/>
      <w:bookmarkEnd w:id="3776"/>
      <w:bookmarkEnd w:id="3777"/>
      <w:bookmarkEnd w:id="3778"/>
      <w:bookmarkEnd w:id="3779"/>
      <w:bookmarkEnd w:id="3780"/>
    </w:p>
    <w:p w14:paraId="7528A2FE" w14:textId="16136EA4" w:rsidR="0024427F" w:rsidRDefault="0063422A" w:rsidP="00F84F8A">
      <w:pPr>
        <w:pStyle w:val="4"/>
      </w:pPr>
      <w:bookmarkStart w:id="3781" w:name="_Toc140287604"/>
      <w:r>
        <w:rPr>
          <w:rFonts w:hint="eastAsia"/>
        </w:rPr>
        <w:t>报告监测</w:t>
      </w:r>
      <w:bookmarkEnd w:id="3781"/>
    </w:p>
    <w:p w14:paraId="3301E59B" w14:textId="56547C47" w:rsidR="0024427F" w:rsidRDefault="0063422A">
      <w:pPr>
        <w:spacing w:line="360" w:lineRule="auto"/>
        <w:rPr>
          <w:sz w:val="24"/>
        </w:rPr>
      </w:pPr>
      <w:r>
        <w:rPr>
          <w:rFonts w:hint="eastAsia"/>
          <w:sz w:val="24"/>
        </w:rPr>
        <w:tab/>
      </w:r>
      <w:r>
        <w:rPr>
          <w:rFonts w:hAnsi="宋体" w:hint="eastAsia"/>
          <w:sz w:val="24"/>
        </w:rPr>
        <w:t>利用</w:t>
      </w:r>
      <w:del w:id="3782" w:author="yunwei01" w:date="2017-08-02T14:22:00Z">
        <w:r w:rsidR="00543823" w:rsidDel="00A97AE9">
          <w:rPr>
            <w:rFonts w:hAnsi="宋体" w:cs="Arial" w:hint="eastAsia"/>
            <w:sz w:val="24"/>
          </w:rPr>
          <w:delText>AAAAA</w:delText>
        </w:r>
      </w:del>
      <w:ins w:id="3783" w:author="yunwei01" w:date="2017-08-02T14:22:00Z">
        <w:r w:rsidR="00A97AE9">
          <w:rPr>
            <w:rFonts w:hAnsi="宋体" w:cs="Arial" w:hint="eastAsia"/>
            <w:sz w:val="24"/>
          </w:rPr>
          <w:t>资鼎</w:t>
        </w:r>
        <w:r w:rsidR="00A97AE9">
          <w:rPr>
            <w:rFonts w:hAnsi="宋体" w:cs="Arial" w:hint="eastAsia"/>
            <w:sz w:val="24"/>
          </w:rPr>
          <w:t>(</w:t>
        </w:r>
        <w:r w:rsidR="00A97AE9">
          <w:rPr>
            <w:rFonts w:hAnsi="宋体" w:cs="Arial" w:hint="eastAsia"/>
            <w:sz w:val="24"/>
          </w:rPr>
          <w:t>上海</w:t>
        </w:r>
        <w:r w:rsidR="00A97AE9">
          <w:rPr>
            <w:rFonts w:hAnsi="宋体" w:cs="Arial" w:hint="eastAsia"/>
            <w:sz w:val="24"/>
          </w:rPr>
          <w:t>)</w:t>
        </w:r>
        <w:r w:rsidR="00A97AE9">
          <w:rPr>
            <w:rFonts w:hAnsi="宋体" w:cs="Arial" w:hint="eastAsia"/>
            <w:sz w:val="24"/>
          </w:rPr>
          <w:t>互联网金融信息服务有限</w:t>
        </w:r>
      </w:ins>
      <w:del w:id="3784" w:author="yunwei01" w:date="2017-08-02T14:38:00Z">
        <w:r w:rsidR="00543823" w:rsidDel="004C1B14">
          <w:rPr>
            <w:rFonts w:hAnsi="宋体" w:cs="Arial" w:hint="eastAsia"/>
            <w:sz w:val="24"/>
          </w:rPr>
          <w:delText>公司</w:delText>
        </w:r>
      </w:del>
      <w:ins w:id="3785" w:author="yunwei01" w:date="2017-08-02T14:38:00Z">
        <w:r w:rsidR="004C1B14">
          <w:rPr>
            <w:rFonts w:hAnsi="宋体" w:cs="Arial" w:hint="eastAsia"/>
            <w:sz w:val="24"/>
          </w:rPr>
          <w:t>公司</w:t>
        </w:r>
      </w:ins>
      <w:del w:id="3786" w:author="yunwei01" w:date="2017-08-02T14:23:00Z">
        <w:r w:rsidR="00FF67FC" w:rsidDel="00A97AE9">
          <w:rPr>
            <w:rFonts w:hAnsi="宋体" w:cs="Arial" w:hint="eastAsia"/>
            <w:sz w:val="24"/>
          </w:rPr>
          <w:delText>XXXXX</w:delText>
        </w:r>
      </w:del>
      <w:ins w:id="3787" w:author="yunwei01" w:date="2017-08-02T14:23:00Z">
        <w:r w:rsidR="00A97AE9">
          <w:rPr>
            <w:rFonts w:hAnsi="宋体" w:cs="Arial" w:hint="eastAsia"/>
            <w:sz w:val="24"/>
          </w:rPr>
          <w:t>研发部</w:t>
        </w:r>
      </w:ins>
      <w:r>
        <w:rPr>
          <w:rFonts w:hAnsi="宋体" w:cs="Arial" w:hint="eastAsia"/>
          <w:sz w:val="24"/>
        </w:rPr>
        <w:t>现有人工和自动监控系统相结合的方式监控</w:t>
      </w:r>
      <w:r>
        <w:rPr>
          <w:rFonts w:hAnsi="宋体" w:hint="eastAsia"/>
          <w:sz w:val="24"/>
        </w:rPr>
        <w:t>系统运行状态</w:t>
      </w:r>
      <w:r>
        <w:rPr>
          <w:rFonts w:hint="eastAsia"/>
          <w:sz w:val="24"/>
        </w:rPr>
        <w:t>，</w:t>
      </w:r>
      <w:r>
        <w:rPr>
          <w:rFonts w:hAnsi="宋体" w:hint="eastAsia"/>
          <w:sz w:val="24"/>
        </w:rPr>
        <w:t>应对的主要突发事件包括：</w:t>
      </w:r>
    </w:p>
    <w:p w14:paraId="6AD2448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主机网络设备故障</w:t>
      </w:r>
    </w:p>
    <w:p w14:paraId="1F9C9583"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安全故障</w:t>
      </w:r>
    </w:p>
    <w:p w14:paraId="552096BC" w14:textId="77777777" w:rsidR="0024427F" w:rsidRDefault="0063422A">
      <w:pPr>
        <w:numPr>
          <w:ilvl w:val="0"/>
          <w:numId w:val="27"/>
        </w:numPr>
        <w:adjustRightInd w:val="0"/>
        <w:spacing w:before="100" w:beforeAutospacing="1" w:after="100" w:afterAutospacing="1" w:line="360" w:lineRule="auto"/>
        <w:textAlignment w:val="baseline"/>
        <w:rPr>
          <w:kern w:val="0"/>
          <w:sz w:val="24"/>
        </w:rPr>
      </w:pPr>
      <w:r>
        <w:rPr>
          <w:rFonts w:hint="eastAsia"/>
          <w:kern w:val="0"/>
          <w:sz w:val="24"/>
        </w:rPr>
        <w:t>机房环境异常（停电、失火、进水、空调停机等）</w:t>
      </w:r>
    </w:p>
    <w:p w14:paraId="5E438376" w14:textId="77777777" w:rsidR="0024427F" w:rsidRDefault="0063422A">
      <w:pPr>
        <w:spacing w:line="360" w:lineRule="auto"/>
        <w:ind w:firstLineChars="200" w:firstLine="480"/>
        <w:rPr>
          <w:sz w:val="24"/>
        </w:rPr>
      </w:pPr>
      <w:r>
        <w:rPr>
          <w:rFonts w:hint="eastAsia"/>
          <w:sz w:val="24"/>
        </w:rPr>
        <w:lastRenderedPageBreak/>
        <w:t>来自监控系统的事件信息应当由负责监控系统的人员先进行信息准确性的判断，当监控人员判断确实有以上事件发生时，应该立即通知安全工作小组的领导。</w:t>
      </w:r>
    </w:p>
    <w:p w14:paraId="5F17258D" w14:textId="17FBB602" w:rsidR="0024427F" w:rsidRDefault="0063422A" w:rsidP="00F84F8A">
      <w:pPr>
        <w:pStyle w:val="4"/>
      </w:pPr>
      <w:bookmarkStart w:id="3788" w:name="_Toc140287605"/>
      <w:r>
        <w:rPr>
          <w:rFonts w:hint="eastAsia"/>
        </w:rPr>
        <w:t>信息报告</w:t>
      </w:r>
      <w:bookmarkEnd w:id="3788"/>
    </w:p>
    <w:p w14:paraId="16086A57" w14:textId="77777777" w:rsidR="0024427F" w:rsidRDefault="0063422A">
      <w:pPr>
        <w:spacing w:line="360" w:lineRule="auto"/>
        <w:ind w:firstLineChars="200" w:firstLine="480"/>
        <w:rPr>
          <w:rFonts w:hAnsi="宋体"/>
          <w:sz w:val="24"/>
        </w:rPr>
      </w:pPr>
      <w:r>
        <w:rPr>
          <w:rFonts w:hAnsi="宋体" w:hint="eastAsia"/>
          <w:sz w:val="24"/>
        </w:rPr>
        <w:t>系统的监控及运维人员，包括网络、主机、应用系统等运营维护人员，在工作中发现主机异常、应用或服务异常、网络异常等事件后，经过故障检查确认是系统网络突发事件，应当立即向</w:t>
      </w:r>
      <w:r>
        <w:rPr>
          <w:rFonts w:hint="eastAsia"/>
          <w:sz w:val="24"/>
        </w:rPr>
        <w:t>安全工作小组的领导</w:t>
      </w:r>
      <w:r>
        <w:rPr>
          <w:rFonts w:hAnsi="宋体" w:hint="eastAsia"/>
          <w:sz w:val="24"/>
        </w:rPr>
        <w:t>报告。</w:t>
      </w:r>
    </w:p>
    <w:p w14:paraId="5BE45675" w14:textId="77777777" w:rsidR="0024427F" w:rsidRDefault="0063422A">
      <w:pPr>
        <w:spacing w:line="360" w:lineRule="auto"/>
        <w:ind w:firstLineChars="200" w:firstLine="480"/>
        <w:rPr>
          <w:sz w:val="24"/>
        </w:rPr>
      </w:pPr>
      <w:r>
        <w:rPr>
          <w:rFonts w:hAnsi="宋体" w:hint="eastAsia"/>
          <w:sz w:val="24"/>
        </w:rPr>
        <w:t>当班人员通知</w:t>
      </w:r>
      <w:r>
        <w:rPr>
          <w:rFonts w:hint="eastAsia"/>
          <w:sz w:val="24"/>
        </w:rPr>
        <w:t>安全工作小组的领导</w:t>
      </w:r>
      <w:r>
        <w:rPr>
          <w:rFonts w:hAnsi="宋体" w:hint="eastAsia"/>
          <w:sz w:val="24"/>
        </w:rPr>
        <w:t>，立即进行处置。如</w:t>
      </w:r>
      <w:r>
        <w:rPr>
          <w:rFonts w:hint="eastAsia"/>
          <w:sz w:val="24"/>
        </w:rPr>
        <w:t>安全工作小组的领导</w:t>
      </w:r>
      <w:r>
        <w:rPr>
          <w:rFonts w:hAnsi="宋体" w:hint="eastAsia"/>
          <w:sz w:val="24"/>
        </w:rPr>
        <w:t>判断事件无法独立处置或</w:t>
      </w:r>
      <w:r>
        <w:rPr>
          <w:rFonts w:hAnsi="宋体" w:hint="eastAsia"/>
          <w:sz w:val="24"/>
        </w:rPr>
        <w:t>1</w:t>
      </w:r>
      <w:r>
        <w:rPr>
          <w:rFonts w:hAnsi="宋体" w:hint="eastAsia"/>
          <w:sz w:val="24"/>
        </w:rPr>
        <w:t>小时内无法控制事件影响，需在</w:t>
      </w:r>
      <w:r>
        <w:rPr>
          <w:rFonts w:hAnsi="宋体" w:hint="eastAsia"/>
          <w:sz w:val="24"/>
        </w:rPr>
        <w:t>1</w:t>
      </w:r>
      <w:r>
        <w:rPr>
          <w:rFonts w:hAnsi="宋体" w:hint="eastAsia"/>
          <w:sz w:val="24"/>
        </w:rPr>
        <w:t>小时内通知应急领导小组，由应急领导小组启动应急预案，协调相关资源进行处置。</w:t>
      </w:r>
    </w:p>
    <w:p w14:paraId="61D5B1F3" w14:textId="159450FB" w:rsidR="0024427F" w:rsidRDefault="0063422A" w:rsidP="00F84F8A">
      <w:pPr>
        <w:pStyle w:val="4"/>
      </w:pPr>
      <w:bookmarkStart w:id="3789" w:name="_Toc140287606"/>
      <w:r>
        <w:rPr>
          <w:rFonts w:hint="eastAsia"/>
        </w:rPr>
        <w:t>先期应急处置</w:t>
      </w:r>
      <w:bookmarkEnd w:id="3789"/>
    </w:p>
    <w:p w14:paraId="5E18A33F" w14:textId="44FEF18B" w:rsidR="0024427F" w:rsidRDefault="0063422A">
      <w:pPr>
        <w:numPr>
          <w:ilvl w:val="0"/>
          <w:numId w:val="39"/>
        </w:numPr>
        <w:spacing w:line="360" w:lineRule="auto"/>
        <w:rPr>
          <w:rFonts w:hAnsi="宋体"/>
          <w:sz w:val="24"/>
        </w:rPr>
      </w:pPr>
      <w:bookmarkStart w:id="3790" w:name="_Toc140287607"/>
      <w:r>
        <w:rPr>
          <w:rFonts w:hAnsi="宋体" w:hint="eastAsia"/>
          <w:sz w:val="24"/>
        </w:rPr>
        <w:t>现场调查</w:t>
      </w:r>
      <w:bookmarkEnd w:id="3790"/>
    </w:p>
    <w:p w14:paraId="723B9E45" w14:textId="77777777" w:rsidR="0024427F" w:rsidRDefault="0063422A">
      <w:pPr>
        <w:spacing w:line="360" w:lineRule="auto"/>
        <w:ind w:firstLine="420"/>
        <w:rPr>
          <w:sz w:val="24"/>
        </w:rPr>
      </w:pPr>
      <w:r>
        <w:rPr>
          <w:rFonts w:hAnsi="宋体" w:hint="eastAsia"/>
          <w:sz w:val="24"/>
        </w:rPr>
        <w:t>应急实施小组人员接到事件报告之后，应迅速通知外部应急协调小组，并迅速到达事件发生的现场，在系统运维人员的协助下进一步对事件进行调查。</w:t>
      </w:r>
    </w:p>
    <w:p w14:paraId="7433BCF7" w14:textId="77777777" w:rsidR="0024427F" w:rsidRDefault="0063422A">
      <w:pPr>
        <w:spacing w:line="360" w:lineRule="auto"/>
        <w:ind w:firstLine="420"/>
        <w:rPr>
          <w:sz w:val="24"/>
        </w:rPr>
      </w:pPr>
      <w:r>
        <w:rPr>
          <w:rFonts w:hAnsi="宋体" w:hint="eastAsia"/>
          <w:sz w:val="24"/>
        </w:rPr>
        <w:t>调查的内容包括：</w:t>
      </w:r>
    </w:p>
    <w:p w14:paraId="7FE55254" w14:textId="77777777" w:rsidR="0024427F" w:rsidRDefault="0063422A">
      <w:pPr>
        <w:numPr>
          <w:ilvl w:val="0"/>
          <w:numId w:val="40"/>
        </w:numPr>
        <w:spacing w:line="360" w:lineRule="auto"/>
        <w:ind w:firstLine="153"/>
        <w:rPr>
          <w:sz w:val="24"/>
        </w:rPr>
      </w:pPr>
      <w:r>
        <w:rPr>
          <w:rFonts w:hAnsi="宋体" w:hint="eastAsia"/>
          <w:sz w:val="24"/>
        </w:rPr>
        <w:t>故障现象</w:t>
      </w:r>
    </w:p>
    <w:p w14:paraId="1B94516F" w14:textId="77777777" w:rsidR="0024427F" w:rsidRDefault="0063422A">
      <w:pPr>
        <w:numPr>
          <w:ilvl w:val="0"/>
          <w:numId w:val="40"/>
        </w:numPr>
        <w:spacing w:line="360" w:lineRule="auto"/>
        <w:ind w:firstLine="153"/>
        <w:rPr>
          <w:sz w:val="24"/>
        </w:rPr>
      </w:pPr>
      <w:r>
        <w:rPr>
          <w:rFonts w:hAnsi="宋体" w:hint="eastAsia"/>
          <w:sz w:val="24"/>
        </w:rPr>
        <w:t>事故影响范围</w:t>
      </w:r>
    </w:p>
    <w:p w14:paraId="2404DEFA" w14:textId="77777777" w:rsidR="0024427F" w:rsidRDefault="0063422A">
      <w:pPr>
        <w:numPr>
          <w:ilvl w:val="0"/>
          <w:numId w:val="40"/>
        </w:numPr>
        <w:spacing w:line="360" w:lineRule="auto"/>
        <w:ind w:firstLine="153"/>
        <w:rPr>
          <w:sz w:val="24"/>
        </w:rPr>
      </w:pPr>
      <w:r>
        <w:rPr>
          <w:rFonts w:hAnsi="宋体" w:hint="eastAsia"/>
          <w:sz w:val="24"/>
        </w:rPr>
        <w:t>事故原因</w:t>
      </w:r>
    </w:p>
    <w:p w14:paraId="69EAD384" w14:textId="77777777" w:rsidR="0024427F" w:rsidRDefault="0063422A">
      <w:pPr>
        <w:numPr>
          <w:ilvl w:val="0"/>
          <w:numId w:val="40"/>
        </w:numPr>
        <w:spacing w:line="360" w:lineRule="auto"/>
        <w:ind w:firstLine="153"/>
        <w:rPr>
          <w:sz w:val="24"/>
        </w:rPr>
      </w:pPr>
      <w:r>
        <w:rPr>
          <w:rFonts w:hAnsi="宋体" w:hint="eastAsia"/>
          <w:sz w:val="24"/>
        </w:rPr>
        <w:t>持续时间</w:t>
      </w:r>
    </w:p>
    <w:p w14:paraId="70C15FB8" w14:textId="77777777" w:rsidR="0024427F" w:rsidRDefault="0063422A">
      <w:pPr>
        <w:numPr>
          <w:ilvl w:val="0"/>
          <w:numId w:val="40"/>
        </w:numPr>
        <w:spacing w:line="360" w:lineRule="auto"/>
        <w:ind w:firstLine="153"/>
        <w:rPr>
          <w:sz w:val="24"/>
        </w:rPr>
      </w:pPr>
      <w:r>
        <w:rPr>
          <w:rFonts w:hAnsi="宋体" w:hint="eastAsia"/>
          <w:sz w:val="24"/>
        </w:rPr>
        <w:t>相关日志记录</w:t>
      </w:r>
    </w:p>
    <w:p w14:paraId="4581FDD8" w14:textId="77777777" w:rsidR="0024427F" w:rsidRDefault="0063422A">
      <w:pPr>
        <w:numPr>
          <w:ilvl w:val="0"/>
          <w:numId w:val="40"/>
        </w:numPr>
        <w:spacing w:line="360" w:lineRule="auto"/>
        <w:ind w:firstLine="153"/>
        <w:rPr>
          <w:sz w:val="24"/>
        </w:rPr>
      </w:pPr>
      <w:r>
        <w:rPr>
          <w:rFonts w:hAnsi="宋体" w:hint="eastAsia"/>
          <w:sz w:val="24"/>
        </w:rPr>
        <w:t>相关记录的信息</w:t>
      </w:r>
    </w:p>
    <w:p w14:paraId="26F425CE" w14:textId="77777777" w:rsidR="0024427F" w:rsidRDefault="0063422A">
      <w:pPr>
        <w:numPr>
          <w:ilvl w:val="0"/>
          <w:numId w:val="40"/>
        </w:numPr>
        <w:spacing w:line="360" w:lineRule="auto"/>
        <w:ind w:firstLine="153"/>
        <w:rPr>
          <w:sz w:val="24"/>
        </w:rPr>
      </w:pPr>
      <w:r>
        <w:rPr>
          <w:rFonts w:hAnsi="宋体" w:hint="eastAsia"/>
          <w:sz w:val="24"/>
        </w:rPr>
        <w:t>其他相关信息</w:t>
      </w:r>
    </w:p>
    <w:p w14:paraId="7F5B1D9C" w14:textId="77777777" w:rsidR="0024427F" w:rsidRDefault="0024427F">
      <w:pPr>
        <w:spacing w:line="360" w:lineRule="auto"/>
        <w:rPr>
          <w:rFonts w:hAnsi="宋体"/>
          <w:sz w:val="24"/>
        </w:rPr>
      </w:pPr>
    </w:p>
    <w:p w14:paraId="658BD857" w14:textId="77777777" w:rsidR="0024427F" w:rsidRDefault="0024427F">
      <w:pPr>
        <w:spacing w:line="360" w:lineRule="auto"/>
        <w:rPr>
          <w:rFonts w:hAnsi="宋体"/>
          <w:sz w:val="24"/>
        </w:rPr>
      </w:pPr>
    </w:p>
    <w:p w14:paraId="40F76662" w14:textId="77777777" w:rsidR="0024427F" w:rsidRDefault="0024427F">
      <w:pPr>
        <w:spacing w:line="360" w:lineRule="auto"/>
        <w:rPr>
          <w:rFonts w:hAnsi="宋体"/>
          <w:sz w:val="24"/>
        </w:rPr>
      </w:pPr>
    </w:p>
    <w:p w14:paraId="6E1FA334" w14:textId="77777777" w:rsidR="0024427F" w:rsidRDefault="0024427F">
      <w:pPr>
        <w:spacing w:line="360" w:lineRule="auto"/>
        <w:rPr>
          <w:sz w:val="24"/>
        </w:rPr>
      </w:pPr>
    </w:p>
    <w:tbl>
      <w:tblPr>
        <w:tblW w:w="787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6"/>
        <w:gridCol w:w="6070"/>
      </w:tblGrid>
      <w:tr w:rsidR="0024427F" w14:paraId="72EED281" w14:textId="77777777">
        <w:tc>
          <w:tcPr>
            <w:tcW w:w="7876" w:type="dxa"/>
            <w:gridSpan w:val="2"/>
          </w:tcPr>
          <w:p w14:paraId="4EC4E76B" w14:textId="77777777" w:rsidR="0024427F" w:rsidRDefault="0063422A">
            <w:pPr>
              <w:spacing w:line="360" w:lineRule="auto"/>
              <w:rPr>
                <w:sz w:val="24"/>
              </w:rPr>
            </w:pPr>
            <w:r>
              <w:rPr>
                <w:rFonts w:hAnsi="宋体" w:hint="eastAsia"/>
                <w:sz w:val="24"/>
              </w:rPr>
              <w:lastRenderedPageBreak/>
              <w:t>系统网络突发事件现场调查表</w:t>
            </w:r>
          </w:p>
        </w:tc>
      </w:tr>
      <w:tr w:rsidR="0024427F" w14:paraId="0DA93CE0" w14:textId="77777777">
        <w:tc>
          <w:tcPr>
            <w:tcW w:w="1806" w:type="dxa"/>
          </w:tcPr>
          <w:p w14:paraId="4F0E8883" w14:textId="77777777" w:rsidR="0024427F" w:rsidRDefault="0063422A">
            <w:pPr>
              <w:spacing w:line="360" w:lineRule="auto"/>
              <w:rPr>
                <w:sz w:val="24"/>
              </w:rPr>
            </w:pPr>
            <w:r>
              <w:rPr>
                <w:rFonts w:hAnsi="宋体" w:hint="eastAsia"/>
                <w:sz w:val="24"/>
              </w:rPr>
              <w:t>故障现象</w:t>
            </w:r>
          </w:p>
        </w:tc>
        <w:tc>
          <w:tcPr>
            <w:tcW w:w="6070" w:type="dxa"/>
          </w:tcPr>
          <w:p w14:paraId="7B97E7EC" w14:textId="77777777" w:rsidR="0024427F" w:rsidRDefault="0024427F">
            <w:pPr>
              <w:spacing w:line="360" w:lineRule="auto"/>
              <w:rPr>
                <w:sz w:val="24"/>
              </w:rPr>
            </w:pPr>
          </w:p>
        </w:tc>
      </w:tr>
      <w:tr w:rsidR="0024427F" w14:paraId="02D58B6D" w14:textId="77777777">
        <w:tc>
          <w:tcPr>
            <w:tcW w:w="1806" w:type="dxa"/>
          </w:tcPr>
          <w:p w14:paraId="309125D5" w14:textId="77777777" w:rsidR="0024427F" w:rsidRDefault="0063422A">
            <w:pPr>
              <w:spacing w:line="360" w:lineRule="auto"/>
              <w:rPr>
                <w:sz w:val="24"/>
              </w:rPr>
            </w:pPr>
            <w:r>
              <w:rPr>
                <w:rFonts w:hAnsi="宋体" w:hint="eastAsia"/>
                <w:sz w:val="24"/>
              </w:rPr>
              <w:t>事件影响范围</w:t>
            </w:r>
          </w:p>
        </w:tc>
        <w:tc>
          <w:tcPr>
            <w:tcW w:w="6070" w:type="dxa"/>
          </w:tcPr>
          <w:p w14:paraId="4B6528A8" w14:textId="77777777" w:rsidR="0024427F" w:rsidRDefault="0024427F">
            <w:pPr>
              <w:spacing w:line="360" w:lineRule="auto"/>
              <w:rPr>
                <w:sz w:val="24"/>
              </w:rPr>
            </w:pPr>
          </w:p>
        </w:tc>
      </w:tr>
      <w:tr w:rsidR="0024427F" w14:paraId="5A0DEBA1" w14:textId="77777777">
        <w:tc>
          <w:tcPr>
            <w:tcW w:w="1806" w:type="dxa"/>
          </w:tcPr>
          <w:p w14:paraId="555298A2" w14:textId="77777777" w:rsidR="0024427F" w:rsidRDefault="0063422A">
            <w:pPr>
              <w:spacing w:line="360" w:lineRule="auto"/>
              <w:rPr>
                <w:sz w:val="24"/>
              </w:rPr>
            </w:pPr>
            <w:r>
              <w:rPr>
                <w:rFonts w:hAnsi="宋体" w:hint="eastAsia"/>
                <w:sz w:val="24"/>
              </w:rPr>
              <w:t>事故原因</w:t>
            </w:r>
          </w:p>
        </w:tc>
        <w:tc>
          <w:tcPr>
            <w:tcW w:w="6070" w:type="dxa"/>
          </w:tcPr>
          <w:p w14:paraId="5CB655FE" w14:textId="77777777" w:rsidR="0024427F" w:rsidRDefault="0024427F">
            <w:pPr>
              <w:spacing w:line="360" w:lineRule="auto"/>
              <w:rPr>
                <w:sz w:val="24"/>
              </w:rPr>
            </w:pPr>
          </w:p>
        </w:tc>
      </w:tr>
      <w:tr w:rsidR="0024427F" w14:paraId="3B67D32B" w14:textId="77777777">
        <w:tc>
          <w:tcPr>
            <w:tcW w:w="1806" w:type="dxa"/>
          </w:tcPr>
          <w:p w14:paraId="63157114" w14:textId="77777777" w:rsidR="0024427F" w:rsidRDefault="0063422A">
            <w:pPr>
              <w:spacing w:line="360" w:lineRule="auto"/>
              <w:rPr>
                <w:sz w:val="24"/>
              </w:rPr>
            </w:pPr>
            <w:r>
              <w:rPr>
                <w:rFonts w:hAnsi="宋体" w:hint="eastAsia"/>
                <w:sz w:val="24"/>
              </w:rPr>
              <w:t>持续时间</w:t>
            </w:r>
          </w:p>
        </w:tc>
        <w:tc>
          <w:tcPr>
            <w:tcW w:w="6070" w:type="dxa"/>
          </w:tcPr>
          <w:p w14:paraId="489FF431" w14:textId="77777777" w:rsidR="0024427F" w:rsidRDefault="0024427F">
            <w:pPr>
              <w:spacing w:line="360" w:lineRule="auto"/>
              <w:rPr>
                <w:sz w:val="24"/>
              </w:rPr>
            </w:pPr>
          </w:p>
        </w:tc>
      </w:tr>
      <w:tr w:rsidR="0024427F" w14:paraId="7772311C" w14:textId="77777777">
        <w:tc>
          <w:tcPr>
            <w:tcW w:w="1806" w:type="dxa"/>
          </w:tcPr>
          <w:p w14:paraId="191CEA85" w14:textId="77777777" w:rsidR="0024427F" w:rsidRDefault="0063422A">
            <w:pPr>
              <w:spacing w:line="360" w:lineRule="auto"/>
              <w:rPr>
                <w:sz w:val="24"/>
              </w:rPr>
            </w:pPr>
            <w:r>
              <w:rPr>
                <w:rFonts w:hAnsi="宋体" w:hint="eastAsia"/>
                <w:sz w:val="24"/>
              </w:rPr>
              <w:t>相关日志信息</w:t>
            </w:r>
          </w:p>
        </w:tc>
        <w:tc>
          <w:tcPr>
            <w:tcW w:w="6070" w:type="dxa"/>
          </w:tcPr>
          <w:p w14:paraId="055DB840" w14:textId="77777777" w:rsidR="0024427F" w:rsidRDefault="0024427F">
            <w:pPr>
              <w:spacing w:line="360" w:lineRule="auto"/>
              <w:rPr>
                <w:sz w:val="24"/>
              </w:rPr>
            </w:pPr>
          </w:p>
        </w:tc>
      </w:tr>
      <w:tr w:rsidR="0024427F" w14:paraId="27191FFB" w14:textId="77777777">
        <w:tc>
          <w:tcPr>
            <w:tcW w:w="1806" w:type="dxa"/>
          </w:tcPr>
          <w:p w14:paraId="72D2F269" w14:textId="77777777" w:rsidR="0024427F" w:rsidRDefault="0063422A">
            <w:pPr>
              <w:spacing w:line="360" w:lineRule="auto"/>
              <w:rPr>
                <w:sz w:val="24"/>
              </w:rPr>
            </w:pPr>
            <w:r>
              <w:rPr>
                <w:rFonts w:hAnsi="宋体" w:hint="eastAsia"/>
                <w:sz w:val="24"/>
              </w:rPr>
              <w:t>分析判断结果</w:t>
            </w:r>
          </w:p>
        </w:tc>
        <w:tc>
          <w:tcPr>
            <w:tcW w:w="6070" w:type="dxa"/>
          </w:tcPr>
          <w:p w14:paraId="21AA8E12" w14:textId="77777777" w:rsidR="0024427F" w:rsidRDefault="0024427F">
            <w:pPr>
              <w:spacing w:line="360" w:lineRule="auto"/>
              <w:rPr>
                <w:sz w:val="24"/>
              </w:rPr>
            </w:pPr>
          </w:p>
        </w:tc>
      </w:tr>
      <w:tr w:rsidR="0024427F" w14:paraId="34EFA902" w14:textId="77777777">
        <w:tc>
          <w:tcPr>
            <w:tcW w:w="1806" w:type="dxa"/>
          </w:tcPr>
          <w:p w14:paraId="09ECB90D" w14:textId="77777777" w:rsidR="0024427F" w:rsidRDefault="0063422A">
            <w:pPr>
              <w:spacing w:line="360" w:lineRule="auto"/>
              <w:rPr>
                <w:sz w:val="24"/>
              </w:rPr>
            </w:pPr>
            <w:r>
              <w:rPr>
                <w:rFonts w:hAnsi="宋体" w:hint="eastAsia"/>
                <w:sz w:val="24"/>
              </w:rPr>
              <w:t>调查人</w:t>
            </w:r>
          </w:p>
        </w:tc>
        <w:tc>
          <w:tcPr>
            <w:tcW w:w="6070" w:type="dxa"/>
          </w:tcPr>
          <w:p w14:paraId="5983EB88" w14:textId="77777777" w:rsidR="0024427F" w:rsidRDefault="0024427F">
            <w:pPr>
              <w:spacing w:line="360" w:lineRule="auto"/>
              <w:rPr>
                <w:sz w:val="24"/>
              </w:rPr>
            </w:pPr>
          </w:p>
        </w:tc>
      </w:tr>
      <w:tr w:rsidR="0024427F" w14:paraId="2F032EC7" w14:textId="77777777">
        <w:tc>
          <w:tcPr>
            <w:tcW w:w="1806" w:type="dxa"/>
          </w:tcPr>
          <w:p w14:paraId="69337B14" w14:textId="77777777" w:rsidR="0024427F" w:rsidRDefault="0063422A">
            <w:pPr>
              <w:spacing w:line="360" w:lineRule="auto"/>
              <w:rPr>
                <w:sz w:val="24"/>
              </w:rPr>
            </w:pPr>
            <w:r>
              <w:rPr>
                <w:rFonts w:hAnsi="宋体" w:hint="eastAsia"/>
                <w:sz w:val="24"/>
              </w:rPr>
              <w:t>日期</w:t>
            </w:r>
          </w:p>
        </w:tc>
        <w:tc>
          <w:tcPr>
            <w:tcW w:w="6070" w:type="dxa"/>
          </w:tcPr>
          <w:p w14:paraId="7705A7CC" w14:textId="77777777" w:rsidR="0024427F" w:rsidRDefault="0024427F">
            <w:pPr>
              <w:spacing w:line="360" w:lineRule="auto"/>
              <w:rPr>
                <w:sz w:val="24"/>
              </w:rPr>
            </w:pPr>
          </w:p>
        </w:tc>
      </w:tr>
    </w:tbl>
    <w:p w14:paraId="282650E6" w14:textId="1D829E1E" w:rsidR="0024427F" w:rsidRDefault="0063422A">
      <w:pPr>
        <w:numPr>
          <w:ilvl w:val="0"/>
          <w:numId w:val="39"/>
        </w:numPr>
        <w:spacing w:line="360" w:lineRule="auto"/>
        <w:rPr>
          <w:rFonts w:hAnsi="宋体"/>
          <w:sz w:val="24"/>
        </w:rPr>
      </w:pPr>
      <w:bookmarkStart w:id="3791" w:name="_Toc140287608"/>
      <w:r>
        <w:rPr>
          <w:rFonts w:hAnsi="宋体" w:hint="eastAsia"/>
          <w:sz w:val="24"/>
        </w:rPr>
        <w:t>事件分析判断</w:t>
      </w:r>
      <w:bookmarkEnd w:id="3791"/>
    </w:p>
    <w:p w14:paraId="60FA61C4" w14:textId="77777777" w:rsidR="0024427F" w:rsidRDefault="0063422A">
      <w:pPr>
        <w:spacing w:line="360" w:lineRule="auto"/>
        <w:ind w:firstLine="420"/>
        <w:rPr>
          <w:rFonts w:hAnsi="宋体"/>
          <w:sz w:val="24"/>
        </w:rPr>
      </w:pPr>
      <w:r>
        <w:rPr>
          <w:rFonts w:hAnsi="宋体" w:hint="eastAsia"/>
          <w:sz w:val="24"/>
        </w:rPr>
        <w:t>应急实施小组成员经过现场调查之后，确认事件，同时也需要对事件产生的后果进行判断，事件的后果定义为四个级别，分别是：一般、较大、重大、特别重大。根据事件后果的轻重来决定该事件是否上报，对于一般的事件只需要现场处理和记录；对于较大的事件应当上报给本单位的应急领导小组，启动预案进行处置。</w:t>
      </w:r>
    </w:p>
    <w:p w14:paraId="008590B9" w14:textId="67E2CF7E" w:rsidR="0024427F" w:rsidRDefault="0063422A" w:rsidP="00F84F8A">
      <w:pPr>
        <w:pStyle w:val="3"/>
        <w:pageBreakBefore/>
        <w:ind w:left="709"/>
      </w:pPr>
      <w:bookmarkStart w:id="3792" w:name="_Toc399855292"/>
      <w:bookmarkStart w:id="3793" w:name="_Toc428792631"/>
      <w:bookmarkStart w:id="3794" w:name="_Toc489545336"/>
      <w:bookmarkStart w:id="3795" w:name="_Toc489546807"/>
      <w:bookmarkStart w:id="3796" w:name="_Toc489547150"/>
      <w:bookmarkStart w:id="3797" w:name="_Toc489548025"/>
      <w:bookmarkStart w:id="3798" w:name="_Toc489607227"/>
      <w:r>
        <w:rPr>
          <w:rFonts w:hint="eastAsia"/>
        </w:rPr>
        <w:lastRenderedPageBreak/>
        <w:t>应急处理流程</w:t>
      </w:r>
      <w:bookmarkEnd w:id="3792"/>
      <w:bookmarkEnd w:id="3793"/>
      <w:bookmarkEnd w:id="3794"/>
      <w:bookmarkEnd w:id="3795"/>
      <w:bookmarkEnd w:id="3796"/>
      <w:bookmarkEnd w:id="3797"/>
      <w:bookmarkEnd w:id="3798"/>
    </w:p>
    <w:p w14:paraId="1F0DA7A1" w14:textId="77777777" w:rsidR="0024427F" w:rsidRDefault="0063422A">
      <w:pPr>
        <w:spacing w:line="360" w:lineRule="auto"/>
        <w:ind w:firstLine="480"/>
        <w:rPr>
          <w:sz w:val="24"/>
        </w:rPr>
      </w:pPr>
      <w:r>
        <w:rPr>
          <w:rFonts w:hAnsi="宋体" w:hint="eastAsia"/>
          <w:sz w:val="24"/>
        </w:rPr>
        <w:t>在发现系统网络突发事件之后，在启动预案之前，需要对事件进行简单的处置。处置的简单流程如下：</w:t>
      </w:r>
    </w:p>
    <w:p w14:paraId="69E49B96" w14:textId="0AA51910" w:rsidR="0024427F" w:rsidRDefault="00CF4D3F">
      <w:pPr>
        <w:spacing w:line="360" w:lineRule="auto"/>
        <w:ind w:firstLine="570"/>
        <w:rPr>
          <w:color w:val="0000FF"/>
          <w:sz w:val="24"/>
        </w:rPr>
      </w:pPr>
      <w:r>
        <w:rPr>
          <w:noProof/>
        </w:rPr>
        <w:drawing>
          <wp:inline distT="0" distB="0" distL="0" distR="0" wp14:anchorId="031C1DDA" wp14:editId="3A7691D8">
            <wp:extent cx="5289550" cy="4178300"/>
            <wp:effectExtent l="0" t="0" r="635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9550" cy="4178300"/>
                    </a:xfrm>
                    <a:prstGeom prst="rect">
                      <a:avLst/>
                    </a:prstGeom>
                    <a:noFill/>
                    <a:ln>
                      <a:noFill/>
                    </a:ln>
                  </pic:spPr>
                </pic:pic>
              </a:graphicData>
            </a:graphic>
          </wp:inline>
        </w:drawing>
      </w:r>
    </w:p>
    <w:p w14:paraId="0231B581" w14:textId="3AF4D731" w:rsidR="0024427F" w:rsidRDefault="0063422A" w:rsidP="00F84F8A">
      <w:pPr>
        <w:pStyle w:val="4"/>
      </w:pPr>
      <w:bookmarkStart w:id="3799" w:name="_Toc140287610"/>
      <w:r>
        <w:rPr>
          <w:rFonts w:hint="eastAsia"/>
        </w:rPr>
        <w:t>分级响应</w:t>
      </w:r>
      <w:bookmarkEnd w:id="3799"/>
    </w:p>
    <w:p w14:paraId="480CD627" w14:textId="0799A1C6" w:rsidR="0024427F" w:rsidRDefault="0063422A">
      <w:pPr>
        <w:numPr>
          <w:ilvl w:val="0"/>
          <w:numId w:val="39"/>
        </w:numPr>
        <w:spacing w:line="360" w:lineRule="auto"/>
        <w:rPr>
          <w:rFonts w:hAnsi="宋体"/>
          <w:sz w:val="24"/>
        </w:rPr>
      </w:pPr>
      <w:bookmarkStart w:id="3800" w:name="_Toc140287611"/>
      <w:r>
        <w:rPr>
          <w:rFonts w:hAnsi="宋体" w:hint="eastAsia"/>
          <w:sz w:val="24"/>
        </w:rPr>
        <w:t>一般事件响应</w:t>
      </w:r>
      <w:bookmarkEnd w:id="3800"/>
    </w:p>
    <w:p w14:paraId="2F806A2B" w14:textId="77777777" w:rsidR="0024427F" w:rsidRDefault="0063422A">
      <w:pPr>
        <w:spacing w:line="360" w:lineRule="auto"/>
        <w:ind w:firstLine="420"/>
        <w:rPr>
          <w:sz w:val="24"/>
        </w:rPr>
      </w:pPr>
      <w:r>
        <w:rPr>
          <w:rFonts w:hAnsi="宋体" w:hint="eastAsia"/>
          <w:sz w:val="24"/>
        </w:rPr>
        <w:t>由应急实施小组根据现场情况进行现场处置。处置流程和结果进行记录备案。</w:t>
      </w:r>
    </w:p>
    <w:p w14:paraId="6C75AF7D" w14:textId="6FF21C4B" w:rsidR="0024427F" w:rsidRDefault="0063422A">
      <w:pPr>
        <w:numPr>
          <w:ilvl w:val="0"/>
          <w:numId w:val="39"/>
        </w:numPr>
        <w:spacing w:line="360" w:lineRule="auto"/>
        <w:rPr>
          <w:rFonts w:hAnsi="宋体"/>
          <w:sz w:val="24"/>
        </w:rPr>
      </w:pPr>
      <w:bookmarkStart w:id="3801" w:name="_Toc140287612"/>
      <w:r>
        <w:rPr>
          <w:rFonts w:hAnsi="宋体" w:hint="eastAsia"/>
          <w:sz w:val="24"/>
        </w:rPr>
        <w:t>较重事件处置</w:t>
      </w:r>
      <w:bookmarkEnd w:id="3801"/>
    </w:p>
    <w:p w14:paraId="79DA2D44" w14:textId="77777777" w:rsidR="0024427F" w:rsidRDefault="0063422A">
      <w:pPr>
        <w:numPr>
          <w:ilvl w:val="0"/>
          <w:numId w:val="41"/>
        </w:numPr>
        <w:spacing w:line="360" w:lineRule="auto"/>
        <w:ind w:firstLine="153"/>
        <w:rPr>
          <w:rFonts w:hAnsi="宋体"/>
          <w:sz w:val="24"/>
        </w:rPr>
      </w:pPr>
      <w:r>
        <w:rPr>
          <w:rFonts w:hAnsi="宋体" w:hint="eastAsia"/>
          <w:sz w:val="24"/>
        </w:rPr>
        <w:t>成立处置小组</w:t>
      </w:r>
    </w:p>
    <w:p w14:paraId="42078868" w14:textId="77777777" w:rsidR="0024427F" w:rsidRDefault="0063422A">
      <w:pPr>
        <w:spacing w:line="360" w:lineRule="auto"/>
        <w:ind w:firstLine="420"/>
        <w:rPr>
          <w:sz w:val="24"/>
        </w:rPr>
      </w:pPr>
      <w:r>
        <w:rPr>
          <w:rFonts w:hAnsi="宋体" w:hint="eastAsia"/>
          <w:sz w:val="24"/>
        </w:rPr>
        <w:t>应急实施小组将分析结果上报至应急领导小组之后，对于较大事件，由领导小组决定启动应急预案，召集应急组织成员成立处置小组来负责该次事件的处置。处置小组成员根据事件具体情况从预案确定的名单中选取。</w:t>
      </w:r>
    </w:p>
    <w:p w14:paraId="3608DD9E" w14:textId="77777777" w:rsidR="0024427F" w:rsidRDefault="0063422A">
      <w:pPr>
        <w:numPr>
          <w:ilvl w:val="0"/>
          <w:numId w:val="41"/>
        </w:numPr>
        <w:spacing w:line="360" w:lineRule="auto"/>
        <w:ind w:firstLine="153"/>
        <w:rPr>
          <w:rFonts w:hAnsi="宋体"/>
          <w:sz w:val="24"/>
        </w:rPr>
      </w:pPr>
      <w:r>
        <w:rPr>
          <w:rFonts w:hAnsi="宋体" w:hint="eastAsia"/>
          <w:sz w:val="24"/>
        </w:rPr>
        <w:t>协调资源</w:t>
      </w:r>
    </w:p>
    <w:p w14:paraId="0D2AB617" w14:textId="77777777" w:rsidR="0024427F" w:rsidRDefault="0063422A">
      <w:pPr>
        <w:numPr>
          <w:ilvl w:val="1"/>
          <w:numId w:val="42"/>
        </w:numPr>
        <w:spacing w:beforeLines="50" w:before="156" w:afterLines="50" w:after="156"/>
        <w:rPr>
          <w:sz w:val="24"/>
        </w:rPr>
      </w:pPr>
      <w:r>
        <w:rPr>
          <w:rFonts w:hint="eastAsia"/>
          <w:sz w:val="24"/>
        </w:rPr>
        <w:lastRenderedPageBreak/>
        <w:t>专家支持</w:t>
      </w:r>
    </w:p>
    <w:p w14:paraId="3A9852F8" w14:textId="77777777" w:rsidR="0024427F" w:rsidRDefault="0063422A">
      <w:pPr>
        <w:spacing w:line="360" w:lineRule="auto"/>
        <w:rPr>
          <w:sz w:val="24"/>
        </w:rPr>
      </w:pPr>
      <w:r>
        <w:rPr>
          <w:rFonts w:hint="eastAsia"/>
          <w:sz w:val="24"/>
        </w:rPr>
        <w:tab/>
      </w:r>
      <w:r>
        <w:rPr>
          <w:rFonts w:hAnsi="宋体" w:hint="eastAsia"/>
          <w:sz w:val="24"/>
        </w:rPr>
        <w:t>由于系统网络突发事件的特殊性，需要较多的专业知识，因此，在处置事件时可能需要专家的指导。当预案启动后，由协调小组的成员负责联系相关专家，专家提供相应的技术支持，必要的时候，专家需要到现场进行应急响应指导。</w:t>
      </w:r>
    </w:p>
    <w:p w14:paraId="00B3B9EE" w14:textId="77777777" w:rsidR="0024427F" w:rsidRDefault="0063422A">
      <w:pPr>
        <w:numPr>
          <w:ilvl w:val="1"/>
          <w:numId w:val="42"/>
        </w:numPr>
        <w:spacing w:beforeLines="50" w:before="156" w:afterLines="50" w:after="156"/>
        <w:rPr>
          <w:sz w:val="24"/>
        </w:rPr>
      </w:pPr>
      <w:r>
        <w:rPr>
          <w:rFonts w:hint="eastAsia"/>
          <w:sz w:val="24"/>
        </w:rPr>
        <w:t>设备</w:t>
      </w:r>
    </w:p>
    <w:p w14:paraId="09F09E08" w14:textId="77777777" w:rsidR="0024427F" w:rsidRDefault="0063422A">
      <w:pPr>
        <w:spacing w:line="360" w:lineRule="auto"/>
        <w:rPr>
          <w:rFonts w:hAnsi="宋体"/>
          <w:sz w:val="24"/>
        </w:rPr>
      </w:pPr>
      <w:r>
        <w:rPr>
          <w:rFonts w:hint="eastAsia"/>
          <w:sz w:val="24"/>
        </w:rPr>
        <w:tab/>
      </w:r>
      <w:r>
        <w:rPr>
          <w:rFonts w:hAnsi="宋体" w:hint="eastAsia"/>
          <w:sz w:val="24"/>
        </w:rPr>
        <w:t>在应急响应的处理过程中，信息系统安全小组应有所有设备、服务提供商的联系表，根据事件处理的情况与相关的提供商取得联系，必要时需要提供商派人员到现场给予支持。</w:t>
      </w:r>
    </w:p>
    <w:p w14:paraId="6EEB3FB8" w14:textId="77777777" w:rsidR="0024427F" w:rsidRDefault="0063422A">
      <w:pPr>
        <w:numPr>
          <w:ilvl w:val="1"/>
          <w:numId w:val="42"/>
        </w:numPr>
        <w:spacing w:beforeLines="50" w:before="156" w:afterLines="50" w:after="156"/>
        <w:rPr>
          <w:sz w:val="24"/>
        </w:rPr>
      </w:pPr>
      <w:r>
        <w:rPr>
          <w:rFonts w:hint="eastAsia"/>
          <w:sz w:val="24"/>
        </w:rPr>
        <w:t>相关权限申请</w:t>
      </w:r>
    </w:p>
    <w:p w14:paraId="51F85EA1" w14:textId="77777777" w:rsidR="0024427F" w:rsidRDefault="0063422A">
      <w:pPr>
        <w:spacing w:line="360" w:lineRule="auto"/>
        <w:rPr>
          <w:sz w:val="24"/>
        </w:rPr>
      </w:pPr>
      <w:r>
        <w:rPr>
          <w:rFonts w:hint="eastAsia"/>
          <w:sz w:val="24"/>
        </w:rPr>
        <w:tab/>
      </w:r>
      <w:r>
        <w:rPr>
          <w:rFonts w:hAnsi="宋体" w:hint="eastAsia"/>
          <w:sz w:val="24"/>
        </w:rPr>
        <w:t>信息系统安全在应急响应过程中，必然会涉及到各个部门，进一步牵涉到相关职权和权限的申请，例如：机房访问权限、服务器操作权限等等。在应急响应事件处理过程中，信息系统安全在需要其他网络资源访问和人员配合权限的时候，由协调小组负责相关权限的申请和人员的调配。</w:t>
      </w:r>
    </w:p>
    <w:p w14:paraId="4053348F" w14:textId="77777777" w:rsidR="0024427F" w:rsidRDefault="0063422A">
      <w:pPr>
        <w:numPr>
          <w:ilvl w:val="0"/>
          <w:numId w:val="41"/>
        </w:numPr>
        <w:spacing w:line="360" w:lineRule="auto"/>
        <w:ind w:firstLine="153"/>
        <w:rPr>
          <w:rFonts w:hAnsi="宋体"/>
          <w:sz w:val="24"/>
        </w:rPr>
      </w:pPr>
      <w:r>
        <w:rPr>
          <w:rFonts w:hAnsi="宋体" w:hint="eastAsia"/>
          <w:sz w:val="24"/>
        </w:rPr>
        <w:t>执行事件处置</w:t>
      </w:r>
    </w:p>
    <w:p w14:paraId="53142545" w14:textId="77777777" w:rsidR="0024427F" w:rsidRDefault="0063422A">
      <w:pPr>
        <w:spacing w:line="360" w:lineRule="auto"/>
        <w:ind w:left="420"/>
        <w:rPr>
          <w:sz w:val="24"/>
        </w:rPr>
      </w:pPr>
      <w:r>
        <w:rPr>
          <w:rFonts w:hAnsi="宋体" w:hint="eastAsia"/>
          <w:sz w:val="24"/>
        </w:rPr>
        <w:t>信息系统应急实施小组在获得相应的权限后，可以对事件执行处置。</w:t>
      </w:r>
    </w:p>
    <w:p w14:paraId="46E6A14E" w14:textId="77777777" w:rsidR="0024427F" w:rsidRDefault="0063422A">
      <w:pPr>
        <w:numPr>
          <w:ilvl w:val="0"/>
          <w:numId w:val="41"/>
        </w:numPr>
        <w:spacing w:line="360" w:lineRule="auto"/>
        <w:ind w:firstLine="153"/>
        <w:rPr>
          <w:rFonts w:hAnsi="宋体"/>
          <w:sz w:val="24"/>
        </w:rPr>
      </w:pPr>
      <w:r>
        <w:rPr>
          <w:rFonts w:hAnsi="宋体" w:hint="eastAsia"/>
          <w:sz w:val="24"/>
        </w:rPr>
        <w:t>处置结果检验</w:t>
      </w:r>
    </w:p>
    <w:p w14:paraId="18C713FE" w14:textId="77777777" w:rsidR="0024427F" w:rsidRDefault="0063422A">
      <w:pPr>
        <w:spacing w:line="360" w:lineRule="auto"/>
        <w:ind w:left="420"/>
        <w:rPr>
          <w:sz w:val="24"/>
        </w:rPr>
      </w:pPr>
      <w:r>
        <w:rPr>
          <w:rFonts w:hAnsi="宋体" w:hint="eastAsia"/>
          <w:sz w:val="24"/>
        </w:rPr>
        <w:t>当处理完毕后，信息系统应急实施小组应当对处置结果进行检验。</w:t>
      </w:r>
    </w:p>
    <w:p w14:paraId="2856A4E8" w14:textId="77777777" w:rsidR="0024427F" w:rsidRDefault="0063422A">
      <w:pPr>
        <w:numPr>
          <w:ilvl w:val="0"/>
          <w:numId w:val="41"/>
        </w:numPr>
        <w:spacing w:line="360" w:lineRule="auto"/>
        <w:ind w:firstLine="153"/>
        <w:rPr>
          <w:sz w:val="24"/>
        </w:rPr>
      </w:pPr>
      <w:r>
        <w:rPr>
          <w:rFonts w:hAnsi="宋体" w:hint="eastAsia"/>
          <w:sz w:val="24"/>
        </w:rPr>
        <w:t>故障缓解：继续跟踪其状态变化，并对后续解决方案提供建议</w:t>
      </w:r>
    </w:p>
    <w:p w14:paraId="1F012383" w14:textId="77777777" w:rsidR="0024427F" w:rsidRDefault="0063422A">
      <w:pPr>
        <w:numPr>
          <w:ilvl w:val="0"/>
          <w:numId w:val="41"/>
        </w:numPr>
        <w:spacing w:line="360" w:lineRule="auto"/>
        <w:ind w:firstLine="153"/>
        <w:rPr>
          <w:sz w:val="24"/>
        </w:rPr>
      </w:pPr>
      <w:r>
        <w:rPr>
          <w:rFonts w:hAnsi="宋体" w:hint="eastAsia"/>
          <w:sz w:val="24"/>
        </w:rPr>
        <w:t>故障消除：关闭事件并进入下一步程序。</w:t>
      </w:r>
    </w:p>
    <w:p w14:paraId="09BC1A28" w14:textId="77777777" w:rsidR="0024427F" w:rsidRDefault="0063422A">
      <w:pPr>
        <w:numPr>
          <w:ilvl w:val="0"/>
          <w:numId w:val="41"/>
        </w:numPr>
        <w:spacing w:line="360" w:lineRule="auto"/>
        <w:ind w:firstLine="153"/>
        <w:rPr>
          <w:sz w:val="24"/>
        </w:rPr>
      </w:pPr>
      <w:r>
        <w:rPr>
          <w:rFonts w:hAnsi="宋体" w:hint="eastAsia"/>
          <w:sz w:val="24"/>
        </w:rPr>
        <w:t>处理失败：封锁事故范围，保持跟踪，注明原因并立即向上级应急领导小组报告，请求领导小组进行处置，提交相应报告。</w:t>
      </w:r>
    </w:p>
    <w:p w14:paraId="1044218A" w14:textId="7919B696" w:rsidR="0024427F" w:rsidRDefault="0063422A">
      <w:pPr>
        <w:numPr>
          <w:ilvl w:val="0"/>
          <w:numId w:val="39"/>
        </w:numPr>
        <w:spacing w:line="360" w:lineRule="auto"/>
        <w:rPr>
          <w:rFonts w:hAnsi="宋体"/>
          <w:sz w:val="24"/>
        </w:rPr>
      </w:pPr>
      <w:bookmarkStart w:id="3802" w:name="_Toc140287613"/>
      <w:r>
        <w:rPr>
          <w:rFonts w:hAnsi="宋体" w:hint="eastAsia"/>
          <w:sz w:val="24"/>
        </w:rPr>
        <w:t>重大事件处置</w:t>
      </w:r>
      <w:bookmarkEnd w:id="3802"/>
    </w:p>
    <w:p w14:paraId="20C756AB" w14:textId="77777777" w:rsidR="0024427F" w:rsidRDefault="0063422A">
      <w:pPr>
        <w:spacing w:line="360" w:lineRule="auto"/>
        <w:rPr>
          <w:sz w:val="24"/>
        </w:rPr>
      </w:pPr>
      <w:r>
        <w:rPr>
          <w:rFonts w:hAnsi="宋体" w:hint="eastAsia"/>
          <w:sz w:val="24"/>
        </w:rPr>
        <w:t>重大事件如果能够独立处置的，处置流程与较重事件相同。如果需要上级应急响应组织处置的，流程如下。</w:t>
      </w:r>
    </w:p>
    <w:p w14:paraId="1A54A60E" w14:textId="77777777" w:rsidR="0024427F" w:rsidRDefault="0063422A">
      <w:pPr>
        <w:numPr>
          <w:ilvl w:val="0"/>
          <w:numId w:val="41"/>
        </w:numPr>
        <w:spacing w:line="360" w:lineRule="auto"/>
        <w:ind w:firstLine="153"/>
        <w:rPr>
          <w:rFonts w:hAnsi="宋体"/>
          <w:sz w:val="24"/>
        </w:rPr>
      </w:pPr>
      <w:r>
        <w:rPr>
          <w:rFonts w:hAnsi="宋体" w:hint="eastAsia"/>
          <w:sz w:val="24"/>
        </w:rPr>
        <w:t>事件上报</w:t>
      </w:r>
    </w:p>
    <w:p w14:paraId="3C7328F3" w14:textId="77777777" w:rsidR="0024427F" w:rsidRDefault="0063422A">
      <w:pPr>
        <w:spacing w:line="360" w:lineRule="auto"/>
        <w:rPr>
          <w:sz w:val="24"/>
        </w:rPr>
      </w:pPr>
      <w:r>
        <w:rPr>
          <w:rFonts w:hAnsi="宋体" w:hint="eastAsia"/>
          <w:sz w:val="24"/>
        </w:rPr>
        <w:t>将事件上报到主管部门，说明事件的现象、影响范围、事件造成的损失严重程度等。</w:t>
      </w:r>
    </w:p>
    <w:p w14:paraId="28F6BF28" w14:textId="77777777" w:rsidR="0024427F" w:rsidRDefault="0063422A">
      <w:pPr>
        <w:numPr>
          <w:ilvl w:val="0"/>
          <w:numId w:val="41"/>
        </w:numPr>
        <w:spacing w:line="360" w:lineRule="auto"/>
        <w:ind w:firstLine="153"/>
        <w:rPr>
          <w:rFonts w:hAnsi="宋体"/>
          <w:sz w:val="24"/>
        </w:rPr>
      </w:pPr>
      <w:r>
        <w:rPr>
          <w:rFonts w:hAnsi="宋体" w:hint="eastAsia"/>
          <w:sz w:val="24"/>
        </w:rPr>
        <w:t>由上级响应组织进行处置</w:t>
      </w:r>
    </w:p>
    <w:p w14:paraId="1D1022F2" w14:textId="77777777" w:rsidR="0024427F" w:rsidRDefault="0063422A">
      <w:pPr>
        <w:spacing w:line="360" w:lineRule="auto"/>
        <w:rPr>
          <w:sz w:val="24"/>
        </w:rPr>
      </w:pPr>
      <w:r>
        <w:rPr>
          <w:rFonts w:hAnsi="宋体" w:hint="eastAsia"/>
          <w:sz w:val="24"/>
        </w:rPr>
        <w:t>在主管部门协调处置的过程中，本单位的应急响应机构负责提供处置所需的相关</w:t>
      </w:r>
      <w:r>
        <w:rPr>
          <w:rFonts w:hAnsi="宋体" w:hint="eastAsia"/>
          <w:sz w:val="24"/>
        </w:rPr>
        <w:lastRenderedPageBreak/>
        <w:t>资料，配合整体的处置。</w:t>
      </w:r>
    </w:p>
    <w:p w14:paraId="0F196759" w14:textId="1DA23F7C" w:rsidR="0024427F" w:rsidRDefault="0063422A">
      <w:pPr>
        <w:numPr>
          <w:ilvl w:val="0"/>
          <w:numId w:val="39"/>
        </w:numPr>
        <w:spacing w:line="360" w:lineRule="auto"/>
        <w:rPr>
          <w:rFonts w:hAnsi="宋体"/>
          <w:sz w:val="24"/>
        </w:rPr>
      </w:pPr>
      <w:bookmarkStart w:id="3803" w:name="_Toc140287614"/>
      <w:r>
        <w:rPr>
          <w:rFonts w:hAnsi="宋体" w:hint="eastAsia"/>
          <w:sz w:val="24"/>
        </w:rPr>
        <w:t>特别重大事件处置</w:t>
      </w:r>
      <w:bookmarkEnd w:id="3803"/>
    </w:p>
    <w:p w14:paraId="5C9E751B" w14:textId="77777777" w:rsidR="0024427F" w:rsidRDefault="0063422A">
      <w:pPr>
        <w:spacing w:line="360" w:lineRule="auto"/>
        <w:ind w:firstLine="570"/>
        <w:rPr>
          <w:sz w:val="24"/>
        </w:rPr>
      </w:pPr>
      <w:r>
        <w:rPr>
          <w:rFonts w:hAnsi="宋体" w:hint="eastAsia"/>
          <w:sz w:val="24"/>
        </w:rPr>
        <w:t>对于特别重大的事件，中心的应急响应机构无法独立进行处置，需立刻上报给上级主管部门，由上级协调有关职能单位进行处置。在上级应急响应组织进行响应之前，中心应急响应小组应该采取措施，缓解事件，阻止事件的扩散。</w:t>
      </w:r>
    </w:p>
    <w:p w14:paraId="45FF7A5B" w14:textId="0B599E52" w:rsidR="0024427F" w:rsidRDefault="0063422A">
      <w:pPr>
        <w:numPr>
          <w:ilvl w:val="0"/>
          <w:numId w:val="39"/>
        </w:numPr>
        <w:spacing w:line="360" w:lineRule="auto"/>
        <w:rPr>
          <w:rFonts w:hAnsi="宋体"/>
          <w:sz w:val="24"/>
        </w:rPr>
      </w:pPr>
      <w:bookmarkStart w:id="3804" w:name="_Toc140287615"/>
      <w:r>
        <w:rPr>
          <w:rFonts w:hAnsi="宋体" w:hint="eastAsia"/>
          <w:sz w:val="24"/>
        </w:rPr>
        <w:t>响应的升级与降级</w:t>
      </w:r>
      <w:bookmarkEnd w:id="3804"/>
    </w:p>
    <w:p w14:paraId="7505BDF6" w14:textId="77777777" w:rsidR="0024427F" w:rsidRDefault="0063422A">
      <w:pPr>
        <w:spacing w:line="360" w:lineRule="auto"/>
        <w:ind w:firstLineChars="225" w:firstLine="540"/>
        <w:rPr>
          <w:sz w:val="24"/>
        </w:rPr>
      </w:pPr>
      <w:r>
        <w:rPr>
          <w:rFonts w:hAnsi="宋体" w:hint="eastAsia"/>
          <w:sz w:val="24"/>
        </w:rPr>
        <w:t>如果突发事件进一步发展，有蔓延扩大的趋势，并且情况复杂难以控制时，应当由应急领导小组决定，及时提升响应级别；如果突发事件已经逐步得到控制，不会进一步扩散，应当由应急领导小组决定，降低响应级别。</w:t>
      </w:r>
    </w:p>
    <w:p w14:paraId="78557C73" w14:textId="529BC0D9" w:rsidR="0024427F" w:rsidRDefault="0063422A" w:rsidP="00F84F8A">
      <w:pPr>
        <w:pStyle w:val="4"/>
      </w:pPr>
      <w:bookmarkStart w:id="3805" w:name="_Toc140287616"/>
      <w:r>
        <w:rPr>
          <w:rFonts w:hint="eastAsia"/>
        </w:rPr>
        <w:t>应急结束</w:t>
      </w:r>
      <w:bookmarkEnd w:id="3805"/>
    </w:p>
    <w:p w14:paraId="0294522D" w14:textId="77777777" w:rsidR="0024427F" w:rsidRDefault="0063422A">
      <w:pPr>
        <w:spacing w:line="360" w:lineRule="auto"/>
        <w:rPr>
          <w:sz w:val="24"/>
        </w:rPr>
      </w:pPr>
      <w:r>
        <w:rPr>
          <w:rFonts w:hAnsi="宋体" w:hint="eastAsia"/>
          <w:sz w:val="24"/>
        </w:rPr>
        <w:t>对于一般事件，应急实施小组在处置完成后，确认事件消除，即可确认应急过程结束。</w:t>
      </w:r>
    </w:p>
    <w:p w14:paraId="0F212858" w14:textId="77777777" w:rsidR="0024427F" w:rsidRDefault="0063422A">
      <w:pPr>
        <w:spacing w:line="360" w:lineRule="auto"/>
        <w:ind w:firstLineChars="200" w:firstLine="480"/>
        <w:rPr>
          <w:sz w:val="24"/>
        </w:rPr>
      </w:pPr>
      <w:r>
        <w:rPr>
          <w:rFonts w:hAnsi="宋体" w:hint="eastAsia"/>
          <w:sz w:val="24"/>
        </w:rPr>
        <w:t>对于较重和重大事件，在现场处置结束后，由信息系统安全所有成员确认事件的处置结果，确认后由本单位应急机构负责人宣布应急状态的结束。</w:t>
      </w:r>
    </w:p>
    <w:p w14:paraId="061580F5" w14:textId="77777777" w:rsidR="0024427F" w:rsidRDefault="0063422A">
      <w:pPr>
        <w:spacing w:line="360" w:lineRule="auto"/>
        <w:ind w:firstLineChars="200" w:firstLine="480"/>
        <w:rPr>
          <w:sz w:val="24"/>
        </w:rPr>
      </w:pPr>
      <w:r>
        <w:rPr>
          <w:rFonts w:hAnsi="宋体" w:hint="eastAsia"/>
          <w:sz w:val="24"/>
        </w:rPr>
        <w:t>对于特别重大的事件，在处置结束后，需由上级应急响应组织宣布应急状态的结束。</w:t>
      </w:r>
    </w:p>
    <w:p w14:paraId="0200D7FA" w14:textId="13E7B936" w:rsidR="0024427F" w:rsidRDefault="0063422A" w:rsidP="00F84F8A">
      <w:pPr>
        <w:pStyle w:val="4"/>
      </w:pPr>
      <w:bookmarkStart w:id="3806" w:name="_Toc140287618"/>
      <w:r>
        <w:rPr>
          <w:rFonts w:hint="eastAsia"/>
        </w:rPr>
        <w:t>事件归档</w:t>
      </w:r>
      <w:bookmarkEnd w:id="3806"/>
    </w:p>
    <w:p w14:paraId="756A424C" w14:textId="77777777" w:rsidR="0024427F" w:rsidRDefault="0063422A">
      <w:pPr>
        <w:spacing w:line="360" w:lineRule="auto"/>
        <w:ind w:firstLineChars="200" w:firstLine="480"/>
        <w:rPr>
          <w:sz w:val="24"/>
        </w:rPr>
      </w:pPr>
      <w:r>
        <w:rPr>
          <w:rFonts w:hAnsi="宋体" w:hint="eastAsia"/>
          <w:sz w:val="24"/>
        </w:rPr>
        <w:t>每次应急响应结束后，应该将该次事件所有的文档统一归档保存。</w:t>
      </w:r>
    </w:p>
    <w:p w14:paraId="087E4B76" w14:textId="4A3189AE" w:rsidR="0024427F" w:rsidRDefault="0063422A" w:rsidP="00F84F8A">
      <w:pPr>
        <w:pStyle w:val="4"/>
      </w:pPr>
      <w:bookmarkStart w:id="3807" w:name="_Toc140287619"/>
      <w:r>
        <w:rPr>
          <w:rFonts w:hint="eastAsia"/>
        </w:rPr>
        <w:t>预案更新</w:t>
      </w:r>
      <w:bookmarkEnd w:id="3807"/>
    </w:p>
    <w:p w14:paraId="70219CFF" w14:textId="77777777" w:rsidR="0024427F" w:rsidRDefault="0063422A">
      <w:pPr>
        <w:spacing w:line="360" w:lineRule="auto"/>
        <w:ind w:firstLineChars="200" w:firstLine="480"/>
      </w:pPr>
      <w:r>
        <w:rPr>
          <w:rFonts w:hAnsi="宋体" w:hint="eastAsia"/>
          <w:sz w:val="24"/>
        </w:rPr>
        <w:t>在应急响应结束后，需根据应急过程中暴露的问题和调查总结的结果，对预案进行相应的更新。</w:t>
      </w:r>
    </w:p>
    <w:p w14:paraId="5490C624" w14:textId="6E56B732" w:rsidR="0024427F" w:rsidRDefault="0063422A" w:rsidP="00F84F8A">
      <w:pPr>
        <w:pStyle w:val="3"/>
      </w:pPr>
      <w:bookmarkStart w:id="3808" w:name="_Toc399855293"/>
      <w:bookmarkStart w:id="3809" w:name="_Toc428792632"/>
      <w:bookmarkStart w:id="3810" w:name="_Toc489545337"/>
      <w:bookmarkStart w:id="3811" w:name="_Toc489546808"/>
      <w:bookmarkStart w:id="3812" w:name="_Toc489547151"/>
      <w:bookmarkStart w:id="3813" w:name="_Toc489548026"/>
      <w:bookmarkStart w:id="3814" w:name="_Toc489607228"/>
      <w:r>
        <w:rPr>
          <w:rFonts w:hint="eastAsia"/>
        </w:rPr>
        <w:t>系统恢复</w:t>
      </w:r>
      <w:bookmarkEnd w:id="3808"/>
      <w:bookmarkEnd w:id="3809"/>
      <w:bookmarkEnd w:id="3810"/>
      <w:bookmarkEnd w:id="3811"/>
      <w:bookmarkEnd w:id="3812"/>
      <w:bookmarkEnd w:id="3813"/>
      <w:bookmarkEnd w:id="3814"/>
    </w:p>
    <w:p w14:paraId="510E354F" w14:textId="77777777" w:rsidR="0024427F" w:rsidRDefault="0063422A">
      <w:pPr>
        <w:pStyle w:val="Default"/>
        <w:spacing w:before="156" w:after="156" w:line="360" w:lineRule="auto"/>
        <w:ind w:firstLine="480"/>
        <w:rPr>
          <w:rFonts w:ascii="Times New Roman" w:cs="Times New Roman"/>
          <w:color w:val="auto"/>
        </w:rPr>
      </w:pPr>
      <w:r>
        <w:rPr>
          <w:rFonts w:ascii="Times New Roman" w:cs="Times New Roman" w:hint="eastAsia"/>
          <w:color w:val="auto"/>
        </w:rPr>
        <w:t>当信息系统被篡改、破坏或丢失时，使用备份数据恢复系统；当存在多份</w:t>
      </w:r>
      <w:r>
        <w:rPr>
          <w:rFonts w:ascii="Times New Roman" w:cs="Times New Roman" w:hint="eastAsia"/>
          <w:color w:val="auto"/>
        </w:rPr>
        <w:lastRenderedPageBreak/>
        <w:t>备份时，应根据需要选择合适的备份；备份信息使用前，应检查备份信息的完整性、可靠性、可用性。使用后应观察设备运行一段时间，确保系统恢复正常。</w:t>
      </w:r>
    </w:p>
    <w:p w14:paraId="291FF68F" w14:textId="40E1AD70" w:rsidR="0024427F" w:rsidRDefault="0063422A" w:rsidP="00F84F8A">
      <w:pPr>
        <w:pStyle w:val="3"/>
      </w:pPr>
      <w:bookmarkStart w:id="3815" w:name="_Toc399855294"/>
      <w:bookmarkStart w:id="3816" w:name="_Toc428792633"/>
      <w:bookmarkStart w:id="3817" w:name="_Toc489545338"/>
      <w:bookmarkStart w:id="3818" w:name="_Toc489546809"/>
      <w:bookmarkStart w:id="3819" w:name="_Toc489547152"/>
      <w:bookmarkStart w:id="3820" w:name="_Toc489548027"/>
      <w:bookmarkStart w:id="3821" w:name="_Toc489607229"/>
      <w:r>
        <w:rPr>
          <w:rFonts w:hint="eastAsia"/>
        </w:rPr>
        <w:t>故障总结及报告</w:t>
      </w:r>
      <w:bookmarkEnd w:id="3815"/>
      <w:bookmarkEnd w:id="3816"/>
      <w:bookmarkEnd w:id="3817"/>
      <w:bookmarkEnd w:id="3818"/>
      <w:bookmarkEnd w:id="3819"/>
      <w:bookmarkEnd w:id="3820"/>
      <w:bookmarkEnd w:id="3821"/>
    </w:p>
    <w:p w14:paraId="4A42A424" w14:textId="77777777" w:rsidR="0024427F" w:rsidRDefault="0063422A">
      <w:pPr>
        <w:numPr>
          <w:ilvl w:val="0"/>
          <w:numId w:val="39"/>
        </w:numPr>
        <w:spacing w:line="360" w:lineRule="auto"/>
        <w:rPr>
          <w:rFonts w:hAnsi="宋体"/>
          <w:sz w:val="24"/>
        </w:rPr>
      </w:pPr>
      <w:r>
        <w:rPr>
          <w:rFonts w:hAnsi="宋体" w:hint="eastAsia"/>
          <w:sz w:val="24"/>
        </w:rPr>
        <w:t>现场维护人员故障现象报告，应急定位报告。</w:t>
      </w:r>
    </w:p>
    <w:p w14:paraId="799FCAE6" w14:textId="77777777" w:rsidR="0024427F" w:rsidRDefault="0063422A">
      <w:pPr>
        <w:spacing w:line="360" w:lineRule="auto"/>
        <w:ind w:firstLineChars="200" w:firstLine="480"/>
        <w:rPr>
          <w:rFonts w:hAnsi="宋体"/>
          <w:sz w:val="24"/>
        </w:rPr>
      </w:pPr>
      <w:r>
        <w:rPr>
          <w:rFonts w:hAnsi="宋体" w:hint="eastAsia"/>
          <w:sz w:val="24"/>
        </w:rPr>
        <w:t>一线维护工程师在判定故障时，可以远程借助二线、厂商技术人员的支持尽快判断故障，故障定位，在排查过程中做相应的记录，包括故障发生时间及详细的故障症状。以便为二线支持提供更多更直接的资料。</w:t>
      </w:r>
    </w:p>
    <w:p w14:paraId="0237C0E3" w14:textId="43D59E07" w:rsidR="0024427F" w:rsidRDefault="0063422A">
      <w:pPr>
        <w:numPr>
          <w:ilvl w:val="0"/>
          <w:numId w:val="39"/>
        </w:numPr>
        <w:spacing w:line="360" w:lineRule="auto"/>
        <w:rPr>
          <w:rFonts w:hAnsi="宋体"/>
          <w:sz w:val="24"/>
        </w:rPr>
      </w:pPr>
      <w:r>
        <w:rPr>
          <w:rFonts w:hAnsi="宋体" w:hint="eastAsia"/>
          <w:sz w:val="24"/>
        </w:rPr>
        <w:t>现场应急实施小组处</w:t>
      </w:r>
      <w:r w:rsidR="00D23D8A">
        <w:rPr>
          <w:rFonts w:hAnsi="宋体" w:hint="eastAsia"/>
          <w:sz w:val="24"/>
        </w:rPr>
        <w:t>、</w:t>
      </w:r>
      <w:r>
        <w:rPr>
          <w:rFonts w:hAnsi="宋体" w:hint="eastAsia"/>
          <w:sz w:val="24"/>
        </w:rPr>
        <w:t>理报告</w:t>
      </w:r>
    </w:p>
    <w:p w14:paraId="2FEF6429" w14:textId="77777777" w:rsidR="0024427F" w:rsidRDefault="0063422A">
      <w:pPr>
        <w:spacing w:line="360" w:lineRule="auto"/>
        <w:ind w:firstLineChars="200" w:firstLine="480"/>
        <w:rPr>
          <w:rFonts w:hAnsi="宋体"/>
          <w:sz w:val="24"/>
        </w:rPr>
      </w:pPr>
      <w:r>
        <w:rPr>
          <w:rFonts w:hAnsi="宋体" w:hint="eastAsia"/>
          <w:sz w:val="24"/>
        </w:rPr>
        <w:t>在故障排除之后，由应急实施小组提供故障排除报告，包括故障引起的原因分析，及故障排除过程和故障产生的隐患，以便后期工作的加强，防范类似故障的发生。同时上报相关用户及领导。</w:t>
      </w:r>
    </w:p>
    <w:p w14:paraId="0DE24C5F" w14:textId="77777777" w:rsidR="0024427F" w:rsidRDefault="0063422A">
      <w:pPr>
        <w:numPr>
          <w:ilvl w:val="0"/>
          <w:numId w:val="39"/>
        </w:numPr>
        <w:spacing w:line="360" w:lineRule="auto"/>
        <w:rPr>
          <w:rFonts w:hAnsi="宋体"/>
          <w:sz w:val="24"/>
        </w:rPr>
      </w:pPr>
      <w:r>
        <w:rPr>
          <w:rFonts w:hAnsi="宋体" w:hint="eastAsia"/>
          <w:sz w:val="24"/>
        </w:rPr>
        <w:t>指挥中心发表故障报告到上层领导。（一、二级故障时）</w:t>
      </w:r>
    </w:p>
    <w:p w14:paraId="3D9889F7" w14:textId="77777777" w:rsidR="0024427F" w:rsidRDefault="0063422A">
      <w:pPr>
        <w:numPr>
          <w:ilvl w:val="0"/>
          <w:numId w:val="39"/>
        </w:numPr>
        <w:spacing w:line="360" w:lineRule="auto"/>
        <w:rPr>
          <w:rFonts w:hAnsi="宋体"/>
          <w:sz w:val="24"/>
        </w:rPr>
      </w:pPr>
      <w:r>
        <w:rPr>
          <w:rFonts w:hAnsi="宋体" w:hint="eastAsia"/>
          <w:sz w:val="24"/>
        </w:rPr>
        <w:t>故障总结报告</w:t>
      </w:r>
    </w:p>
    <w:p w14:paraId="1FF19E13" w14:textId="7C638343" w:rsidR="0024427F" w:rsidRDefault="0063422A" w:rsidP="00F84F8A">
      <w:pPr>
        <w:pStyle w:val="3"/>
        <w:ind w:left="0"/>
      </w:pPr>
      <w:bookmarkStart w:id="3822" w:name="_Toc399855295"/>
      <w:bookmarkStart w:id="3823" w:name="_Toc428792634"/>
      <w:bookmarkStart w:id="3824" w:name="_Toc489545339"/>
      <w:bookmarkStart w:id="3825" w:name="_Toc489546810"/>
      <w:bookmarkStart w:id="3826" w:name="_Toc489547153"/>
      <w:bookmarkStart w:id="3827" w:name="_Toc489548028"/>
      <w:bookmarkStart w:id="3828" w:name="_Toc489607230"/>
      <w:r>
        <w:rPr>
          <w:rFonts w:hint="eastAsia"/>
        </w:rPr>
        <w:t>应急</w:t>
      </w:r>
      <w:r>
        <w:t>演练</w:t>
      </w:r>
      <w:bookmarkEnd w:id="3822"/>
      <w:bookmarkEnd w:id="3823"/>
      <w:bookmarkEnd w:id="3824"/>
      <w:bookmarkEnd w:id="3825"/>
      <w:bookmarkEnd w:id="3826"/>
      <w:bookmarkEnd w:id="3827"/>
      <w:bookmarkEnd w:id="3828"/>
    </w:p>
    <w:p w14:paraId="134A1479" w14:textId="5F30EF16" w:rsidR="0024427F" w:rsidRDefault="00543823">
      <w:pPr>
        <w:spacing w:line="360" w:lineRule="auto"/>
        <w:ind w:firstLineChars="200" w:firstLine="480"/>
        <w:rPr>
          <w:ins w:id="3829" w:author="yunwei01" w:date="2017-08-03T14:13:00Z"/>
          <w:rFonts w:hAnsi="宋体"/>
          <w:sz w:val="24"/>
        </w:rPr>
      </w:pPr>
      <w:del w:id="3830" w:author="yunwei01" w:date="2017-08-02T14:22:00Z">
        <w:r w:rsidDel="00A97AE9">
          <w:rPr>
            <w:rFonts w:hAnsi="宋体" w:hint="eastAsia"/>
            <w:sz w:val="24"/>
          </w:rPr>
          <w:delText>AAAAA</w:delText>
        </w:r>
      </w:del>
      <w:ins w:id="3831" w:author="yunwei01" w:date="2017-08-02T14:22:00Z">
        <w:r w:rsidR="00A97AE9">
          <w:rPr>
            <w:rFonts w:hAnsi="宋体" w:hint="eastAsia"/>
            <w:sz w:val="24"/>
          </w:rPr>
          <w:t>资鼎</w:t>
        </w:r>
        <w:r w:rsidR="00A97AE9">
          <w:rPr>
            <w:rFonts w:hAnsi="宋体" w:hint="eastAsia"/>
            <w:sz w:val="24"/>
          </w:rPr>
          <w:t>(</w:t>
        </w:r>
        <w:r w:rsidR="00A97AE9">
          <w:rPr>
            <w:rFonts w:hAnsi="宋体" w:hint="eastAsia"/>
            <w:sz w:val="24"/>
          </w:rPr>
          <w:t>上海</w:t>
        </w:r>
        <w:r w:rsidR="00A97AE9">
          <w:rPr>
            <w:rFonts w:hAnsi="宋体" w:hint="eastAsia"/>
            <w:sz w:val="24"/>
          </w:rPr>
          <w:t>)</w:t>
        </w:r>
        <w:r w:rsidR="00A97AE9">
          <w:rPr>
            <w:rFonts w:hAnsi="宋体" w:hint="eastAsia"/>
            <w:sz w:val="24"/>
          </w:rPr>
          <w:t>互联网金融信息服务有限</w:t>
        </w:r>
      </w:ins>
      <w:del w:id="3832" w:author="yunwei01" w:date="2017-08-02T14:38:00Z">
        <w:r w:rsidDel="004C1B14">
          <w:rPr>
            <w:rFonts w:hAnsi="宋体" w:hint="eastAsia"/>
            <w:sz w:val="24"/>
          </w:rPr>
          <w:delText>公司</w:delText>
        </w:r>
      </w:del>
      <w:ins w:id="3833" w:author="yunwei01" w:date="2017-08-02T14:38:00Z">
        <w:r w:rsidR="004C1B14">
          <w:rPr>
            <w:rFonts w:hAnsi="宋体" w:hint="eastAsia"/>
            <w:sz w:val="24"/>
          </w:rPr>
          <w:t>公司</w:t>
        </w:r>
      </w:ins>
      <w:r w:rsidR="0063422A">
        <w:rPr>
          <w:rFonts w:hAnsi="宋体" w:hint="eastAsia"/>
          <w:sz w:val="24"/>
        </w:rPr>
        <w:t>定期</w:t>
      </w:r>
      <w:r w:rsidR="0063422A">
        <w:rPr>
          <w:rFonts w:hAnsi="宋体"/>
          <w:sz w:val="24"/>
        </w:rPr>
        <w:t>对</w:t>
      </w:r>
      <w:del w:id="3834" w:author="yunwei01" w:date="2017-08-02T14:22:00Z">
        <w:r w:rsidR="00317016" w:rsidDel="00A97AE9">
          <w:rPr>
            <w:rFonts w:hAnsi="宋体" w:hint="eastAsia"/>
            <w:sz w:val="24"/>
          </w:rPr>
          <w:delText>AAAAA</w:delText>
        </w:r>
      </w:del>
      <w:ins w:id="3835" w:author="yunwei01" w:date="2017-08-02T14:22:00Z">
        <w:r w:rsidR="00A97AE9">
          <w:rPr>
            <w:rFonts w:hAnsi="宋体" w:hint="eastAsia"/>
            <w:sz w:val="24"/>
          </w:rPr>
          <w:t>资鼎</w:t>
        </w:r>
        <w:r w:rsidR="00A97AE9">
          <w:rPr>
            <w:rFonts w:hAnsi="宋体" w:hint="eastAsia"/>
            <w:sz w:val="24"/>
          </w:rPr>
          <w:t>(</w:t>
        </w:r>
        <w:r w:rsidR="00A97AE9">
          <w:rPr>
            <w:rFonts w:hAnsi="宋体" w:hint="eastAsia"/>
            <w:sz w:val="24"/>
          </w:rPr>
          <w:t>上海</w:t>
        </w:r>
        <w:r w:rsidR="00A97AE9">
          <w:rPr>
            <w:rFonts w:hAnsi="宋体" w:hint="eastAsia"/>
            <w:sz w:val="24"/>
          </w:rPr>
          <w:t>)</w:t>
        </w:r>
        <w:r w:rsidR="00A97AE9">
          <w:rPr>
            <w:rFonts w:hAnsi="宋体" w:hint="eastAsia"/>
            <w:sz w:val="24"/>
          </w:rPr>
          <w:t>互联网金融信息服务有限</w:t>
        </w:r>
      </w:ins>
      <w:del w:id="3836" w:author="yunwei01" w:date="2017-08-02T14:38:00Z">
        <w:r w:rsidR="00317016" w:rsidDel="004C1B14">
          <w:rPr>
            <w:rFonts w:hAnsi="宋体" w:hint="eastAsia"/>
            <w:sz w:val="24"/>
          </w:rPr>
          <w:delText>公司</w:delText>
        </w:r>
      </w:del>
      <w:ins w:id="3837" w:author="yunwei01" w:date="2017-08-02T14:38:00Z">
        <w:r w:rsidR="004C1B14">
          <w:rPr>
            <w:rFonts w:hAnsi="宋体" w:hint="eastAsia"/>
            <w:sz w:val="24"/>
          </w:rPr>
          <w:t>公司</w:t>
        </w:r>
      </w:ins>
      <w:r w:rsidR="00317016">
        <w:rPr>
          <w:rFonts w:hAnsi="宋体" w:hint="eastAsia"/>
          <w:sz w:val="24"/>
        </w:rPr>
        <w:t>的</w:t>
      </w:r>
      <w:del w:id="3838" w:author="yunwei01" w:date="2017-08-02T14:23:00Z">
        <w:r w:rsidR="00317016" w:rsidDel="00A97AE9">
          <w:rPr>
            <w:rFonts w:hAnsi="宋体" w:hint="eastAsia"/>
            <w:sz w:val="24"/>
          </w:rPr>
          <w:delText>BBBBB</w:delText>
        </w:r>
      </w:del>
      <w:ins w:id="3839" w:author="yunwei01" w:date="2017-08-02T14:46:00Z">
        <w:r w:rsidR="004C1B14">
          <w:rPr>
            <w:rFonts w:hAnsi="宋体" w:hint="eastAsia"/>
            <w:sz w:val="24"/>
          </w:rPr>
          <w:t>“</w:t>
        </w:r>
      </w:ins>
      <w:ins w:id="3840" w:author="yunwei01" w:date="2017-08-02T14:40:00Z">
        <w:r w:rsidR="004C1B14">
          <w:rPr>
            <w:rFonts w:hAnsi="宋体" w:hint="eastAsia"/>
            <w:sz w:val="24"/>
          </w:rPr>
          <w:t>马上货”</w:t>
        </w:r>
      </w:ins>
      <w:r w:rsidR="00317016">
        <w:rPr>
          <w:rFonts w:hAnsi="宋体" w:hint="eastAsia"/>
          <w:sz w:val="24"/>
        </w:rPr>
        <w:t>系统</w:t>
      </w:r>
      <w:r w:rsidR="0063422A">
        <w:rPr>
          <w:rFonts w:hAnsi="宋体" w:hint="eastAsia"/>
          <w:sz w:val="24"/>
        </w:rPr>
        <w:t>网络、数据库和信息安全等事件进行应急演练并</w:t>
      </w:r>
      <w:r w:rsidR="0063422A">
        <w:rPr>
          <w:rFonts w:hAnsi="宋体"/>
          <w:sz w:val="24"/>
        </w:rPr>
        <w:t>做详细记录。</w:t>
      </w:r>
    </w:p>
    <w:p w14:paraId="4326DA14" w14:textId="1EB2A6EA" w:rsidR="001F132D" w:rsidRDefault="001F132D">
      <w:pPr>
        <w:spacing w:line="360" w:lineRule="auto"/>
        <w:ind w:firstLineChars="200" w:firstLine="480"/>
        <w:rPr>
          <w:ins w:id="3841" w:author="yunwei01" w:date="2017-08-04T10:33:00Z"/>
          <w:rFonts w:hAnsi="宋体"/>
          <w:sz w:val="24"/>
        </w:rPr>
      </w:pPr>
      <w:ins w:id="3842" w:author="yunwei01" w:date="2017-08-04T10:33:00Z">
        <w:r>
          <w:rPr>
            <w:rFonts w:hAnsi="宋体"/>
            <w:sz w:val="24"/>
          </w:rPr>
          <w:br w:type="page"/>
        </w:r>
      </w:ins>
    </w:p>
    <w:p w14:paraId="4E4FBEB6" w14:textId="6B8C2EE8" w:rsidR="00203E85" w:rsidDel="001F132D" w:rsidRDefault="00203E85">
      <w:pPr>
        <w:spacing w:line="360" w:lineRule="auto"/>
        <w:ind w:firstLineChars="200" w:firstLine="480"/>
        <w:rPr>
          <w:del w:id="3843" w:author="yunwei01" w:date="2017-08-04T10:33:00Z"/>
          <w:rFonts w:hAnsi="宋体"/>
          <w:sz w:val="24"/>
        </w:rPr>
      </w:pPr>
    </w:p>
    <w:p w14:paraId="1C002A12" w14:textId="77777777" w:rsidR="0024427F" w:rsidRDefault="0063422A">
      <w:pPr>
        <w:spacing w:line="360" w:lineRule="auto"/>
        <w:ind w:firstLineChars="200" w:firstLine="560"/>
        <w:jc w:val="center"/>
        <w:rPr>
          <w:rFonts w:hAnsi="宋体"/>
          <w:sz w:val="28"/>
          <w:szCs w:val="28"/>
        </w:rPr>
      </w:pPr>
      <w:r>
        <w:rPr>
          <w:rFonts w:hAnsi="宋体" w:hint="eastAsia"/>
          <w:sz w:val="28"/>
          <w:szCs w:val="28"/>
        </w:rPr>
        <w:t>应急</w:t>
      </w:r>
      <w:r>
        <w:rPr>
          <w:rFonts w:hAnsi="宋体"/>
          <w:sz w:val="28"/>
          <w:szCs w:val="28"/>
        </w:rPr>
        <w:t>演练记录</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3828"/>
      </w:tblGrid>
      <w:tr w:rsidR="0024427F" w14:paraId="7CB6FFC7" w14:textId="77777777">
        <w:tc>
          <w:tcPr>
            <w:tcW w:w="4644" w:type="dxa"/>
          </w:tcPr>
          <w:p w14:paraId="4D5AAC49" w14:textId="77777777" w:rsidR="0024427F" w:rsidRDefault="0063422A">
            <w:pPr>
              <w:rPr>
                <w:sz w:val="28"/>
                <w:szCs w:val="28"/>
              </w:rPr>
            </w:pPr>
            <w:r>
              <w:rPr>
                <w:rFonts w:hint="eastAsia"/>
                <w:sz w:val="28"/>
                <w:szCs w:val="28"/>
              </w:rPr>
              <w:t>演练</w:t>
            </w:r>
            <w:r>
              <w:rPr>
                <w:sz w:val="28"/>
                <w:szCs w:val="28"/>
              </w:rPr>
              <w:t>项目</w:t>
            </w:r>
            <w:r>
              <w:rPr>
                <w:rFonts w:hint="eastAsia"/>
                <w:sz w:val="28"/>
                <w:szCs w:val="28"/>
              </w:rPr>
              <w:t>：</w:t>
            </w:r>
          </w:p>
        </w:tc>
        <w:tc>
          <w:tcPr>
            <w:tcW w:w="3828" w:type="dxa"/>
          </w:tcPr>
          <w:p w14:paraId="2A904BC1" w14:textId="77777777" w:rsidR="0024427F" w:rsidRDefault="0063422A">
            <w:pPr>
              <w:rPr>
                <w:sz w:val="28"/>
                <w:szCs w:val="28"/>
              </w:rPr>
            </w:pPr>
            <w:r>
              <w:rPr>
                <w:rFonts w:hint="eastAsia"/>
                <w:sz w:val="28"/>
                <w:szCs w:val="28"/>
              </w:rPr>
              <w:t>演练</w:t>
            </w:r>
            <w:r>
              <w:rPr>
                <w:sz w:val="28"/>
                <w:szCs w:val="28"/>
              </w:rPr>
              <w:t>时间</w:t>
            </w:r>
            <w:r>
              <w:rPr>
                <w:rFonts w:hint="eastAsia"/>
                <w:sz w:val="28"/>
                <w:szCs w:val="28"/>
              </w:rPr>
              <w:t>：</w:t>
            </w:r>
          </w:p>
        </w:tc>
      </w:tr>
      <w:tr w:rsidR="0024427F" w14:paraId="632C363E" w14:textId="77777777">
        <w:trPr>
          <w:trHeight w:val="966"/>
        </w:trPr>
        <w:tc>
          <w:tcPr>
            <w:tcW w:w="8472" w:type="dxa"/>
            <w:gridSpan w:val="2"/>
          </w:tcPr>
          <w:p w14:paraId="137F7F3D" w14:textId="77777777" w:rsidR="0024427F" w:rsidRDefault="0063422A">
            <w:pPr>
              <w:rPr>
                <w:sz w:val="28"/>
                <w:szCs w:val="28"/>
              </w:rPr>
            </w:pPr>
            <w:r>
              <w:rPr>
                <w:rFonts w:hint="eastAsia"/>
                <w:sz w:val="28"/>
                <w:szCs w:val="28"/>
              </w:rPr>
              <w:t>演练</w:t>
            </w:r>
            <w:r>
              <w:rPr>
                <w:sz w:val="28"/>
                <w:szCs w:val="28"/>
              </w:rPr>
              <w:t>地点：</w:t>
            </w:r>
          </w:p>
          <w:p w14:paraId="1D410A13" w14:textId="77777777" w:rsidR="0024427F" w:rsidRDefault="0024427F">
            <w:pPr>
              <w:rPr>
                <w:sz w:val="28"/>
                <w:szCs w:val="28"/>
              </w:rPr>
            </w:pPr>
          </w:p>
        </w:tc>
      </w:tr>
      <w:tr w:rsidR="0024427F" w14:paraId="6A85D0C8" w14:textId="77777777">
        <w:tc>
          <w:tcPr>
            <w:tcW w:w="8472" w:type="dxa"/>
            <w:gridSpan w:val="2"/>
          </w:tcPr>
          <w:p w14:paraId="3229E355" w14:textId="77777777" w:rsidR="0024427F" w:rsidRDefault="0063422A">
            <w:pPr>
              <w:rPr>
                <w:sz w:val="28"/>
                <w:szCs w:val="28"/>
              </w:rPr>
            </w:pPr>
            <w:r>
              <w:rPr>
                <w:rFonts w:hint="eastAsia"/>
                <w:sz w:val="28"/>
                <w:szCs w:val="28"/>
              </w:rPr>
              <w:t>参与</w:t>
            </w:r>
            <w:r>
              <w:rPr>
                <w:sz w:val="28"/>
                <w:szCs w:val="28"/>
              </w:rPr>
              <w:t>人员：</w:t>
            </w:r>
          </w:p>
          <w:p w14:paraId="0C03028F" w14:textId="77777777" w:rsidR="0024427F" w:rsidRDefault="0024427F">
            <w:pPr>
              <w:rPr>
                <w:sz w:val="28"/>
                <w:szCs w:val="28"/>
              </w:rPr>
            </w:pPr>
          </w:p>
        </w:tc>
      </w:tr>
      <w:tr w:rsidR="0024427F" w14:paraId="21CDD771" w14:textId="77777777">
        <w:tc>
          <w:tcPr>
            <w:tcW w:w="8472" w:type="dxa"/>
            <w:gridSpan w:val="2"/>
          </w:tcPr>
          <w:p w14:paraId="2AA788A3" w14:textId="77777777" w:rsidR="0024427F" w:rsidRDefault="0063422A">
            <w:pPr>
              <w:rPr>
                <w:sz w:val="28"/>
                <w:szCs w:val="28"/>
              </w:rPr>
            </w:pPr>
            <w:r>
              <w:rPr>
                <w:rFonts w:hint="eastAsia"/>
                <w:sz w:val="28"/>
                <w:szCs w:val="28"/>
              </w:rPr>
              <w:t>预演安排</w:t>
            </w:r>
            <w:r>
              <w:rPr>
                <w:sz w:val="28"/>
                <w:szCs w:val="28"/>
              </w:rPr>
              <w:t>：</w:t>
            </w:r>
          </w:p>
          <w:p w14:paraId="783191FB" w14:textId="77777777" w:rsidR="0024427F" w:rsidRDefault="0024427F">
            <w:pPr>
              <w:rPr>
                <w:sz w:val="28"/>
                <w:szCs w:val="28"/>
              </w:rPr>
            </w:pPr>
          </w:p>
          <w:p w14:paraId="20BA2FF0" w14:textId="77777777" w:rsidR="0024427F" w:rsidRDefault="0024427F">
            <w:pPr>
              <w:rPr>
                <w:sz w:val="28"/>
                <w:szCs w:val="28"/>
              </w:rPr>
            </w:pPr>
          </w:p>
        </w:tc>
      </w:tr>
      <w:tr w:rsidR="0024427F" w14:paraId="0B59B519" w14:textId="77777777">
        <w:tc>
          <w:tcPr>
            <w:tcW w:w="8472" w:type="dxa"/>
            <w:gridSpan w:val="2"/>
          </w:tcPr>
          <w:p w14:paraId="70CEC7F0" w14:textId="77777777" w:rsidR="0024427F" w:rsidRDefault="0063422A">
            <w:pPr>
              <w:rPr>
                <w:sz w:val="28"/>
                <w:szCs w:val="28"/>
              </w:rPr>
            </w:pPr>
            <w:r>
              <w:rPr>
                <w:rFonts w:hint="eastAsia"/>
                <w:sz w:val="28"/>
                <w:szCs w:val="28"/>
              </w:rPr>
              <w:t>应急情况</w:t>
            </w:r>
            <w:r>
              <w:rPr>
                <w:sz w:val="28"/>
                <w:szCs w:val="28"/>
              </w:rPr>
              <w:t>处理过程：</w:t>
            </w:r>
          </w:p>
          <w:p w14:paraId="47D943BD" w14:textId="77777777" w:rsidR="0024427F" w:rsidRDefault="0024427F">
            <w:pPr>
              <w:rPr>
                <w:sz w:val="28"/>
                <w:szCs w:val="28"/>
              </w:rPr>
            </w:pPr>
          </w:p>
          <w:p w14:paraId="750885BE" w14:textId="77777777" w:rsidR="0024427F" w:rsidRDefault="0024427F">
            <w:pPr>
              <w:rPr>
                <w:sz w:val="28"/>
                <w:szCs w:val="28"/>
              </w:rPr>
            </w:pPr>
          </w:p>
          <w:p w14:paraId="62FFD34A" w14:textId="77777777" w:rsidR="0024427F" w:rsidRDefault="0024427F">
            <w:pPr>
              <w:rPr>
                <w:sz w:val="28"/>
                <w:szCs w:val="28"/>
              </w:rPr>
            </w:pPr>
          </w:p>
        </w:tc>
      </w:tr>
      <w:tr w:rsidR="0024427F" w14:paraId="426E6461" w14:textId="77777777">
        <w:tc>
          <w:tcPr>
            <w:tcW w:w="8472" w:type="dxa"/>
            <w:gridSpan w:val="2"/>
          </w:tcPr>
          <w:p w14:paraId="0B853330" w14:textId="77777777" w:rsidR="0024427F" w:rsidRDefault="0063422A">
            <w:pPr>
              <w:rPr>
                <w:sz w:val="28"/>
                <w:szCs w:val="28"/>
              </w:rPr>
            </w:pPr>
            <w:r>
              <w:rPr>
                <w:rFonts w:hint="eastAsia"/>
                <w:sz w:val="28"/>
                <w:szCs w:val="28"/>
              </w:rPr>
              <w:t>演练结果：</w:t>
            </w:r>
          </w:p>
          <w:p w14:paraId="10096745" w14:textId="77777777" w:rsidR="0024427F" w:rsidRDefault="0024427F">
            <w:pPr>
              <w:rPr>
                <w:sz w:val="28"/>
                <w:szCs w:val="28"/>
              </w:rPr>
            </w:pPr>
          </w:p>
          <w:p w14:paraId="53CB89B2" w14:textId="77777777" w:rsidR="0024427F" w:rsidRDefault="0024427F">
            <w:pPr>
              <w:rPr>
                <w:sz w:val="28"/>
                <w:szCs w:val="28"/>
              </w:rPr>
            </w:pPr>
          </w:p>
        </w:tc>
      </w:tr>
      <w:tr w:rsidR="0024427F" w14:paraId="5B9C8070" w14:textId="77777777">
        <w:tc>
          <w:tcPr>
            <w:tcW w:w="8472" w:type="dxa"/>
            <w:gridSpan w:val="2"/>
          </w:tcPr>
          <w:p w14:paraId="200DBA9A" w14:textId="77777777" w:rsidR="0024427F" w:rsidRDefault="0063422A">
            <w:pPr>
              <w:rPr>
                <w:sz w:val="28"/>
                <w:szCs w:val="28"/>
              </w:rPr>
            </w:pPr>
            <w:r>
              <w:rPr>
                <w:rFonts w:hint="eastAsia"/>
                <w:sz w:val="28"/>
                <w:szCs w:val="28"/>
              </w:rPr>
              <w:t>记录员</w:t>
            </w:r>
            <w:r>
              <w:rPr>
                <w:sz w:val="28"/>
                <w:szCs w:val="28"/>
              </w:rPr>
              <w:t>：</w:t>
            </w:r>
          </w:p>
          <w:p w14:paraId="49BC65DC" w14:textId="77777777" w:rsidR="0024427F" w:rsidRDefault="0063422A">
            <w:pPr>
              <w:rPr>
                <w:sz w:val="28"/>
                <w:szCs w:val="28"/>
              </w:rPr>
            </w:pPr>
            <w:r>
              <w:rPr>
                <w:rFonts w:hint="eastAsia"/>
                <w:sz w:val="28"/>
                <w:szCs w:val="28"/>
              </w:rPr>
              <w:t>日期</w:t>
            </w:r>
            <w:r>
              <w:rPr>
                <w:sz w:val="28"/>
                <w:szCs w:val="28"/>
              </w:rPr>
              <w:t>：</w:t>
            </w:r>
          </w:p>
        </w:tc>
      </w:tr>
    </w:tbl>
    <w:p w14:paraId="1DF82886" w14:textId="68AB11B4" w:rsidR="0024427F" w:rsidRDefault="0063422A" w:rsidP="009735DB">
      <w:pPr>
        <w:pStyle w:val="2"/>
        <w:pageBreakBefore/>
        <w:spacing w:line="415" w:lineRule="auto"/>
        <w:rPr>
          <w:b w:val="0"/>
          <w:bCs w:val="0"/>
        </w:rPr>
      </w:pPr>
      <w:bookmarkStart w:id="3844" w:name="_Toc399855296"/>
      <w:bookmarkStart w:id="3845" w:name="_Toc3983"/>
      <w:bookmarkStart w:id="3846" w:name="_Toc388533520"/>
      <w:bookmarkStart w:id="3847" w:name="_Toc428792635"/>
      <w:bookmarkStart w:id="3848" w:name="_Toc489545340"/>
      <w:bookmarkStart w:id="3849" w:name="_Toc489546811"/>
      <w:bookmarkStart w:id="3850" w:name="_Toc489547154"/>
      <w:bookmarkStart w:id="3851" w:name="_Toc489548029"/>
      <w:bookmarkStart w:id="3852" w:name="_Toc489607231"/>
      <w:bookmarkEnd w:id="3844"/>
      <w:r>
        <w:rPr>
          <w:rFonts w:hint="eastAsia"/>
          <w:b w:val="0"/>
          <w:bCs w:val="0"/>
        </w:rPr>
        <w:lastRenderedPageBreak/>
        <w:t>附</w:t>
      </w:r>
      <w:bookmarkEnd w:id="3845"/>
      <w:bookmarkEnd w:id="3846"/>
      <w:r>
        <w:rPr>
          <w:rFonts w:hint="eastAsia"/>
          <w:b w:val="0"/>
          <w:bCs w:val="0"/>
        </w:rPr>
        <w:t>录</w:t>
      </w:r>
      <w:bookmarkEnd w:id="3847"/>
      <w:bookmarkEnd w:id="3848"/>
      <w:bookmarkEnd w:id="3849"/>
      <w:bookmarkEnd w:id="3850"/>
      <w:bookmarkEnd w:id="3851"/>
      <w:bookmarkEnd w:id="3852"/>
    </w:p>
    <w:p w14:paraId="54375C5E" w14:textId="49E17BC6" w:rsidR="0024427F" w:rsidRDefault="0063422A" w:rsidP="00F84F8A">
      <w:pPr>
        <w:pStyle w:val="3"/>
      </w:pPr>
      <w:bookmarkStart w:id="3853" w:name="_Toc428792636"/>
      <w:bookmarkStart w:id="3854" w:name="_Toc489545341"/>
      <w:bookmarkStart w:id="3855" w:name="_Toc489546812"/>
      <w:bookmarkStart w:id="3856" w:name="_Toc489547155"/>
      <w:bookmarkStart w:id="3857" w:name="_Toc489548030"/>
      <w:bookmarkStart w:id="3858" w:name="_Toc489607232"/>
      <w:r>
        <w:rPr>
          <w:rFonts w:hint="eastAsia"/>
        </w:rPr>
        <w:t>附</w:t>
      </w:r>
      <w:r>
        <w:rPr>
          <w:rFonts w:hint="eastAsia"/>
        </w:rPr>
        <w:t>1</w:t>
      </w:r>
      <w:r>
        <w:rPr>
          <w:rFonts w:hint="eastAsia"/>
        </w:rPr>
        <w:t>：体系文件建立申请表</w:t>
      </w:r>
      <w:bookmarkEnd w:id="3853"/>
      <w:bookmarkEnd w:id="3854"/>
      <w:bookmarkEnd w:id="3855"/>
      <w:bookmarkEnd w:id="3856"/>
      <w:bookmarkEnd w:id="3857"/>
      <w:bookmarkEnd w:id="3858"/>
    </w:p>
    <w:p w14:paraId="6ADF6B1F" w14:textId="77777777" w:rsidR="0024427F" w:rsidRDefault="0063422A">
      <w:pPr>
        <w:jc w:val="center"/>
      </w:pPr>
      <w:r>
        <w:rPr>
          <w:rFonts w:ascii="宋体" w:hAnsi="宋体" w:cs="宋体" w:hint="eastAsia"/>
          <w:b/>
          <w:color w:val="000000"/>
          <w:kern w:val="0"/>
          <w:sz w:val="28"/>
          <w:szCs w:val="28"/>
        </w:rPr>
        <w:t>体系文件建立申请表</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3856"/>
        <w:gridCol w:w="1134"/>
        <w:gridCol w:w="2098"/>
      </w:tblGrid>
      <w:tr w:rsidR="0024427F" w14:paraId="3425F880" w14:textId="77777777">
        <w:trPr>
          <w:trHeight w:val="769"/>
          <w:jc w:val="center"/>
        </w:trPr>
        <w:tc>
          <w:tcPr>
            <w:tcW w:w="1384" w:type="dxa"/>
            <w:vAlign w:val="center"/>
          </w:tcPr>
          <w:p w14:paraId="181D7076" w14:textId="77777777" w:rsidR="0024427F" w:rsidRDefault="0063422A">
            <w:pPr>
              <w:jc w:val="center"/>
              <w:rPr>
                <w:sz w:val="24"/>
              </w:rPr>
            </w:pPr>
            <w:r>
              <w:rPr>
                <w:rFonts w:hint="eastAsia"/>
                <w:sz w:val="24"/>
              </w:rPr>
              <w:t>文件名称</w:t>
            </w:r>
          </w:p>
        </w:tc>
        <w:tc>
          <w:tcPr>
            <w:tcW w:w="7088" w:type="dxa"/>
            <w:gridSpan w:val="3"/>
            <w:vAlign w:val="center"/>
          </w:tcPr>
          <w:p w14:paraId="3C701D6F" w14:textId="77777777" w:rsidR="0024427F" w:rsidRDefault="0024427F">
            <w:pPr>
              <w:jc w:val="center"/>
              <w:rPr>
                <w:rFonts w:ascii="宋体" w:hAnsi="宋体" w:cs="宋体"/>
                <w:b/>
                <w:color w:val="000000"/>
                <w:kern w:val="0"/>
                <w:sz w:val="28"/>
                <w:szCs w:val="28"/>
              </w:rPr>
            </w:pPr>
          </w:p>
        </w:tc>
      </w:tr>
      <w:tr w:rsidR="0024427F" w14:paraId="1B313328" w14:textId="77777777">
        <w:trPr>
          <w:trHeight w:val="769"/>
          <w:jc w:val="center"/>
        </w:trPr>
        <w:tc>
          <w:tcPr>
            <w:tcW w:w="1384" w:type="dxa"/>
            <w:vAlign w:val="center"/>
          </w:tcPr>
          <w:p w14:paraId="2FBB23C9" w14:textId="77777777" w:rsidR="0024427F" w:rsidRDefault="0063422A">
            <w:pPr>
              <w:jc w:val="center"/>
              <w:rPr>
                <w:sz w:val="24"/>
              </w:rPr>
            </w:pPr>
            <w:r>
              <w:rPr>
                <w:rFonts w:hint="eastAsia"/>
                <w:sz w:val="24"/>
              </w:rPr>
              <w:t>文件编号</w:t>
            </w:r>
          </w:p>
        </w:tc>
        <w:tc>
          <w:tcPr>
            <w:tcW w:w="7088" w:type="dxa"/>
            <w:gridSpan w:val="3"/>
            <w:vAlign w:val="center"/>
          </w:tcPr>
          <w:p w14:paraId="3958B554" w14:textId="77777777" w:rsidR="0024427F" w:rsidRDefault="0024427F">
            <w:pPr>
              <w:jc w:val="center"/>
            </w:pPr>
          </w:p>
        </w:tc>
      </w:tr>
      <w:tr w:rsidR="0024427F" w14:paraId="0DDACF3F" w14:textId="77777777">
        <w:trPr>
          <w:trHeight w:val="769"/>
          <w:jc w:val="center"/>
        </w:trPr>
        <w:tc>
          <w:tcPr>
            <w:tcW w:w="1384" w:type="dxa"/>
            <w:vAlign w:val="center"/>
          </w:tcPr>
          <w:p w14:paraId="49843EA0" w14:textId="77777777" w:rsidR="0024427F" w:rsidRDefault="0063422A">
            <w:pPr>
              <w:jc w:val="center"/>
              <w:rPr>
                <w:sz w:val="24"/>
              </w:rPr>
            </w:pPr>
            <w:r>
              <w:rPr>
                <w:rFonts w:hint="eastAsia"/>
                <w:sz w:val="24"/>
              </w:rPr>
              <w:t>发起部门</w:t>
            </w:r>
          </w:p>
        </w:tc>
        <w:tc>
          <w:tcPr>
            <w:tcW w:w="7088" w:type="dxa"/>
            <w:gridSpan w:val="3"/>
            <w:vAlign w:val="center"/>
          </w:tcPr>
          <w:p w14:paraId="716369B2" w14:textId="77777777" w:rsidR="0024427F" w:rsidRDefault="0024427F">
            <w:pPr>
              <w:jc w:val="center"/>
            </w:pPr>
          </w:p>
        </w:tc>
      </w:tr>
      <w:tr w:rsidR="0024427F" w14:paraId="7DF3CDD6" w14:textId="77777777">
        <w:trPr>
          <w:trHeight w:val="3388"/>
          <w:jc w:val="center"/>
        </w:trPr>
        <w:tc>
          <w:tcPr>
            <w:tcW w:w="1384" w:type="dxa"/>
            <w:vAlign w:val="center"/>
          </w:tcPr>
          <w:p w14:paraId="1E4D67D9" w14:textId="77777777" w:rsidR="0024427F" w:rsidRDefault="0063422A">
            <w:pPr>
              <w:jc w:val="center"/>
              <w:rPr>
                <w:sz w:val="24"/>
              </w:rPr>
            </w:pPr>
            <w:r>
              <w:rPr>
                <w:rFonts w:hint="eastAsia"/>
                <w:sz w:val="24"/>
              </w:rPr>
              <w:t>建立体系文件目的及内容</w:t>
            </w:r>
          </w:p>
        </w:tc>
        <w:tc>
          <w:tcPr>
            <w:tcW w:w="7088" w:type="dxa"/>
            <w:gridSpan w:val="3"/>
            <w:vAlign w:val="center"/>
          </w:tcPr>
          <w:p w14:paraId="1A95C002" w14:textId="77777777" w:rsidR="0024427F" w:rsidRDefault="0024427F">
            <w:pPr>
              <w:jc w:val="center"/>
            </w:pPr>
          </w:p>
        </w:tc>
      </w:tr>
      <w:tr w:rsidR="0024427F" w14:paraId="2D1F5D17" w14:textId="77777777">
        <w:trPr>
          <w:trHeight w:val="760"/>
          <w:jc w:val="center"/>
        </w:trPr>
        <w:tc>
          <w:tcPr>
            <w:tcW w:w="1384" w:type="dxa"/>
            <w:vAlign w:val="center"/>
          </w:tcPr>
          <w:p w14:paraId="0D2C8507" w14:textId="77777777" w:rsidR="0024427F" w:rsidRDefault="0063422A">
            <w:pPr>
              <w:jc w:val="center"/>
              <w:rPr>
                <w:sz w:val="24"/>
              </w:rPr>
            </w:pPr>
            <w:r>
              <w:rPr>
                <w:rFonts w:hint="eastAsia"/>
                <w:sz w:val="24"/>
              </w:rPr>
              <w:t>申请人</w:t>
            </w:r>
          </w:p>
          <w:p w14:paraId="7FF821CD" w14:textId="77777777" w:rsidR="0024427F" w:rsidRDefault="0063422A">
            <w:pPr>
              <w:jc w:val="center"/>
              <w:rPr>
                <w:sz w:val="24"/>
              </w:rPr>
            </w:pPr>
            <w:r>
              <w:rPr>
                <w:rFonts w:hint="eastAsia"/>
                <w:sz w:val="24"/>
              </w:rPr>
              <w:t>签名</w:t>
            </w:r>
          </w:p>
        </w:tc>
        <w:tc>
          <w:tcPr>
            <w:tcW w:w="3856" w:type="dxa"/>
            <w:vAlign w:val="center"/>
          </w:tcPr>
          <w:p w14:paraId="6D35A184" w14:textId="77777777" w:rsidR="0024427F" w:rsidRDefault="0024427F">
            <w:pPr>
              <w:jc w:val="center"/>
            </w:pPr>
          </w:p>
        </w:tc>
        <w:tc>
          <w:tcPr>
            <w:tcW w:w="1134" w:type="dxa"/>
            <w:vAlign w:val="center"/>
          </w:tcPr>
          <w:p w14:paraId="3D824275" w14:textId="77777777" w:rsidR="0024427F" w:rsidRDefault="0063422A">
            <w:pPr>
              <w:jc w:val="center"/>
            </w:pPr>
            <w:r>
              <w:rPr>
                <w:rFonts w:hint="eastAsia"/>
              </w:rPr>
              <w:t>申请日期</w:t>
            </w:r>
          </w:p>
        </w:tc>
        <w:tc>
          <w:tcPr>
            <w:tcW w:w="2098" w:type="dxa"/>
            <w:vAlign w:val="center"/>
          </w:tcPr>
          <w:p w14:paraId="493C65EF" w14:textId="77777777" w:rsidR="0024427F" w:rsidRDefault="0024427F">
            <w:pPr>
              <w:jc w:val="center"/>
            </w:pPr>
          </w:p>
        </w:tc>
      </w:tr>
      <w:tr w:rsidR="0024427F" w14:paraId="483F1E86" w14:textId="77777777">
        <w:trPr>
          <w:trHeight w:val="785"/>
          <w:jc w:val="center"/>
        </w:trPr>
        <w:tc>
          <w:tcPr>
            <w:tcW w:w="1384" w:type="dxa"/>
            <w:vAlign w:val="center"/>
          </w:tcPr>
          <w:p w14:paraId="2742F7F9" w14:textId="77777777" w:rsidR="0024427F" w:rsidRDefault="0063422A">
            <w:pPr>
              <w:jc w:val="center"/>
              <w:rPr>
                <w:sz w:val="24"/>
              </w:rPr>
            </w:pPr>
            <w:r>
              <w:rPr>
                <w:rFonts w:hint="eastAsia"/>
                <w:sz w:val="24"/>
              </w:rPr>
              <w:t>审批人</w:t>
            </w:r>
          </w:p>
          <w:p w14:paraId="4F2FE346" w14:textId="77777777" w:rsidR="0024427F" w:rsidRDefault="0063422A">
            <w:pPr>
              <w:jc w:val="center"/>
              <w:rPr>
                <w:sz w:val="24"/>
              </w:rPr>
            </w:pPr>
            <w:r>
              <w:rPr>
                <w:rFonts w:hint="eastAsia"/>
                <w:sz w:val="24"/>
              </w:rPr>
              <w:t>签名</w:t>
            </w:r>
          </w:p>
        </w:tc>
        <w:tc>
          <w:tcPr>
            <w:tcW w:w="3856" w:type="dxa"/>
            <w:vAlign w:val="center"/>
          </w:tcPr>
          <w:p w14:paraId="7B2EC9C5" w14:textId="77777777" w:rsidR="0024427F" w:rsidRDefault="0024427F">
            <w:pPr>
              <w:jc w:val="center"/>
            </w:pPr>
          </w:p>
        </w:tc>
        <w:tc>
          <w:tcPr>
            <w:tcW w:w="1134" w:type="dxa"/>
            <w:vAlign w:val="center"/>
          </w:tcPr>
          <w:p w14:paraId="4CFF867F" w14:textId="77777777" w:rsidR="0024427F" w:rsidRDefault="0063422A">
            <w:pPr>
              <w:jc w:val="center"/>
            </w:pPr>
            <w:r>
              <w:rPr>
                <w:rFonts w:hint="eastAsia"/>
              </w:rPr>
              <w:t>审批日期</w:t>
            </w:r>
          </w:p>
        </w:tc>
        <w:tc>
          <w:tcPr>
            <w:tcW w:w="2098" w:type="dxa"/>
            <w:vAlign w:val="center"/>
          </w:tcPr>
          <w:p w14:paraId="01D7A0C4" w14:textId="77777777" w:rsidR="0024427F" w:rsidRDefault="0024427F">
            <w:pPr>
              <w:jc w:val="center"/>
            </w:pPr>
          </w:p>
        </w:tc>
      </w:tr>
      <w:tr w:rsidR="0024427F" w14:paraId="18AD5AC1" w14:textId="77777777">
        <w:trPr>
          <w:trHeight w:val="1569"/>
          <w:jc w:val="center"/>
        </w:trPr>
        <w:tc>
          <w:tcPr>
            <w:tcW w:w="1384" w:type="dxa"/>
            <w:vAlign w:val="center"/>
          </w:tcPr>
          <w:p w14:paraId="3882D1AD" w14:textId="77777777" w:rsidR="0024427F" w:rsidRDefault="0063422A">
            <w:pPr>
              <w:jc w:val="center"/>
              <w:rPr>
                <w:sz w:val="24"/>
              </w:rPr>
            </w:pPr>
            <w:r>
              <w:rPr>
                <w:rFonts w:hint="eastAsia"/>
                <w:sz w:val="24"/>
              </w:rPr>
              <w:t>审批人意见</w:t>
            </w:r>
          </w:p>
        </w:tc>
        <w:tc>
          <w:tcPr>
            <w:tcW w:w="7088" w:type="dxa"/>
            <w:gridSpan w:val="3"/>
            <w:vAlign w:val="center"/>
          </w:tcPr>
          <w:p w14:paraId="0DB29FE9" w14:textId="77777777" w:rsidR="0024427F" w:rsidRDefault="0024427F">
            <w:pPr>
              <w:jc w:val="center"/>
            </w:pPr>
          </w:p>
        </w:tc>
      </w:tr>
      <w:tr w:rsidR="0024427F" w14:paraId="2DA6B7F9" w14:textId="77777777">
        <w:trPr>
          <w:trHeight w:val="1569"/>
          <w:jc w:val="center"/>
        </w:trPr>
        <w:tc>
          <w:tcPr>
            <w:tcW w:w="1384" w:type="dxa"/>
            <w:vAlign w:val="center"/>
          </w:tcPr>
          <w:p w14:paraId="4D7F5EED" w14:textId="77777777" w:rsidR="0024427F" w:rsidRDefault="0063422A">
            <w:pPr>
              <w:jc w:val="center"/>
              <w:rPr>
                <w:sz w:val="24"/>
              </w:rPr>
            </w:pPr>
            <w:r>
              <w:rPr>
                <w:rFonts w:hint="eastAsia"/>
                <w:sz w:val="24"/>
              </w:rPr>
              <w:t>备注</w:t>
            </w:r>
          </w:p>
        </w:tc>
        <w:tc>
          <w:tcPr>
            <w:tcW w:w="7088" w:type="dxa"/>
            <w:gridSpan w:val="3"/>
            <w:vAlign w:val="center"/>
          </w:tcPr>
          <w:p w14:paraId="2A698882" w14:textId="77777777" w:rsidR="0024427F" w:rsidRDefault="0024427F">
            <w:pPr>
              <w:jc w:val="center"/>
            </w:pPr>
          </w:p>
        </w:tc>
      </w:tr>
    </w:tbl>
    <w:p w14:paraId="6FEC8FA4" w14:textId="77777777" w:rsidR="0024427F" w:rsidRDefault="0024427F"/>
    <w:p w14:paraId="614F6BA8" w14:textId="0CDE2ACE" w:rsidR="0024427F" w:rsidRDefault="0063422A" w:rsidP="00F84F8A">
      <w:pPr>
        <w:pStyle w:val="3"/>
        <w:pageBreakBefore/>
        <w:ind w:left="709"/>
      </w:pPr>
      <w:bookmarkStart w:id="3859" w:name="_Toc428792637"/>
      <w:bookmarkStart w:id="3860" w:name="_Toc489545342"/>
      <w:bookmarkStart w:id="3861" w:name="_Toc489546813"/>
      <w:bookmarkStart w:id="3862" w:name="_Toc489547156"/>
      <w:bookmarkStart w:id="3863" w:name="_Toc489548031"/>
      <w:bookmarkStart w:id="3864" w:name="_Toc489607233"/>
      <w:r>
        <w:rPr>
          <w:rFonts w:hint="eastAsia"/>
        </w:rPr>
        <w:lastRenderedPageBreak/>
        <w:t>附</w:t>
      </w:r>
      <w:r>
        <w:rPr>
          <w:rFonts w:hint="eastAsia"/>
        </w:rPr>
        <w:t>2</w:t>
      </w:r>
      <w:r>
        <w:rPr>
          <w:rFonts w:hint="eastAsia"/>
        </w:rPr>
        <w:t>：体系文件更改申请表</w:t>
      </w:r>
      <w:bookmarkEnd w:id="3859"/>
      <w:bookmarkEnd w:id="3860"/>
      <w:bookmarkEnd w:id="3861"/>
      <w:bookmarkEnd w:id="3862"/>
      <w:bookmarkEnd w:id="3863"/>
      <w:bookmarkEnd w:id="3864"/>
    </w:p>
    <w:p w14:paraId="3EE1E738" w14:textId="77777777" w:rsidR="0024427F" w:rsidRDefault="0063422A">
      <w:pPr>
        <w:autoSpaceDE w:val="0"/>
        <w:autoSpaceDN w:val="0"/>
        <w:adjustRightInd w:val="0"/>
        <w:jc w:val="center"/>
        <w:rPr>
          <w:rFonts w:ascii="宋体" w:hAnsi="宋体" w:cs="宋体"/>
          <w:b/>
          <w:color w:val="000000"/>
          <w:kern w:val="0"/>
          <w:sz w:val="28"/>
          <w:szCs w:val="28"/>
        </w:rPr>
      </w:pPr>
      <w:r>
        <w:rPr>
          <w:rFonts w:ascii="宋体" w:hAnsi="宋体" w:cs="宋体" w:hint="eastAsia"/>
          <w:b/>
          <w:color w:val="000000"/>
          <w:kern w:val="0"/>
          <w:sz w:val="28"/>
          <w:szCs w:val="28"/>
        </w:rPr>
        <w:t>体系文件更改申请表</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3056"/>
        <w:gridCol w:w="1428"/>
        <w:gridCol w:w="2604"/>
      </w:tblGrid>
      <w:tr w:rsidR="0024427F" w14:paraId="325794AE" w14:textId="77777777">
        <w:trPr>
          <w:cantSplit/>
          <w:trHeight w:val="769"/>
          <w:jc w:val="center"/>
        </w:trPr>
        <w:tc>
          <w:tcPr>
            <w:tcW w:w="1384" w:type="dxa"/>
            <w:vAlign w:val="center"/>
          </w:tcPr>
          <w:p w14:paraId="7B702B5A" w14:textId="77777777" w:rsidR="0024427F" w:rsidRDefault="0063422A">
            <w:pPr>
              <w:jc w:val="center"/>
              <w:rPr>
                <w:sz w:val="24"/>
              </w:rPr>
            </w:pPr>
            <w:r>
              <w:rPr>
                <w:rFonts w:hint="eastAsia"/>
                <w:sz w:val="24"/>
              </w:rPr>
              <w:t>文件名称</w:t>
            </w:r>
          </w:p>
        </w:tc>
        <w:tc>
          <w:tcPr>
            <w:tcW w:w="7088" w:type="dxa"/>
            <w:gridSpan w:val="3"/>
            <w:vAlign w:val="center"/>
          </w:tcPr>
          <w:p w14:paraId="193C1E00" w14:textId="77777777" w:rsidR="0024427F" w:rsidRDefault="0024427F">
            <w:pPr>
              <w:jc w:val="center"/>
              <w:rPr>
                <w:sz w:val="24"/>
              </w:rPr>
            </w:pPr>
          </w:p>
        </w:tc>
      </w:tr>
      <w:tr w:rsidR="0024427F" w14:paraId="26447E02" w14:textId="77777777">
        <w:trPr>
          <w:trHeight w:val="769"/>
          <w:jc w:val="center"/>
        </w:trPr>
        <w:tc>
          <w:tcPr>
            <w:tcW w:w="1384" w:type="dxa"/>
            <w:vAlign w:val="center"/>
          </w:tcPr>
          <w:p w14:paraId="64EFB744" w14:textId="77777777" w:rsidR="0024427F" w:rsidRDefault="0063422A">
            <w:pPr>
              <w:jc w:val="center"/>
              <w:rPr>
                <w:sz w:val="24"/>
              </w:rPr>
            </w:pPr>
            <w:r>
              <w:rPr>
                <w:rFonts w:hint="eastAsia"/>
                <w:sz w:val="24"/>
              </w:rPr>
              <w:t>文件编号</w:t>
            </w:r>
          </w:p>
        </w:tc>
        <w:tc>
          <w:tcPr>
            <w:tcW w:w="7088" w:type="dxa"/>
            <w:gridSpan w:val="3"/>
            <w:vAlign w:val="center"/>
          </w:tcPr>
          <w:p w14:paraId="5B56A6A9" w14:textId="77777777" w:rsidR="0024427F" w:rsidRDefault="0024427F">
            <w:pPr>
              <w:jc w:val="center"/>
              <w:rPr>
                <w:sz w:val="24"/>
              </w:rPr>
            </w:pPr>
          </w:p>
        </w:tc>
      </w:tr>
      <w:tr w:rsidR="0024427F" w14:paraId="72461B46" w14:textId="77777777">
        <w:trPr>
          <w:cantSplit/>
          <w:trHeight w:val="3388"/>
          <w:jc w:val="center"/>
        </w:trPr>
        <w:tc>
          <w:tcPr>
            <w:tcW w:w="1384" w:type="dxa"/>
            <w:textDirection w:val="tbRlV"/>
            <w:vAlign w:val="center"/>
          </w:tcPr>
          <w:p w14:paraId="2CA2D9AF" w14:textId="77777777" w:rsidR="0024427F" w:rsidRDefault="0063422A">
            <w:pPr>
              <w:jc w:val="center"/>
              <w:rPr>
                <w:sz w:val="24"/>
              </w:rPr>
            </w:pPr>
            <w:r>
              <w:rPr>
                <w:rFonts w:hint="eastAsia"/>
                <w:sz w:val="24"/>
              </w:rPr>
              <w:t>更改原因及内容</w:t>
            </w:r>
          </w:p>
        </w:tc>
        <w:tc>
          <w:tcPr>
            <w:tcW w:w="7088" w:type="dxa"/>
            <w:gridSpan w:val="3"/>
            <w:vAlign w:val="center"/>
          </w:tcPr>
          <w:p w14:paraId="7E85E8EF" w14:textId="77777777" w:rsidR="0024427F" w:rsidRDefault="0024427F">
            <w:pPr>
              <w:jc w:val="center"/>
              <w:rPr>
                <w:sz w:val="24"/>
              </w:rPr>
            </w:pPr>
          </w:p>
        </w:tc>
      </w:tr>
      <w:tr w:rsidR="0024427F" w14:paraId="1919C8D7" w14:textId="77777777">
        <w:trPr>
          <w:trHeight w:val="760"/>
          <w:jc w:val="center"/>
        </w:trPr>
        <w:tc>
          <w:tcPr>
            <w:tcW w:w="1384" w:type="dxa"/>
            <w:vAlign w:val="center"/>
          </w:tcPr>
          <w:p w14:paraId="06912F6A" w14:textId="77777777" w:rsidR="0024427F" w:rsidRDefault="0063422A">
            <w:pPr>
              <w:jc w:val="center"/>
              <w:rPr>
                <w:sz w:val="24"/>
              </w:rPr>
            </w:pPr>
            <w:r>
              <w:rPr>
                <w:rFonts w:hint="eastAsia"/>
                <w:sz w:val="24"/>
              </w:rPr>
              <w:t>申请人</w:t>
            </w:r>
          </w:p>
          <w:p w14:paraId="0AD4A70A" w14:textId="77777777" w:rsidR="0024427F" w:rsidRDefault="0063422A">
            <w:pPr>
              <w:jc w:val="center"/>
              <w:rPr>
                <w:sz w:val="24"/>
              </w:rPr>
            </w:pPr>
            <w:r>
              <w:rPr>
                <w:rFonts w:hint="eastAsia"/>
                <w:sz w:val="24"/>
              </w:rPr>
              <w:t>签名</w:t>
            </w:r>
          </w:p>
        </w:tc>
        <w:tc>
          <w:tcPr>
            <w:tcW w:w="3056" w:type="dxa"/>
            <w:vAlign w:val="center"/>
          </w:tcPr>
          <w:p w14:paraId="1B18E095" w14:textId="77777777" w:rsidR="0024427F" w:rsidRDefault="0024427F">
            <w:pPr>
              <w:jc w:val="center"/>
              <w:rPr>
                <w:sz w:val="24"/>
              </w:rPr>
            </w:pPr>
          </w:p>
        </w:tc>
        <w:tc>
          <w:tcPr>
            <w:tcW w:w="1428" w:type="dxa"/>
            <w:vAlign w:val="center"/>
          </w:tcPr>
          <w:p w14:paraId="246C8594" w14:textId="77777777" w:rsidR="0024427F" w:rsidRDefault="0063422A">
            <w:pPr>
              <w:jc w:val="center"/>
              <w:rPr>
                <w:sz w:val="24"/>
              </w:rPr>
            </w:pPr>
            <w:r>
              <w:rPr>
                <w:rFonts w:hint="eastAsia"/>
                <w:sz w:val="24"/>
              </w:rPr>
              <w:t>申请日期</w:t>
            </w:r>
          </w:p>
        </w:tc>
        <w:tc>
          <w:tcPr>
            <w:tcW w:w="2604" w:type="dxa"/>
            <w:vAlign w:val="center"/>
          </w:tcPr>
          <w:p w14:paraId="724D433F" w14:textId="77777777" w:rsidR="0024427F" w:rsidRDefault="0024427F">
            <w:pPr>
              <w:jc w:val="center"/>
              <w:rPr>
                <w:sz w:val="24"/>
              </w:rPr>
            </w:pPr>
          </w:p>
        </w:tc>
      </w:tr>
      <w:tr w:rsidR="0024427F" w14:paraId="71130704" w14:textId="77777777">
        <w:trPr>
          <w:trHeight w:val="785"/>
          <w:jc w:val="center"/>
        </w:trPr>
        <w:tc>
          <w:tcPr>
            <w:tcW w:w="1384" w:type="dxa"/>
            <w:vAlign w:val="center"/>
          </w:tcPr>
          <w:p w14:paraId="0D3AAAD0" w14:textId="77777777" w:rsidR="0024427F" w:rsidRDefault="0063422A">
            <w:pPr>
              <w:jc w:val="center"/>
              <w:rPr>
                <w:sz w:val="24"/>
              </w:rPr>
            </w:pPr>
            <w:r>
              <w:rPr>
                <w:rFonts w:hint="eastAsia"/>
                <w:sz w:val="24"/>
              </w:rPr>
              <w:t>审批人</w:t>
            </w:r>
          </w:p>
          <w:p w14:paraId="1EB7A4B6" w14:textId="77777777" w:rsidR="0024427F" w:rsidRDefault="0063422A">
            <w:pPr>
              <w:jc w:val="center"/>
              <w:rPr>
                <w:sz w:val="24"/>
              </w:rPr>
            </w:pPr>
            <w:r>
              <w:rPr>
                <w:rFonts w:hint="eastAsia"/>
                <w:sz w:val="24"/>
              </w:rPr>
              <w:t>签名</w:t>
            </w:r>
          </w:p>
        </w:tc>
        <w:tc>
          <w:tcPr>
            <w:tcW w:w="3056" w:type="dxa"/>
            <w:vAlign w:val="center"/>
          </w:tcPr>
          <w:p w14:paraId="0636A7F9" w14:textId="77777777" w:rsidR="0024427F" w:rsidRDefault="0024427F">
            <w:pPr>
              <w:jc w:val="center"/>
              <w:rPr>
                <w:sz w:val="24"/>
              </w:rPr>
            </w:pPr>
          </w:p>
        </w:tc>
        <w:tc>
          <w:tcPr>
            <w:tcW w:w="1428" w:type="dxa"/>
            <w:vAlign w:val="center"/>
          </w:tcPr>
          <w:p w14:paraId="79D6A45D" w14:textId="77777777" w:rsidR="0024427F" w:rsidRDefault="0063422A">
            <w:pPr>
              <w:jc w:val="center"/>
              <w:rPr>
                <w:sz w:val="24"/>
              </w:rPr>
            </w:pPr>
            <w:r>
              <w:rPr>
                <w:rFonts w:hint="eastAsia"/>
                <w:sz w:val="24"/>
              </w:rPr>
              <w:t>审批日期</w:t>
            </w:r>
          </w:p>
        </w:tc>
        <w:tc>
          <w:tcPr>
            <w:tcW w:w="2604" w:type="dxa"/>
            <w:vAlign w:val="center"/>
          </w:tcPr>
          <w:p w14:paraId="3A6C8ABB" w14:textId="77777777" w:rsidR="0024427F" w:rsidRDefault="0024427F">
            <w:pPr>
              <w:jc w:val="center"/>
              <w:rPr>
                <w:sz w:val="24"/>
              </w:rPr>
            </w:pPr>
          </w:p>
        </w:tc>
      </w:tr>
      <w:tr w:rsidR="0024427F" w14:paraId="09FEE2AB" w14:textId="77777777">
        <w:trPr>
          <w:cantSplit/>
          <w:trHeight w:val="1569"/>
          <w:jc w:val="center"/>
        </w:trPr>
        <w:tc>
          <w:tcPr>
            <w:tcW w:w="1384" w:type="dxa"/>
            <w:textDirection w:val="tbRlV"/>
            <w:vAlign w:val="center"/>
          </w:tcPr>
          <w:p w14:paraId="0201118E" w14:textId="77777777" w:rsidR="0024427F" w:rsidRDefault="0063422A">
            <w:pPr>
              <w:jc w:val="center"/>
              <w:rPr>
                <w:sz w:val="24"/>
              </w:rPr>
            </w:pPr>
            <w:r>
              <w:rPr>
                <w:rFonts w:hint="eastAsia"/>
                <w:sz w:val="24"/>
              </w:rPr>
              <w:t>实施</w:t>
            </w:r>
            <w:r>
              <w:rPr>
                <w:sz w:val="24"/>
              </w:rPr>
              <w:t>结果</w:t>
            </w:r>
          </w:p>
        </w:tc>
        <w:tc>
          <w:tcPr>
            <w:tcW w:w="7088" w:type="dxa"/>
            <w:gridSpan w:val="3"/>
            <w:vAlign w:val="center"/>
          </w:tcPr>
          <w:p w14:paraId="7E0B13AD" w14:textId="77777777" w:rsidR="0024427F" w:rsidRDefault="0024427F">
            <w:pPr>
              <w:jc w:val="center"/>
              <w:rPr>
                <w:sz w:val="24"/>
              </w:rPr>
            </w:pPr>
          </w:p>
        </w:tc>
      </w:tr>
      <w:tr w:rsidR="0024427F" w14:paraId="306105B8" w14:textId="77777777">
        <w:trPr>
          <w:cantSplit/>
          <w:trHeight w:val="1569"/>
          <w:jc w:val="center"/>
        </w:trPr>
        <w:tc>
          <w:tcPr>
            <w:tcW w:w="1384" w:type="dxa"/>
            <w:textDirection w:val="tbRlV"/>
            <w:vAlign w:val="center"/>
          </w:tcPr>
          <w:p w14:paraId="124A6642" w14:textId="77777777" w:rsidR="0024427F" w:rsidRDefault="0063422A">
            <w:pPr>
              <w:jc w:val="center"/>
              <w:rPr>
                <w:sz w:val="24"/>
              </w:rPr>
            </w:pPr>
            <w:r>
              <w:rPr>
                <w:rFonts w:hint="eastAsia"/>
                <w:sz w:val="24"/>
              </w:rPr>
              <w:t>备注</w:t>
            </w:r>
          </w:p>
        </w:tc>
        <w:tc>
          <w:tcPr>
            <w:tcW w:w="7088" w:type="dxa"/>
            <w:gridSpan w:val="3"/>
            <w:vAlign w:val="center"/>
          </w:tcPr>
          <w:p w14:paraId="4B41A4ED" w14:textId="77777777" w:rsidR="0024427F" w:rsidRDefault="0024427F">
            <w:pPr>
              <w:jc w:val="center"/>
              <w:rPr>
                <w:sz w:val="24"/>
              </w:rPr>
            </w:pPr>
          </w:p>
        </w:tc>
      </w:tr>
    </w:tbl>
    <w:p w14:paraId="152533B8" w14:textId="18740782" w:rsidR="0024427F" w:rsidRDefault="0063422A" w:rsidP="00F84F8A">
      <w:pPr>
        <w:pStyle w:val="3"/>
      </w:pPr>
      <w:r>
        <w:rPr>
          <w:sz w:val="23"/>
          <w:szCs w:val="23"/>
        </w:rPr>
        <w:br w:type="page"/>
      </w:r>
      <w:bookmarkStart w:id="3865" w:name="_Toc428792638"/>
      <w:bookmarkStart w:id="3866" w:name="_Toc489545343"/>
      <w:bookmarkStart w:id="3867" w:name="_Toc489546814"/>
      <w:bookmarkStart w:id="3868" w:name="_Toc489547157"/>
      <w:bookmarkStart w:id="3869" w:name="_Toc489548032"/>
      <w:bookmarkStart w:id="3870" w:name="_Toc489607234"/>
      <w:r>
        <w:rPr>
          <w:rFonts w:hint="eastAsia"/>
        </w:rPr>
        <w:lastRenderedPageBreak/>
        <w:t>附</w:t>
      </w:r>
      <w:r>
        <w:rPr>
          <w:rFonts w:hint="eastAsia"/>
        </w:rPr>
        <w:t>3</w:t>
      </w:r>
      <w:r>
        <w:rPr>
          <w:rFonts w:hint="eastAsia"/>
        </w:rPr>
        <w:t>：体系文件评审记录表</w:t>
      </w:r>
      <w:bookmarkEnd w:id="3865"/>
      <w:bookmarkEnd w:id="3866"/>
      <w:bookmarkEnd w:id="3867"/>
      <w:bookmarkEnd w:id="3868"/>
      <w:bookmarkEnd w:id="3869"/>
      <w:bookmarkEnd w:id="3870"/>
    </w:p>
    <w:p w14:paraId="4F3DE572" w14:textId="77777777" w:rsidR="0024427F" w:rsidRDefault="0024427F">
      <w:pPr>
        <w:rPr>
          <w:rFonts w:ascii="宋体" w:hAnsi="宋体" w:cs="宋体"/>
          <w:sz w:val="23"/>
          <w:szCs w:val="23"/>
        </w:rPr>
      </w:pPr>
    </w:p>
    <w:p w14:paraId="14982AD2" w14:textId="77777777" w:rsidR="0024427F" w:rsidRDefault="0063422A">
      <w:pPr>
        <w:autoSpaceDE w:val="0"/>
        <w:autoSpaceDN w:val="0"/>
        <w:adjustRightInd w:val="0"/>
        <w:jc w:val="center"/>
        <w:rPr>
          <w:rFonts w:ascii="宋体" w:hAnsi="宋体" w:cs="宋体"/>
          <w:b/>
          <w:color w:val="000000"/>
          <w:kern w:val="0"/>
          <w:sz w:val="28"/>
          <w:szCs w:val="28"/>
        </w:rPr>
      </w:pPr>
      <w:r>
        <w:rPr>
          <w:rFonts w:ascii="宋体" w:hAnsi="宋体" w:cs="宋体" w:hint="eastAsia"/>
          <w:b/>
          <w:color w:val="000000"/>
          <w:kern w:val="0"/>
          <w:sz w:val="28"/>
          <w:szCs w:val="28"/>
        </w:rPr>
        <w:t>体系文件评审记录表</w:t>
      </w:r>
    </w:p>
    <w:tbl>
      <w:tblPr>
        <w:tblW w:w="836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780"/>
        <w:gridCol w:w="2139"/>
        <w:gridCol w:w="1264"/>
        <w:gridCol w:w="1244"/>
        <w:gridCol w:w="1468"/>
        <w:gridCol w:w="1467"/>
      </w:tblGrid>
      <w:tr w:rsidR="0024427F" w14:paraId="5D81200B" w14:textId="77777777">
        <w:trPr>
          <w:cantSplit/>
          <w:trHeight w:val="761"/>
          <w:jc w:val="center"/>
        </w:trPr>
        <w:tc>
          <w:tcPr>
            <w:tcW w:w="780" w:type="dxa"/>
            <w:tcBorders>
              <w:top w:val="single" w:sz="12" w:space="0" w:color="auto"/>
            </w:tcBorders>
            <w:vAlign w:val="center"/>
          </w:tcPr>
          <w:p w14:paraId="2CAF7D0D" w14:textId="77777777" w:rsidR="0024427F" w:rsidRDefault="0063422A">
            <w:pPr>
              <w:adjustRightInd w:val="0"/>
              <w:snapToGrid w:val="0"/>
              <w:jc w:val="center"/>
              <w:rPr>
                <w:rFonts w:ascii="宋体" w:hAnsi="宋体"/>
                <w:color w:val="000000"/>
                <w:sz w:val="24"/>
              </w:rPr>
            </w:pPr>
            <w:r>
              <w:rPr>
                <w:rFonts w:ascii="宋体" w:hAnsi="宋体" w:hint="eastAsia"/>
                <w:color w:val="000000"/>
                <w:sz w:val="24"/>
              </w:rPr>
              <w:t>版本号</w:t>
            </w:r>
          </w:p>
        </w:tc>
        <w:tc>
          <w:tcPr>
            <w:tcW w:w="2139" w:type="dxa"/>
            <w:tcBorders>
              <w:top w:val="single" w:sz="12" w:space="0" w:color="auto"/>
            </w:tcBorders>
            <w:vAlign w:val="center"/>
          </w:tcPr>
          <w:p w14:paraId="635D2F7E" w14:textId="77777777" w:rsidR="0024427F" w:rsidRDefault="0063422A">
            <w:pPr>
              <w:adjustRightInd w:val="0"/>
              <w:snapToGrid w:val="0"/>
              <w:jc w:val="center"/>
              <w:rPr>
                <w:rFonts w:ascii="宋体" w:hAnsi="宋体"/>
                <w:sz w:val="24"/>
              </w:rPr>
            </w:pPr>
            <w:r>
              <w:rPr>
                <w:rFonts w:ascii="宋体" w:hAnsi="宋体" w:hint="eastAsia"/>
                <w:sz w:val="24"/>
              </w:rPr>
              <w:t>文件编号/名称</w:t>
            </w:r>
          </w:p>
        </w:tc>
        <w:tc>
          <w:tcPr>
            <w:tcW w:w="1264" w:type="dxa"/>
            <w:tcBorders>
              <w:top w:val="single" w:sz="12" w:space="0" w:color="auto"/>
            </w:tcBorders>
            <w:vAlign w:val="center"/>
          </w:tcPr>
          <w:p w14:paraId="08F3D177" w14:textId="77777777" w:rsidR="0024427F" w:rsidRDefault="0063422A">
            <w:pPr>
              <w:adjustRightInd w:val="0"/>
              <w:snapToGrid w:val="0"/>
              <w:jc w:val="center"/>
              <w:rPr>
                <w:rFonts w:ascii="宋体" w:hAnsi="宋体"/>
                <w:color w:val="000000"/>
                <w:sz w:val="24"/>
              </w:rPr>
            </w:pPr>
            <w:r>
              <w:rPr>
                <w:rFonts w:ascii="宋体" w:hAnsi="宋体" w:hint="eastAsia"/>
                <w:color w:val="000000"/>
                <w:sz w:val="24"/>
              </w:rPr>
              <w:t>审核人</w:t>
            </w:r>
          </w:p>
        </w:tc>
        <w:tc>
          <w:tcPr>
            <w:tcW w:w="1244" w:type="dxa"/>
            <w:tcBorders>
              <w:top w:val="single" w:sz="12" w:space="0" w:color="auto"/>
            </w:tcBorders>
            <w:vAlign w:val="center"/>
          </w:tcPr>
          <w:p w14:paraId="0CB769CC" w14:textId="77777777" w:rsidR="0024427F" w:rsidRDefault="0063422A">
            <w:pPr>
              <w:adjustRightInd w:val="0"/>
              <w:snapToGrid w:val="0"/>
              <w:jc w:val="center"/>
              <w:rPr>
                <w:rFonts w:ascii="宋体" w:hAnsi="宋体"/>
                <w:color w:val="000000"/>
                <w:sz w:val="24"/>
              </w:rPr>
            </w:pPr>
            <w:r>
              <w:rPr>
                <w:rFonts w:ascii="宋体" w:hAnsi="宋体" w:hint="eastAsia"/>
                <w:color w:val="000000"/>
                <w:sz w:val="24"/>
              </w:rPr>
              <w:t>批准人</w:t>
            </w:r>
          </w:p>
        </w:tc>
        <w:tc>
          <w:tcPr>
            <w:tcW w:w="1468" w:type="dxa"/>
            <w:tcBorders>
              <w:top w:val="single" w:sz="12" w:space="0" w:color="auto"/>
            </w:tcBorders>
            <w:vAlign w:val="center"/>
          </w:tcPr>
          <w:p w14:paraId="736266FC" w14:textId="77777777" w:rsidR="0024427F" w:rsidRDefault="0063422A">
            <w:pPr>
              <w:adjustRightInd w:val="0"/>
              <w:snapToGrid w:val="0"/>
              <w:jc w:val="center"/>
              <w:rPr>
                <w:rFonts w:ascii="宋体" w:hAnsi="宋体"/>
                <w:color w:val="000000"/>
                <w:sz w:val="24"/>
              </w:rPr>
            </w:pPr>
            <w:r>
              <w:rPr>
                <w:rFonts w:ascii="宋体" w:hAnsi="宋体" w:hint="eastAsia"/>
                <w:color w:val="000000"/>
                <w:sz w:val="24"/>
              </w:rPr>
              <w:t>发布日期</w:t>
            </w:r>
          </w:p>
        </w:tc>
        <w:tc>
          <w:tcPr>
            <w:tcW w:w="1467" w:type="dxa"/>
            <w:tcBorders>
              <w:top w:val="single" w:sz="12" w:space="0" w:color="auto"/>
            </w:tcBorders>
            <w:vAlign w:val="center"/>
          </w:tcPr>
          <w:p w14:paraId="2115D460" w14:textId="77777777" w:rsidR="0024427F" w:rsidRDefault="0063422A">
            <w:pPr>
              <w:adjustRightInd w:val="0"/>
              <w:snapToGrid w:val="0"/>
              <w:jc w:val="center"/>
              <w:rPr>
                <w:rFonts w:ascii="宋体" w:hAnsi="宋体"/>
                <w:color w:val="000000"/>
                <w:sz w:val="24"/>
              </w:rPr>
            </w:pPr>
            <w:r>
              <w:rPr>
                <w:rFonts w:ascii="宋体" w:hAnsi="宋体" w:hint="eastAsia"/>
                <w:color w:val="000000"/>
                <w:sz w:val="24"/>
              </w:rPr>
              <w:t>说明</w:t>
            </w:r>
          </w:p>
        </w:tc>
      </w:tr>
      <w:tr w:rsidR="0024427F" w14:paraId="2A96DCFD" w14:textId="77777777">
        <w:trPr>
          <w:trHeight w:val="685"/>
          <w:jc w:val="center"/>
        </w:trPr>
        <w:tc>
          <w:tcPr>
            <w:tcW w:w="780" w:type="dxa"/>
            <w:vAlign w:val="center"/>
          </w:tcPr>
          <w:p w14:paraId="3DB7368A" w14:textId="77777777" w:rsidR="0024427F" w:rsidRDefault="0024427F">
            <w:pPr>
              <w:adjustRightInd w:val="0"/>
              <w:snapToGrid w:val="0"/>
              <w:jc w:val="center"/>
              <w:rPr>
                <w:rFonts w:ascii="宋体" w:hAnsi="宋体"/>
                <w:color w:val="000000"/>
                <w:sz w:val="24"/>
              </w:rPr>
            </w:pPr>
          </w:p>
        </w:tc>
        <w:tc>
          <w:tcPr>
            <w:tcW w:w="2139" w:type="dxa"/>
            <w:vAlign w:val="center"/>
          </w:tcPr>
          <w:p w14:paraId="38B41F3B" w14:textId="77777777" w:rsidR="0024427F" w:rsidRDefault="0024427F">
            <w:pPr>
              <w:adjustRightInd w:val="0"/>
              <w:snapToGrid w:val="0"/>
              <w:jc w:val="center"/>
              <w:rPr>
                <w:rFonts w:ascii="宋体" w:hAnsi="宋体"/>
                <w:color w:val="000000"/>
                <w:sz w:val="24"/>
              </w:rPr>
            </w:pPr>
          </w:p>
        </w:tc>
        <w:tc>
          <w:tcPr>
            <w:tcW w:w="1264" w:type="dxa"/>
            <w:vAlign w:val="center"/>
          </w:tcPr>
          <w:p w14:paraId="711EDEC4" w14:textId="77777777" w:rsidR="0024427F" w:rsidRDefault="0024427F">
            <w:pPr>
              <w:adjustRightInd w:val="0"/>
              <w:snapToGrid w:val="0"/>
              <w:jc w:val="center"/>
              <w:rPr>
                <w:rFonts w:ascii="宋体" w:hAnsi="宋体"/>
                <w:color w:val="000000"/>
                <w:sz w:val="24"/>
              </w:rPr>
            </w:pPr>
          </w:p>
        </w:tc>
        <w:tc>
          <w:tcPr>
            <w:tcW w:w="1244" w:type="dxa"/>
            <w:vAlign w:val="center"/>
          </w:tcPr>
          <w:p w14:paraId="4854F838" w14:textId="77777777" w:rsidR="0024427F" w:rsidRDefault="0024427F">
            <w:pPr>
              <w:adjustRightInd w:val="0"/>
              <w:snapToGrid w:val="0"/>
              <w:jc w:val="center"/>
              <w:rPr>
                <w:rFonts w:ascii="宋体" w:hAnsi="宋体"/>
                <w:color w:val="000000"/>
                <w:sz w:val="24"/>
              </w:rPr>
            </w:pPr>
          </w:p>
        </w:tc>
        <w:tc>
          <w:tcPr>
            <w:tcW w:w="1468" w:type="dxa"/>
            <w:vAlign w:val="center"/>
          </w:tcPr>
          <w:p w14:paraId="7EC34F49" w14:textId="77777777" w:rsidR="0024427F" w:rsidRDefault="0024427F">
            <w:pPr>
              <w:adjustRightInd w:val="0"/>
              <w:snapToGrid w:val="0"/>
              <w:jc w:val="center"/>
              <w:rPr>
                <w:rFonts w:ascii="宋体" w:hAnsi="宋体"/>
                <w:color w:val="000000"/>
                <w:sz w:val="24"/>
              </w:rPr>
            </w:pPr>
          </w:p>
        </w:tc>
        <w:tc>
          <w:tcPr>
            <w:tcW w:w="1467" w:type="dxa"/>
            <w:vAlign w:val="center"/>
          </w:tcPr>
          <w:p w14:paraId="25C5A6A5" w14:textId="77777777" w:rsidR="0024427F" w:rsidRDefault="0024427F">
            <w:pPr>
              <w:adjustRightInd w:val="0"/>
              <w:snapToGrid w:val="0"/>
              <w:jc w:val="center"/>
              <w:rPr>
                <w:rFonts w:ascii="宋体" w:hAnsi="宋体"/>
                <w:color w:val="000000"/>
                <w:sz w:val="24"/>
              </w:rPr>
            </w:pPr>
          </w:p>
        </w:tc>
      </w:tr>
      <w:tr w:rsidR="0024427F" w14:paraId="19FF574F" w14:textId="77777777">
        <w:trPr>
          <w:trHeight w:val="685"/>
          <w:jc w:val="center"/>
        </w:trPr>
        <w:tc>
          <w:tcPr>
            <w:tcW w:w="780" w:type="dxa"/>
            <w:vAlign w:val="center"/>
          </w:tcPr>
          <w:p w14:paraId="78A88F9A" w14:textId="77777777" w:rsidR="0024427F" w:rsidRDefault="0024427F">
            <w:pPr>
              <w:adjustRightInd w:val="0"/>
              <w:snapToGrid w:val="0"/>
              <w:jc w:val="center"/>
              <w:rPr>
                <w:rFonts w:ascii="宋体" w:hAnsi="宋体"/>
                <w:color w:val="000000"/>
                <w:sz w:val="24"/>
              </w:rPr>
            </w:pPr>
          </w:p>
        </w:tc>
        <w:tc>
          <w:tcPr>
            <w:tcW w:w="2139" w:type="dxa"/>
            <w:vAlign w:val="center"/>
          </w:tcPr>
          <w:p w14:paraId="759A01E6" w14:textId="77777777" w:rsidR="0024427F" w:rsidRDefault="0024427F">
            <w:pPr>
              <w:adjustRightInd w:val="0"/>
              <w:snapToGrid w:val="0"/>
              <w:jc w:val="center"/>
              <w:rPr>
                <w:rFonts w:ascii="宋体" w:hAnsi="宋体"/>
                <w:color w:val="000000"/>
                <w:sz w:val="24"/>
              </w:rPr>
            </w:pPr>
          </w:p>
        </w:tc>
        <w:tc>
          <w:tcPr>
            <w:tcW w:w="1264" w:type="dxa"/>
            <w:vAlign w:val="center"/>
          </w:tcPr>
          <w:p w14:paraId="3047D79B" w14:textId="77777777" w:rsidR="0024427F" w:rsidRDefault="0024427F">
            <w:pPr>
              <w:adjustRightInd w:val="0"/>
              <w:snapToGrid w:val="0"/>
              <w:jc w:val="center"/>
              <w:rPr>
                <w:rFonts w:ascii="宋体" w:hAnsi="宋体"/>
                <w:color w:val="000000"/>
                <w:sz w:val="24"/>
              </w:rPr>
            </w:pPr>
          </w:p>
        </w:tc>
        <w:tc>
          <w:tcPr>
            <w:tcW w:w="1244" w:type="dxa"/>
            <w:vAlign w:val="center"/>
          </w:tcPr>
          <w:p w14:paraId="4F27234F" w14:textId="77777777" w:rsidR="0024427F" w:rsidRDefault="0024427F">
            <w:pPr>
              <w:adjustRightInd w:val="0"/>
              <w:snapToGrid w:val="0"/>
              <w:jc w:val="center"/>
              <w:rPr>
                <w:rFonts w:ascii="宋体" w:hAnsi="宋体"/>
                <w:color w:val="000000"/>
                <w:sz w:val="24"/>
              </w:rPr>
            </w:pPr>
          </w:p>
        </w:tc>
        <w:tc>
          <w:tcPr>
            <w:tcW w:w="1468" w:type="dxa"/>
            <w:vAlign w:val="center"/>
          </w:tcPr>
          <w:p w14:paraId="2B826AE9" w14:textId="77777777" w:rsidR="0024427F" w:rsidRDefault="0024427F">
            <w:pPr>
              <w:adjustRightInd w:val="0"/>
              <w:snapToGrid w:val="0"/>
              <w:jc w:val="center"/>
              <w:rPr>
                <w:rFonts w:ascii="宋体" w:hAnsi="宋体"/>
                <w:color w:val="000000"/>
                <w:sz w:val="24"/>
              </w:rPr>
            </w:pPr>
          </w:p>
        </w:tc>
        <w:tc>
          <w:tcPr>
            <w:tcW w:w="1467" w:type="dxa"/>
            <w:vAlign w:val="center"/>
          </w:tcPr>
          <w:p w14:paraId="454C44FC" w14:textId="77777777" w:rsidR="0024427F" w:rsidRDefault="0024427F">
            <w:pPr>
              <w:adjustRightInd w:val="0"/>
              <w:snapToGrid w:val="0"/>
              <w:jc w:val="center"/>
              <w:rPr>
                <w:rFonts w:ascii="宋体" w:hAnsi="宋体"/>
                <w:color w:val="000000"/>
                <w:sz w:val="24"/>
              </w:rPr>
            </w:pPr>
          </w:p>
        </w:tc>
      </w:tr>
      <w:tr w:rsidR="0024427F" w14:paraId="7FA214A7" w14:textId="77777777">
        <w:trPr>
          <w:trHeight w:val="685"/>
          <w:jc w:val="center"/>
        </w:trPr>
        <w:tc>
          <w:tcPr>
            <w:tcW w:w="780" w:type="dxa"/>
            <w:vAlign w:val="center"/>
          </w:tcPr>
          <w:p w14:paraId="73C52A6B" w14:textId="77777777" w:rsidR="0024427F" w:rsidRDefault="0024427F">
            <w:pPr>
              <w:adjustRightInd w:val="0"/>
              <w:snapToGrid w:val="0"/>
              <w:jc w:val="center"/>
              <w:rPr>
                <w:rFonts w:ascii="宋体" w:hAnsi="宋体"/>
                <w:color w:val="000000"/>
                <w:sz w:val="24"/>
              </w:rPr>
            </w:pPr>
          </w:p>
        </w:tc>
        <w:tc>
          <w:tcPr>
            <w:tcW w:w="2139" w:type="dxa"/>
            <w:vAlign w:val="center"/>
          </w:tcPr>
          <w:p w14:paraId="6DF937F7" w14:textId="77777777" w:rsidR="0024427F" w:rsidRDefault="0024427F">
            <w:pPr>
              <w:adjustRightInd w:val="0"/>
              <w:snapToGrid w:val="0"/>
              <w:jc w:val="center"/>
              <w:rPr>
                <w:rFonts w:ascii="宋体" w:hAnsi="宋体"/>
                <w:color w:val="000000"/>
                <w:sz w:val="24"/>
              </w:rPr>
            </w:pPr>
          </w:p>
        </w:tc>
        <w:tc>
          <w:tcPr>
            <w:tcW w:w="1264" w:type="dxa"/>
            <w:vAlign w:val="center"/>
          </w:tcPr>
          <w:p w14:paraId="0CE4EA8E" w14:textId="77777777" w:rsidR="0024427F" w:rsidRDefault="0024427F">
            <w:pPr>
              <w:adjustRightInd w:val="0"/>
              <w:snapToGrid w:val="0"/>
              <w:jc w:val="center"/>
              <w:rPr>
                <w:rFonts w:ascii="宋体" w:hAnsi="宋体"/>
                <w:color w:val="000000"/>
                <w:sz w:val="24"/>
              </w:rPr>
            </w:pPr>
          </w:p>
        </w:tc>
        <w:tc>
          <w:tcPr>
            <w:tcW w:w="1244" w:type="dxa"/>
            <w:vAlign w:val="center"/>
          </w:tcPr>
          <w:p w14:paraId="45070BBF" w14:textId="77777777" w:rsidR="0024427F" w:rsidRDefault="0024427F">
            <w:pPr>
              <w:adjustRightInd w:val="0"/>
              <w:snapToGrid w:val="0"/>
              <w:jc w:val="center"/>
              <w:rPr>
                <w:rFonts w:ascii="宋体" w:hAnsi="宋体"/>
                <w:color w:val="000000"/>
                <w:sz w:val="24"/>
              </w:rPr>
            </w:pPr>
          </w:p>
        </w:tc>
        <w:tc>
          <w:tcPr>
            <w:tcW w:w="1468" w:type="dxa"/>
            <w:vAlign w:val="center"/>
          </w:tcPr>
          <w:p w14:paraId="3A5A8723" w14:textId="77777777" w:rsidR="0024427F" w:rsidRDefault="0024427F">
            <w:pPr>
              <w:adjustRightInd w:val="0"/>
              <w:snapToGrid w:val="0"/>
              <w:jc w:val="center"/>
              <w:rPr>
                <w:rFonts w:ascii="宋体" w:hAnsi="宋体"/>
                <w:color w:val="000000"/>
                <w:sz w:val="24"/>
              </w:rPr>
            </w:pPr>
          </w:p>
        </w:tc>
        <w:tc>
          <w:tcPr>
            <w:tcW w:w="1467" w:type="dxa"/>
            <w:vAlign w:val="center"/>
          </w:tcPr>
          <w:p w14:paraId="3DFF2102" w14:textId="77777777" w:rsidR="0024427F" w:rsidRDefault="0024427F">
            <w:pPr>
              <w:adjustRightInd w:val="0"/>
              <w:snapToGrid w:val="0"/>
              <w:jc w:val="center"/>
              <w:rPr>
                <w:rFonts w:ascii="宋体" w:hAnsi="宋体"/>
                <w:color w:val="000000"/>
                <w:sz w:val="24"/>
              </w:rPr>
            </w:pPr>
          </w:p>
        </w:tc>
      </w:tr>
      <w:tr w:rsidR="0024427F" w14:paraId="4BEDAE82" w14:textId="77777777">
        <w:trPr>
          <w:trHeight w:val="685"/>
          <w:jc w:val="center"/>
        </w:trPr>
        <w:tc>
          <w:tcPr>
            <w:tcW w:w="780" w:type="dxa"/>
            <w:vAlign w:val="center"/>
          </w:tcPr>
          <w:p w14:paraId="07FF3D16" w14:textId="77777777" w:rsidR="0024427F" w:rsidRDefault="0024427F">
            <w:pPr>
              <w:adjustRightInd w:val="0"/>
              <w:snapToGrid w:val="0"/>
              <w:jc w:val="center"/>
              <w:rPr>
                <w:rFonts w:ascii="宋体" w:hAnsi="宋体"/>
                <w:color w:val="000000"/>
                <w:sz w:val="24"/>
              </w:rPr>
            </w:pPr>
          </w:p>
        </w:tc>
        <w:tc>
          <w:tcPr>
            <w:tcW w:w="2139" w:type="dxa"/>
            <w:vAlign w:val="center"/>
          </w:tcPr>
          <w:p w14:paraId="65D7368D" w14:textId="77777777" w:rsidR="0024427F" w:rsidRDefault="0024427F">
            <w:pPr>
              <w:adjustRightInd w:val="0"/>
              <w:snapToGrid w:val="0"/>
              <w:jc w:val="center"/>
              <w:rPr>
                <w:rFonts w:ascii="宋体" w:hAnsi="宋体"/>
                <w:color w:val="000000"/>
                <w:sz w:val="24"/>
              </w:rPr>
            </w:pPr>
          </w:p>
        </w:tc>
        <w:tc>
          <w:tcPr>
            <w:tcW w:w="1264" w:type="dxa"/>
            <w:vAlign w:val="center"/>
          </w:tcPr>
          <w:p w14:paraId="0C54BCF5" w14:textId="77777777" w:rsidR="0024427F" w:rsidRDefault="0024427F">
            <w:pPr>
              <w:adjustRightInd w:val="0"/>
              <w:snapToGrid w:val="0"/>
              <w:jc w:val="center"/>
              <w:rPr>
                <w:rFonts w:ascii="宋体" w:hAnsi="宋体"/>
                <w:color w:val="000000"/>
                <w:sz w:val="24"/>
              </w:rPr>
            </w:pPr>
          </w:p>
        </w:tc>
        <w:tc>
          <w:tcPr>
            <w:tcW w:w="1244" w:type="dxa"/>
            <w:vAlign w:val="center"/>
          </w:tcPr>
          <w:p w14:paraId="29E1AE8A" w14:textId="77777777" w:rsidR="0024427F" w:rsidRDefault="0024427F">
            <w:pPr>
              <w:adjustRightInd w:val="0"/>
              <w:snapToGrid w:val="0"/>
              <w:jc w:val="center"/>
              <w:rPr>
                <w:rFonts w:ascii="宋体" w:hAnsi="宋体"/>
                <w:color w:val="000000"/>
                <w:sz w:val="24"/>
              </w:rPr>
            </w:pPr>
          </w:p>
        </w:tc>
        <w:tc>
          <w:tcPr>
            <w:tcW w:w="1468" w:type="dxa"/>
            <w:vAlign w:val="center"/>
          </w:tcPr>
          <w:p w14:paraId="51F1AC10" w14:textId="77777777" w:rsidR="0024427F" w:rsidRDefault="0024427F">
            <w:pPr>
              <w:adjustRightInd w:val="0"/>
              <w:snapToGrid w:val="0"/>
              <w:jc w:val="center"/>
              <w:rPr>
                <w:rFonts w:ascii="宋体" w:hAnsi="宋体"/>
                <w:color w:val="000000"/>
                <w:sz w:val="24"/>
              </w:rPr>
            </w:pPr>
          </w:p>
        </w:tc>
        <w:tc>
          <w:tcPr>
            <w:tcW w:w="1467" w:type="dxa"/>
            <w:vAlign w:val="center"/>
          </w:tcPr>
          <w:p w14:paraId="3F62CA0A" w14:textId="77777777" w:rsidR="0024427F" w:rsidRDefault="0024427F">
            <w:pPr>
              <w:adjustRightInd w:val="0"/>
              <w:snapToGrid w:val="0"/>
              <w:jc w:val="center"/>
              <w:rPr>
                <w:rFonts w:ascii="宋体" w:hAnsi="宋体"/>
                <w:color w:val="000000"/>
                <w:sz w:val="24"/>
              </w:rPr>
            </w:pPr>
          </w:p>
        </w:tc>
      </w:tr>
      <w:tr w:rsidR="0024427F" w14:paraId="58A58201" w14:textId="77777777">
        <w:trPr>
          <w:trHeight w:val="685"/>
          <w:jc w:val="center"/>
        </w:trPr>
        <w:tc>
          <w:tcPr>
            <w:tcW w:w="780" w:type="dxa"/>
            <w:vAlign w:val="center"/>
          </w:tcPr>
          <w:p w14:paraId="784C9900" w14:textId="77777777" w:rsidR="0024427F" w:rsidRDefault="0024427F">
            <w:pPr>
              <w:adjustRightInd w:val="0"/>
              <w:snapToGrid w:val="0"/>
              <w:jc w:val="center"/>
              <w:rPr>
                <w:rFonts w:ascii="宋体" w:hAnsi="宋体"/>
                <w:color w:val="000000"/>
                <w:sz w:val="24"/>
              </w:rPr>
            </w:pPr>
          </w:p>
        </w:tc>
        <w:tc>
          <w:tcPr>
            <w:tcW w:w="2139" w:type="dxa"/>
            <w:vAlign w:val="center"/>
          </w:tcPr>
          <w:p w14:paraId="2D9684CB" w14:textId="77777777" w:rsidR="0024427F" w:rsidRDefault="0024427F">
            <w:pPr>
              <w:adjustRightInd w:val="0"/>
              <w:snapToGrid w:val="0"/>
              <w:jc w:val="center"/>
              <w:rPr>
                <w:rFonts w:ascii="宋体" w:hAnsi="宋体"/>
                <w:color w:val="000000"/>
                <w:sz w:val="24"/>
              </w:rPr>
            </w:pPr>
          </w:p>
        </w:tc>
        <w:tc>
          <w:tcPr>
            <w:tcW w:w="1264" w:type="dxa"/>
            <w:vAlign w:val="center"/>
          </w:tcPr>
          <w:p w14:paraId="027139E4" w14:textId="77777777" w:rsidR="0024427F" w:rsidRDefault="0024427F">
            <w:pPr>
              <w:adjustRightInd w:val="0"/>
              <w:snapToGrid w:val="0"/>
              <w:jc w:val="center"/>
              <w:rPr>
                <w:rFonts w:ascii="宋体" w:hAnsi="宋体"/>
                <w:color w:val="000000"/>
                <w:sz w:val="24"/>
              </w:rPr>
            </w:pPr>
          </w:p>
        </w:tc>
        <w:tc>
          <w:tcPr>
            <w:tcW w:w="1244" w:type="dxa"/>
            <w:vAlign w:val="center"/>
          </w:tcPr>
          <w:p w14:paraId="4CC680A5" w14:textId="77777777" w:rsidR="0024427F" w:rsidRDefault="0024427F">
            <w:pPr>
              <w:adjustRightInd w:val="0"/>
              <w:snapToGrid w:val="0"/>
              <w:jc w:val="center"/>
              <w:rPr>
                <w:rFonts w:ascii="宋体" w:hAnsi="宋体"/>
                <w:color w:val="000000"/>
                <w:sz w:val="24"/>
              </w:rPr>
            </w:pPr>
          </w:p>
        </w:tc>
        <w:tc>
          <w:tcPr>
            <w:tcW w:w="1468" w:type="dxa"/>
            <w:vAlign w:val="center"/>
          </w:tcPr>
          <w:p w14:paraId="76422936" w14:textId="77777777" w:rsidR="0024427F" w:rsidRDefault="0024427F">
            <w:pPr>
              <w:adjustRightInd w:val="0"/>
              <w:snapToGrid w:val="0"/>
              <w:jc w:val="center"/>
              <w:rPr>
                <w:rFonts w:ascii="宋体" w:hAnsi="宋体"/>
                <w:color w:val="000000"/>
                <w:sz w:val="24"/>
              </w:rPr>
            </w:pPr>
          </w:p>
        </w:tc>
        <w:tc>
          <w:tcPr>
            <w:tcW w:w="1467" w:type="dxa"/>
            <w:vAlign w:val="center"/>
          </w:tcPr>
          <w:p w14:paraId="6333E358" w14:textId="77777777" w:rsidR="0024427F" w:rsidRDefault="0024427F">
            <w:pPr>
              <w:adjustRightInd w:val="0"/>
              <w:snapToGrid w:val="0"/>
              <w:jc w:val="center"/>
              <w:rPr>
                <w:rFonts w:ascii="宋体" w:hAnsi="宋体"/>
                <w:color w:val="000000"/>
                <w:sz w:val="24"/>
              </w:rPr>
            </w:pPr>
          </w:p>
        </w:tc>
      </w:tr>
      <w:tr w:rsidR="0024427F" w14:paraId="6004D80C" w14:textId="77777777">
        <w:trPr>
          <w:trHeight w:val="685"/>
          <w:jc w:val="center"/>
        </w:trPr>
        <w:tc>
          <w:tcPr>
            <w:tcW w:w="780" w:type="dxa"/>
            <w:vAlign w:val="center"/>
          </w:tcPr>
          <w:p w14:paraId="607954CD" w14:textId="77777777" w:rsidR="0024427F" w:rsidRDefault="0024427F">
            <w:pPr>
              <w:adjustRightInd w:val="0"/>
              <w:snapToGrid w:val="0"/>
              <w:jc w:val="center"/>
              <w:rPr>
                <w:rFonts w:ascii="宋体" w:hAnsi="宋体"/>
                <w:color w:val="000000"/>
                <w:sz w:val="24"/>
              </w:rPr>
            </w:pPr>
          </w:p>
        </w:tc>
        <w:tc>
          <w:tcPr>
            <w:tcW w:w="2139" w:type="dxa"/>
            <w:vAlign w:val="center"/>
          </w:tcPr>
          <w:p w14:paraId="29B720A7" w14:textId="77777777" w:rsidR="0024427F" w:rsidRDefault="0024427F">
            <w:pPr>
              <w:adjustRightInd w:val="0"/>
              <w:snapToGrid w:val="0"/>
              <w:jc w:val="center"/>
              <w:rPr>
                <w:rFonts w:ascii="宋体" w:hAnsi="宋体"/>
                <w:color w:val="000000"/>
                <w:sz w:val="24"/>
              </w:rPr>
            </w:pPr>
          </w:p>
        </w:tc>
        <w:tc>
          <w:tcPr>
            <w:tcW w:w="1264" w:type="dxa"/>
            <w:vAlign w:val="center"/>
          </w:tcPr>
          <w:p w14:paraId="716C7AE2" w14:textId="77777777" w:rsidR="0024427F" w:rsidRDefault="0024427F">
            <w:pPr>
              <w:adjustRightInd w:val="0"/>
              <w:snapToGrid w:val="0"/>
              <w:jc w:val="center"/>
              <w:rPr>
                <w:rFonts w:ascii="宋体" w:hAnsi="宋体"/>
                <w:color w:val="000000"/>
                <w:sz w:val="24"/>
              </w:rPr>
            </w:pPr>
          </w:p>
        </w:tc>
        <w:tc>
          <w:tcPr>
            <w:tcW w:w="1244" w:type="dxa"/>
            <w:vAlign w:val="center"/>
          </w:tcPr>
          <w:p w14:paraId="69B33698" w14:textId="77777777" w:rsidR="0024427F" w:rsidRDefault="0024427F">
            <w:pPr>
              <w:adjustRightInd w:val="0"/>
              <w:snapToGrid w:val="0"/>
              <w:jc w:val="center"/>
              <w:rPr>
                <w:rFonts w:ascii="宋体" w:hAnsi="宋体"/>
                <w:color w:val="000000"/>
                <w:sz w:val="24"/>
              </w:rPr>
            </w:pPr>
          </w:p>
        </w:tc>
        <w:tc>
          <w:tcPr>
            <w:tcW w:w="1468" w:type="dxa"/>
            <w:vAlign w:val="center"/>
          </w:tcPr>
          <w:p w14:paraId="1B426739" w14:textId="77777777" w:rsidR="0024427F" w:rsidRDefault="0024427F">
            <w:pPr>
              <w:adjustRightInd w:val="0"/>
              <w:snapToGrid w:val="0"/>
              <w:jc w:val="center"/>
              <w:rPr>
                <w:rFonts w:ascii="宋体" w:hAnsi="宋体"/>
                <w:color w:val="000000"/>
                <w:sz w:val="24"/>
              </w:rPr>
            </w:pPr>
          </w:p>
        </w:tc>
        <w:tc>
          <w:tcPr>
            <w:tcW w:w="1467" w:type="dxa"/>
            <w:vAlign w:val="center"/>
          </w:tcPr>
          <w:p w14:paraId="5D7EAECD" w14:textId="77777777" w:rsidR="0024427F" w:rsidRDefault="0024427F">
            <w:pPr>
              <w:adjustRightInd w:val="0"/>
              <w:snapToGrid w:val="0"/>
              <w:jc w:val="center"/>
              <w:rPr>
                <w:rFonts w:ascii="宋体" w:hAnsi="宋体"/>
                <w:color w:val="000000"/>
                <w:sz w:val="24"/>
              </w:rPr>
            </w:pPr>
          </w:p>
        </w:tc>
      </w:tr>
      <w:tr w:rsidR="0024427F" w14:paraId="40BA61F8" w14:textId="77777777">
        <w:trPr>
          <w:trHeight w:val="685"/>
          <w:jc w:val="center"/>
        </w:trPr>
        <w:tc>
          <w:tcPr>
            <w:tcW w:w="780" w:type="dxa"/>
            <w:vAlign w:val="center"/>
          </w:tcPr>
          <w:p w14:paraId="34E11B94" w14:textId="77777777" w:rsidR="0024427F" w:rsidRDefault="0024427F">
            <w:pPr>
              <w:adjustRightInd w:val="0"/>
              <w:snapToGrid w:val="0"/>
              <w:jc w:val="center"/>
              <w:rPr>
                <w:rFonts w:ascii="宋体" w:hAnsi="宋体"/>
                <w:color w:val="000000"/>
                <w:sz w:val="24"/>
              </w:rPr>
            </w:pPr>
          </w:p>
        </w:tc>
        <w:tc>
          <w:tcPr>
            <w:tcW w:w="2139" w:type="dxa"/>
            <w:vAlign w:val="center"/>
          </w:tcPr>
          <w:p w14:paraId="3AEBC0BA" w14:textId="77777777" w:rsidR="0024427F" w:rsidRDefault="0024427F">
            <w:pPr>
              <w:adjustRightInd w:val="0"/>
              <w:snapToGrid w:val="0"/>
              <w:jc w:val="center"/>
              <w:rPr>
                <w:rFonts w:ascii="宋体" w:hAnsi="宋体"/>
                <w:color w:val="000000"/>
                <w:sz w:val="24"/>
              </w:rPr>
            </w:pPr>
          </w:p>
        </w:tc>
        <w:tc>
          <w:tcPr>
            <w:tcW w:w="1264" w:type="dxa"/>
            <w:vAlign w:val="center"/>
          </w:tcPr>
          <w:p w14:paraId="014D6FBF" w14:textId="77777777" w:rsidR="0024427F" w:rsidRDefault="0024427F">
            <w:pPr>
              <w:adjustRightInd w:val="0"/>
              <w:snapToGrid w:val="0"/>
              <w:jc w:val="center"/>
              <w:rPr>
                <w:rFonts w:ascii="宋体" w:hAnsi="宋体"/>
                <w:color w:val="000000"/>
                <w:sz w:val="24"/>
              </w:rPr>
            </w:pPr>
          </w:p>
        </w:tc>
        <w:tc>
          <w:tcPr>
            <w:tcW w:w="1244" w:type="dxa"/>
            <w:vAlign w:val="center"/>
          </w:tcPr>
          <w:p w14:paraId="12C4B381" w14:textId="77777777" w:rsidR="0024427F" w:rsidRDefault="0024427F">
            <w:pPr>
              <w:adjustRightInd w:val="0"/>
              <w:snapToGrid w:val="0"/>
              <w:jc w:val="center"/>
              <w:rPr>
                <w:rFonts w:ascii="宋体" w:hAnsi="宋体"/>
                <w:color w:val="000000"/>
                <w:sz w:val="24"/>
              </w:rPr>
            </w:pPr>
          </w:p>
        </w:tc>
        <w:tc>
          <w:tcPr>
            <w:tcW w:w="1468" w:type="dxa"/>
            <w:vAlign w:val="center"/>
          </w:tcPr>
          <w:p w14:paraId="1F27096C" w14:textId="77777777" w:rsidR="0024427F" w:rsidRDefault="0024427F">
            <w:pPr>
              <w:adjustRightInd w:val="0"/>
              <w:snapToGrid w:val="0"/>
              <w:jc w:val="center"/>
              <w:rPr>
                <w:rFonts w:ascii="宋体" w:hAnsi="宋体"/>
                <w:color w:val="000000"/>
                <w:sz w:val="24"/>
              </w:rPr>
            </w:pPr>
          </w:p>
        </w:tc>
        <w:tc>
          <w:tcPr>
            <w:tcW w:w="1467" w:type="dxa"/>
            <w:vAlign w:val="center"/>
          </w:tcPr>
          <w:p w14:paraId="37A143FF" w14:textId="77777777" w:rsidR="0024427F" w:rsidRDefault="0024427F">
            <w:pPr>
              <w:adjustRightInd w:val="0"/>
              <w:snapToGrid w:val="0"/>
              <w:jc w:val="center"/>
              <w:rPr>
                <w:rFonts w:ascii="宋体" w:hAnsi="宋体"/>
                <w:color w:val="000000"/>
                <w:sz w:val="24"/>
              </w:rPr>
            </w:pPr>
          </w:p>
        </w:tc>
      </w:tr>
    </w:tbl>
    <w:p w14:paraId="494D3E76" w14:textId="77777777" w:rsidR="0024427F" w:rsidRDefault="0024427F"/>
    <w:p w14:paraId="336206C4" w14:textId="7440F322" w:rsidR="0024427F" w:rsidRDefault="0063422A" w:rsidP="00F84F8A">
      <w:pPr>
        <w:pStyle w:val="3"/>
      </w:pPr>
      <w:r>
        <w:br w:type="page"/>
      </w:r>
      <w:bookmarkStart w:id="3871" w:name="_Toc428792639"/>
      <w:bookmarkStart w:id="3872" w:name="_Toc489545344"/>
      <w:bookmarkStart w:id="3873" w:name="_Toc489546815"/>
      <w:bookmarkStart w:id="3874" w:name="_Toc489547158"/>
      <w:bookmarkStart w:id="3875" w:name="_Toc489548033"/>
      <w:bookmarkStart w:id="3876" w:name="_Toc489607235"/>
      <w:r>
        <w:rPr>
          <w:rFonts w:hint="eastAsia"/>
        </w:rPr>
        <w:lastRenderedPageBreak/>
        <w:t>附</w:t>
      </w:r>
      <w:r>
        <w:rPr>
          <w:rFonts w:hint="eastAsia"/>
        </w:rPr>
        <w:t>4</w:t>
      </w:r>
      <w:r>
        <w:rPr>
          <w:rFonts w:hint="eastAsia"/>
        </w:rPr>
        <w:t>：体系文件作废申请表</w:t>
      </w:r>
      <w:bookmarkEnd w:id="3871"/>
      <w:bookmarkEnd w:id="3872"/>
      <w:bookmarkEnd w:id="3873"/>
      <w:bookmarkEnd w:id="3874"/>
      <w:bookmarkEnd w:id="3875"/>
      <w:bookmarkEnd w:id="3876"/>
    </w:p>
    <w:p w14:paraId="52AA5522" w14:textId="77777777" w:rsidR="0024427F" w:rsidRDefault="0024427F">
      <w:pPr>
        <w:rPr>
          <w:rFonts w:ascii="宋体" w:hAnsi="宋体" w:cs="宋体"/>
        </w:rPr>
      </w:pPr>
    </w:p>
    <w:p w14:paraId="6B90E193" w14:textId="77777777" w:rsidR="0024427F" w:rsidRDefault="0063422A">
      <w:pPr>
        <w:autoSpaceDE w:val="0"/>
        <w:autoSpaceDN w:val="0"/>
        <w:adjustRightInd w:val="0"/>
        <w:jc w:val="center"/>
        <w:rPr>
          <w:rFonts w:ascii="宋体" w:hAnsi="宋体" w:cs="宋体"/>
          <w:b/>
          <w:color w:val="000000"/>
          <w:kern w:val="0"/>
          <w:sz w:val="28"/>
          <w:szCs w:val="28"/>
        </w:rPr>
      </w:pPr>
      <w:r>
        <w:rPr>
          <w:rFonts w:ascii="宋体" w:hAnsi="宋体" w:cs="宋体" w:hint="eastAsia"/>
          <w:b/>
          <w:color w:val="000000"/>
          <w:kern w:val="0"/>
          <w:sz w:val="28"/>
          <w:szCs w:val="28"/>
        </w:rPr>
        <w:t>体系文件作废申请表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2748"/>
        <w:gridCol w:w="1125"/>
        <w:gridCol w:w="2131"/>
      </w:tblGrid>
      <w:tr w:rsidR="0024427F" w14:paraId="71D3F680" w14:textId="77777777">
        <w:trPr>
          <w:jc w:val="center"/>
        </w:trPr>
        <w:tc>
          <w:tcPr>
            <w:tcW w:w="8522" w:type="dxa"/>
            <w:gridSpan w:val="4"/>
            <w:vAlign w:val="center"/>
          </w:tcPr>
          <w:p w14:paraId="302AB7A5" w14:textId="77777777" w:rsidR="0024427F" w:rsidRDefault="0063422A">
            <w:pPr>
              <w:rPr>
                <w:rFonts w:ascii="宋体" w:hAnsi="宋体" w:cs="宋体"/>
                <w:b/>
                <w:bCs/>
                <w:sz w:val="24"/>
              </w:rPr>
            </w:pPr>
            <w:r>
              <w:rPr>
                <w:rFonts w:ascii="宋体" w:hAnsi="宋体" w:cs="宋体" w:hint="eastAsia"/>
                <w:b/>
                <w:bCs/>
                <w:sz w:val="24"/>
              </w:rPr>
              <w:t>申请陈述</w:t>
            </w:r>
          </w:p>
        </w:tc>
      </w:tr>
      <w:tr w:rsidR="0024427F" w14:paraId="20EAE0C6" w14:textId="77777777">
        <w:trPr>
          <w:trHeight w:val="7971"/>
          <w:jc w:val="center"/>
        </w:trPr>
        <w:tc>
          <w:tcPr>
            <w:tcW w:w="8522" w:type="dxa"/>
            <w:gridSpan w:val="4"/>
            <w:vAlign w:val="center"/>
          </w:tcPr>
          <w:p w14:paraId="6BA48A3A" w14:textId="77777777" w:rsidR="0024427F" w:rsidRDefault="0063422A">
            <w:pPr>
              <w:spacing w:beforeLines="50" w:before="156"/>
              <w:rPr>
                <w:rFonts w:ascii="宋体" w:hAnsi="宋体" w:cs="宋体"/>
                <w:b/>
                <w:bCs/>
                <w:sz w:val="24"/>
              </w:rPr>
            </w:pPr>
            <w:r>
              <w:rPr>
                <w:rFonts w:ascii="宋体" w:hAnsi="宋体" w:cs="宋体" w:hint="eastAsia"/>
                <w:b/>
                <w:bCs/>
                <w:sz w:val="24"/>
              </w:rPr>
              <w:t>信息委领导、信息安全领导小组和信息安全工作小组：</w:t>
            </w:r>
          </w:p>
          <w:p w14:paraId="2257CB7B" w14:textId="77777777" w:rsidR="0024427F" w:rsidRDefault="0024427F">
            <w:pPr>
              <w:rPr>
                <w:rFonts w:ascii="宋体" w:hAnsi="宋体" w:cs="宋体"/>
                <w:b/>
                <w:bCs/>
                <w:sz w:val="24"/>
              </w:rPr>
            </w:pPr>
          </w:p>
          <w:p w14:paraId="1D2603A1" w14:textId="77777777" w:rsidR="0024427F" w:rsidRDefault="0063422A">
            <w:pPr>
              <w:spacing w:line="360" w:lineRule="auto"/>
              <w:ind w:firstLine="450"/>
              <w:rPr>
                <w:rFonts w:ascii="宋体" w:hAnsi="宋体" w:cs="宋体"/>
                <w:bCs/>
                <w:sz w:val="24"/>
              </w:rPr>
            </w:pPr>
            <w:r>
              <w:rPr>
                <w:rFonts w:ascii="宋体" w:hAnsi="宋体" w:cs="宋体" w:hint="eastAsia"/>
                <w:bCs/>
                <w:sz w:val="24"/>
              </w:rPr>
              <w:t>现申请作废名称为：</w:t>
            </w:r>
            <w:r>
              <w:rPr>
                <w:rFonts w:ascii="宋体" w:hAnsi="宋体" w:cs="宋体" w:hint="eastAsia"/>
                <w:bCs/>
                <w:sz w:val="24"/>
                <w:u w:val="single"/>
              </w:rPr>
              <w:t xml:space="preserve">                       （版本号为        ） </w:t>
            </w:r>
            <w:r>
              <w:rPr>
                <w:rFonts w:ascii="宋体" w:hAnsi="宋体" w:cs="宋体" w:hint="eastAsia"/>
                <w:bCs/>
                <w:sz w:val="24"/>
              </w:rPr>
              <w:t>信息安全管理体系文件。</w:t>
            </w:r>
          </w:p>
          <w:p w14:paraId="5665F813" w14:textId="77777777" w:rsidR="0024427F" w:rsidRDefault="0063422A">
            <w:pPr>
              <w:spacing w:line="360" w:lineRule="auto"/>
              <w:ind w:firstLine="450"/>
              <w:rPr>
                <w:rFonts w:ascii="宋体" w:hAnsi="宋体" w:cs="宋体"/>
                <w:bCs/>
                <w:sz w:val="24"/>
              </w:rPr>
            </w:pPr>
            <w:r>
              <w:rPr>
                <w:rFonts w:ascii="宋体" w:hAnsi="宋体" w:cs="宋体" w:hint="eastAsia"/>
                <w:bCs/>
                <w:sz w:val="24"/>
              </w:rPr>
              <w:t xml:space="preserve">原因如下： </w:t>
            </w:r>
          </w:p>
        </w:tc>
      </w:tr>
      <w:tr w:rsidR="0024427F" w14:paraId="62786F49" w14:textId="77777777">
        <w:trPr>
          <w:trHeight w:val="812"/>
          <w:jc w:val="center"/>
        </w:trPr>
        <w:tc>
          <w:tcPr>
            <w:tcW w:w="2518" w:type="dxa"/>
            <w:vAlign w:val="center"/>
          </w:tcPr>
          <w:p w14:paraId="6DBDC6AC" w14:textId="77777777" w:rsidR="0024427F" w:rsidRDefault="0063422A">
            <w:pPr>
              <w:jc w:val="center"/>
              <w:rPr>
                <w:rFonts w:ascii="宋体" w:hAnsi="宋体" w:cs="宋体"/>
                <w:bCs/>
                <w:sz w:val="24"/>
              </w:rPr>
            </w:pPr>
            <w:r>
              <w:rPr>
                <w:rFonts w:ascii="宋体" w:hAnsi="宋体" w:cs="宋体" w:hint="eastAsia"/>
                <w:bCs/>
                <w:sz w:val="24"/>
              </w:rPr>
              <w:t>申请人：</w:t>
            </w:r>
          </w:p>
        </w:tc>
        <w:tc>
          <w:tcPr>
            <w:tcW w:w="2748" w:type="dxa"/>
            <w:vAlign w:val="center"/>
          </w:tcPr>
          <w:p w14:paraId="247B9DE9" w14:textId="77777777" w:rsidR="0024427F" w:rsidRDefault="0024427F">
            <w:pPr>
              <w:jc w:val="center"/>
              <w:rPr>
                <w:rFonts w:ascii="宋体" w:hAnsi="宋体" w:cs="宋体"/>
                <w:bCs/>
                <w:sz w:val="24"/>
              </w:rPr>
            </w:pPr>
          </w:p>
        </w:tc>
        <w:tc>
          <w:tcPr>
            <w:tcW w:w="1125" w:type="dxa"/>
            <w:vAlign w:val="center"/>
          </w:tcPr>
          <w:p w14:paraId="3565BD00" w14:textId="77777777" w:rsidR="0024427F" w:rsidRDefault="0063422A">
            <w:pPr>
              <w:jc w:val="center"/>
              <w:rPr>
                <w:rFonts w:ascii="宋体" w:hAnsi="宋体" w:cs="宋体"/>
                <w:bCs/>
                <w:sz w:val="24"/>
              </w:rPr>
            </w:pPr>
            <w:r>
              <w:rPr>
                <w:rFonts w:ascii="宋体" w:hAnsi="宋体" w:cs="宋体" w:hint="eastAsia"/>
                <w:bCs/>
                <w:sz w:val="24"/>
              </w:rPr>
              <w:t>申请日期</w:t>
            </w:r>
          </w:p>
        </w:tc>
        <w:tc>
          <w:tcPr>
            <w:tcW w:w="2131" w:type="dxa"/>
            <w:vAlign w:val="center"/>
          </w:tcPr>
          <w:p w14:paraId="1B107C2C" w14:textId="77777777" w:rsidR="0024427F" w:rsidRDefault="0024427F">
            <w:pPr>
              <w:rPr>
                <w:rFonts w:ascii="宋体" w:hAnsi="宋体" w:cs="宋体"/>
                <w:bCs/>
                <w:sz w:val="24"/>
              </w:rPr>
            </w:pPr>
          </w:p>
        </w:tc>
      </w:tr>
      <w:tr w:rsidR="0024427F" w14:paraId="6CBB03C1" w14:textId="77777777">
        <w:trPr>
          <w:trHeight w:val="838"/>
          <w:jc w:val="center"/>
        </w:trPr>
        <w:tc>
          <w:tcPr>
            <w:tcW w:w="2518" w:type="dxa"/>
            <w:vAlign w:val="center"/>
          </w:tcPr>
          <w:p w14:paraId="4152326A" w14:textId="77777777" w:rsidR="0024427F" w:rsidRDefault="0063422A">
            <w:pPr>
              <w:jc w:val="center"/>
              <w:rPr>
                <w:rFonts w:ascii="宋体" w:hAnsi="宋体" w:cs="宋体"/>
                <w:bCs/>
                <w:sz w:val="24"/>
              </w:rPr>
            </w:pPr>
            <w:r>
              <w:rPr>
                <w:rFonts w:ascii="宋体" w:hAnsi="宋体" w:cs="宋体" w:hint="eastAsia"/>
                <w:bCs/>
                <w:sz w:val="24"/>
              </w:rPr>
              <w:t>信息安全工作小组</w:t>
            </w:r>
          </w:p>
          <w:p w14:paraId="0964DFC2" w14:textId="77777777" w:rsidR="0024427F" w:rsidRDefault="0063422A">
            <w:pPr>
              <w:jc w:val="center"/>
              <w:rPr>
                <w:rFonts w:ascii="宋体" w:hAnsi="宋体" w:cs="宋体"/>
                <w:bCs/>
                <w:sz w:val="24"/>
              </w:rPr>
            </w:pPr>
            <w:r>
              <w:rPr>
                <w:rFonts w:ascii="宋体" w:hAnsi="宋体" w:cs="宋体" w:hint="eastAsia"/>
                <w:bCs/>
                <w:sz w:val="24"/>
              </w:rPr>
              <w:t>审批意见：</w:t>
            </w:r>
          </w:p>
        </w:tc>
        <w:tc>
          <w:tcPr>
            <w:tcW w:w="2748" w:type="dxa"/>
            <w:vAlign w:val="center"/>
          </w:tcPr>
          <w:p w14:paraId="7DE8C162" w14:textId="77777777" w:rsidR="0024427F" w:rsidRDefault="0024427F">
            <w:pPr>
              <w:jc w:val="center"/>
              <w:rPr>
                <w:rFonts w:ascii="宋体" w:hAnsi="宋体" w:cs="宋体"/>
                <w:bCs/>
                <w:sz w:val="24"/>
              </w:rPr>
            </w:pPr>
          </w:p>
        </w:tc>
        <w:tc>
          <w:tcPr>
            <w:tcW w:w="1125" w:type="dxa"/>
            <w:vAlign w:val="center"/>
          </w:tcPr>
          <w:p w14:paraId="654FB75F" w14:textId="77777777" w:rsidR="0024427F" w:rsidRDefault="0063422A">
            <w:pPr>
              <w:jc w:val="center"/>
              <w:rPr>
                <w:rFonts w:ascii="宋体" w:hAnsi="宋体" w:cs="宋体"/>
                <w:bCs/>
                <w:sz w:val="24"/>
              </w:rPr>
            </w:pPr>
            <w:r>
              <w:rPr>
                <w:rFonts w:ascii="宋体" w:hAnsi="宋体" w:cs="宋体" w:hint="eastAsia"/>
                <w:bCs/>
                <w:sz w:val="24"/>
              </w:rPr>
              <w:t>审批日期</w:t>
            </w:r>
          </w:p>
        </w:tc>
        <w:tc>
          <w:tcPr>
            <w:tcW w:w="2131" w:type="dxa"/>
            <w:vAlign w:val="center"/>
          </w:tcPr>
          <w:p w14:paraId="3E3AB192" w14:textId="77777777" w:rsidR="0024427F" w:rsidRDefault="0024427F">
            <w:pPr>
              <w:rPr>
                <w:rFonts w:ascii="宋体" w:hAnsi="宋体" w:cs="宋体"/>
                <w:bCs/>
                <w:sz w:val="24"/>
              </w:rPr>
            </w:pPr>
          </w:p>
        </w:tc>
      </w:tr>
      <w:tr w:rsidR="0024427F" w14:paraId="398E2C18" w14:textId="77777777">
        <w:trPr>
          <w:trHeight w:val="822"/>
          <w:jc w:val="center"/>
        </w:trPr>
        <w:tc>
          <w:tcPr>
            <w:tcW w:w="2518" w:type="dxa"/>
            <w:vAlign w:val="center"/>
          </w:tcPr>
          <w:p w14:paraId="5D8BFB86" w14:textId="77777777" w:rsidR="0024427F" w:rsidRDefault="0063422A">
            <w:pPr>
              <w:jc w:val="center"/>
              <w:rPr>
                <w:rFonts w:ascii="宋体" w:hAnsi="宋体" w:cs="宋体"/>
                <w:bCs/>
                <w:sz w:val="24"/>
              </w:rPr>
            </w:pPr>
            <w:r>
              <w:rPr>
                <w:rFonts w:ascii="宋体" w:hAnsi="宋体" w:cs="宋体" w:hint="eastAsia"/>
                <w:bCs/>
                <w:sz w:val="24"/>
              </w:rPr>
              <w:t>信息安全领导小组</w:t>
            </w:r>
          </w:p>
          <w:p w14:paraId="5E3D199F" w14:textId="77777777" w:rsidR="0024427F" w:rsidRDefault="0063422A">
            <w:pPr>
              <w:jc w:val="center"/>
              <w:rPr>
                <w:rFonts w:ascii="宋体" w:hAnsi="宋体" w:cs="宋体"/>
                <w:bCs/>
                <w:sz w:val="24"/>
              </w:rPr>
            </w:pPr>
            <w:r>
              <w:rPr>
                <w:rFonts w:ascii="宋体" w:hAnsi="宋体" w:cs="宋体" w:hint="eastAsia"/>
                <w:bCs/>
                <w:sz w:val="24"/>
              </w:rPr>
              <w:t>审批意见：</w:t>
            </w:r>
          </w:p>
        </w:tc>
        <w:tc>
          <w:tcPr>
            <w:tcW w:w="2748" w:type="dxa"/>
            <w:vAlign w:val="center"/>
          </w:tcPr>
          <w:p w14:paraId="690CCFB6" w14:textId="77777777" w:rsidR="0024427F" w:rsidRDefault="0024427F">
            <w:pPr>
              <w:jc w:val="center"/>
              <w:rPr>
                <w:rFonts w:ascii="宋体" w:hAnsi="宋体" w:cs="宋体"/>
                <w:bCs/>
                <w:sz w:val="24"/>
              </w:rPr>
            </w:pPr>
          </w:p>
        </w:tc>
        <w:tc>
          <w:tcPr>
            <w:tcW w:w="1125" w:type="dxa"/>
            <w:vAlign w:val="center"/>
          </w:tcPr>
          <w:p w14:paraId="2B8968FD" w14:textId="77777777" w:rsidR="0024427F" w:rsidRDefault="0063422A">
            <w:pPr>
              <w:jc w:val="center"/>
              <w:rPr>
                <w:rFonts w:ascii="宋体" w:hAnsi="宋体" w:cs="宋体"/>
                <w:bCs/>
                <w:sz w:val="24"/>
              </w:rPr>
            </w:pPr>
            <w:r>
              <w:rPr>
                <w:rFonts w:ascii="宋体" w:hAnsi="宋体" w:cs="宋体" w:hint="eastAsia"/>
                <w:bCs/>
                <w:sz w:val="24"/>
              </w:rPr>
              <w:t>审批日期</w:t>
            </w:r>
          </w:p>
        </w:tc>
        <w:tc>
          <w:tcPr>
            <w:tcW w:w="2131" w:type="dxa"/>
            <w:vAlign w:val="center"/>
          </w:tcPr>
          <w:p w14:paraId="518D6CA7" w14:textId="77777777" w:rsidR="0024427F" w:rsidRDefault="0024427F">
            <w:pPr>
              <w:rPr>
                <w:rFonts w:ascii="宋体" w:hAnsi="宋体" w:cs="宋体"/>
                <w:bCs/>
                <w:sz w:val="24"/>
              </w:rPr>
            </w:pPr>
          </w:p>
        </w:tc>
      </w:tr>
    </w:tbl>
    <w:p w14:paraId="1E3E5E00" w14:textId="77777777" w:rsidR="0024427F" w:rsidRDefault="0024427F">
      <w:pPr>
        <w:jc w:val="center"/>
        <w:rPr>
          <w:rFonts w:ascii="宋体" w:hAnsi="宋体" w:cs="宋体"/>
          <w:b/>
          <w:bCs/>
          <w:sz w:val="40"/>
          <w:szCs w:val="44"/>
        </w:rPr>
      </w:pPr>
    </w:p>
    <w:p w14:paraId="59A8F233" w14:textId="77777777" w:rsidR="0024427F" w:rsidRDefault="0024427F"/>
    <w:p w14:paraId="2EC0DF95" w14:textId="46AC5F54" w:rsidR="0024427F" w:rsidRDefault="0063422A" w:rsidP="00F84F8A">
      <w:pPr>
        <w:pStyle w:val="3"/>
      </w:pPr>
      <w:bookmarkStart w:id="3877" w:name="_Toc428792640"/>
      <w:bookmarkStart w:id="3878" w:name="_Toc489545345"/>
      <w:bookmarkStart w:id="3879" w:name="_Toc489546816"/>
      <w:bookmarkStart w:id="3880" w:name="_Toc489547159"/>
      <w:bookmarkStart w:id="3881" w:name="_Toc489548034"/>
      <w:bookmarkStart w:id="3882" w:name="_Toc489607236"/>
      <w:r>
        <w:rPr>
          <w:rFonts w:hint="eastAsia"/>
        </w:rPr>
        <w:lastRenderedPageBreak/>
        <w:t>附</w:t>
      </w:r>
      <w:r>
        <w:rPr>
          <w:rFonts w:hint="eastAsia"/>
        </w:rPr>
        <w:t>5</w:t>
      </w:r>
      <w:r>
        <w:rPr>
          <w:rFonts w:hint="eastAsia"/>
        </w:rPr>
        <w:t>：专家论证表</w:t>
      </w:r>
      <w:bookmarkEnd w:id="3877"/>
      <w:bookmarkEnd w:id="3878"/>
      <w:bookmarkEnd w:id="3879"/>
      <w:bookmarkEnd w:id="3880"/>
      <w:bookmarkEnd w:id="3881"/>
      <w:bookmarkEnd w:id="3882"/>
    </w:p>
    <w:p w14:paraId="384E2DE6" w14:textId="77777777" w:rsidR="0024427F" w:rsidRDefault="0063422A">
      <w:pPr>
        <w:jc w:val="center"/>
        <w:rPr>
          <w:rFonts w:ascii="宋体" w:hAnsi="宋体" w:cs="宋体"/>
          <w:b/>
          <w:color w:val="000000"/>
          <w:kern w:val="0"/>
          <w:sz w:val="28"/>
          <w:szCs w:val="28"/>
        </w:rPr>
      </w:pPr>
      <w:r>
        <w:rPr>
          <w:rFonts w:ascii="宋体" w:hAnsi="宋体" w:cs="宋体" w:hint="eastAsia"/>
          <w:b/>
          <w:color w:val="000000"/>
          <w:kern w:val="0"/>
          <w:sz w:val="28"/>
          <w:szCs w:val="28"/>
        </w:rPr>
        <w:t>专家论证会议签到表</w:t>
      </w:r>
    </w:p>
    <w:tbl>
      <w:tblPr>
        <w:tblW w:w="8075" w:type="dxa"/>
        <w:jc w:val="center"/>
        <w:tblLayout w:type="fixed"/>
        <w:tblLook w:val="04A0" w:firstRow="1" w:lastRow="0" w:firstColumn="1" w:lastColumn="0" w:noHBand="0" w:noVBand="1"/>
      </w:tblPr>
      <w:tblGrid>
        <w:gridCol w:w="1555"/>
        <w:gridCol w:w="1842"/>
        <w:gridCol w:w="2694"/>
        <w:gridCol w:w="1984"/>
      </w:tblGrid>
      <w:tr w:rsidR="0024427F" w14:paraId="7B251821" w14:textId="77777777">
        <w:trPr>
          <w:trHeight w:val="270"/>
          <w:jc w:val="center"/>
        </w:trPr>
        <w:tc>
          <w:tcPr>
            <w:tcW w:w="1555" w:type="dxa"/>
            <w:tcBorders>
              <w:top w:val="single" w:sz="4" w:space="0" w:color="auto"/>
              <w:left w:val="single" w:sz="4" w:space="0" w:color="auto"/>
              <w:bottom w:val="single" w:sz="4" w:space="0" w:color="auto"/>
              <w:right w:val="single" w:sz="4" w:space="0" w:color="auto"/>
            </w:tcBorders>
            <w:vAlign w:val="center"/>
          </w:tcPr>
          <w:p w14:paraId="2A439112"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会议名称</w:t>
            </w:r>
          </w:p>
        </w:tc>
        <w:tc>
          <w:tcPr>
            <w:tcW w:w="6520" w:type="dxa"/>
            <w:gridSpan w:val="3"/>
            <w:tcBorders>
              <w:top w:val="single" w:sz="4" w:space="0" w:color="auto"/>
              <w:left w:val="nil"/>
              <w:bottom w:val="single" w:sz="4" w:space="0" w:color="auto"/>
              <w:right w:val="single" w:sz="4" w:space="0" w:color="auto"/>
            </w:tcBorders>
            <w:vAlign w:val="center"/>
          </w:tcPr>
          <w:p w14:paraId="7D212212"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7C0DD3E4"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591B931D"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组织单位</w:t>
            </w:r>
          </w:p>
        </w:tc>
        <w:tc>
          <w:tcPr>
            <w:tcW w:w="6520" w:type="dxa"/>
            <w:gridSpan w:val="3"/>
            <w:tcBorders>
              <w:top w:val="single" w:sz="4" w:space="0" w:color="auto"/>
              <w:left w:val="nil"/>
              <w:bottom w:val="single" w:sz="4" w:space="0" w:color="auto"/>
              <w:right w:val="single" w:sz="4" w:space="0" w:color="auto"/>
            </w:tcBorders>
            <w:vAlign w:val="center"/>
          </w:tcPr>
          <w:p w14:paraId="11E79362"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53BF5D78"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3986C1FF"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会议地点</w:t>
            </w:r>
          </w:p>
        </w:tc>
        <w:tc>
          <w:tcPr>
            <w:tcW w:w="1842" w:type="dxa"/>
            <w:tcBorders>
              <w:top w:val="single" w:sz="4" w:space="0" w:color="auto"/>
              <w:left w:val="nil"/>
              <w:bottom w:val="single" w:sz="4" w:space="0" w:color="auto"/>
              <w:right w:val="single" w:sz="4" w:space="0" w:color="auto"/>
            </w:tcBorders>
            <w:vAlign w:val="center"/>
          </w:tcPr>
          <w:p w14:paraId="01CD2A55"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nil"/>
              <w:left w:val="nil"/>
              <w:bottom w:val="single" w:sz="4" w:space="0" w:color="auto"/>
              <w:right w:val="single" w:sz="4" w:space="0" w:color="auto"/>
            </w:tcBorders>
            <w:vAlign w:val="center"/>
          </w:tcPr>
          <w:p w14:paraId="36DDB86D"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会议时间</w:t>
            </w:r>
          </w:p>
        </w:tc>
        <w:tc>
          <w:tcPr>
            <w:tcW w:w="1984" w:type="dxa"/>
            <w:tcBorders>
              <w:top w:val="nil"/>
              <w:left w:val="nil"/>
              <w:bottom w:val="single" w:sz="4" w:space="0" w:color="auto"/>
              <w:right w:val="single" w:sz="4" w:space="0" w:color="auto"/>
            </w:tcBorders>
            <w:vAlign w:val="center"/>
          </w:tcPr>
          <w:p w14:paraId="72F8F441"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1DE58E29"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6F71A82C"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序号</w:t>
            </w:r>
          </w:p>
        </w:tc>
        <w:tc>
          <w:tcPr>
            <w:tcW w:w="1842" w:type="dxa"/>
            <w:tcBorders>
              <w:top w:val="nil"/>
              <w:left w:val="nil"/>
              <w:bottom w:val="single" w:sz="4" w:space="0" w:color="auto"/>
              <w:right w:val="single" w:sz="4" w:space="0" w:color="auto"/>
            </w:tcBorders>
            <w:vAlign w:val="center"/>
          </w:tcPr>
          <w:p w14:paraId="764D892E"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姓名</w:t>
            </w:r>
          </w:p>
        </w:tc>
        <w:tc>
          <w:tcPr>
            <w:tcW w:w="2694" w:type="dxa"/>
            <w:tcBorders>
              <w:top w:val="single" w:sz="4" w:space="0" w:color="auto"/>
              <w:left w:val="nil"/>
              <w:bottom w:val="single" w:sz="4" w:space="0" w:color="auto"/>
              <w:right w:val="single" w:sz="4" w:space="0" w:color="auto"/>
            </w:tcBorders>
            <w:vAlign w:val="center"/>
          </w:tcPr>
          <w:p w14:paraId="1794AAD1"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单位名称</w:t>
            </w:r>
          </w:p>
        </w:tc>
        <w:tc>
          <w:tcPr>
            <w:tcW w:w="1984" w:type="dxa"/>
            <w:tcBorders>
              <w:top w:val="nil"/>
              <w:left w:val="nil"/>
              <w:bottom w:val="single" w:sz="4" w:space="0" w:color="auto"/>
              <w:right w:val="single" w:sz="4" w:space="0" w:color="auto"/>
            </w:tcBorders>
            <w:vAlign w:val="center"/>
          </w:tcPr>
          <w:p w14:paraId="3D69C634"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职务</w:t>
            </w:r>
          </w:p>
        </w:tc>
      </w:tr>
      <w:tr w:rsidR="0024427F" w14:paraId="18622ED6"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0A8B897F"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1</w:t>
            </w:r>
          </w:p>
        </w:tc>
        <w:tc>
          <w:tcPr>
            <w:tcW w:w="1842" w:type="dxa"/>
            <w:tcBorders>
              <w:top w:val="nil"/>
              <w:left w:val="nil"/>
              <w:bottom w:val="single" w:sz="4" w:space="0" w:color="auto"/>
              <w:right w:val="single" w:sz="4" w:space="0" w:color="auto"/>
            </w:tcBorders>
            <w:vAlign w:val="center"/>
          </w:tcPr>
          <w:p w14:paraId="2626955F"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313D14E3"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0F5704DC"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7EDFC528"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09AB8317"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2</w:t>
            </w:r>
          </w:p>
        </w:tc>
        <w:tc>
          <w:tcPr>
            <w:tcW w:w="1842" w:type="dxa"/>
            <w:tcBorders>
              <w:top w:val="nil"/>
              <w:left w:val="nil"/>
              <w:bottom w:val="single" w:sz="4" w:space="0" w:color="auto"/>
              <w:right w:val="single" w:sz="4" w:space="0" w:color="auto"/>
            </w:tcBorders>
            <w:vAlign w:val="center"/>
          </w:tcPr>
          <w:p w14:paraId="13D0B770"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491A125D"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083F48FD"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1DDDED38"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699B9906"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3</w:t>
            </w:r>
          </w:p>
        </w:tc>
        <w:tc>
          <w:tcPr>
            <w:tcW w:w="1842" w:type="dxa"/>
            <w:tcBorders>
              <w:top w:val="nil"/>
              <w:left w:val="nil"/>
              <w:bottom w:val="single" w:sz="4" w:space="0" w:color="auto"/>
              <w:right w:val="single" w:sz="4" w:space="0" w:color="auto"/>
            </w:tcBorders>
            <w:vAlign w:val="center"/>
          </w:tcPr>
          <w:p w14:paraId="114A6103"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6D785DCB"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3DB32D4E"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31B95721"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65E235B0"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4</w:t>
            </w:r>
          </w:p>
        </w:tc>
        <w:tc>
          <w:tcPr>
            <w:tcW w:w="1842" w:type="dxa"/>
            <w:tcBorders>
              <w:top w:val="nil"/>
              <w:left w:val="nil"/>
              <w:bottom w:val="single" w:sz="4" w:space="0" w:color="auto"/>
              <w:right w:val="single" w:sz="4" w:space="0" w:color="auto"/>
            </w:tcBorders>
            <w:vAlign w:val="center"/>
          </w:tcPr>
          <w:p w14:paraId="3232918E"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5906CEA6"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75329CE1"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4DE1C61E"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2E505C57"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5</w:t>
            </w:r>
          </w:p>
        </w:tc>
        <w:tc>
          <w:tcPr>
            <w:tcW w:w="1842" w:type="dxa"/>
            <w:tcBorders>
              <w:top w:val="nil"/>
              <w:left w:val="nil"/>
              <w:bottom w:val="single" w:sz="4" w:space="0" w:color="auto"/>
              <w:right w:val="single" w:sz="4" w:space="0" w:color="auto"/>
            </w:tcBorders>
            <w:vAlign w:val="center"/>
          </w:tcPr>
          <w:p w14:paraId="5BF336CB"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1C89E4A3"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7115015A"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30F76F01"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697A4071"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6</w:t>
            </w:r>
          </w:p>
        </w:tc>
        <w:tc>
          <w:tcPr>
            <w:tcW w:w="1842" w:type="dxa"/>
            <w:tcBorders>
              <w:top w:val="nil"/>
              <w:left w:val="nil"/>
              <w:bottom w:val="single" w:sz="4" w:space="0" w:color="auto"/>
              <w:right w:val="single" w:sz="4" w:space="0" w:color="auto"/>
            </w:tcBorders>
            <w:vAlign w:val="center"/>
          </w:tcPr>
          <w:p w14:paraId="12071D33"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35F7E174"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0190F443"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6BD3A637"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1F6A49D7"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7</w:t>
            </w:r>
          </w:p>
        </w:tc>
        <w:tc>
          <w:tcPr>
            <w:tcW w:w="1842" w:type="dxa"/>
            <w:tcBorders>
              <w:top w:val="nil"/>
              <w:left w:val="nil"/>
              <w:bottom w:val="single" w:sz="4" w:space="0" w:color="auto"/>
              <w:right w:val="single" w:sz="4" w:space="0" w:color="auto"/>
            </w:tcBorders>
            <w:vAlign w:val="center"/>
          </w:tcPr>
          <w:p w14:paraId="4B9F7F3B"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40E0CC85"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0B12D074"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171B07F0"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319C6F09"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8</w:t>
            </w:r>
          </w:p>
        </w:tc>
        <w:tc>
          <w:tcPr>
            <w:tcW w:w="1842" w:type="dxa"/>
            <w:tcBorders>
              <w:top w:val="nil"/>
              <w:left w:val="nil"/>
              <w:bottom w:val="single" w:sz="4" w:space="0" w:color="auto"/>
              <w:right w:val="single" w:sz="4" w:space="0" w:color="auto"/>
            </w:tcBorders>
            <w:vAlign w:val="center"/>
          </w:tcPr>
          <w:p w14:paraId="595C8B34"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4E55290D"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3414A56D"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323DE292"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030C44A7"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9</w:t>
            </w:r>
          </w:p>
        </w:tc>
        <w:tc>
          <w:tcPr>
            <w:tcW w:w="1842" w:type="dxa"/>
            <w:tcBorders>
              <w:top w:val="nil"/>
              <w:left w:val="nil"/>
              <w:bottom w:val="single" w:sz="4" w:space="0" w:color="auto"/>
              <w:right w:val="single" w:sz="4" w:space="0" w:color="auto"/>
            </w:tcBorders>
            <w:vAlign w:val="center"/>
          </w:tcPr>
          <w:p w14:paraId="08B27291"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40E1EB7C"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3613D778"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25D0B614"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0B29DBED"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10</w:t>
            </w:r>
          </w:p>
        </w:tc>
        <w:tc>
          <w:tcPr>
            <w:tcW w:w="1842" w:type="dxa"/>
            <w:tcBorders>
              <w:top w:val="nil"/>
              <w:left w:val="nil"/>
              <w:bottom w:val="single" w:sz="4" w:space="0" w:color="auto"/>
              <w:right w:val="single" w:sz="4" w:space="0" w:color="auto"/>
            </w:tcBorders>
            <w:vAlign w:val="center"/>
          </w:tcPr>
          <w:p w14:paraId="5FE6C140"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3290B042"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73C69F0D"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10B1CA9A"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52E5D696"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11</w:t>
            </w:r>
          </w:p>
        </w:tc>
        <w:tc>
          <w:tcPr>
            <w:tcW w:w="1842" w:type="dxa"/>
            <w:tcBorders>
              <w:top w:val="nil"/>
              <w:left w:val="nil"/>
              <w:bottom w:val="single" w:sz="4" w:space="0" w:color="auto"/>
              <w:right w:val="single" w:sz="4" w:space="0" w:color="auto"/>
            </w:tcBorders>
            <w:vAlign w:val="center"/>
          </w:tcPr>
          <w:p w14:paraId="5666109B"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2497FB87"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75992F20"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648935E6"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0FB61FAF"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12</w:t>
            </w:r>
          </w:p>
        </w:tc>
        <w:tc>
          <w:tcPr>
            <w:tcW w:w="1842" w:type="dxa"/>
            <w:tcBorders>
              <w:top w:val="nil"/>
              <w:left w:val="nil"/>
              <w:bottom w:val="single" w:sz="4" w:space="0" w:color="auto"/>
              <w:right w:val="single" w:sz="4" w:space="0" w:color="auto"/>
            </w:tcBorders>
            <w:vAlign w:val="center"/>
          </w:tcPr>
          <w:p w14:paraId="58EA36B8"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2C4208E3"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7C5BB059"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384FAFFA"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7EE5A439"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13</w:t>
            </w:r>
          </w:p>
        </w:tc>
        <w:tc>
          <w:tcPr>
            <w:tcW w:w="1842" w:type="dxa"/>
            <w:tcBorders>
              <w:top w:val="nil"/>
              <w:left w:val="nil"/>
              <w:bottom w:val="single" w:sz="4" w:space="0" w:color="auto"/>
              <w:right w:val="single" w:sz="4" w:space="0" w:color="auto"/>
            </w:tcBorders>
            <w:vAlign w:val="center"/>
          </w:tcPr>
          <w:p w14:paraId="4ADA1F95"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2CFA8127"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21398FD5"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5C91E123" w14:textId="77777777">
        <w:trPr>
          <w:trHeight w:val="270"/>
          <w:jc w:val="center"/>
        </w:trPr>
        <w:tc>
          <w:tcPr>
            <w:tcW w:w="1555" w:type="dxa"/>
            <w:tcBorders>
              <w:top w:val="nil"/>
              <w:left w:val="single" w:sz="4" w:space="0" w:color="auto"/>
              <w:bottom w:val="single" w:sz="4" w:space="0" w:color="auto"/>
              <w:right w:val="single" w:sz="4" w:space="0" w:color="auto"/>
            </w:tcBorders>
            <w:vAlign w:val="center"/>
          </w:tcPr>
          <w:p w14:paraId="641EDC3D"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14</w:t>
            </w:r>
          </w:p>
        </w:tc>
        <w:tc>
          <w:tcPr>
            <w:tcW w:w="1842" w:type="dxa"/>
            <w:tcBorders>
              <w:top w:val="nil"/>
              <w:left w:val="nil"/>
              <w:bottom w:val="single" w:sz="4" w:space="0" w:color="auto"/>
              <w:right w:val="single" w:sz="4" w:space="0" w:color="auto"/>
            </w:tcBorders>
            <w:vAlign w:val="center"/>
          </w:tcPr>
          <w:p w14:paraId="0EF408DF"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2694" w:type="dxa"/>
            <w:tcBorders>
              <w:top w:val="single" w:sz="4" w:space="0" w:color="auto"/>
              <w:left w:val="nil"/>
              <w:bottom w:val="single" w:sz="4" w:space="0" w:color="auto"/>
              <w:right w:val="single" w:sz="4" w:space="0" w:color="auto"/>
            </w:tcBorders>
            <w:vAlign w:val="center"/>
          </w:tcPr>
          <w:p w14:paraId="43051E64" w14:textId="77777777" w:rsidR="0024427F" w:rsidRDefault="0063422A">
            <w:pPr>
              <w:widowControl/>
              <w:jc w:val="center"/>
              <w:rPr>
                <w:rFonts w:ascii="宋体" w:hAnsi="宋体" w:cs="宋体"/>
                <w:color w:val="000000"/>
                <w:kern w:val="0"/>
                <w:sz w:val="28"/>
                <w:szCs w:val="28"/>
              </w:rPr>
            </w:pPr>
            <w:r>
              <w:rPr>
                <w:rFonts w:ascii="宋体" w:hAnsi="宋体" w:cs="宋体" w:hint="eastAsia"/>
                <w:color w:val="000000"/>
                <w:kern w:val="0"/>
                <w:sz w:val="28"/>
                <w:szCs w:val="28"/>
              </w:rPr>
              <w:t xml:space="preserve">　</w:t>
            </w:r>
          </w:p>
        </w:tc>
        <w:tc>
          <w:tcPr>
            <w:tcW w:w="1984" w:type="dxa"/>
            <w:tcBorders>
              <w:top w:val="nil"/>
              <w:left w:val="nil"/>
              <w:bottom w:val="single" w:sz="4" w:space="0" w:color="auto"/>
              <w:right w:val="single" w:sz="4" w:space="0" w:color="auto"/>
            </w:tcBorders>
            <w:vAlign w:val="center"/>
          </w:tcPr>
          <w:p w14:paraId="366BB1D4"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bl>
    <w:p w14:paraId="6376F4B9" w14:textId="77777777" w:rsidR="0024427F" w:rsidRDefault="0024427F"/>
    <w:p w14:paraId="65974475" w14:textId="77777777" w:rsidR="0024427F" w:rsidRDefault="0024427F"/>
    <w:p w14:paraId="772A21E1" w14:textId="77777777" w:rsidR="0024427F" w:rsidRDefault="0024427F"/>
    <w:p w14:paraId="2662ABBA" w14:textId="696CC47F" w:rsidR="0024427F" w:rsidRDefault="0063422A" w:rsidP="00F84F8A">
      <w:pPr>
        <w:pStyle w:val="3"/>
      </w:pPr>
      <w:bookmarkStart w:id="3883" w:name="_Toc428792641"/>
      <w:bookmarkStart w:id="3884" w:name="_Toc489545346"/>
      <w:bookmarkStart w:id="3885" w:name="_Toc489546817"/>
      <w:bookmarkStart w:id="3886" w:name="_Toc489547160"/>
      <w:bookmarkStart w:id="3887" w:name="_Toc489548035"/>
      <w:bookmarkStart w:id="3888" w:name="_Toc489607237"/>
      <w:r>
        <w:rPr>
          <w:rFonts w:hint="eastAsia"/>
        </w:rPr>
        <w:lastRenderedPageBreak/>
        <w:t>附</w:t>
      </w:r>
      <w:r>
        <w:rPr>
          <w:rFonts w:hint="eastAsia"/>
        </w:rPr>
        <w:t>6</w:t>
      </w:r>
      <w:r>
        <w:rPr>
          <w:rFonts w:hint="eastAsia"/>
        </w:rPr>
        <w:t>：专家意见书</w:t>
      </w:r>
      <w:bookmarkEnd w:id="3883"/>
      <w:bookmarkEnd w:id="3884"/>
      <w:bookmarkEnd w:id="3885"/>
      <w:bookmarkEnd w:id="3886"/>
      <w:bookmarkEnd w:id="3887"/>
      <w:bookmarkEnd w:id="3888"/>
    </w:p>
    <w:p w14:paraId="3262C321" w14:textId="77777777" w:rsidR="0024427F" w:rsidRDefault="0063422A">
      <w:pPr>
        <w:jc w:val="center"/>
        <w:rPr>
          <w:rFonts w:ascii="宋体" w:hAnsi="宋体" w:cs="宋体"/>
          <w:b/>
          <w:color w:val="000000"/>
          <w:kern w:val="0"/>
          <w:sz w:val="28"/>
          <w:szCs w:val="28"/>
        </w:rPr>
      </w:pPr>
      <w:r>
        <w:rPr>
          <w:rFonts w:ascii="宋体" w:hAnsi="宋体" w:cs="宋体" w:hint="eastAsia"/>
          <w:b/>
          <w:color w:val="000000"/>
          <w:kern w:val="0"/>
          <w:sz w:val="28"/>
          <w:szCs w:val="28"/>
        </w:rPr>
        <w:t>专家意见书</w:t>
      </w:r>
    </w:p>
    <w:tbl>
      <w:tblPr>
        <w:tblW w:w="8075" w:type="dxa"/>
        <w:jc w:val="center"/>
        <w:tblLayout w:type="fixed"/>
        <w:tblLook w:val="04A0" w:firstRow="1" w:lastRow="0" w:firstColumn="1" w:lastColumn="0" w:noHBand="0" w:noVBand="1"/>
      </w:tblPr>
      <w:tblGrid>
        <w:gridCol w:w="1696"/>
        <w:gridCol w:w="6379"/>
      </w:tblGrid>
      <w:tr w:rsidR="0024427F" w14:paraId="2D0F8411" w14:textId="77777777">
        <w:trPr>
          <w:trHeight w:val="270"/>
          <w:jc w:val="center"/>
        </w:trPr>
        <w:tc>
          <w:tcPr>
            <w:tcW w:w="1696" w:type="dxa"/>
            <w:tcBorders>
              <w:top w:val="single" w:sz="4" w:space="0" w:color="auto"/>
              <w:left w:val="single" w:sz="4" w:space="0" w:color="auto"/>
              <w:bottom w:val="single" w:sz="4" w:space="0" w:color="auto"/>
              <w:right w:val="single" w:sz="4" w:space="0" w:color="auto"/>
            </w:tcBorders>
            <w:vAlign w:val="center"/>
          </w:tcPr>
          <w:p w14:paraId="11E4AA8C"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单位名称</w:t>
            </w:r>
          </w:p>
        </w:tc>
        <w:tc>
          <w:tcPr>
            <w:tcW w:w="6379" w:type="dxa"/>
            <w:tcBorders>
              <w:top w:val="single" w:sz="4" w:space="0" w:color="auto"/>
              <w:left w:val="nil"/>
              <w:bottom w:val="single" w:sz="4" w:space="0" w:color="auto"/>
              <w:right w:val="single" w:sz="4" w:space="0" w:color="auto"/>
            </w:tcBorders>
            <w:vAlign w:val="center"/>
          </w:tcPr>
          <w:p w14:paraId="0C6F835F"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76D74EA1" w14:textId="77777777">
        <w:trPr>
          <w:trHeight w:val="270"/>
          <w:jc w:val="center"/>
        </w:trPr>
        <w:tc>
          <w:tcPr>
            <w:tcW w:w="1696" w:type="dxa"/>
            <w:tcBorders>
              <w:top w:val="nil"/>
              <w:left w:val="single" w:sz="4" w:space="0" w:color="auto"/>
              <w:bottom w:val="single" w:sz="4" w:space="0" w:color="auto"/>
              <w:right w:val="single" w:sz="4" w:space="0" w:color="auto"/>
            </w:tcBorders>
            <w:vAlign w:val="center"/>
          </w:tcPr>
          <w:p w14:paraId="474A4EA0"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单位地点</w:t>
            </w:r>
          </w:p>
        </w:tc>
        <w:tc>
          <w:tcPr>
            <w:tcW w:w="6379" w:type="dxa"/>
            <w:tcBorders>
              <w:top w:val="nil"/>
              <w:left w:val="nil"/>
              <w:bottom w:val="single" w:sz="4" w:space="0" w:color="auto"/>
              <w:right w:val="single" w:sz="4" w:space="0" w:color="auto"/>
            </w:tcBorders>
            <w:vAlign w:val="center"/>
          </w:tcPr>
          <w:p w14:paraId="08B730C9"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2D4C80EE" w14:textId="77777777">
        <w:trPr>
          <w:trHeight w:val="270"/>
          <w:jc w:val="center"/>
        </w:trPr>
        <w:tc>
          <w:tcPr>
            <w:tcW w:w="1696" w:type="dxa"/>
            <w:tcBorders>
              <w:top w:val="nil"/>
              <w:left w:val="single" w:sz="4" w:space="0" w:color="auto"/>
              <w:bottom w:val="single" w:sz="4" w:space="0" w:color="auto"/>
              <w:right w:val="single" w:sz="4" w:space="0" w:color="auto"/>
            </w:tcBorders>
            <w:vAlign w:val="center"/>
          </w:tcPr>
          <w:p w14:paraId="3CF07EDC"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方案名称</w:t>
            </w:r>
          </w:p>
        </w:tc>
        <w:tc>
          <w:tcPr>
            <w:tcW w:w="6379" w:type="dxa"/>
            <w:tcBorders>
              <w:top w:val="nil"/>
              <w:left w:val="nil"/>
              <w:bottom w:val="single" w:sz="4" w:space="0" w:color="auto"/>
              <w:right w:val="single" w:sz="4" w:space="0" w:color="auto"/>
            </w:tcBorders>
            <w:vAlign w:val="center"/>
          </w:tcPr>
          <w:p w14:paraId="713F87E0"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73CEC1C3" w14:textId="77777777">
        <w:trPr>
          <w:trHeight w:val="1920"/>
          <w:jc w:val="center"/>
        </w:trPr>
        <w:tc>
          <w:tcPr>
            <w:tcW w:w="8075" w:type="dxa"/>
            <w:gridSpan w:val="2"/>
            <w:tcBorders>
              <w:top w:val="single" w:sz="4" w:space="0" w:color="auto"/>
              <w:left w:val="single" w:sz="4" w:space="0" w:color="auto"/>
              <w:bottom w:val="single" w:sz="4" w:space="0" w:color="auto"/>
              <w:right w:val="single" w:sz="4" w:space="0" w:color="auto"/>
            </w:tcBorders>
            <w:vAlign w:val="center"/>
          </w:tcPr>
          <w:p w14:paraId="6AFAFB4E"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专家意见：</w:t>
            </w:r>
          </w:p>
          <w:p w14:paraId="3987DF2A" w14:textId="77777777" w:rsidR="0024427F" w:rsidRDefault="0024427F">
            <w:pPr>
              <w:widowControl/>
              <w:jc w:val="left"/>
              <w:rPr>
                <w:rFonts w:ascii="宋体" w:hAnsi="宋体" w:cs="宋体"/>
                <w:color w:val="000000"/>
                <w:kern w:val="0"/>
                <w:sz w:val="28"/>
                <w:szCs w:val="28"/>
              </w:rPr>
            </w:pPr>
          </w:p>
          <w:p w14:paraId="2C89239A" w14:textId="77777777" w:rsidR="0024427F" w:rsidRDefault="0024427F">
            <w:pPr>
              <w:widowControl/>
              <w:jc w:val="left"/>
              <w:rPr>
                <w:rFonts w:ascii="宋体" w:hAnsi="宋体" w:cs="宋体"/>
                <w:color w:val="000000"/>
                <w:kern w:val="0"/>
                <w:sz w:val="28"/>
                <w:szCs w:val="28"/>
              </w:rPr>
            </w:pPr>
          </w:p>
          <w:p w14:paraId="2427A084" w14:textId="77777777" w:rsidR="0024427F" w:rsidRDefault="0024427F">
            <w:pPr>
              <w:widowControl/>
              <w:jc w:val="left"/>
              <w:rPr>
                <w:rFonts w:ascii="宋体" w:hAnsi="宋体" w:cs="宋体"/>
                <w:color w:val="000000"/>
                <w:kern w:val="0"/>
                <w:sz w:val="28"/>
                <w:szCs w:val="28"/>
              </w:rPr>
            </w:pPr>
          </w:p>
          <w:p w14:paraId="1F45AC11" w14:textId="77777777" w:rsidR="0024427F" w:rsidRDefault="0024427F">
            <w:pPr>
              <w:widowControl/>
              <w:jc w:val="left"/>
              <w:rPr>
                <w:rFonts w:ascii="宋体" w:hAnsi="宋体" w:cs="宋体"/>
                <w:color w:val="000000"/>
                <w:kern w:val="0"/>
                <w:sz w:val="28"/>
                <w:szCs w:val="28"/>
              </w:rPr>
            </w:pPr>
          </w:p>
          <w:p w14:paraId="4EE6BFEC" w14:textId="77777777" w:rsidR="0024427F" w:rsidRDefault="0024427F">
            <w:pPr>
              <w:widowControl/>
              <w:jc w:val="left"/>
              <w:rPr>
                <w:rFonts w:ascii="宋体" w:hAnsi="宋体" w:cs="宋体"/>
                <w:color w:val="000000"/>
                <w:kern w:val="0"/>
                <w:sz w:val="28"/>
                <w:szCs w:val="28"/>
              </w:rPr>
            </w:pPr>
          </w:p>
          <w:p w14:paraId="055D9FF9" w14:textId="77777777" w:rsidR="0024427F" w:rsidRDefault="0024427F">
            <w:pPr>
              <w:widowControl/>
              <w:jc w:val="left"/>
              <w:rPr>
                <w:rFonts w:ascii="宋体" w:hAnsi="宋体" w:cs="宋体"/>
                <w:color w:val="000000"/>
                <w:kern w:val="0"/>
                <w:sz w:val="28"/>
                <w:szCs w:val="28"/>
              </w:rPr>
            </w:pPr>
          </w:p>
        </w:tc>
      </w:tr>
      <w:tr w:rsidR="0024427F" w14:paraId="530FEC00" w14:textId="77777777">
        <w:trPr>
          <w:trHeight w:val="1140"/>
          <w:jc w:val="center"/>
        </w:trPr>
        <w:tc>
          <w:tcPr>
            <w:tcW w:w="8075" w:type="dxa"/>
            <w:gridSpan w:val="2"/>
            <w:tcBorders>
              <w:top w:val="single" w:sz="4" w:space="0" w:color="auto"/>
              <w:left w:val="single" w:sz="4" w:space="0" w:color="auto"/>
              <w:bottom w:val="single" w:sz="4" w:space="0" w:color="auto"/>
              <w:right w:val="single" w:sz="4" w:space="0" w:color="000000"/>
            </w:tcBorders>
            <w:vAlign w:val="center"/>
          </w:tcPr>
          <w:p w14:paraId="5DEC396B"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专家：（签名）</w:t>
            </w:r>
            <w:r>
              <w:rPr>
                <w:rFonts w:ascii="宋体" w:hAnsi="宋体" w:cs="宋体" w:hint="eastAsia"/>
                <w:color w:val="000000"/>
                <w:kern w:val="0"/>
                <w:sz w:val="28"/>
                <w:szCs w:val="28"/>
              </w:rPr>
              <w:br/>
            </w:r>
          </w:p>
          <w:p w14:paraId="4A63A725" w14:textId="77777777" w:rsidR="0024427F" w:rsidRDefault="0024427F">
            <w:pPr>
              <w:widowControl/>
              <w:jc w:val="left"/>
              <w:rPr>
                <w:rFonts w:ascii="宋体" w:hAnsi="宋体" w:cs="宋体"/>
                <w:color w:val="000000"/>
                <w:kern w:val="0"/>
                <w:sz w:val="28"/>
                <w:szCs w:val="28"/>
              </w:rPr>
            </w:pPr>
          </w:p>
          <w:p w14:paraId="6C101825" w14:textId="77777777" w:rsidR="0024427F" w:rsidRDefault="0024427F">
            <w:pPr>
              <w:widowControl/>
              <w:jc w:val="left"/>
              <w:rPr>
                <w:rFonts w:ascii="宋体" w:hAnsi="宋体" w:cs="宋体"/>
                <w:color w:val="000000"/>
                <w:kern w:val="0"/>
                <w:sz w:val="28"/>
                <w:szCs w:val="28"/>
              </w:rPr>
            </w:pPr>
          </w:p>
          <w:p w14:paraId="407B3E40"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br/>
              <w:t xml:space="preserve">                                        日期：</w:t>
            </w:r>
          </w:p>
        </w:tc>
      </w:tr>
    </w:tbl>
    <w:p w14:paraId="24DD922B" w14:textId="77777777" w:rsidR="0024427F" w:rsidRDefault="0024427F"/>
    <w:p w14:paraId="633D511D" w14:textId="77777777" w:rsidR="0024427F" w:rsidRDefault="0024427F"/>
    <w:p w14:paraId="425DA90A" w14:textId="77777777" w:rsidR="0024427F" w:rsidRDefault="0024427F"/>
    <w:p w14:paraId="1E2AC6DE" w14:textId="77777777" w:rsidR="0024427F" w:rsidRDefault="0024427F"/>
    <w:p w14:paraId="6A1BEB24" w14:textId="77777777" w:rsidR="0024427F" w:rsidRDefault="0024427F"/>
    <w:p w14:paraId="4C18C2A2" w14:textId="77777777" w:rsidR="0024427F" w:rsidRDefault="0024427F"/>
    <w:p w14:paraId="6CEF92AC" w14:textId="77777777" w:rsidR="0024427F" w:rsidRDefault="0024427F"/>
    <w:p w14:paraId="3DDAB7D0" w14:textId="4E54E5E7" w:rsidR="0024427F" w:rsidRDefault="0063422A">
      <w:pPr>
        <w:pStyle w:val="3"/>
      </w:pPr>
      <w:bookmarkStart w:id="3889" w:name="_Toc428792642"/>
      <w:bookmarkStart w:id="3890" w:name="_Toc489545347"/>
      <w:bookmarkStart w:id="3891" w:name="_Toc489546818"/>
      <w:bookmarkStart w:id="3892" w:name="_Toc489547161"/>
      <w:bookmarkStart w:id="3893" w:name="_Toc489548036"/>
      <w:bookmarkStart w:id="3894" w:name="_Toc489607238"/>
      <w:r>
        <w:rPr>
          <w:rFonts w:hint="eastAsia"/>
        </w:rPr>
        <w:lastRenderedPageBreak/>
        <w:t>附</w:t>
      </w:r>
      <w:r>
        <w:rPr>
          <w:rFonts w:hint="eastAsia"/>
        </w:rPr>
        <w:t>7</w:t>
      </w:r>
      <w:r>
        <w:rPr>
          <w:rFonts w:hint="eastAsia"/>
        </w:rPr>
        <w:t>：专家论证会会议纪要</w:t>
      </w:r>
      <w:bookmarkEnd w:id="3889"/>
      <w:bookmarkEnd w:id="3890"/>
      <w:bookmarkEnd w:id="3891"/>
      <w:bookmarkEnd w:id="3892"/>
      <w:bookmarkEnd w:id="3893"/>
      <w:bookmarkEnd w:id="3894"/>
    </w:p>
    <w:p w14:paraId="0ACA6CA0" w14:textId="77777777" w:rsidR="0024427F" w:rsidRDefault="0063422A">
      <w:pPr>
        <w:jc w:val="center"/>
        <w:rPr>
          <w:rFonts w:ascii="宋体" w:hAnsi="宋体" w:cs="宋体"/>
          <w:b/>
          <w:color w:val="000000"/>
          <w:kern w:val="0"/>
          <w:sz w:val="28"/>
          <w:szCs w:val="28"/>
        </w:rPr>
      </w:pPr>
      <w:r>
        <w:rPr>
          <w:rFonts w:ascii="宋体" w:hAnsi="宋体" w:cs="宋体" w:hint="eastAsia"/>
          <w:b/>
          <w:color w:val="000000"/>
          <w:kern w:val="0"/>
          <w:sz w:val="28"/>
          <w:szCs w:val="28"/>
        </w:rPr>
        <w:t>专家论证会会议纪要</w:t>
      </w:r>
    </w:p>
    <w:tbl>
      <w:tblPr>
        <w:tblW w:w="8217" w:type="dxa"/>
        <w:jc w:val="center"/>
        <w:tblLayout w:type="fixed"/>
        <w:tblLook w:val="04A0" w:firstRow="1" w:lastRow="0" w:firstColumn="1" w:lastColumn="0" w:noHBand="0" w:noVBand="1"/>
      </w:tblPr>
      <w:tblGrid>
        <w:gridCol w:w="2263"/>
        <w:gridCol w:w="5954"/>
      </w:tblGrid>
      <w:tr w:rsidR="0024427F" w14:paraId="02A48016" w14:textId="77777777">
        <w:trPr>
          <w:trHeight w:val="270"/>
          <w:jc w:val="center"/>
        </w:trPr>
        <w:tc>
          <w:tcPr>
            <w:tcW w:w="2263" w:type="dxa"/>
            <w:tcBorders>
              <w:top w:val="single" w:sz="4" w:space="0" w:color="auto"/>
              <w:left w:val="single" w:sz="4" w:space="0" w:color="auto"/>
              <w:bottom w:val="single" w:sz="4" w:space="0" w:color="auto"/>
              <w:right w:val="single" w:sz="4" w:space="0" w:color="auto"/>
            </w:tcBorders>
            <w:vAlign w:val="center"/>
          </w:tcPr>
          <w:p w14:paraId="12B5E33C"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会议名称</w:t>
            </w:r>
          </w:p>
        </w:tc>
        <w:tc>
          <w:tcPr>
            <w:tcW w:w="5954" w:type="dxa"/>
            <w:tcBorders>
              <w:top w:val="single" w:sz="4" w:space="0" w:color="auto"/>
              <w:left w:val="nil"/>
              <w:bottom w:val="single" w:sz="4" w:space="0" w:color="auto"/>
              <w:right w:val="single" w:sz="4" w:space="0" w:color="auto"/>
            </w:tcBorders>
            <w:vAlign w:val="center"/>
          </w:tcPr>
          <w:p w14:paraId="66DB359C"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1E0A309C" w14:textId="77777777">
        <w:trPr>
          <w:trHeight w:val="270"/>
          <w:jc w:val="center"/>
        </w:trPr>
        <w:tc>
          <w:tcPr>
            <w:tcW w:w="2263" w:type="dxa"/>
            <w:tcBorders>
              <w:top w:val="nil"/>
              <w:left w:val="single" w:sz="4" w:space="0" w:color="auto"/>
              <w:bottom w:val="single" w:sz="4" w:space="0" w:color="auto"/>
              <w:right w:val="single" w:sz="4" w:space="0" w:color="auto"/>
            </w:tcBorders>
            <w:vAlign w:val="center"/>
          </w:tcPr>
          <w:p w14:paraId="7BD27A5F"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会议地点</w:t>
            </w:r>
          </w:p>
        </w:tc>
        <w:tc>
          <w:tcPr>
            <w:tcW w:w="5954" w:type="dxa"/>
            <w:tcBorders>
              <w:top w:val="nil"/>
              <w:left w:val="nil"/>
              <w:bottom w:val="single" w:sz="4" w:space="0" w:color="auto"/>
              <w:right w:val="single" w:sz="4" w:space="0" w:color="auto"/>
            </w:tcBorders>
            <w:vAlign w:val="center"/>
          </w:tcPr>
          <w:p w14:paraId="54AD7910"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6D0ECFE9" w14:textId="77777777">
        <w:trPr>
          <w:trHeight w:val="270"/>
          <w:jc w:val="center"/>
        </w:trPr>
        <w:tc>
          <w:tcPr>
            <w:tcW w:w="2263" w:type="dxa"/>
            <w:tcBorders>
              <w:top w:val="nil"/>
              <w:left w:val="single" w:sz="4" w:space="0" w:color="auto"/>
              <w:bottom w:val="single" w:sz="4" w:space="0" w:color="auto"/>
              <w:right w:val="single" w:sz="4" w:space="0" w:color="auto"/>
            </w:tcBorders>
            <w:vAlign w:val="center"/>
          </w:tcPr>
          <w:p w14:paraId="07F78354"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会议时间</w:t>
            </w:r>
          </w:p>
        </w:tc>
        <w:tc>
          <w:tcPr>
            <w:tcW w:w="5954" w:type="dxa"/>
            <w:tcBorders>
              <w:top w:val="nil"/>
              <w:left w:val="nil"/>
              <w:bottom w:val="single" w:sz="4" w:space="0" w:color="auto"/>
              <w:right w:val="single" w:sz="4" w:space="0" w:color="auto"/>
            </w:tcBorders>
            <w:vAlign w:val="center"/>
          </w:tcPr>
          <w:p w14:paraId="3D75D8E6"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5DFF3428" w14:textId="77777777">
        <w:trPr>
          <w:trHeight w:val="270"/>
          <w:jc w:val="center"/>
        </w:trPr>
        <w:tc>
          <w:tcPr>
            <w:tcW w:w="2263" w:type="dxa"/>
            <w:tcBorders>
              <w:top w:val="nil"/>
              <w:left w:val="single" w:sz="4" w:space="0" w:color="auto"/>
              <w:bottom w:val="single" w:sz="4" w:space="0" w:color="auto"/>
              <w:right w:val="single" w:sz="4" w:space="0" w:color="auto"/>
            </w:tcBorders>
            <w:vAlign w:val="center"/>
          </w:tcPr>
          <w:p w14:paraId="6C4B0E1C"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组织单位</w:t>
            </w:r>
          </w:p>
        </w:tc>
        <w:tc>
          <w:tcPr>
            <w:tcW w:w="5954" w:type="dxa"/>
            <w:tcBorders>
              <w:top w:val="nil"/>
              <w:left w:val="nil"/>
              <w:bottom w:val="single" w:sz="4" w:space="0" w:color="auto"/>
              <w:right w:val="single" w:sz="4" w:space="0" w:color="auto"/>
            </w:tcBorders>
            <w:vAlign w:val="center"/>
          </w:tcPr>
          <w:p w14:paraId="16693ABD"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515A381E" w14:textId="77777777">
        <w:trPr>
          <w:trHeight w:val="270"/>
          <w:jc w:val="center"/>
        </w:trPr>
        <w:tc>
          <w:tcPr>
            <w:tcW w:w="2263" w:type="dxa"/>
            <w:tcBorders>
              <w:top w:val="nil"/>
              <w:left w:val="single" w:sz="4" w:space="0" w:color="auto"/>
              <w:bottom w:val="single" w:sz="4" w:space="0" w:color="auto"/>
              <w:right w:val="single" w:sz="4" w:space="0" w:color="auto"/>
            </w:tcBorders>
            <w:vAlign w:val="center"/>
          </w:tcPr>
          <w:p w14:paraId="2280D805"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列席人数</w:t>
            </w:r>
          </w:p>
        </w:tc>
        <w:tc>
          <w:tcPr>
            <w:tcW w:w="5954" w:type="dxa"/>
            <w:tcBorders>
              <w:top w:val="nil"/>
              <w:left w:val="nil"/>
              <w:bottom w:val="single" w:sz="4" w:space="0" w:color="auto"/>
              <w:right w:val="single" w:sz="4" w:space="0" w:color="auto"/>
            </w:tcBorders>
            <w:vAlign w:val="center"/>
          </w:tcPr>
          <w:p w14:paraId="43EC0A76"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5BD88D6E" w14:textId="77777777">
        <w:trPr>
          <w:trHeight w:val="2426"/>
          <w:jc w:val="center"/>
        </w:trPr>
        <w:tc>
          <w:tcPr>
            <w:tcW w:w="2263" w:type="dxa"/>
            <w:tcBorders>
              <w:top w:val="nil"/>
              <w:left w:val="single" w:sz="4" w:space="0" w:color="auto"/>
              <w:bottom w:val="single" w:sz="4" w:space="0" w:color="auto"/>
              <w:right w:val="single" w:sz="4" w:space="0" w:color="auto"/>
            </w:tcBorders>
            <w:vAlign w:val="center"/>
          </w:tcPr>
          <w:p w14:paraId="0D27BC48"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会议记录</w:t>
            </w:r>
          </w:p>
        </w:tc>
        <w:tc>
          <w:tcPr>
            <w:tcW w:w="5954" w:type="dxa"/>
            <w:tcBorders>
              <w:top w:val="nil"/>
              <w:left w:val="nil"/>
              <w:bottom w:val="single" w:sz="4" w:space="0" w:color="auto"/>
              <w:right w:val="single" w:sz="4" w:space="0" w:color="auto"/>
            </w:tcBorders>
            <w:vAlign w:val="center"/>
          </w:tcPr>
          <w:p w14:paraId="486EC06A"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5BDF9F91" w14:textId="77777777">
        <w:trPr>
          <w:trHeight w:val="1652"/>
          <w:jc w:val="center"/>
        </w:trPr>
        <w:tc>
          <w:tcPr>
            <w:tcW w:w="2263" w:type="dxa"/>
            <w:tcBorders>
              <w:top w:val="single" w:sz="4" w:space="0" w:color="auto"/>
              <w:left w:val="single" w:sz="4" w:space="0" w:color="auto"/>
              <w:bottom w:val="single" w:sz="4" w:space="0" w:color="auto"/>
              <w:right w:val="single" w:sz="4" w:space="0" w:color="auto"/>
            </w:tcBorders>
            <w:vAlign w:val="center"/>
          </w:tcPr>
          <w:p w14:paraId="1DB69685"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与会人员签名：</w:t>
            </w:r>
          </w:p>
        </w:tc>
        <w:tc>
          <w:tcPr>
            <w:tcW w:w="5954" w:type="dxa"/>
            <w:tcBorders>
              <w:top w:val="nil"/>
              <w:left w:val="nil"/>
              <w:bottom w:val="single" w:sz="4" w:space="0" w:color="auto"/>
              <w:right w:val="single" w:sz="4" w:space="0" w:color="auto"/>
            </w:tcBorders>
            <w:vAlign w:val="center"/>
          </w:tcPr>
          <w:p w14:paraId="00B932D4"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 xml:space="preserve">　</w:t>
            </w:r>
          </w:p>
        </w:tc>
      </w:tr>
      <w:tr w:rsidR="0024427F" w14:paraId="2F6F6C5E" w14:textId="77777777">
        <w:trPr>
          <w:trHeight w:val="747"/>
          <w:jc w:val="center"/>
        </w:trPr>
        <w:tc>
          <w:tcPr>
            <w:tcW w:w="2263" w:type="dxa"/>
            <w:tcBorders>
              <w:top w:val="single" w:sz="4" w:space="0" w:color="auto"/>
              <w:left w:val="single" w:sz="4" w:space="0" w:color="auto"/>
              <w:bottom w:val="single" w:sz="4" w:space="0" w:color="auto"/>
              <w:right w:val="single" w:sz="4" w:space="0" w:color="auto"/>
            </w:tcBorders>
            <w:vAlign w:val="center"/>
          </w:tcPr>
          <w:p w14:paraId="2CF9727E"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记录人：</w:t>
            </w:r>
          </w:p>
        </w:tc>
        <w:tc>
          <w:tcPr>
            <w:tcW w:w="5954" w:type="dxa"/>
            <w:tcBorders>
              <w:top w:val="single" w:sz="4" w:space="0" w:color="auto"/>
              <w:left w:val="single" w:sz="4" w:space="0" w:color="auto"/>
              <w:bottom w:val="single" w:sz="4" w:space="0" w:color="auto"/>
              <w:right w:val="single" w:sz="4" w:space="0" w:color="auto"/>
            </w:tcBorders>
            <w:vAlign w:val="center"/>
          </w:tcPr>
          <w:p w14:paraId="78AA1187" w14:textId="77777777" w:rsidR="0024427F" w:rsidRDefault="0024427F">
            <w:pPr>
              <w:widowControl/>
              <w:jc w:val="left"/>
              <w:rPr>
                <w:rFonts w:ascii="宋体" w:hAnsi="宋体" w:cs="宋体"/>
                <w:color w:val="000000"/>
                <w:kern w:val="0"/>
                <w:sz w:val="28"/>
                <w:szCs w:val="28"/>
              </w:rPr>
            </w:pPr>
          </w:p>
        </w:tc>
      </w:tr>
      <w:tr w:rsidR="0024427F" w14:paraId="3EAA8BC4" w14:textId="77777777">
        <w:trPr>
          <w:trHeight w:val="747"/>
          <w:jc w:val="center"/>
        </w:trPr>
        <w:tc>
          <w:tcPr>
            <w:tcW w:w="2263" w:type="dxa"/>
            <w:tcBorders>
              <w:top w:val="single" w:sz="4" w:space="0" w:color="auto"/>
              <w:left w:val="single" w:sz="4" w:space="0" w:color="auto"/>
              <w:bottom w:val="single" w:sz="4" w:space="0" w:color="auto"/>
              <w:right w:val="single" w:sz="4" w:space="0" w:color="auto"/>
            </w:tcBorders>
            <w:vAlign w:val="center"/>
          </w:tcPr>
          <w:p w14:paraId="609D2398" w14:textId="77777777" w:rsidR="0024427F" w:rsidRDefault="0063422A">
            <w:pPr>
              <w:widowControl/>
              <w:jc w:val="left"/>
              <w:rPr>
                <w:rFonts w:ascii="宋体" w:hAnsi="宋体" w:cs="宋体"/>
                <w:color w:val="000000"/>
                <w:kern w:val="0"/>
                <w:sz w:val="28"/>
                <w:szCs w:val="28"/>
              </w:rPr>
            </w:pPr>
            <w:r>
              <w:rPr>
                <w:rFonts w:ascii="宋体" w:hAnsi="宋体" w:cs="宋体" w:hint="eastAsia"/>
                <w:color w:val="000000"/>
                <w:kern w:val="0"/>
                <w:sz w:val="28"/>
                <w:szCs w:val="28"/>
              </w:rPr>
              <w:t>审阅人：</w:t>
            </w:r>
          </w:p>
        </w:tc>
        <w:tc>
          <w:tcPr>
            <w:tcW w:w="5954" w:type="dxa"/>
            <w:tcBorders>
              <w:top w:val="single" w:sz="4" w:space="0" w:color="auto"/>
              <w:left w:val="single" w:sz="4" w:space="0" w:color="auto"/>
              <w:bottom w:val="single" w:sz="4" w:space="0" w:color="auto"/>
              <w:right w:val="single" w:sz="4" w:space="0" w:color="auto"/>
            </w:tcBorders>
            <w:vAlign w:val="center"/>
          </w:tcPr>
          <w:p w14:paraId="076B6912" w14:textId="77777777" w:rsidR="0024427F" w:rsidRDefault="0024427F">
            <w:pPr>
              <w:widowControl/>
              <w:jc w:val="left"/>
              <w:rPr>
                <w:rFonts w:ascii="宋体" w:hAnsi="宋体" w:cs="宋体"/>
                <w:color w:val="000000"/>
                <w:kern w:val="0"/>
                <w:sz w:val="28"/>
                <w:szCs w:val="28"/>
              </w:rPr>
            </w:pPr>
          </w:p>
        </w:tc>
      </w:tr>
    </w:tbl>
    <w:p w14:paraId="2FC0A8D5" w14:textId="77777777" w:rsidR="0024427F" w:rsidRDefault="0024427F"/>
    <w:p w14:paraId="0D19C9ED" w14:textId="14982249" w:rsidR="0024427F" w:rsidRDefault="0063422A" w:rsidP="00D66ACE">
      <w:pPr>
        <w:pStyle w:val="3"/>
        <w:pageBreakBefore/>
        <w:ind w:left="709"/>
      </w:pPr>
      <w:bookmarkStart w:id="3895" w:name="_Toc428792643"/>
      <w:bookmarkStart w:id="3896" w:name="_Toc489545348"/>
      <w:bookmarkStart w:id="3897" w:name="_Toc489546819"/>
      <w:bookmarkStart w:id="3898" w:name="_Toc489547162"/>
      <w:bookmarkStart w:id="3899" w:name="_Toc489548037"/>
      <w:bookmarkStart w:id="3900" w:name="_Toc489607239"/>
      <w:r>
        <w:rPr>
          <w:rFonts w:hint="eastAsia"/>
        </w:rPr>
        <w:lastRenderedPageBreak/>
        <w:t>附录</w:t>
      </w:r>
      <w:r>
        <w:rPr>
          <w:rFonts w:hint="eastAsia"/>
        </w:rPr>
        <w:t>8 :</w:t>
      </w:r>
      <w:r>
        <w:rPr>
          <w:rFonts w:hint="eastAsia"/>
        </w:rPr>
        <w:t>安全评估报告</w:t>
      </w:r>
      <w:bookmarkEnd w:id="3895"/>
      <w:bookmarkEnd w:id="3896"/>
      <w:bookmarkEnd w:id="3897"/>
      <w:bookmarkEnd w:id="3898"/>
      <w:bookmarkEnd w:id="3899"/>
      <w:bookmarkEnd w:id="3900"/>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4427F" w14:paraId="6C46D2A7" w14:textId="77777777">
        <w:trPr>
          <w:trHeight w:val="352"/>
          <w:jc w:val="center"/>
        </w:trPr>
        <w:tc>
          <w:tcPr>
            <w:tcW w:w="8522" w:type="dxa"/>
            <w:vAlign w:val="center"/>
          </w:tcPr>
          <w:p w14:paraId="316434B5" w14:textId="77777777" w:rsidR="0024427F" w:rsidRDefault="0063422A">
            <w:pPr>
              <w:jc w:val="center"/>
              <w:rPr>
                <w:rFonts w:ascii="宋体" w:hAnsi="宋体" w:cs="宋体"/>
                <w:b/>
                <w:bCs/>
                <w:sz w:val="24"/>
              </w:rPr>
            </w:pPr>
            <w:r>
              <w:rPr>
                <w:rFonts w:ascii="宋体" w:hAnsi="宋体" w:cs="宋体" w:hint="eastAsia"/>
                <w:b/>
                <w:bCs/>
                <w:sz w:val="24"/>
              </w:rPr>
              <w:t>1、简述总体安全形势</w:t>
            </w:r>
          </w:p>
        </w:tc>
      </w:tr>
      <w:tr w:rsidR="0024427F" w14:paraId="13515D2F" w14:textId="77777777">
        <w:trPr>
          <w:trHeight w:val="1382"/>
          <w:jc w:val="center"/>
        </w:trPr>
        <w:tc>
          <w:tcPr>
            <w:tcW w:w="8522" w:type="dxa"/>
            <w:vAlign w:val="center"/>
          </w:tcPr>
          <w:p w14:paraId="740C34C5" w14:textId="77777777" w:rsidR="0024427F" w:rsidRDefault="0024427F">
            <w:pPr>
              <w:jc w:val="center"/>
              <w:rPr>
                <w:rFonts w:ascii="宋体" w:hAnsi="宋体" w:cs="宋体"/>
                <w:b/>
                <w:bCs/>
                <w:sz w:val="24"/>
              </w:rPr>
            </w:pPr>
          </w:p>
        </w:tc>
      </w:tr>
      <w:tr w:rsidR="0024427F" w14:paraId="009F6BCB" w14:textId="77777777">
        <w:trPr>
          <w:jc w:val="center"/>
        </w:trPr>
        <w:tc>
          <w:tcPr>
            <w:tcW w:w="8522" w:type="dxa"/>
            <w:vAlign w:val="center"/>
          </w:tcPr>
          <w:p w14:paraId="3370920A" w14:textId="77777777" w:rsidR="0024427F" w:rsidRDefault="0063422A">
            <w:pPr>
              <w:jc w:val="center"/>
              <w:rPr>
                <w:rFonts w:ascii="宋体" w:hAnsi="宋体" w:cs="宋体"/>
                <w:b/>
                <w:bCs/>
                <w:sz w:val="24"/>
              </w:rPr>
            </w:pPr>
            <w:r>
              <w:rPr>
                <w:rFonts w:ascii="宋体" w:hAnsi="宋体" w:cs="宋体" w:hint="eastAsia"/>
                <w:b/>
                <w:bCs/>
                <w:sz w:val="24"/>
              </w:rPr>
              <w:t>2、重点安全问题/问题部门分析</w:t>
            </w:r>
          </w:p>
        </w:tc>
      </w:tr>
      <w:tr w:rsidR="0024427F" w14:paraId="6438E5BE" w14:textId="77777777">
        <w:trPr>
          <w:trHeight w:val="1382"/>
          <w:jc w:val="center"/>
        </w:trPr>
        <w:tc>
          <w:tcPr>
            <w:tcW w:w="8522" w:type="dxa"/>
            <w:vAlign w:val="center"/>
          </w:tcPr>
          <w:p w14:paraId="7EF6FC45" w14:textId="77777777" w:rsidR="0024427F" w:rsidRDefault="0024427F">
            <w:pPr>
              <w:jc w:val="center"/>
              <w:rPr>
                <w:rFonts w:ascii="宋体" w:hAnsi="宋体" w:cs="宋体"/>
                <w:b/>
                <w:bCs/>
                <w:sz w:val="24"/>
              </w:rPr>
            </w:pPr>
          </w:p>
        </w:tc>
      </w:tr>
      <w:tr w:rsidR="0024427F" w14:paraId="28924187" w14:textId="77777777">
        <w:trPr>
          <w:jc w:val="center"/>
        </w:trPr>
        <w:tc>
          <w:tcPr>
            <w:tcW w:w="8522" w:type="dxa"/>
            <w:vAlign w:val="center"/>
          </w:tcPr>
          <w:p w14:paraId="75D28702" w14:textId="77777777" w:rsidR="0024427F" w:rsidRDefault="0063422A">
            <w:pPr>
              <w:jc w:val="center"/>
              <w:rPr>
                <w:rFonts w:ascii="宋体" w:hAnsi="宋体" w:cs="宋体"/>
                <w:b/>
                <w:bCs/>
                <w:sz w:val="24"/>
              </w:rPr>
            </w:pPr>
            <w:r>
              <w:rPr>
                <w:rFonts w:ascii="宋体" w:hAnsi="宋体" w:cs="宋体" w:hint="eastAsia"/>
                <w:b/>
                <w:bCs/>
                <w:sz w:val="24"/>
              </w:rPr>
              <w:t>3、改进建议</w:t>
            </w:r>
          </w:p>
        </w:tc>
      </w:tr>
      <w:tr w:rsidR="0024427F" w14:paraId="2FFA9F6F" w14:textId="77777777">
        <w:trPr>
          <w:trHeight w:val="1887"/>
          <w:jc w:val="center"/>
        </w:trPr>
        <w:tc>
          <w:tcPr>
            <w:tcW w:w="8522" w:type="dxa"/>
            <w:vAlign w:val="center"/>
          </w:tcPr>
          <w:p w14:paraId="0DE89DCE" w14:textId="77777777" w:rsidR="0024427F" w:rsidRDefault="0024427F">
            <w:pPr>
              <w:jc w:val="center"/>
              <w:rPr>
                <w:rFonts w:ascii="宋体" w:hAnsi="宋体" w:cs="宋体"/>
                <w:b/>
                <w:bCs/>
                <w:sz w:val="24"/>
              </w:rPr>
            </w:pPr>
          </w:p>
        </w:tc>
      </w:tr>
    </w:tbl>
    <w:p w14:paraId="3CC3369F" w14:textId="77777777" w:rsidR="0024427F" w:rsidRDefault="0024427F">
      <w:pPr>
        <w:ind w:right="920"/>
        <w:jc w:val="center"/>
        <w:rPr>
          <w:rFonts w:ascii="宋体" w:hAnsi="宋体" w:cs="宋体"/>
          <w:sz w:val="23"/>
          <w:szCs w:val="23"/>
        </w:rPr>
      </w:pPr>
    </w:p>
    <w:p w14:paraId="28134EAD" w14:textId="77777777" w:rsidR="0024427F" w:rsidRDefault="0063422A">
      <w:pPr>
        <w:ind w:right="920"/>
        <w:jc w:val="center"/>
      </w:pPr>
      <w:r>
        <w:rPr>
          <w:rFonts w:ascii="宋体" w:hAnsi="宋体" w:cs="宋体" w:hint="eastAsia"/>
          <w:sz w:val="24"/>
        </w:rPr>
        <w:t xml:space="preserve">                             报告</w:t>
      </w:r>
      <w:r>
        <w:rPr>
          <w:rFonts w:ascii="宋体" w:hAnsi="宋体" w:cs="宋体"/>
          <w:sz w:val="24"/>
        </w:rPr>
        <w:t>人：</w:t>
      </w:r>
      <w:r>
        <w:rPr>
          <w:rFonts w:ascii="宋体" w:hAnsi="宋体" w:cs="宋体" w:hint="eastAsia"/>
          <w:sz w:val="24"/>
          <w:u w:val="single"/>
        </w:rPr>
        <w:t xml:space="preserve">  </w:t>
      </w:r>
      <w:r>
        <w:rPr>
          <w:rFonts w:ascii="宋体" w:hAnsi="宋体" w:cs="宋体"/>
          <w:sz w:val="24"/>
          <w:u w:val="single"/>
        </w:rPr>
        <w:t xml:space="preserve">    </w:t>
      </w:r>
      <w:r>
        <w:rPr>
          <w:rFonts w:ascii="宋体" w:hAnsi="宋体" w:cs="宋体" w:hint="eastAsia"/>
          <w:sz w:val="24"/>
          <w:u w:val="single"/>
        </w:rPr>
        <w:t xml:space="preserve">     </w:t>
      </w:r>
      <w:r>
        <w:rPr>
          <w:rFonts w:ascii="宋体" w:hAnsi="宋体" w:cs="宋体" w:hint="eastAsia"/>
          <w:sz w:val="24"/>
        </w:rPr>
        <w:t xml:space="preserve"> 时间：</w:t>
      </w:r>
      <w:r>
        <w:rPr>
          <w:rFonts w:ascii="宋体" w:hAnsi="宋体" w:cs="宋体" w:hint="eastAsia"/>
          <w:sz w:val="24"/>
          <w:u w:val="single"/>
        </w:rPr>
        <w:t xml:space="preserve">  </w:t>
      </w:r>
      <w:r>
        <w:rPr>
          <w:rFonts w:ascii="宋体" w:hAnsi="宋体" w:cs="宋体"/>
          <w:sz w:val="24"/>
          <w:u w:val="single"/>
        </w:rPr>
        <w:t xml:space="preserve">    </w:t>
      </w:r>
      <w:r>
        <w:rPr>
          <w:rFonts w:ascii="宋体" w:hAnsi="宋体" w:cs="宋体" w:hint="eastAsia"/>
          <w:sz w:val="24"/>
          <w:u w:val="single"/>
        </w:rPr>
        <w:t xml:space="preserve">     </w:t>
      </w:r>
      <w:r>
        <w:rPr>
          <w:rFonts w:ascii="宋体" w:hAnsi="宋体" w:cs="宋体" w:hint="eastAsia"/>
          <w:sz w:val="24"/>
        </w:rPr>
        <w:t xml:space="preserve"> </w:t>
      </w:r>
    </w:p>
    <w:p w14:paraId="07BDFF52" w14:textId="77777777" w:rsidR="0024427F" w:rsidRDefault="0024427F"/>
    <w:p w14:paraId="1EF8904F" w14:textId="1A43CE82" w:rsidR="0024427F" w:rsidRDefault="0063422A" w:rsidP="001046C6">
      <w:pPr>
        <w:pStyle w:val="3"/>
        <w:pageBreakBefore/>
        <w:ind w:left="709"/>
      </w:pPr>
      <w:bookmarkStart w:id="3901" w:name="_Toc428792644"/>
      <w:bookmarkStart w:id="3902" w:name="_Toc489545349"/>
      <w:bookmarkStart w:id="3903" w:name="_Toc489546820"/>
      <w:bookmarkStart w:id="3904" w:name="_Toc489547163"/>
      <w:bookmarkStart w:id="3905" w:name="_Toc489548038"/>
      <w:bookmarkStart w:id="3906" w:name="_Toc489607240"/>
      <w:r>
        <w:rPr>
          <w:rFonts w:hint="eastAsia"/>
        </w:rPr>
        <w:lastRenderedPageBreak/>
        <w:t>附录</w:t>
      </w:r>
      <w:r>
        <w:rPr>
          <w:rFonts w:hint="eastAsia"/>
        </w:rPr>
        <w:t xml:space="preserve">9 </w:t>
      </w:r>
      <w:r>
        <w:rPr>
          <w:rFonts w:hint="eastAsia"/>
        </w:rPr>
        <w:t>资产清单</w:t>
      </w:r>
      <w:bookmarkEnd w:id="3901"/>
      <w:bookmarkEnd w:id="3902"/>
      <w:bookmarkEnd w:id="3903"/>
      <w:bookmarkEnd w:id="3904"/>
      <w:bookmarkEnd w:id="3905"/>
      <w:bookmarkEnd w:id="3906"/>
    </w:p>
    <w:p w14:paraId="40C4DDEC" w14:textId="77777777" w:rsidR="0024427F" w:rsidRDefault="0063422A">
      <w:pPr>
        <w:autoSpaceDE w:val="0"/>
        <w:autoSpaceDN w:val="0"/>
        <w:adjustRightInd w:val="0"/>
        <w:spacing w:line="360" w:lineRule="auto"/>
        <w:jc w:val="center"/>
        <w:rPr>
          <w:rFonts w:ascii="宋体" w:cs="宋体"/>
          <w:kern w:val="0"/>
          <w:sz w:val="24"/>
        </w:rPr>
      </w:pPr>
      <w:r>
        <w:rPr>
          <w:rFonts w:ascii="宋体" w:cs="宋体" w:hint="eastAsia"/>
          <w:kern w:val="0"/>
          <w:sz w:val="24"/>
        </w:rPr>
        <w:t>网络及安全设备清单</w:t>
      </w:r>
    </w:p>
    <w:tbl>
      <w:tblPr>
        <w:tblW w:w="13241" w:type="dxa"/>
        <w:jc w:val="center"/>
        <w:tblLayout w:type="fixed"/>
        <w:tblLook w:val="04A0" w:firstRow="1" w:lastRow="0" w:firstColumn="1" w:lastColumn="0" w:noHBand="0" w:noVBand="1"/>
      </w:tblPr>
      <w:tblGrid>
        <w:gridCol w:w="1891"/>
        <w:gridCol w:w="1286"/>
        <w:gridCol w:w="1985"/>
        <w:gridCol w:w="1701"/>
        <w:gridCol w:w="1701"/>
        <w:gridCol w:w="1842"/>
        <w:gridCol w:w="2835"/>
      </w:tblGrid>
      <w:tr w:rsidR="001046C6" w14:paraId="540424D2" w14:textId="77777777" w:rsidTr="001046C6">
        <w:trPr>
          <w:jc w:val="center"/>
        </w:trPr>
        <w:tc>
          <w:tcPr>
            <w:tcW w:w="1891" w:type="dxa"/>
            <w:tcBorders>
              <w:top w:val="single" w:sz="8" w:space="0" w:color="auto"/>
              <w:left w:val="single" w:sz="8" w:space="0" w:color="auto"/>
              <w:bottom w:val="single" w:sz="8" w:space="0" w:color="000000"/>
              <w:right w:val="single" w:sz="4" w:space="0" w:color="auto"/>
            </w:tcBorders>
            <w:vAlign w:val="center"/>
          </w:tcPr>
          <w:p w14:paraId="5B827B8D"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序号</w:t>
            </w:r>
          </w:p>
        </w:tc>
        <w:tc>
          <w:tcPr>
            <w:tcW w:w="1286" w:type="dxa"/>
            <w:tcBorders>
              <w:top w:val="single" w:sz="4" w:space="0" w:color="auto"/>
              <w:left w:val="single" w:sz="4" w:space="0" w:color="auto"/>
              <w:bottom w:val="single" w:sz="4" w:space="0" w:color="auto"/>
              <w:right w:val="single" w:sz="4" w:space="0" w:color="auto"/>
            </w:tcBorders>
            <w:vAlign w:val="center"/>
          </w:tcPr>
          <w:p w14:paraId="37CAC1BD"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网络安全设备名称</w:t>
            </w:r>
          </w:p>
        </w:tc>
        <w:tc>
          <w:tcPr>
            <w:tcW w:w="1985" w:type="dxa"/>
            <w:tcBorders>
              <w:top w:val="single" w:sz="4" w:space="0" w:color="auto"/>
              <w:left w:val="single" w:sz="4" w:space="0" w:color="auto"/>
              <w:bottom w:val="single" w:sz="4" w:space="0" w:color="auto"/>
              <w:right w:val="single" w:sz="4" w:space="0" w:color="auto"/>
            </w:tcBorders>
            <w:vAlign w:val="center"/>
          </w:tcPr>
          <w:p w14:paraId="7877509D"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型号</w:t>
            </w:r>
            <w:r>
              <w:rPr>
                <w:color w:val="000000"/>
                <w:kern w:val="0"/>
                <w:sz w:val="24"/>
              </w:rPr>
              <w:t>(</w:t>
            </w:r>
            <w:r>
              <w:rPr>
                <w:rFonts w:ascii="宋体" w:hAnsi="宋体" w:cs="宋体" w:hint="eastAsia"/>
                <w:color w:val="000000"/>
                <w:kern w:val="0"/>
                <w:sz w:val="24"/>
              </w:rPr>
              <w:t>软件</w:t>
            </w:r>
            <w:r>
              <w:rPr>
                <w:color w:val="000000"/>
                <w:kern w:val="0"/>
                <w:sz w:val="24"/>
              </w:rPr>
              <w:t>/</w:t>
            </w:r>
            <w:r>
              <w:rPr>
                <w:rFonts w:ascii="宋体" w:hAnsi="宋体" w:cs="宋体" w:hint="eastAsia"/>
                <w:color w:val="000000"/>
                <w:kern w:val="0"/>
                <w:sz w:val="24"/>
              </w:rPr>
              <w:t>硬件</w:t>
            </w:r>
            <w:r>
              <w:rPr>
                <w:color w:val="000000"/>
                <w:kern w:val="0"/>
                <w:sz w:val="24"/>
              </w:rPr>
              <w:t>)</w:t>
            </w:r>
          </w:p>
        </w:tc>
        <w:tc>
          <w:tcPr>
            <w:tcW w:w="1701" w:type="dxa"/>
            <w:tcBorders>
              <w:top w:val="single" w:sz="4" w:space="0" w:color="auto"/>
              <w:left w:val="single" w:sz="4" w:space="0" w:color="auto"/>
              <w:bottom w:val="single" w:sz="4" w:space="0" w:color="auto"/>
              <w:right w:val="single" w:sz="4" w:space="0" w:color="auto"/>
            </w:tcBorders>
            <w:vAlign w:val="center"/>
          </w:tcPr>
          <w:p w14:paraId="145C98E4"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 xml:space="preserve"> 物理位置</w:t>
            </w:r>
          </w:p>
        </w:tc>
        <w:tc>
          <w:tcPr>
            <w:tcW w:w="1701" w:type="dxa"/>
            <w:tcBorders>
              <w:top w:val="single" w:sz="8" w:space="0" w:color="auto"/>
              <w:left w:val="single" w:sz="4" w:space="0" w:color="auto"/>
              <w:bottom w:val="single" w:sz="8" w:space="0" w:color="000000"/>
              <w:right w:val="single" w:sz="8" w:space="0" w:color="auto"/>
            </w:tcBorders>
            <w:vAlign w:val="center"/>
          </w:tcPr>
          <w:p w14:paraId="3F620E10"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所属网络区域</w:t>
            </w:r>
          </w:p>
        </w:tc>
        <w:tc>
          <w:tcPr>
            <w:tcW w:w="1842" w:type="dxa"/>
            <w:tcBorders>
              <w:top w:val="single" w:sz="8" w:space="0" w:color="auto"/>
              <w:left w:val="single" w:sz="8" w:space="0" w:color="auto"/>
              <w:bottom w:val="single" w:sz="8" w:space="0" w:color="000000"/>
              <w:right w:val="single" w:sz="8" w:space="0" w:color="auto"/>
            </w:tcBorders>
            <w:vAlign w:val="center"/>
          </w:tcPr>
          <w:p w14:paraId="2FC24E3C" w14:textId="77777777" w:rsidR="0024427F" w:rsidRDefault="0063422A">
            <w:pPr>
              <w:widowControl/>
              <w:jc w:val="center"/>
              <w:rPr>
                <w:color w:val="000000"/>
                <w:kern w:val="0"/>
                <w:sz w:val="24"/>
              </w:rPr>
            </w:pPr>
            <w:r>
              <w:rPr>
                <w:color w:val="000000"/>
                <w:kern w:val="0"/>
                <w:sz w:val="24"/>
              </w:rPr>
              <w:t>IP</w:t>
            </w:r>
            <w:r>
              <w:rPr>
                <w:rFonts w:ascii="宋体" w:hAnsi="宋体" w:hint="eastAsia"/>
                <w:color w:val="000000"/>
                <w:kern w:val="0"/>
                <w:sz w:val="24"/>
              </w:rPr>
              <w:t>地址</w:t>
            </w:r>
            <w:r>
              <w:rPr>
                <w:color w:val="000000"/>
                <w:kern w:val="0"/>
                <w:sz w:val="24"/>
              </w:rPr>
              <w:t>/</w:t>
            </w:r>
            <w:r>
              <w:rPr>
                <w:rFonts w:ascii="宋体" w:hAnsi="宋体" w:hint="eastAsia"/>
                <w:color w:val="000000"/>
                <w:kern w:val="0"/>
                <w:sz w:val="24"/>
              </w:rPr>
              <w:t>掩码</w:t>
            </w:r>
            <w:r>
              <w:rPr>
                <w:color w:val="000000"/>
                <w:kern w:val="0"/>
                <w:sz w:val="24"/>
              </w:rPr>
              <w:t>/</w:t>
            </w:r>
            <w:r>
              <w:rPr>
                <w:rFonts w:ascii="宋体" w:hAnsi="宋体" w:hint="eastAsia"/>
                <w:color w:val="000000"/>
                <w:kern w:val="0"/>
                <w:sz w:val="24"/>
              </w:rPr>
              <w:t>网关</w:t>
            </w:r>
          </w:p>
        </w:tc>
        <w:tc>
          <w:tcPr>
            <w:tcW w:w="2835" w:type="dxa"/>
            <w:tcBorders>
              <w:top w:val="single" w:sz="8" w:space="0" w:color="auto"/>
              <w:left w:val="single" w:sz="8" w:space="0" w:color="auto"/>
              <w:right w:val="single" w:sz="8" w:space="0" w:color="auto"/>
            </w:tcBorders>
            <w:vAlign w:val="center"/>
          </w:tcPr>
          <w:p w14:paraId="4C402625" w14:textId="77777777" w:rsidR="0024427F" w:rsidRDefault="0063422A">
            <w:pPr>
              <w:widowControl/>
              <w:jc w:val="center"/>
              <w:rPr>
                <w:color w:val="000000"/>
                <w:kern w:val="0"/>
                <w:sz w:val="24"/>
              </w:rPr>
            </w:pPr>
            <w:r>
              <w:rPr>
                <w:rFonts w:hint="eastAsia"/>
                <w:color w:val="000000"/>
                <w:kern w:val="0"/>
                <w:sz w:val="24"/>
              </w:rPr>
              <w:t>序列号</w:t>
            </w:r>
          </w:p>
        </w:tc>
      </w:tr>
      <w:tr w:rsidR="001046C6" w14:paraId="04935D19" w14:textId="77777777" w:rsidTr="001046C6">
        <w:trPr>
          <w:jc w:val="center"/>
        </w:trPr>
        <w:tc>
          <w:tcPr>
            <w:tcW w:w="1891" w:type="dxa"/>
            <w:tcBorders>
              <w:top w:val="nil"/>
              <w:left w:val="single" w:sz="8" w:space="0" w:color="auto"/>
              <w:bottom w:val="single" w:sz="4" w:space="0" w:color="auto"/>
              <w:right w:val="single" w:sz="4" w:space="0" w:color="auto"/>
            </w:tcBorders>
            <w:vAlign w:val="center"/>
          </w:tcPr>
          <w:p w14:paraId="3E055BCA"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4" w:space="0" w:color="auto"/>
              <w:bottom w:val="single" w:sz="4" w:space="0" w:color="auto"/>
              <w:right w:val="single" w:sz="4" w:space="0" w:color="auto"/>
            </w:tcBorders>
            <w:vAlign w:val="center"/>
          </w:tcPr>
          <w:p w14:paraId="6E9F2381"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4" w:space="0" w:color="auto"/>
              <w:bottom w:val="single" w:sz="4" w:space="0" w:color="auto"/>
              <w:right w:val="single" w:sz="4" w:space="0" w:color="auto"/>
            </w:tcBorders>
            <w:vAlign w:val="center"/>
          </w:tcPr>
          <w:p w14:paraId="6A2204DF"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3621C657" w14:textId="77777777" w:rsidR="0024427F" w:rsidRDefault="0024427F">
            <w:pPr>
              <w:widowControl/>
              <w:jc w:val="center"/>
              <w:rPr>
                <w:rFonts w:ascii="Arial" w:hAnsi="Arial" w:cs="Arial"/>
                <w:color w:val="000000"/>
                <w:kern w:val="0"/>
                <w:sz w:val="24"/>
              </w:rPr>
            </w:pPr>
          </w:p>
        </w:tc>
        <w:tc>
          <w:tcPr>
            <w:tcW w:w="1701" w:type="dxa"/>
            <w:tcBorders>
              <w:top w:val="nil"/>
              <w:left w:val="single" w:sz="4" w:space="0" w:color="auto"/>
              <w:bottom w:val="single" w:sz="4" w:space="0" w:color="auto"/>
              <w:right w:val="single" w:sz="8" w:space="0" w:color="auto"/>
            </w:tcBorders>
            <w:vAlign w:val="center"/>
          </w:tcPr>
          <w:p w14:paraId="48C2BD97" w14:textId="77777777" w:rsidR="0024427F" w:rsidRDefault="0024427F">
            <w:pPr>
              <w:widowControl/>
              <w:jc w:val="center"/>
              <w:rPr>
                <w:rFonts w:ascii="宋体" w:hAnsi="宋体" w:cs="宋体"/>
                <w:color w:val="000000"/>
                <w:kern w:val="0"/>
                <w:sz w:val="24"/>
              </w:rPr>
            </w:pPr>
          </w:p>
        </w:tc>
        <w:tc>
          <w:tcPr>
            <w:tcW w:w="1842" w:type="dxa"/>
            <w:tcBorders>
              <w:top w:val="nil"/>
              <w:left w:val="single" w:sz="8" w:space="0" w:color="auto"/>
              <w:bottom w:val="single" w:sz="4" w:space="0" w:color="auto"/>
              <w:right w:val="single" w:sz="8" w:space="0" w:color="auto"/>
            </w:tcBorders>
            <w:vAlign w:val="center"/>
          </w:tcPr>
          <w:p w14:paraId="71F0165B" w14:textId="77777777" w:rsidR="0024427F" w:rsidRDefault="0024427F">
            <w:pPr>
              <w:widowControl/>
              <w:jc w:val="center"/>
              <w:rPr>
                <w:rFonts w:ascii="宋体" w:hAnsi="宋体" w:cs="宋体"/>
                <w:color w:val="000000"/>
                <w:kern w:val="0"/>
                <w:sz w:val="24"/>
              </w:rPr>
            </w:pPr>
          </w:p>
        </w:tc>
        <w:tc>
          <w:tcPr>
            <w:tcW w:w="2835" w:type="dxa"/>
            <w:tcBorders>
              <w:top w:val="single" w:sz="8" w:space="0" w:color="000000"/>
              <w:left w:val="single" w:sz="8" w:space="0" w:color="auto"/>
              <w:bottom w:val="single" w:sz="4" w:space="0" w:color="auto"/>
              <w:right w:val="single" w:sz="8" w:space="0" w:color="auto"/>
            </w:tcBorders>
            <w:vAlign w:val="center"/>
          </w:tcPr>
          <w:p w14:paraId="22968C5C" w14:textId="77777777" w:rsidR="0024427F" w:rsidRDefault="0024427F">
            <w:pPr>
              <w:widowControl/>
              <w:jc w:val="center"/>
              <w:rPr>
                <w:rFonts w:ascii="宋体" w:hAnsi="宋体" w:cs="宋体"/>
                <w:color w:val="000000"/>
                <w:kern w:val="0"/>
                <w:sz w:val="24"/>
              </w:rPr>
            </w:pPr>
          </w:p>
        </w:tc>
      </w:tr>
      <w:tr w:rsidR="001046C6" w14:paraId="3802E19F"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246739FC"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27285157"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50C53372"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38538923"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77C0CCB1"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3A799F5B"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66E3460A" w14:textId="77777777" w:rsidR="0024427F" w:rsidRDefault="0024427F">
            <w:pPr>
              <w:widowControl/>
              <w:jc w:val="center"/>
              <w:rPr>
                <w:rFonts w:ascii="宋体" w:hAnsi="宋体" w:cs="宋体"/>
                <w:color w:val="000000"/>
                <w:kern w:val="0"/>
                <w:sz w:val="24"/>
              </w:rPr>
            </w:pPr>
          </w:p>
        </w:tc>
      </w:tr>
      <w:tr w:rsidR="001046C6" w14:paraId="36CE96F7"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6196717E"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638CDBB8"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2DD5FFBB"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05C07344"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4312B25F"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3F51C8F8"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3F979F7F" w14:textId="77777777" w:rsidR="0024427F" w:rsidRDefault="0024427F">
            <w:pPr>
              <w:widowControl/>
              <w:jc w:val="center"/>
              <w:rPr>
                <w:rFonts w:ascii="宋体" w:hAnsi="宋体" w:cs="宋体"/>
                <w:color w:val="000000"/>
                <w:kern w:val="0"/>
                <w:sz w:val="24"/>
              </w:rPr>
            </w:pPr>
          </w:p>
        </w:tc>
      </w:tr>
      <w:tr w:rsidR="001046C6" w14:paraId="16419989"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2E8254AD"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58F74D9C"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22692E91"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382C42CC"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150B68F3"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71C5E7C6"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50598B4B" w14:textId="77777777" w:rsidR="0024427F" w:rsidRDefault="0024427F">
            <w:pPr>
              <w:jc w:val="center"/>
              <w:rPr>
                <w:rFonts w:ascii="宋体" w:hAnsi="宋体" w:cs="宋体"/>
                <w:sz w:val="24"/>
              </w:rPr>
            </w:pPr>
          </w:p>
        </w:tc>
      </w:tr>
      <w:tr w:rsidR="001046C6" w14:paraId="4B4B1D3C"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6DABD5B6"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7432A91D"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568EC36E"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3DEC4394"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2BE95ED5"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32E7D198"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02608140" w14:textId="77777777" w:rsidR="0024427F" w:rsidRDefault="0024427F">
            <w:pPr>
              <w:widowControl/>
              <w:jc w:val="center"/>
              <w:rPr>
                <w:rFonts w:ascii="宋体" w:hAnsi="宋体" w:cs="宋体"/>
                <w:color w:val="000000"/>
                <w:kern w:val="0"/>
                <w:sz w:val="24"/>
              </w:rPr>
            </w:pPr>
          </w:p>
        </w:tc>
      </w:tr>
      <w:tr w:rsidR="001046C6" w14:paraId="4E92741F"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1BAD6E5A"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676F3E39"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31B2EE25"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3866C853"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5A1FEB8C"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159C3A12"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256C80B5" w14:textId="77777777" w:rsidR="0024427F" w:rsidRDefault="0024427F">
            <w:pPr>
              <w:widowControl/>
              <w:jc w:val="center"/>
              <w:rPr>
                <w:rFonts w:ascii="宋体" w:hAnsi="宋体" w:cs="宋体"/>
                <w:color w:val="000000"/>
                <w:kern w:val="0"/>
                <w:sz w:val="24"/>
              </w:rPr>
            </w:pPr>
          </w:p>
        </w:tc>
      </w:tr>
      <w:tr w:rsidR="001046C6" w14:paraId="2A1BF5C7"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637DB754"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68EF0B32"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358D7CC5"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0FF851DC"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4469128E"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0DF99CD1"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3C01BF7D" w14:textId="77777777" w:rsidR="0024427F" w:rsidRDefault="0024427F">
            <w:pPr>
              <w:widowControl/>
              <w:jc w:val="center"/>
              <w:rPr>
                <w:rFonts w:ascii="宋体" w:hAnsi="宋体" w:cs="宋体"/>
                <w:color w:val="000000"/>
                <w:kern w:val="0"/>
                <w:sz w:val="24"/>
              </w:rPr>
            </w:pPr>
          </w:p>
        </w:tc>
      </w:tr>
      <w:tr w:rsidR="001046C6" w14:paraId="6D5E4558"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0DB0A531"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4CBE10BB"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3294BE29"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0F4FF7C6"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09E12859"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1DD58167"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22D20032" w14:textId="77777777" w:rsidR="0024427F" w:rsidRDefault="0024427F">
            <w:pPr>
              <w:widowControl/>
              <w:jc w:val="center"/>
              <w:rPr>
                <w:rFonts w:ascii="宋体" w:hAnsi="宋体" w:cs="宋体"/>
                <w:color w:val="000000"/>
                <w:kern w:val="0"/>
                <w:sz w:val="24"/>
              </w:rPr>
            </w:pPr>
          </w:p>
        </w:tc>
      </w:tr>
      <w:tr w:rsidR="001046C6" w14:paraId="2D400555"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5497303D"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472263F5"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0D619901"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74377D86"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0FD7666F"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55816167"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5F828548" w14:textId="77777777" w:rsidR="0024427F" w:rsidRDefault="0024427F">
            <w:pPr>
              <w:widowControl/>
              <w:jc w:val="center"/>
              <w:rPr>
                <w:rFonts w:ascii="宋体" w:hAnsi="宋体" w:cs="宋体"/>
                <w:color w:val="000000"/>
                <w:kern w:val="0"/>
                <w:sz w:val="24"/>
              </w:rPr>
            </w:pPr>
          </w:p>
        </w:tc>
      </w:tr>
      <w:tr w:rsidR="001046C6" w14:paraId="26BDB0B9"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0C19501E"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42235841"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60FD88C8"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79755252"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24E402AF"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5A47C6D1"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0EA33890" w14:textId="77777777" w:rsidR="0024427F" w:rsidRDefault="0024427F">
            <w:pPr>
              <w:widowControl/>
              <w:jc w:val="center"/>
              <w:rPr>
                <w:rFonts w:ascii="宋体" w:hAnsi="宋体" w:cs="宋体"/>
                <w:color w:val="000000"/>
                <w:kern w:val="0"/>
                <w:sz w:val="24"/>
              </w:rPr>
            </w:pPr>
          </w:p>
        </w:tc>
      </w:tr>
      <w:tr w:rsidR="001046C6" w14:paraId="4F5B90C6"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56317CD3"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438E9FC4"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5193F85F"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34AC2A02"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4BD44BDE"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2A6F65E2"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0EA4479A" w14:textId="77777777" w:rsidR="0024427F" w:rsidRDefault="0024427F">
            <w:pPr>
              <w:widowControl/>
              <w:jc w:val="center"/>
              <w:rPr>
                <w:rFonts w:ascii="宋体" w:hAnsi="宋体" w:cs="宋体"/>
                <w:color w:val="000000"/>
                <w:kern w:val="0"/>
                <w:sz w:val="24"/>
              </w:rPr>
            </w:pPr>
          </w:p>
        </w:tc>
      </w:tr>
      <w:tr w:rsidR="001046C6" w14:paraId="7DBD3ACA"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06CDCDC1"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205B2614"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63D0933F"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53ADCAC0"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4D48130C"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610F9165"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2D49A7F5" w14:textId="77777777" w:rsidR="0024427F" w:rsidRDefault="0024427F">
            <w:pPr>
              <w:widowControl/>
              <w:jc w:val="center"/>
              <w:rPr>
                <w:rFonts w:ascii="宋体" w:hAnsi="宋体" w:cs="宋体"/>
                <w:color w:val="000000"/>
                <w:kern w:val="0"/>
                <w:sz w:val="24"/>
              </w:rPr>
            </w:pPr>
          </w:p>
        </w:tc>
      </w:tr>
      <w:tr w:rsidR="001046C6" w14:paraId="4D8F1619"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5F8560F3"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1AE53700"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667BC3FA"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351A4AE0"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4CB75348"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3002DE2E"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79124933" w14:textId="77777777" w:rsidR="0024427F" w:rsidRDefault="0024427F">
            <w:pPr>
              <w:widowControl/>
              <w:jc w:val="center"/>
              <w:rPr>
                <w:rFonts w:ascii="宋体" w:hAnsi="宋体" w:cs="宋体"/>
                <w:color w:val="000000"/>
                <w:kern w:val="0"/>
                <w:sz w:val="24"/>
              </w:rPr>
            </w:pPr>
          </w:p>
        </w:tc>
      </w:tr>
      <w:tr w:rsidR="001046C6" w14:paraId="034948ED"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054F9E91"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5A82E037"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69E07904"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638F82E4"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139D4903"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1406A5F3"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5E19150C" w14:textId="77777777" w:rsidR="0024427F" w:rsidRDefault="0024427F">
            <w:pPr>
              <w:widowControl/>
              <w:jc w:val="center"/>
              <w:rPr>
                <w:rFonts w:ascii="宋体" w:hAnsi="宋体" w:cs="宋体"/>
                <w:color w:val="000000"/>
                <w:kern w:val="0"/>
                <w:sz w:val="24"/>
              </w:rPr>
            </w:pPr>
          </w:p>
        </w:tc>
      </w:tr>
      <w:tr w:rsidR="001046C6" w14:paraId="43E97520"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2D7F5E3A"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0A4E9E68"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051FC344"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2E92C61F"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4FC75280"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2CB4DE08"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31B6911B" w14:textId="77777777" w:rsidR="0024427F" w:rsidRDefault="0024427F">
            <w:pPr>
              <w:widowControl/>
              <w:jc w:val="center"/>
              <w:rPr>
                <w:rFonts w:ascii="宋体" w:hAnsi="宋体" w:cs="宋体"/>
                <w:color w:val="000000"/>
                <w:kern w:val="0"/>
                <w:sz w:val="24"/>
              </w:rPr>
            </w:pPr>
          </w:p>
        </w:tc>
      </w:tr>
      <w:tr w:rsidR="001046C6" w14:paraId="16CEA563"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6E3F2EEE"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08F8464B"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37AD5907"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103D3AB6"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18021171"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2263CDCE"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69DB22B0" w14:textId="77777777" w:rsidR="0024427F" w:rsidRDefault="0024427F">
            <w:pPr>
              <w:widowControl/>
              <w:jc w:val="center"/>
              <w:rPr>
                <w:rFonts w:ascii="宋体" w:hAnsi="宋体" w:cs="宋体"/>
                <w:color w:val="000000"/>
                <w:kern w:val="0"/>
                <w:sz w:val="24"/>
              </w:rPr>
            </w:pPr>
          </w:p>
        </w:tc>
      </w:tr>
      <w:tr w:rsidR="001046C6" w14:paraId="5761F8F5"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10AB8C94"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203CB36E"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53BC3623"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7675B8E0"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1D425340"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14808B0E"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22635288" w14:textId="77777777" w:rsidR="0024427F" w:rsidRDefault="0024427F">
            <w:pPr>
              <w:widowControl/>
              <w:jc w:val="center"/>
              <w:rPr>
                <w:rFonts w:ascii="宋体" w:hAnsi="宋体" w:cs="宋体"/>
                <w:color w:val="000000"/>
                <w:kern w:val="0"/>
                <w:sz w:val="24"/>
              </w:rPr>
            </w:pPr>
          </w:p>
        </w:tc>
      </w:tr>
      <w:tr w:rsidR="001046C6" w14:paraId="6F83E225"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6498A8C4"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4F8F5845"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493A2C94"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57CCF79D"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6D4437AC"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6D18A211"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650E4542" w14:textId="77777777" w:rsidR="0024427F" w:rsidRDefault="0024427F">
            <w:pPr>
              <w:widowControl/>
              <w:jc w:val="center"/>
              <w:rPr>
                <w:rFonts w:ascii="宋体" w:hAnsi="宋体" w:cs="宋体"/>
                <w:color w:val="000000"/>
                <w:kern w:val="0"/>
                <w:sz w:val="24"/>
              </w:rPr>
            </w:pPr>
          </w:p>
        </w:tc>
      </w:tr>
      <w:tr w:rsidR="001046C6" w14:paraId="09B8D418" w14:textId="77777777" w:rsidTr="001046C6">
        <w:trPr>
          <w:jc w:val="center"/>
        </w:trPr>
        <w:tc>
          <w:tcPr>
            <w:tcW w:w="1891" w:type="dxa"/>
            <w:tcBorders>
              <w:top w:val="single" w:sz="4" w:space="0" w:color="auto"/>
              <w:left w:val="single" w:sz="8" w:space="0" w:color="auto"/>
              <w:bottom w:val="single" w:sz="4" w:space="0" w:color="auto"/>
              <w:right w:val="single" w:sz="8" w:space="0" w:color="auto"/>
            </w:tcBorders>
            <w:vAlign w:val="center"/>
          </w:tcPr>
          <w:p w14:paraId="3187983C"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4" w:space="0" w:color="auto"/>
              <w:right w:val="single" w:sz="8" w:space="0" w:color="auto"/>
            </w:tcBorders>
            <w:vAlign w:val="center"/>
          </w:tcPr>
          <w:p w14:paraId="39E7F3C3"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4" w:space="0" w:color="auto"/>
              <w:right w:val="single" w:sz="8" w:space="0" w:color="auto"/>
            </w:tcBorders>
            <w:vAlign w:val="center"/>
          </w:tcPr>
          <w:p w14:paraId="127F6200"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3BDF4B87"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4" w:space="0" w:color="auto"/>
              <w:right w:val="single" w:sz="8" w:space="0" w:color="auto"/>
            </w:tcBorders>
            <w:vAlign w:val="center"/>
          </w:tcPr>
          <w:p w14:paraId="0061565C"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4" w:space="0" w:color="auto"/>
              <w:right w:val="single" w:sz="8" w:space="0" w:color="auto"/>
            </w:tcBorders>
            <w:vAlign w:val="center"/>
          </w:tcPr>
          <w:p w14:paraId="313AB282"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33DEE9B7" w14:textId="77777777" w:rsidR="0024427F" w:rsidRDefault="0024427F">
            <w:pPr>
              <w:widowControl/>
              <w:jc w:val="center"/>
              <w:rPr>
                <w:rFonts w:ascii="宋体" w:hAnsi="宋体" w:cs="宋体"/>
                <w:color w:val="000000"/>
                <w:kern w:val="0"/>
                <w:sz w:val="24"/>
              </w:rPr>
            </w:pPr>
          </w:p>
        </w:tc>
      </w:tr>
      <w:tr w:rsidR="001046C6" w14:paraId="4EE7ADD1" w14:textId="77777777" w:rsidTr="001046C6">
        <w:trPr>
          <w:jc w:val="center"/>
        </w:trPr>
        <w:tc>
          <w:tcPr>
            <w:tcW w:w="1891" w:type="dxa"/>
            <w:tcBorders>
              <w:top w:val="single" w:sz="4" w:space="0" w:color="auto"/>
              <w:left w:val="single" w:sz="8" w:space="0" w:color="auto"/>
              <w:bottom w:val="single" w:sz="8" w:space="0" w:color="000000"/>
              <w:right w:val="single" w:sz="8" w:space="0" w:color="auto"/>
            </w:tcBorders>
            <w:vAlign w:val="center"/>
          </w:tcPr>
          <w:p w14:paraId="12AD628E" w14:textId="77777777" w:rsidR="0024427F" w:rsidRDefault="0024427F">
            <w:pPr>
              <w:widowControl/>
              <w:jc w:val="center"/>
              <w:rPr>
                <w:rFonts w:ascii="Arial" w:hAnsi="Arial" w:cs="Arial"/>
                <w:color w:val="000000"/>
                <w:kern w:val="0"/>
                <w:sz w:val="24"/>
              </w:rPr>
            </w:pPr>
          </w:p>
        </w:tc>
        <w:tc>
          <w:tcPr>
            <w:tcW w:w="1286" w:type="dxa"/>
            <w:tcBorders>
              <w:top w:val="single" w:sz="4" w:space="0" w:color="auto"/>
              <w:left w:val="single" w:sz="8" w:space="0" w:color="auto"/>
              <w:bottom w:val="single" w:sz="8" w:space="0" w:color="000000"/>
              <w:right w:val="single" w:sz="8" w:space="0" w:color="auto"/>
            </w:tcBorders>
            <w:vAlign w:val="center"/>
          </w:tcPr>
          <w:p w14:paraId="20AAA027" w14:textId="77777777" w:rsidR="0024427F" w:rsidRDefault="0024427F">
            <w:pPr>
              <w:widowControl/>
              <w:jc w:val="center"/>
              <w:rPr>
                <w:rFonts w:ascii="宋体" w:hAnsi="宋体" w:cs="宋体"/>
                <w:color w:val="000000"/>
                <w:kern w:val="0"/>
                <w:sz w:val="24"/>
              </w:rPr>
            </w:pPr>
          </w:p>
        </w:tc>
        <w:tc>
          <w:tcPr>
            <w:tcW w:w="1985" w:type="dxa"/>
            <w:tcBorders>
              <w:top w:val="single" w:sz="4" w:space="0" w:color="auto"/>
              <w:left w:val="single" w:sz="8" w:space="0" w:color="auto"/>
              <w:bottom w:val="single" w:sz="8" w:space="0" w:color="000000"/>
              <w:right w:val="single" w:sz="8" w:space="0" w:color="auto"/>
            </w:tcBorders>
            <w:vAlign w:val="center"/>
          </w:tcPr>
          <w:p w14:paraId="4CCEC558" w14:textId="77777777" w:rsidR="0024427F" w:rsidRDefault="0024427F">
            <w:pPr>
              <w:widowControl/>
              <w:jc w:val="center"/>
              <w:rPr>
                <w:rFonts w:ascii="宋体" w:hAnsi="宋体" w:cs="宋体"/>
                <w:color w:val="000000"/>
                <w:kern w:val="0"/>
                <w:sz w:val="24"/>
              </w:rPr>
            </w:pPr>
          </w:p>
        </w:tc>
        <w:tc>
          <w:tcPr>
            <w:tcW w:w="1701" w:type="dxa"/>
            <w:tcBorders>
              <w:top w:val="single" w:sz="4" w:space="0" w:color="auto"/>
              <w:left w:val="single" w:sz="8" w:space="0" w:color="auto"/>
              <w:bottom w:val="single" w:sz="8" w:space="0" w:color="000000"/>
              <w:right w:val="single" w:sz="8" w:space="0" w:color="auto"/>
            </w:tcBorders>
            <w:vAlign w:val="center"/>
          </w:tcPr>
          <w:p w14:paraId="33759E41" w14:textId="77777777" w:rsidR="0024427F" w:rsidRDefault="0024427F">
            <w:pPr>
              <w:widowControl/>
              <w:jc w:val="center"/>
              <w:rPr>
                <w:rFonts w:ascii="Arial" w:hAnsi="Arial" w:cs="Arial"/>
                <w:color w:val="000000"/>
                <w:kern w:val="0"/>
                <w:sz w:val="24"/>
              </w:rPr>
            </w:pPr>
          </w:p>
        </w:tc>
        <w:tc>
          <w:tcPr>
            <w:tcW w:w="1701" w:type="dxa"/>
            <w:tcBorders>
              <w:top w:val="single" w:sz="4" w:space="0" w:color="auto"/>
              <w:left w:val="single" w:sz="8" w:space="0" w:color="auto"/>
              <w:bottom w:val="single" w:sz="8" w:space="0" w:color="000000"/>
              <w:right w:val="single" w:sz="8" w:space="0" w:color="auto"/>
            </w:tcBorders>
            <w:vAlign w:val="center"/>
          </w:tcPr>
          <w:p w14:paraId="424502EC" w14:textId="77777777" w:rsidR="0024427F" w:rsidRDefault="0024427F">
            <w:pPr>
              <w:widowControl/>
              <w:jc w:val="center"/>
              <w:rPr>
                <w:rFonts w:ascii="宋体" w:hAnsi="宋体" w:cs="宋体"/>
                <w:color w:val="000000"/>
                <w:kern w:val="0"/>
                <w:sz w:val="24"/>
              </w:rPr>
            </w:pPr>
          </w:p>
        </w:tc>
        <w:tc>
          <w:tcPr>
            <w:tcW w:w="1842" w:type="dxa"/>
            <w:tcBorders>
              <w:top w:val="single" w:sz="4" w:space="0" w:color="auto"/>
              <w:left w:val="single" w:sz="8" w:space="0" w:color="auto"/>
              <w:bottom w:val="single" w:sz="8" w:space="0" w:color="000000"/>
              <w:right w:val="single" w:sz="8" w:space="0" w:color="auto"/>
            </w:tcBorders>
            <w:vAlign w:val="center"/>
          </w:tcPr>
          <w:p w14:paraId="6C8DF35F" w14:textId="77777777" w:rsidR="0024427F" w:rsidRDefault="0024427F">
            <w:pPr>
              <w:widowControl/>
              <w:jc w:val="center"/>
              <w:rPr>
                <w:rFonts w:ascii="宋体" w:hAnsi="宋体" w:cs="宋体"/>
                <w:color w:val="000000"/>
                <w:kern w:val="0"/>
                <w:sz w:val="24"/>
              </w:rPr>
            </w:pPr>
          </w:p>
        </w:tc>
        <w:tc>
          <w:tcPr>
            <w:tcW w:w="2835" w:type="dxa"/>
            <w:tcBorders>
              <w:top w:val="single" w:sz="4" w:space="0" w:color="auto"/>
              <w:left w:val="single" w:sz="8" w:space="0" w:color="auto"/>
              <w:bottom w:val="single" w:sz="4" w:space="0" w:color="auto"/>
              <w:right w:val="single" w:sz="8" w:space="0" w:color="auto"/>
            </w:tcBorders>
            <w:vAlign w:val="center"/>
          </w:tcPr>
          <w:p w14:paraId="1CBE62F9" w14:textId="77777777" w:rsidR="0024427F" w:rsidRDefault="0024427F">
            <w:pPr>
              <w:widowControl/>
              <w:rPr>
                <w:rFonts w:ascii="宋体" w:hAnsi="宋体" w:cs="宋体"/>
                <w:color w:val="000000"/>
                <w:kern w:val="0"/>
                <w:sz w:val="24"/>
              </w:rPr>
            </w:pPr>
          </w:p>
        </w:tc>
      </w:tr>
    </w:tbl>
    <w:p w14:paraId="3628FCF4" w14:textId="77777777" w:rsidR="00C206DF" w:rsidRDefault="00C206DF">
      <w:pPr>
        <w:autoSpaceDE w:val="0"/>
        <w:autoSpaceDN w:val="0"/>
        <w:adjustRightInd w:val="0"/>
        <w:spacing w:line="360" w:lineRule="auto"/>
        <w:jc w:val="center"/>
        <w:rPr>
          <w:ins w:id="3907" w:author="yunwei01" w:date="2017-08-03T14:21:00Z"/>
          <w:rFonts w:ascii="宋体" w:cs="宋体"/>
          <w:kern w:val="0"/>
          <w:sz w:val="24"/>
        </w:rPr>
      </w:pPr>
    </w:p>
    <w:p w14:paraId="5D7CE625" w14:textId="77777777" w:rsidR="00C206DF" w:rsidRDefault="00C206DF">
      <w:pPr>
        <w:autoSpaceDE w:val="0"/>
        <w:autoSpaceDN w:val="0"/>
        <w:adjustRightInd w:val="0"/>
        <w:spacing w:line="360" w:lineRule="auto"/>
        <w:jc w:val="center"/>
        <w:rPr>
          <w:ins w:id="3908" w:author="yunwei01" w:date="2017-08-03T14:21:00Z"/>
          <w:rFonts w:ascii="宋体" w:cs="宋体"/>
          <w:kern w:val="0"/>
          <w:sz w:val="24"/>
        </w:rPr>
      </w:pPr>
    </w:p>
    <w:p w14:paraId="1B95FA8D" w14:textId="77777777" w:rsidR="00C206DF" w:rsidRDefault="00C206DF">
      <w:pPr>
        <w:autoSpaceDE w:val="0"/>
        <w:autoSpaceDN w:val="0"/>
        <w:adjustRightInd w:val="0"/>
        <w:spacing w:line="360" w:lineRule="auto"/>
        <w:jc w:val="center"/>
        <w:rPr>
          <w:ins w:id="3909" w:author="yunwei01" w:date="2017-08-03T14:21:00Z"/>
          <w:rFonts w:ascii="宋体" w:cs="宋体"/>
          <w:kern w:val="0"/>
          <w:sz w:val="24"/>
        </w:rPr>
      </w:pPr>
    </w:p>
    <w:p w14:paraId="63B9B648" w14:textId="77777777" w:rsidR="00C206DF" w:rsidRDefault="00C206DF">
      <w:pPr>
        <w:autoSpaceDE w:val="0"/>
        <w:autoSpaceDN w:val="0"/>
        <w:adjustRightInd w:val="0"/>
        <w:spacing w:line="360" w:lineRule="auto"/>
        <w:jc w:val="center"/>
        <w:rPr>
          <w:ins w:id="3910" w:author="yunwei01" w:date="2017-08-03T14:21:00Z"/>
          <w:rFonts w:ascii="宋体" w:cs="宋体"/>
          <w:kern w:val="0"/>
          <w:sz w:val="24"/>
        </w:rPr>
      </w:pPr>
    </w:p>
    <w:p w14:paraId="6692D7CC" w14:textId="77777777" w:rsidR="00C206DF" w:rsidRDefault="00C206DF">
      <w:pPr>
        <w:autoSpaceDE w:val="0"/>
        <w:autoSpaceDN w:val="0"/>
        <w:adjustRightInd w:val="0"/>
        <w:spacing w:line="360" w:lineRule="auto"/>
        <w:jc w:val="center"/>
        <w:rPr>
          <w:ins w:id="3911" w:author="yunwei01" w:date="2017-08-03T14:21:00Z"/>
          <w:rFonts w:ascii="宋体" w:cs="宋体"/>
          <w:kern w:val="0"/>
          <w:sz w:val="24"/>
        </w:rPr>
      </w:pPr>
    </w:p>
    <w:p w14:paraId="2A6D9FAD" w14:textId="77777777" w:rsidR="00C206DF" w:rsidRDefault="00C206DF">
      <w:pPr>
        <w:autoSpaceDE w:val="0"/>
        <w:autoSpaceDN w:val="0"/>
        <w:adjustRightInd w:val="0"/>
        <w:spacing w:line="360" w:lineRule="auto"/>
        <w:jc w:val="center"/>
        <w:rPr>
          <w:ins w:id="3912" w:author="yunwei01" w:date="2017-08-03T14:21:00Z"/>
          <w:rFonts w:ascii="宋体" w:cs="宋体"/>
          <w:kern w:val="0"/>
          <w:sz w:val="24"/>
        </w:rPr>
      </w:pPr>
    </w:p>
    <w:p w14:paraId="4A937F45" w14:textId="77777777" w:rsidR="00C206DF" w:rsidRDefault="00C206DF">
      <w:pPr>
        <w:autoSpaceDE w:val="0"/>
        <w:autoSpaceDN w:val="0"/>
        <w:adjustRightInd w:val="0"/>
        <w:spacing w:line="360" w:lineRule="auto"/>
        <w:jc w:val="center"/>
        <w:rPr>
          <w:ins w:id="3913" w:author="yunwei01" w:date="2017-08-03T14:21:00Z"/>
          <w:rFonts w:ascii="宋体" w:cs="宋体"/>
          <w:kern w:val="0"/>
          <w:sz w:val="24"/>
        </w:rPr>
      </w:pPr>
    </w:p>
    <w:p w14:paraId="17866897" w14:textId="77777777" w:rsidR="00C206DF" w:rsidRDefault="00C206DF">
      <w:pPr>
        <w:autoSpaceDE w:val="0"/>
        <w:autoSpaceDN w:val="0"/>
        <w:adjustRightInd w:val="0"/>
        <w:spacing w:line="360" w:lineRule="auto"/>
        <w:jc w:val="center"/>
        <w:rPr>
          <w:ins w:id="3914" w:author="yunwei01" w:date="2017-08-03T14:21:00Z"/>
          <w:rFonts w:ascii="宋体" w:cs="宋体"/>
          <w:kern w:val="0"/>
          <w:sz w:val="24"/>
        </w:rPr>
      </w:pPr>
    </w:p>
    <w:p w14:paraId="1A671943" w14:textId="77777777" w:rsidR="00C206DF" w:rsidRDefault="00C206DF">
      <w:pPr>
        <w:autoSpaceDE w:val="0"/>
        <w:autoSpaceDN w:val="0"/>
        <w:adjustRightInd w:val="0"/>
        <w:spacing w:line="360" w:lineRule="auto"/>
        <w:jc w:val="center"/>
        <w:rPr>
          <w:ins w:id="3915" w:author="yunwei01" w:date="2017-08-03T14:21:00Z"/>
          <w:rFonts w:ascii="宋体" w:cs="宋体"/>
          <w:kern w:val="0"/>
          <w:sz w:val="24"/>
        </w:rPr>
      </w:pPr>
    </w:p>
    <w:p w14:paraId="0040DFDB" w14:textId="77777777" w:rsidR="00C206DF" w:rsidRDefault="00C206DF">
      <w:pPr>
        <w:autoSpaceDE w:val="0"/>
        <w:autoSpaceDN w:val="0"/>
        <w:adjustRightInd w:val="0"/>
        <w:spacing w:line="360" w:lineRule="auto"/>
        <w:jc w:val="center"/>
        <w:rPr>
          <w:ins w:id="3916" w:author="yunwei01" w:date="2017-08-03T14:21:00Z"/>
          <w:rFonts w:ascii="宋体" w:cs="宋体"/>
          <w:kern w:val="0"/>
          <w:sz w:val="24"/>
        </w:rPr>
      </w:pPr>
    </w:p>
    <w:p w14:paraId="53D89718" w14:textId="77777777" w:rsidR="00C206DF" w:rsidRDefault="00C206DF">
      <w:pPr>
        <w:autoSpaceDE w:val="0"/>
        <w:autoSpaceDN w:val="0"/>
        <w:adjustRightInd w:val="0"/>
        <w:spacing w:line="360" w:lineRule="auto"/>
        <w:jc w:val="center"/>
        <w:rPr>
          <w:ins w:id="3917" w:author="yunwei01" w:date="2017-08-03T14:21:00Z"/>
          <w:rFonts w:ascii="宋体" w:cs="宋体"/>
          <w:kern w:val="0"/>
          <w:sz w:val="24"/>
        </w:rPr>
      </w:pPr>
    </w:p>
    <w:p w14:paraId="29041015" w14:textId="77777777" w:rsidR="0024427F" w:rsidRDefault="0063422A">
      <w:pPr>
        <w:autoSpaceDE w:val="0"/>
        <w:autoSpaceDN w:val="0"/>
        <w:adjustRightInd w:val="0"/>
        <w:spacing w:line="360" w:lineRule="auto"/>
        <w:jc w:val="center"/>
        <w:rPr>
          <w:rFonts w:ascii="宋体" w:cs="宋体"/>
          <w:kern w:val="0"/>
          <w:sz w:val="24"/>
        </w:rPr>
      </w:pPr>
      <w:r>
        <w:rPr>
          <w:rFonts w:ascii="宋体" w:cs="宋体" w:hint="eastAsia"/>
          <w:kern w:val="0"/>
          <w:sz w:val="24"/>
        </w:rPr>
        <w:lastRenderedPageBreak/>
        <w:t>服务器清单</w:t>
      </w:r>
    </w:p>
    <w:tbl>
      <w:tblPr>
        <w:tblW w:w="10073" w:type="dxa"/>
        <w:tblInd w:w="-790" w:type="dxa"/>
        <w:tblLayout w:type="fixed"/>
        <w:tblLook w:val="04A0" w:firstRow="1" w:lastRow="0" w:firstColumn="1" w:lastColumn="0" w:noHBand="0" w:noVBand="1"/>
        <w:tblPrChange w:id="3918" w:author="yunwei01" w:date="2017-08-03T14:22:00Z">
          <w:tblPr>
            <w:tblW w:w="13241" w:type="dxa"/>
            <w:jc w:val="center"/>
            <w:tblLayout w:type="fixed"/>
            <w:tblLook w:val="04A0" w:firstRow="1" w:lastRow="0" w:firstColumn="1" w:lastColumn="0" w:noHBand="0" w:noVBand="1"/>
          </w:tblPr>
        </w:tblPrChange>
      </w:tblPr>
      <w:tblGrid>
        <w:gridCol w:w="770"/>
        <w:gridCol w:w="2109"/>
        <w:gridCol w:w="1439"/>
        <w:gridCol w:w="1439"/>
        <w:gridCol w:w="1270"/>
        <w:gridCol w:w="1608"/>
        <w:gridCol w:w="1438"/>
        <w:tblGridChange w:id="3919">
          <w:tblGrid>
            <w:gridCol w:w="1013"/>
            <w:gridCol w:w="2771"/>
            <w:gridCol w:w="1892"/>
            <w:gridCol w:w="1892"/>
            <w:gridCol w:w="1669"/>
            <w:gridCol w:w="2113"/>
            <w:gridCol w:w="1891"/>
          </w:tblGrid>
        </w:tblGridChange>
      </w:tblGrid>
      <w:tr w:rsidR="0024427F" w14:paraId="43B73A2F" w14:textId="77777777" w:rsidTr="00C206DF">
        <w:trPr>
          <w:trHeight w:val="481"/>
          <w:trPrChange w:id="3920" w:author="yunwei01" w:date="2017-08-03T14:22:00Z">
            <w:trPr>
              <w:trHeight w:val="632"/>
              <w:jc w:val="center"/>
            </w:trPr>
          </w:trPrChange>
        </w:trPr>
        <w:tc>
          <w:tcPr>
            <w:tcW w:w="770" w:type="dxa"/>
            <w:tcBorders>
              <w:top w:val="single" w:sz="8" w:space="0" w:color="auto"/>
              <w:left w:val="single" w:sz="8" w:space="0" w:color="auto"/>
              <w:bottom w:val="single" w:sz="8" w:space="0" w:color="000000"/>
              <w:right w:val="single" w:sz="8" w:space="0" w:color="auto"/>
            </w:tcBorders>
            <w:vAlign w:val="center"/>
            <w:tcPrChange w:id="3921" w:author="yunwei01" w:date="2017-08-03T14:22:00Z">
              <w:tcPr>
                <w:tcW w:w="1013" w:type="dxa"/>
                <w:tcBorders>
                  <w:top w:val="single" w:sz="8" w:space="0" w:color="auto"/>
                  <w:left w:val="single" w:sz="8" w:space="0" w:color="auto"/>
                  <w:bottom w:val="single" w:sz="8" w:space="0" w:color="000000"/>
                  <w:right w:val="single" w:sz="8" w:space="0" w:color="auto"/>
                </w:tcBorders>
                <w:vAlign w:val="center"/>
              </w:tcPr>
            </w:tcPrChange>
          </w:tcPr>
          <w:p w14:paraId="1BE9B159"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序号</w:t>
            </w:r>
          </w:p>
        </w:tc>
        <w:tc>
          <w:tcPr>
            <w:tcW w:w="2109" w:type="dxa"/>
            <w:tcBorders>
              <w:top w:val="single" w:sz="8" w:space="0" w:color="auto"/>
              <w:left w:val="nil"/>
              <w:right w:val="single" w:sz="8" w:space="0" w:color="auto"/>
            </w:tcBorders>
            <w:vAlign w:val="center"/>
            <w:tcPrChange w:id="3922" w:author="yunwei01" w:date="2017-08-03T14:22:00Z">
              <w:tcPr>
                <w:tcW w:w="2771" w:type="dxa"/>
                <w:tcBorders>
                  <w:top w:val="single" w:sz="8" w:space="0" w:color="auto"/>
                  <w:left w:val="nil"/>
                  <w:right w:val="single" w:sz="8" w:space="0" w:color="auto"/>
                </w:tcBorders>
                <w:vAlign w:val="center"/>
              </w:tcPr>
            </w:tcPrChange>
          </w:tcPr>
          <w:p w14:paraId="6F457441"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网络安全设备名称</w:t>
            </w:r>
          </w:p>
        </w:tc>
        <w:tc>
          <w:tcPr>
            <w:tcW w:w="1439" w:type="dxa"/>
            <w:tcBorders>
              <w:top w:val="single" w:sz="8" w:space="0" w:color="auto"/>
              <w:left w:val="single" w:sz="8" w:space="0" w:color="auto"/>
              <w:bottom w:val="single" w:sz="8" w:space="0" w:color="000000"/>
              <w:right w:val="single" w:sz="8" w:space="0" w:color="auto"/>
            </w:tcBorders>
            <w:vAlign w:val="center"/>
            <w:tcPrChange w:id="3923" w:author="yunwei01" w:date="2017-08-03T14:22:00Z">
              <w:tcPr>
                <w:tcW w:w="1892" w:type="dxa"/>
                <w:tcBorders>
                  <w:top w:val="single" w:sz="8" w:space="0" w:color="auto"/>
                  <w:left w:val="single" w:sz="8" w:space="0" w:color="auto"/>
                  <w:bottom w:val="single" w:sz="8" w:space="0" w:color="000000"/>
                  <w:right w:val="single" w:sz="8" w:space="0" w:color="auto"/>
                </w:tcBorders>
                <w:vAlign w:val="center"/>
              </w:tcPr>
            </w:tcPrChange>
          </w:tcPr>
          <w:p w14:paraId="5689C20C"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型号</w:t>
            </w:r>
            <w:r>
              <w:rPr>
                <w:color w:val="000000"/>
                <w:kern w:val="0"/>
                <w:sz w:val="24"/>
              </w:rPr>
              <w:t>(</w:t>
            </w:r>
            <w:r>
              <w:rPr>
                <w:rFonts w:ascii="宋体" w:hAnsi="宋体" w:cs="宋体" w:hint="eastAsia"/>
                <w:color w:val="000000"/>
                <w:kern w:val="0"/>
                <w:sz w:val="24"/>
              </w:rPr>
              <w:t>软件</w:t>
            </w:r>
            <w:r>
              <w:rPr>
                <w:color w:val="000000"/>
                <w:kern w:val="0"/>
                <w:sz w:val="24"/>
              </w:rPr>
              <w:t>/</w:t>
            </w:r>
            <w:r>
              <w:rPr>
                <w:rFonts w:ascii="宋体" w:hAnsi="宋体" w:cs="宋体" w:hint="eastAsia"/>
                <w:color w:val="000000"/>
                <w:kern w:val="0"/>
                <w:sz w:val="24"/>
              </w:rPr>
              <w:t>硬件</w:t>
            </w:r>
            <w:r>
              <w:rPr>
                <w:color w:val="000000"/>
                <w:kern w:val="0"/>
                <w:sz w:val="24"/>
              </w:rPr>
              <w:t>)</w:t>
            </w:r>
          </w:p>
        </w:tc>
        <w:tc>
          <w:tcPr>
            <w:tcW w:w="1439" w:type="dxa"/>
            <w:tcBorders>
              <w:top w:val="single" w:sz="8" w:space="0" w:color="auto"/>
              <w:left w:val="nil"/>
              <w:right w:val="single" w:sz="8" w:space="0" w:color="auto"/>
            </w:tcBorders>
            <w:vAlign w:val="center"/>
            <w:tcPrChange w:id="3924" w:author="yunwei01" w:date="2017-08-03T14:22:00Z">
              <w:tcPr>
                <w:tcW w:w="1892" w:type="dxa"/>
                <w:tcBorders>
                  <w:top w:val="single" w:sz="8" w:space="0" w:color="auto"/>
                  <w:left w:val="nil"/>
                  <w:right w:val="single" w:sz="8" w:space="0" w:color="auto"/>
                </w:tcBorders>
                <w:vAlign w:val="center"/>
              </w:tcPr>
            </w:tcPrChange>
          </w:tcPr>
          <w:p w14:paraId="7DE61781"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 xml:space="preserve"> 物理位置</w:t>
            </w:r>
          </w:p>
        </w:tc>
        <w:tc>
          <w:tcPr>
            <w:tcW w:w="1270" w:type="dxa"/>
            <w:tcBorders>
              <w:top w:val="single" w:sz="8" w:space="0" w:color="auto"/>
              <w:left w:val="single" w:sz="8" w:space="0" w:color="auto"/>
              <w:bottom w:val="single" w:sz="8" w:space="0" w:color="000000"/>
              <w:right w:val="single" w:sz="8" w:space="0" w:color="auto"/>
            </w:tcBorders>
            <w:vAlign w:val="center"/>
            <w:tcPrChange w:id="3925" w:author="yunwei01" w:date="2017-08-03T14:22:00Z">
              <w:tcPr>
                <w:tcW w:w="1669" w:type="dxa"/>
                <w:tcBorders>
                  <w:top w:val="single" w:sz="8" w:space="0" w:color="auto"/>
                  <w:left w:val="single" w:sz="8" w:space="0" w:color="auto"/>
                  <w:bottom w:val="single" w:sz="8" w:space="0" w:color="000000"/>
                  <w:right w:val="single" w:sz="8" w:space="0" w:color="auto"/>
                </w:tcBorders>
                <w:vAlign w:val="center"/>
              </w:tcPr>
            </w:tcPrChange>
          </w:tcPr>
          <w:p w14:paraId="7F20A533"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所属网络区域</w:t>
            </w:r>
          </w:p>
        </w:tc>
        <w:tc>
          <w:tcPr>
            <w:tcW w:w="1608" w:type="dxa"/>
            <w:tcBorders>
              <w:top w:val="single" w:sz="8" w:space="0" w:color="auto"/>
              <w:left w:val="single" w:sz="8" w:space="0" w:color="auto"/>
              <w:bottom w:val="single" w:sz="8" w:space="0" w:color="000000"/>
              <w:right w:val="single" w:sz="8" w:space="0" w:color="auto"/>
            </w:tcBorders>
            <w:vAlign w:val="center"/>
            <w:tcPrChange w:id="3926" w:author="yunwei01" w:date="2017-08-03T14:22:00Z">
              <w:tcPr>
                <w:tcW w:w="2113" w:type="dxa"/>
                <w:tcBorders>
                  <w:top w:val="single" w:sz="8" w:space="0" w:color="auto"/>
                  <w:left w:val="single" w:sz="8" w:space="0" w:color="auto"/>
                  <w:bottom w:val="single" w:sz="8" w:space="0" w:color="000000"/>
                  <w:right w:val="single" w:sz="8" w:space="0" w:color="auto"/>
                </w:tcBorders>
                <w:vAlign w:val="center"/>
              </w:tcPr>
            </w:tcPrChange>
          </w:tcPr>
          <w:p w14:paraId="226E80C0" w14:textId="77777777" w:rsidR="0024427F" w:rsidRDefault="0063422A">
            <w:pPr>
              <w:widowControl/>
              <w:jc w:val="center"/>
              <w:rPr>
                <w:color w:val="000000"/>
                <w:kern w:val="0"/>
                <w:sz w:val="24"/>
              </w:rPr>
            </w:pPr>
            <w:r>
              <w:rPr>
                <w:color w:val="000000"/>
                <w:kern w:val="0"/>
                <w:sz w:val="24"/>
              </w:rPr>
              <w:t>IP</w:t>
            </w:r>
            <w:r>
              <w:rPr>
                <w:rFonts w:ascii="宋体" w:hAnsi="宋体" w:hint="eastAsia"/>
                <w:color w:val="000000"/>
                <w:kern w:val="0"/>
                <w:sz w:val="24"/>
              </w:rPr>
              <w:t>地址</w:t>
            </w:r>
            <w:r>
              <w:rPr>
                <w:color w:val="000000"/>
                <w:kern w:val="0"/>
                <w:sz w:val="24"/>
              </w:rPr>
              <w:t>/</w:t>
            </w:r>
            <w:r>
              <w:rPr>
                <w:rFonts w:ascii="宋体" w:hAnsi="宋体" w:hint="eastAsia"/>
                <w:color w:val="000000"/>
                <w:kern w:val="0"/>
                <w:sz w:val="24"/>
              </w:rPr>
              <w:t>掩码</w:t>
            </w:r>
            <w:r>
              <w:rPr>
                <w:color w:val="000000"/>
                <w:kern w:val="0"/>
                <w:sz w:val="24"/>
              </w:rPr>
              <w:t>/</w:t>
            </w:r>
            <w:r>
              <w:rPr>
                <w:rFonts w:ascii="宋体" w:hAnsi="宋体" w:hint="eastAsia"/>
                <w:color w:val="000000"/>
                <w:kern w:val="0"/>
                <w:sz w:val="24"/>
              </w:rPr>
              <w:t>网关</w:t>
            </w:r>
          </w:p>
        </w:tc>
        <w:tc>
          <w:tcPr>
            <w:tcW w:w="1438" w:type="dxa"/>
            <w:tcBorders>
              <w:top w:val="single" w:sz="8" w:space="0" w:color="auto"/>
              <w:left w:val="single" w:sz="8" w:space="0" w:color="auto"/>
              <w:right w:val="single" w:sz="8" w:space="0" w:color="auto"/>
            </w:tcBorders>
            <w:vAlign w:val="center"/>
            <w:tcPrChange w:id="3927" w:author="yunwei01" w:date="2017-08-03T14:22:00Z">
              <w:tcPr>
                <w:tcW w:w="1891" w:type="dxa"/>
                <w:tcBorders>
                  <w:top w:val="single" w:sz="8" w:space="0" w:color="auto"/>
                  <w:left w:val="single" w:sz="8" w:space="0" w:color="auto"/>
                  <w:right w:val="single" w:sz="8" w:space="0" w:color="auto"/>
                </w:tcBorders>
                <w:vAlign w:val="center"/>
              </w:tcPr>
            </w:tcPrChange>
          </w:tcPr>
          <w:p w14:paraId="044E1CE5" w14:textId="77777777" w:rsidR="0024427F" w:rsidRDefault="0063422A">
            <w:pPr>
              <w:widowControl/>
              <w:jc w:val="center"/>
              <w:rPr>
                <w:color w:val="000000"/>
                <w:kern w:val="0"/>
                <w:sz w:val="24"/>
              </w:rPr>
            </w:pPr>
            <w:r>
              <w:rPr>
                <w:rFonts w:hint="eastAsia"/>
                <w:color w:val="000000"/>
                <w:kern w:val="0"/>
                <w:sz w:val="24"/>
              </w:rPr>
              <w:t>序列号</w:t>
            </w:r>
          </w:p>
        </w:tc>
      </w:tr>
      <w:tr w:rsidR="0024427F" w14:paraId="4BD9A84B" w14:textId="77777777" w:rsidTr="00C206DF">
        <w:trPr>
          <w:trHeight w:val="566"/>
          <w:trPrChange w:id="3928"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29"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673FF15E"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30"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1B1B8A41"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31"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0A9390B2"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32"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5A22AF2A" w14:textId="77777777" w:rsidR="0024427F" w:rsidRDefault="0024427F">
            <w:pPr>
              <w:widowControl/>
              <w:jc w:val="left"/>
              <w:rPr>
                <w:rFonts w:ascii="Arial" w:hAnsi="Arial" w:cs="Arial"/>
                <w:color w:val="000000"/>
                <w:kern w:val="0"/>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33"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7FA6C86D"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34"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3C640C90"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35"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6542B9AA" w14:textId="77777777" w:rsidR="0024427F" w:rsidRDefault="0024427F">
            <w:pPr>
              <w:rPr>
                <w:sz w:val="24"/>
              </w:rPr>
            </w:pPr>
          </w:p>
        </w:tc>
      </w:tr>
      <w:tr w:rsidR="0024427F" w14:paraId="79641988" w14:textId="77777777" w:rsidTr="00C206DF">
        <w:trPr>
          <w:trHeight w:val="566"/>
          <w:trPrChange w:id="3936"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37"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781A108C"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38"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1AF9B9C1"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39"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7957F45B"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40"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3E463FB2" w14:textId="77777777" w:rsidR="0024427F" w:rsidRDefault="0024427F">
            <w:pPr>
              <w:widowControl/>
              <w:jc w:val="left"/>
              <w:rPr>
                <w:rFonts w:ascii="Arial" w:hAnsi="Arial" w:cs="Arial"/>
                <w:color w:val="000000"/>
                <w:kern w:val="0"/>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41"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2806543A"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42"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15D9F044"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43"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64E32735" w14:textId="77777777" w:rsidR="0024427F" w:rsidRDefault="0024427F">
            <w:pPr>
              <w:rPr>
                <w:sz w:val="24"/>
              </w:rPr>
            </w:pPr>
          </w:p>
        </w:tc>
      </w:tr>
      <w:tr w:rsidR="0024427F" w14:paraId="129E200C" w14:textId="77777777" w:rsidTr="00C206DF">
        <w:trPr>
          <w:trHeight w:val="566"/>
          <w:trPrChange w:id="3944"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45"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10346B39"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46"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46022413"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47"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5B2ED9D9"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48"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2F6837B8" w14:textId="77777777" w:rsidR="0024427F" w:rsidRDefault="0024427F">
            <w:pPr>
              <w:widowControl/>
              <w:jc w:val="left"/>
              <w:rPr>
                <w:rFonts w:ascii="Arial" w:hAnsi="Arial" w:cs="Arial"/>
                <w:color w:val="000000"/>
                <w:kern w:val="0"/>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49"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4C2E582C"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50"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28F97105"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51"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047188EA" w14:textId="77777777" w:rsidR="0024427F" w:rsidRDefault="0024427F">
            <w:pPr>
              <w:rPr>
                <w:sz w:val="24"/>
              </w:rPr>
            </w:pPr>
          </w:p>
        </w:tc>
      </w:tr>
      <w:tr w:rsidR="0024427F" w14:paraId="47EC5BF8" w14:textId="77777777" w:rsidTr="00C206DF">
        <w:trPr>
          <w:trHeight w:val="566"/>
          <w:trPrChange w:id="3952"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53"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57403830"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54"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55B85C62"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55"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1CBCF85E"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56"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1890DCAF" w14:textId="77777777" w:rsidR="0024427F" w:rsidRDefault="0024427F">
            <w:pPr>
              <w:widowControl/>
              <w:jc w:val="left"/>
              <w:rPr>
                <w:rFonts w:ascii="Arial" w:hAnsi="Arial" w:cs="Arial"/>
                <w:color w:val="000000"/>
                <w:kern w:val="0"/>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57"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086ED156"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58"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1E6186B8"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59"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1E79F658" w14:textId="77777777" w:rsidR="0024427F" w:rsidRDefault="0024427F">
            <w:pPr>
              <w:rPr>
                <w:sz w:val="24"/>
              </w:rPr>
            </w:pPr>
          </w:p>
        </w:tc>
      </w:tr>
      <w:tr w:rsidR="0024427F" w14:paraId="3FF2C16C" w14:textId="77777777" w:rsidTr="00C206DF">
        <w:trPr>
          <w:trHeight w:val="566"/>
          <w:trPrChange w:id="3960"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61"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5191164E"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62"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461186AD"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63"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29687A9C"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64"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28346B65" w14:textId="77777777" w:rsidR="0024427F" w:rsidRDefault="0024427F">
            <w:pPr>
              <w:widowControl/>
              <w:jc w:val="left"/>
              <w:rPr>
                <w:rFonts w:ascii="Arial" w:hAnsi="Arial" w:cs="Arial"/>
                <w:color w:val="000000"/>
                <w:kern w:val="0"/>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65"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7E08C86C"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66"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31FDC30F"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67"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6F30D89C" w14:textId="77777777" w:rsidR="0024427F" w:rsidRDefault="0024427F">
            <w:pPr>
              <w:rPr>
                <w:sz w:val="24"/>
              </w:rPr>
            </w:pPr>
          </w:p>
        </w:tc>
      </w:tr>
      <w:tr w:rsidR="0024427F" w14:paraId="629F04B8" w14:textId="77777777" w:rsidTr="00C206DF">
        <w:trPr>
          <w:trHeight w:val="566"/>
          <w:trPrChange w:id="3968"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69"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5EF323AD"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70"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30AC7CB7"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71"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64393C4A"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72"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02CACB7D" w14:textId="77777777" w:rsidR="0024427F" w:rsidRDefault="0024427F">
            <w:pPr>
              <w:widowControl/>
              <w:jc w:val="left"/>
              <w:rPr>
                <w:rFonts w:ascii="Arial" w:hAnsi="Arial" w:cs="Arial"/>
                <w:color w:val="000000"/>
                <w:kern w:val="0"/>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73"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38ED1D67"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74"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7B8DCB96"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75"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09C8422A" w14:textId="77777777" w:rsidR="0024427F" w:rsidRDefault="0024427F">
            <w:pPr>
              <w:rPr>
                <w:sz w:val="24"/>
              </w:rPr>
            </w:pPr>
          </w:p>
        </w:tc>
      </w:tr>
      <w:tr w:rsidR="0024427F" w14:paraId="0D525243" w14:textId="77777777" w:rsidTr="00C206DF">
        <w:trPr>
          <w:trHeight w:val="566"/>
          <w:trPrChange w:id="3976"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77"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09850148"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78"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4E8ED2FD"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79"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584117B7" w14:textId="77777777" w:rsidR="0024427F" w:rsidRDefault="0024427F">
            <w:pPr>
              <w:jc w:val="left"/>
              <w:rPr>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80"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54379F38"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81"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74E41C14"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82"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6E162B51"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83"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6388AC99" w14:textId="77777777" w:rsidR="0024427F" w:rsidRDefault="0024427F">
            <w:pPr>
              <w:rPr>
                <w:sz w:val="24"/>
              </w:rPr>
            </w:pPr>
          </w:p>
        </w:tc>
      </w:tr>
      <w:tr w:rsidR="0024427F" w14:paraId="14100752" w14:textId="77777777" w:rsidTr="00C206DF">
        <w:trPr>
          <w:trHeight w:val="566"/>
          <w:trPrChange w:id="3984"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85"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2A2A7E4D"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86"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3B3C1F06"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87"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0C7EF4DC" w14:textId="77777777" w:rsidR="0024427F" w:rsidRDefault="0024427F">
            <w:pPr>
              <w:jc w:val="left"/>
              <w:rPr>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88"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7D8460ED"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89"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5A876F77"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90"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18CBFC61"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91"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649DC80A" w14:textId="77777777" w:rsidR="0024427F" w:rsidRDefault="0024427F">
            <w:pPr>
              <w:rPr>
                <w:sz w:val="24"/>
              </w:rPr>
            </w:pPr>
          </w:p>
        </w:tc>
      </w:tr>
      <w:tr w:rsidR="0024427F" w14:paraId="30FD5C5D" w14:textId="77777777" w:rsidTr="00C206DF">
        <w:trPr>
          <w:trHeight w:val="566"/>
          <w:trPrChange w:id="3992"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3993"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45F5868B" w14:textId="77777777" w:rsidR="0024427F" w:rsidRDefault="0024427F">
            <w:pPr>
              <w:widowControl/>
              <w:jc w:val="center"/>
              <w:rPr>
                <w:rFonts w:ascii="Arial" w:hAnsi="Arial" w:cs="Arial"/>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3994"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77374D59"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95"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1F9F3AC8" w14:textId="77777777" w:rsidR="0024427F" w:rsidRDefault="0024427F">
            <w:pPr>
              <w:jc w:val="left"/>
              <w:rPr>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3996"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3A9ED06A" w14:textId="77777777" w:rsidR="0024427F" w:rsidRDefault="0024427F">
            <w:pPr>
              <w:widowControl/>
              <w:jc w:val="left"/>
              <w:rPr>
                <w:rFonts w:ascii="Arial" w:hAnsi="Arial" w:cs="Arial"/>
                <w:color w:val="000000"/>
                <w:kern w:val="0"/>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3997"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79AE5077"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3998"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2F51DCE4"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3999"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7293F3D0" w14:textId="77777777" w:rsidR="0024427F" w:rsidRDefault="0024427F">
            <w:pPr>
              <w:rPr>
                <w:sz w:val="24"/>
              </w:rPr>
            </w:pPr>
          </w:p>
        </w:tc>
      </w:tr>
      <w:tr w:rsidR="0024427F" w14:paraId="13580635" w14:textId="77777777" w:rsidTr="00C206DF">
        <w:trPr>
          <w:trHeight w:val="566"/>
          <w:trPrChange w:id="4000"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01"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02CD218C" w14:textId="77777777" w:rsidR="0024427F" w:rsidRDefault="0024427F">
            <w:pPr>
              <w:widowControl/>
              <w:jc w:val="center"/>
              <w:rPr>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02"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128CAF76"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03"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3A33ECCE" w14:textId="77777777" w:rsidR="0024427F" w:rsidRDefault="0024427F">
            <w:pPr>
              <w:jc w:val="left"/>
              <w:rPr>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04"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75106862"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05"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118177BB"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06"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2EDB0BCA"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07"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24600978" w14:textId="77777777" w:rsidR="0024427F" w:rsidRDefault="0024427F">
            <w:pPr>
              <w:rPr>
                <w:sz w:val="24"/>
              </w:rPr>
            </w:pPr>
          </w:p>
        </w:tc>
      </w:tr>
      <w:tr w:rsidR="0024427F" w14:paraId="5E5DAED1" w14:textId="77777777" w:rsidTr="00C206DF">
        <w:trPr>
          <w:trHeight w:val="566"/>
          <w:trPrChange w:id="4008"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09"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32F2C8EA" w14:textId="77777777" w:rsidR="0024427F" w:rsidRDefault="0024427F">
            <w:pPr>
              <w:widowControl/>
              <w:jc w:val="center"/>
              <w:rPr>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10"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2712928D"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11"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0E8CE106" w14:textId="77777777" w:rsidR="0024427F" w:rsidRDefault="0024427F">
            <w:pPr>
              <w:jc w:val="left"/>
              <w:rPr>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12"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4DA166B1"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13"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43ED6107"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14"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04B02363"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15"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744A3845" w14:textId="77777777" w:rsidR="0024427F" w:rsidRDefault="0024427F">
            <w:pPr>
              <w:rPr>
                <w:sz w:val="24"/>
              </w:rPr>
            </w:pPr>
          </w:p>
        </w:tc>
      </w:tr>
      <w:tr w:rsidR="0024427F" w14:paraId="5C502CF9" w14:textId="77777777" w:rsidTr="00C206DF">
        <w:trPr>
          <w:trHeight w:val="566"/>
          <w:trPrChange w:id="4016"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17"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4B087C97" w14:textId="77777777" w:rsidR="0024427F" w:rsidRDefault="0024427F">
            <w:pPr>
              <w:widowControl/>
              <w:jc w:val="center"/>
              <w:rPr>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18"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1FA07F94"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19"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6B4B189F" w14:textId="77777777" w:rsidR="0024427F" w:rsidRDefault="0024427F">
            <w:pPr>
              <w:jc w:val="left"/>
              <w:rPr>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20"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3AFC6D05"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21"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00EF29F8"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22"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7229B7B4"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23"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45795F77" w14:textId="77777777" w:rsidR="0024427F" w:rsidRDefault="0024427F">
            <w:pPr>
              <w:rPr>
                <w:sz w:val="24"/>
              </w:rPr>
            </w:pPr>
          </w:p>
        </w:tc>
      </w:tr>
      <w:tr w:rsidR="0024427F" w14:paraId="20DB3B47" w14:textId="77777777" w:rsidTr="00C206DF">
        <w:trPr>
          <w:trHeight w:val="566"/>
          <w:trPrChange w:id="4024"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25"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0ADA3702" w14:textId="77777777" w:rsidR="0024427F" w:rsidRDefault="0024427F">
            <w:pPr>
              <w:widowControl/>
              <w:jc w:val="center"/>
              <w:rPr>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26"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707D0670"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27"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076CF82B"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28"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7A79384C"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29"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1771C209"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30"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022D81A7"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31"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26D3A7DB" w14:textId="77777777" w:rsidR="0024427F" w:rsidRDefault="0024427F">
            <w:pPr>
              <w:rPr>
                <w:sz w:val="24"/>
              </w:rPr>
            </w:pPr>
          </w:p>
        </w:tc>
      </w:tr>
      <w:tr w:rsidR="0024427F" w14:paraId="1CC79727" w14:textId="77777777" w:rsidTr="00C206DF">
        <w:trPr>
          <w:trHeight w:val="566"/>
          <w:trPrChange w:id="4032"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33"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157DDE8C" w14:textId="77777777" w:rsidR="0024427F" w:rsidRDefault="0024427F">
            <w:pPr>
              <w:widowControl/>
              <w:jc w:val="center"/>
              <w:rPr>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34"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18CF6CD7" w14:textId="77777777" w:rsidR="0024427F" w:rsidRDefault="0024427F">
            <w:pPr>
              <w:widowControl/>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35"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688F2E9F"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36"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57FC84A5"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37"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0D798396"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38"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09B9DC93"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39"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3A4FA707" w14:textId="77777777" w:rsidR="0024427F" w:rsidRDefault="0024427F">
            <w:pPr>
              <w:rPr>
                <w:sz w:val="24"/>
              </w:rPr>
            </w:pPr>
          </w:p>
        </w:tc>
      </w:tr>
      <w:tr w:rsidR="0024427F" w14:paraId="15816B62" w14:textId="77777777" w:rsidTr="00C206DF">
        <w:trPr>
          <w:trHeight w:val="566"/>
          <w:trPrChange w:id="4040"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41"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2FFE8451" w14:textId="77777777" w:rsidR="0024427F" w:rsidRDefault="0024427F">
            <w:pPr>
              <w:widowControl/>
              <w:jc w:val="center"/>
              <w:rPr>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42"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5226E666" w14:textId="77777777" w:rsidR="0024427F" w:rsidRDefault="0024427F">
            <w:pPr>
              <w:rPr>
                <w:rFonts w:ascii="宋体" w:hAnsi="宋体" w:cs="宋体"/>
                <w:color w:val="00000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43"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3961C221"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44"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7661351E"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45"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0A3FA488"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46"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4697A6C9"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47"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42E63B65" w14:textId="77777777" w:rsidR="0024427F" w:rsidRDefault="0024427F">
            <w:pPr>
              <w:rPr>
                <w:sz w:val="24"/>
              </w:rPr>
            </w:pPr>
          </w:p>
        </w:tc>
      </w:tr>
      <w:tr w:rsidR="0024427F" w14:paraId="50B8595C" w14:textId="77777777" w:rsidTr="00C206DF">
        <w:trPr>
          <w:trHeight w:val="566"/>
          <w:trPrChange w:id="4048"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49"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21015257" w14:textId="77777777" w:rsidR="0024427F" w:rsidRDefault="0024427F">
            <w:pPr>
              <w:widowControl/>
              <w:jc w:val="center"/>
              <w:rPr>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50"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4AC08EE0" w14:textId="77777777" w:rsidR="0024427F" w:rsidRDefault="0024427F">
            <w:pPr>
              <w:rPr>
                <w:rFonts w:ascii="宋体" w:hAnsi="宋体" w:cs="宋体"/>
                <w:color w:val="00000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51"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5835F4DA" w14:textId="77777777" w:rsidR="0024427F" w:rsidRDefault="0024427F">
            <w:pPr>
              <w:widowControl/>
              <w:jc w:val="left"/>
              <w:rPr>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52"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28FF21FE" w14:textId="77777777" w:rsidR="0024427F" w:rsidRDefault="0024427F">
            <w:pPr>
              <w:jc w:val="left"/>
              <w:rPr>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53"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5EC7DC19" w14:textId="77777777" w:rsidR="0024427F" w:rsidRDefault="0024427F">
            <w:pPr>
              <w:rPr>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54"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34538838" w14:textId="77777777" w:rsidR="0024427F" w:rsidRDefault="0024427F">
            <w:pPr>
              <w:rPr>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55"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039D9DB8" w14:textId="77777777" w:rsidR="0024427F" w:rsidRDefault="0024427F">
            <w:pPr>
              <w:rPr>
                <w:sz w:val="24"/>
              </w:rPr>
            </w:pPr>
          </w:p>
        </w:tc>
      </w:tr>
      <w:tr w:rsidR="0024427F" w:rsidDel="00C206DF" w14:paraId="77041FE7" w14:textId="006122A9" w:rsidTr="00C206DF">
        <w:trPr>
          <w:trHeight w:val="566"/>
          <w:del w:id="4056" w:author="yunwei01" w:date="2017-08-03T14:22:00Z"/>
          <w:trPrChange w:id="4057"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58"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4B48FD22" w14:textId="28A2023A" w:rsidR="0024427F" w:rsidDel="00C206DF" w:rsidRDefault="0024427F">
            <w:pPr>
              <w:widowControl/>
              <w:jc w:val="center"/>
              <w:rPr>
                <w:del w:id="4059" w:author="yunwei01" w:date="2017-08-03T14:22:00Z"/>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60"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4A23CB9B" w14:textId="6A3C2D74" w:rsidR="0024427F" w:rsidDel="00C206DF" w:rsidRDefault="0024427F">
            <w:pPr>
              <w:rPr>
                <w:del w:id="4061" w:author="yunwei01" w:date="2017-08-03T14:22:00Z"/>
                <w:rFonts w:ascii="宋体" w:hAnsi="宋体" w:cs="宋体"/>
                <w:color w:val="00000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62"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5A46D35F" w14:textId="21A8B8CC" w:rsidR="0024427F" w:rsidDel="00C206DF" w:rsidRDefault="0024427F">
            <w:pPr>
              <w:widowControl/>
              <w:jc w:val="left"/>
              <w:rPr>
                <w:del w:id="4063" w:author="yunwei01" w:date="2017-08-03T14:22:00Z"/>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64"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6A27CA16" w14:textId="60C63509" w:rsidR="0024427F" w:rsidDel="00C206DF" w:rsidRDefault="0024427F">
            <w:pPr>
              <w:jc w:val="left"/>
              <w:rPr>
                <w:del w:id="4065" w:author="yunwei01" w:date="2017-08-03T14:22:00Z"/>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66"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1380A163" w14:textId="2EED8CB0" w:rsidR="0024427F" w:rsidDel="00C206DF" w:rsidRDefault="0024427F">
            <w:pPr>
              <w:rPr>
                <w:del w:id="4067" w:author="yunwei01" w:date="2017-08-03T14:22:00Z"/>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68"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48BBFBF3" w14:textId="6A3AFD6C" w:rsidR="0024427F" w:rsidDel="00C206DF" w:rsidRDefault="0024427F">
            <w:pPr>
              <w:rPr>
                <w:del w:id="4069" w:author="yunwei01" w:date="2017-08-03T14:22:00Z"/>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70"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6EBD80D3" w14:textId="74190EFE" w:rsidR="0024427F" w:rsidDel="00C206DF" w:rsidRDefault="0024427F">
            <w:pPr>
              <w:rPr>
                <w:del w:id="4071" w:author="yunwei01" w:date="2017-08-03T14:22:00Z"/>
                <w:sz w:val="24"/>
              </w:rPr>
            </w:pPr>
          </w:p>
        </w:tc>
      </w:tr>
      <w:tr w:rsidR="0024427F" w:rsidDel="00C206DF" w14:paraId="646D354E" w14:textId="1CE7DEFF" w:rsidTr="00C206DF">
        <w:trPr>
          <w:trHeight w:val="566"/>
          <w:del w:id="4072" w:author="yunwei01" w:date="2017-08-03T14:21:00Z"/>
          <w:trPrChange w:id="4073" w:author="yunwei01" w:date="2017-08-03T14:22:00Z">
            <w:trPr>
              <w:trHeight w:val="744"/>
              <w:jc w:val="center"/>
            </w:trPr>
          </w:trPrChange>
        </w:trPr>
        <w:tc>
          <w:tcPr>
            <w:tcW w:w="770" w:type="dxa"/>
            <w:tcBorders>
              <w:top w:val="single" w:sz="8" w:space="0" w:color="auto"/>
              <w:left w:val="single" w:sz="8" w:space="0" w:color="auto"/>
              <w:bottom w:val="single" w:sz="8" w:space="0" w:color="auto"/>
              <w:right w:val="single" w:sz="8" w:space="0" w:color="auto"/>
            </w:tcBorders>
            <w:vAlign w:val="center"/>
            <w:tcPrChange w:id="4074" w:author="yunwei01" w:date="2017-08-03T14:22:00Z">
              <w:tcPr>
                <w:tcW w:w="1013" w:type="dxa"/>
                <w:tcBorders>
                  <w:top w:val="single" w:sz="8" w:space="0" w:color="auto"/>
                  <w:left w:val="single" w:sz="8" w:space="0" w:color="auto"/>
                  <w:bottom w:val="single" w:sz="8" w:space="0" w:color="auto"/>
                  <w:right w:val="single" w:sz="8" w:space="0" w:color="auto"/>
                </w:tcBorders>
                <w:vAlign w:val="center"/>
              </w:tcPr>
            </w:tcPrChange>
          </w:tcPr>
          <w:p w14:paraId="7448C77E" w14:textId="372958F3" w:rsidR="0024427F" w:rsidDel="00C206DF" w:rsidRDefault="0024427F">
            <w:pPr>
              <w:widowControl/>
              <w:jc w:val="center"/>
              <w:rPr>
                <w:del w:id="4075" w:author="yunwei01" w:date="2017-08-03T14:21:00Z"/>
                <w:rFonts w:ascii="宋体" w:hAnsi="宋体" w:cs="宋体"/>
                <w:color w:val="000000"/>
                <w:kern w:val="0"/>
                <w:sz w:val="24"/>
              </w:rPr>
            </w:pPr>
          </w:p>
        </w:tc>
        <w:tc>
          <w:tcPr>
            <w:tcW w:w="2109" w:type="dxa"/>
            <w:tcBorders>
              <w:top w:val="single" w:sz="8" w:space="0" w:color="auto"/>
              <w:left w:val="single" w:sz="8" w:space="0" w:color="auto"/>
              <w:bottom w:val="single" w:sz="8" w:space="0" w:color="auto"/>
              <w:right w:val="single" w:sz="8" w:space="0" w:color="auto"/>
            </w:tcBorders>
            <w:vAlign w:val="center"/>
            <w:tcPrChange w:id="4076" w:author="yunwei01" w:date="2017-08-03T14:22:00Z">
              <w:tcPr>
                <w:tcW w:w="2771" w:type="dxa"/>
                <w:tcBorders>
                  <w:top w:val="single" w:sz="8" w:space="0" w:color="auto"/>
                  <w:left w:val="single" w:sz="8" w:space="0" w:color="auto"/>
                  <w:bottom w:val="single" w:sz="8" w:space="0" w:color="auto"/>
                  <w:right w:val="single" w:sz="8" w:space="0" w:color="auto"/>
                </w:tcBorders>
                <w:vAlign w:val="center"/>
              </w:tcPr>
            </w:tcPrChange>
          </w:tcPr>
          <w:p w14:paraId="271A203D" w14:textId="48463359" w:rsidR="0024427F" w:rsidDel="00C206DF" w:rsidRDefault="0024427F">
            <w:pPr>
              <w:rPr>
                <w:del w:id="4077" w:author="yunwei01" w:date="2017-08-03T14:21:00Z"/>
                <w:rFonts w:ascii="宋体" w:hAnsi="宋体" w:cs="宋体"/>
                <w:color w:val="00000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78"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30539A8E" w14:textId="482CCBB4" w:rsidR="0024427F" w:rsidDel="00C206DF" w:rsidRDefault="0024427F">
            <w:pPr>
              <w:widowControl/>
              <w:jc w:val="left"/>
              <w:rPr>
                <w:del w:id="4079" w:author="yunwei01" w:date="2017-08-03T14:21:00Z"/>
                <w:rFonts w:ascii="宋体" w:hAnsi="宋体" w:cs="宋体"/>
                <w:color w:val="000000"/>
                <w:kern w:val="0"/>
                <w:sz w:val="24"/>
              </w:rPr>
            </w:pPr>
          </w:p>
        </w:tc>
        <w:tc>
          <w:tcPr>
            <w:tcW w:w="1439" w:type="dxa"/>
            <w:tcBorders>
              <w:top w:val="single" w:sz="8" w:space="0" w:color="auto"/>
              <w:left w:val="single" w:sz="8" w:space="0" w:color="auto"/>
              <w:bottom w:val="single" w:sz="8" w:space="0" w:color="auto"/>
              <w:right w:val="single" w:sz="8" w:space="0" w:color="auto"/>
            </w:tcBorders>
            <w:vAlign w:val="center"/>
            <w:tcPrChange w:id="4080" w:author="yunwei01" w:date="2017-08-03T14:22:00Z">
              <w:tcPr>
                <w:tcW w:w="1892" w:type="dxa"/>
                <w:tcBorders>
                  <w:top w:val="single" w:sz="8" w:space="0" w:color="auto"/>
                  <w:left w:val="single" w:sz="8" w:space="0" w:color="auto"/>
                  <w:bottom w:val="single" w:sz="8" w:space="0" w:color="auto"/>
                  <w:right w:val="single" w:sz="8" w:space="0" w:color="auto"/>
                </w:tcBorders>
                <w:vAlign w:val="center"/>
              </w:tcPr>
            </w:tcPrChange>
          </w:tcPr>
          <w:p w14:paraId="125CFDA0" w14:textId="798F8138" w:rsidR="0024427F" w:rsidDel="00C206DF" w:rsidRDefault="0024427F">
            <w:pPr>
              <w:jc w:val="left"/>
              <w:rPr>
                <w:del w:id="4081" w:author="yunwei01" w:date="2017-08-03T14:21:00Z"/>
                <w:sz w:val="24"/>
              </w:rPr>
            </w:pPr>
          </w:p>
        </w:tc>
        <w:tc>
          <w:tcPr>
            <w:tcW w:w="1270" w:type="dxa"/>
            <w:tcBorders>
              <w:top w:val="single" w:sz="8" w:space="0" w:color="auto"/>
              <w:left w:val="single" w:sz="8" w:space="0" w:color="auto"/>
              <w:bottom w:val="single" w:sz="8" w:space="0" w:color="auto"/>
              <w:right w:val="single" w:sz="8" w:space="0" w:color="auto"/>
            </w:tcBorders>
            <w:vAlign w:val="center"/>
            <w:tcPrChange w:id="4082" w:author="yunwei01" w:date="2017-08-03T14:22:00Z">
              <w:tcPr>
                <w:tcW w:w="1669" w:type="dxa"/>
                <w:tcBorders>
                  <w:top w:val="single" w:sz="8" w:space="0" w:color="auto"/>
                  <w:left w:val="single" w:sz="8" w:space="0" w:color="auto"/>
                  <w:bottom w:val="single" w:sz="8" w:space="0" w:color="auto"/>
                  <w:right w:val="single" w:sz="8" w:space="0" w:color="auto"/>
                </w:tcBorders>
                <w:vAlign w:val="center"/>
              </w:tcPr>
            </w:tcPrChange>
          </w:tcPr>
          <w:p w14:paraId="147A93E8" w14:textId="115D3077" w:rsidR="0024427F" w:rsidDel="00C206DF" w:rsidRDefault="0024427F">
            <w:pPr>
              <w:rPr>
                <w:del w:id="4083" w:author="yunwei01" w:date="2017-08-03T14:21:00Z"/>
                <w:sz w:val="24"/>
              </w:rPr>
            </w:pPr>
          </w:p>
        </w:tc>
        <w:tc>
          <w:tcPr>
            <w:tcW w:w="1608" w:type="dxa"/>
            <w:tcBorders>
              <w:top w:val="single" w:sz="8" w:space="0" w:color="auto"/>
              <w:left w:val="single" w:sz="8" w:space="0" w:color="auto"/>
              <w:bottom w:val="single" w:sz="8" w:space="0" w:color="auto"/>
              <w:right w:val="single" w:sz="8" w:space="0" w:color="auto"/>
            </w:tcBorders>
            <w:vAlign w:val="center"/>
            <w:tcPrChange w:id="4084" w:author="yunwei01" w:date="2017-08-03T14:22:00Z">
              <w:tcPr>
                <w:tcW w:w="2113" w:type="dxa"/>
                <w:tcBorders>
                  <w:top w:val="single" w:sz="8" w:space="0" w:color="auto"/>
                  <w:left w:val="single" w:sz="8" w:space="0" w:color="auto"/>
                  <w:bottom w:val="single" w:sz="8" w:space="0" w:color="auto"/>
                  <w:right w:val="single" w:sz="8" w:space="0" w:color="auto"/>
                </w:tcBorders>
                <w:vAlign w:val="center"/>
              </w:tcPr>
            </w:tcPrChange>
          </w:tcPr>
          <w:p w14:paraId="3D88E846" w14:textId="3F190718" w:rsidR="0024427F" w:rsidDel="00C206DF" w:rsidRDefault="0024427F">
            <w:pPr>
              <w:rPr>
                <w:del w:id="4085" w:author="yunwei01" w:date="2017-08-03T14:21:00Z"/>
                <w:rFonts w:ascii="宋体" w:hAnsi="宋体" w:cs="宋体"/>
                <w:color w:val="000000"/>
                <w:sz w:val="24"/>
              </w:rPr>
            </w:pPr>
          </w:p>
        </w:tc>
        <w:tc>
          <w:tcPr>
            <w:tcW w:w="1438" w:type="dxa"/>
            <w:tcBorders>
              <w:top w:val="single" w:sz="8" w:space="0" w:color="auto"/>
              <w:left w:val="single" w:sz="8" w:space="0" w:color="auto"/>
              <w:bottom w:val="single" w:sz="8" w:space="0" w:color="auto"/>
              <w:right w:val="single" w:sz="8" w:space="0" w:color="auto"/>
            </w:tcBorders>
            <w:vAlign w:val="center"/>
            <w:tcPrChange w:id="4086" w:author="yunwei01" w:date="2017-08-03T14:22:00Z">
              <w:tcPr>
                <w:tcW w:w="1891" w:type="dxa"/>
                <w:tcBorders>
                  <w:top w:val="single" w:sz="8" w:space="0" w:color="auto"/>
                  <w:left w:val="single" w:sz="8" w:space="0" w:color="auto"/>
                  <w:bottom w:val="single" w:sz="8" w:space="0" w:color="auto"/>
                  <w:right w:val="single" w:sz="8" w:space="0" w:color="auto"/>
                </w:tcBorders>
                <w:vAlign w:val="center"/>
              </w:tcPr>
            </w:tcPrChange>
          </w:tcPr>
          <w:p w14:paraId="484399B9" w14:textId="3E31F098" w:rsidR="0024427F" w:rsidDel="00C206DF" w:rsidRDefault="0024427F">
            <w:pPr>
              <w:rPr>
                <w:del w:id="4087" w:author="yunwei01" w:date="2017-08-03T14:21:00Z"/>
                <w:sz w:val="24"/>
              </w:rPr>
            </w:pPr>
          </w:p>
        </w:tc>
      </w:tr>
    </w:tbl>
    <w:p w14:paraId="4CA2EF24" w14:textId="2C2BDFCA" w:rsidR="0024427F" w:rsidRDefault="0024427F">
      <w:pPr>
        <w:autoSpaceDE w:val="0"/>
        <w:autoSpaceDN w:val="0"/>
        <w:adjustRightInd w:val="0"/>
        <w:spacing w:line="360" w:lineRule="auto"/>
        <w:jc w:val="left"/>
        <w:rPr>
          <w:rFonts w:ascii="宋体" w:cs="宋体"/>
          <w:kern w:val="0"/>
          <w:sz w:val="24"/>
        </w:rPr>
        <w:sectPr w:rsidR="0024427F">
          <w:pgSz w:w="11906" w:h="16838"/>
          <w:pgMar w:top="1440" w:right="1800" w:bottom="1440" w:left="1800" w:header="851" w:footer="992" w:gutter="0"/>
          <w:cols w:space="720"/>
          <w:docGrid w:type="lines" w:linePitch="312"/>
        </w:sectPr>
      </w:pPr>
    </w:p>
    <w:p w14:paraId="21BD10F2" w14:textId="265166C6" w:rsidR="0024427F" w:rsidRDefault="0063422A">
      <w:pPr>
        <w:pStyle w:val="3"/>
      </w:pPr>
      <w:bookmarkStart w:id="4088" w:name="_Toc428792645"/>
      <w:bookmarkStart w:id="4089" w:name="_Toc489545350"/>
      <w:bookmarkStart w:id="4090" w:name="_Toc489546821"/>
      <w:bookmarkStart w:id="4091" w:name="_Toc489547164"/>
      <w:bookmarkStart w:id="4092" w:name="_Toc489548039"/>
      <w:bookmarkStart w:id="4093" w:name="_Toc489607241"/>
      <w:r>
        <w:rPr>
          <w:rFonts w:hint="eastAsia"/>
        </w:rPr>
        <w:lastRenderedPageBreak/>
        <w:t>附录</w:t>
      </w:r>
      <w:r>
        <w:rPr>
          <w:rFonts w:hint="eastAsia"/>
        </w:rPr>
        <w:t>10 :</w:t>
      </w:r>
      <w:r>
        <w:rPr>
          <w:rFonts w:hint="eastAsia"/>
        </w:rPr>
        <w:t>系统的操作手册</w:t>
      </w:r>
      <w:bookmarkEnd w:id="4088"/>
      <w:bookmarkEnd w:id="4089"/>
      <w:bookmarkEnd w:id="4090"/>
      <w:bookmarkEnd w:id="4091"/>
      <w:bookmarkEnd w:id="4092"/>
      <w:bookmarkEnd w:id="4093"/>
    </w:p>
    <w:p w14:paraId="6D3FD7B9" w14:textId="77777777" w:rsidR="0024427F" w:rsidRDefault="0024427F"/>
    <w:p w14:paraId="4543BCCF" w14:textId="00D733E1" w:rsidR="0024427F" w:rsidRDefault="0063422A">
      <w:pPr>
        <w:pStyle w:val="3"/>
      </w:pPr>
      <w:bookmarkStart w:id="4094" w:name="_Toc428792646"/>
      <w:bookmarkStart w:id="4095" w:name="_Toc489545351"/>
      <w:bookmarkStart w:id="4096" w:name="_Toc489546822"/>
      <w:bookmarkStart w:id="4097" w:name="_Toc489547165"/>
      <w:bookmarkStart w:id="4098" w:name="_Toc489548040"/>
      <w:bookmarkStart w:id="4099" w:name="_Toc489607242"/>
      <w:r>
        <w:rPr>
          <w:rFonts w:hint="eastAsia"/>
        </w:rPr>
        <w:t>附录</w:t>
      </w:r>
      <w:r>
        <w:rPr>
          <w:rFonts w:hint="eastAsia"/>
        </w:rPr>
        <w:t>11</w:t>
      </w:r>
      <w:r>
        <w:rPr>
          <w:rFonts w:hint="eastAsia"/>
        </w:rPr>
        <w:t>：信息系统安全检查表单</w:t>
      </w:r>
      <w:bookmarkEnd w:id="4094"/>
      <w:bookmarkEnd w:id="4095"/>
      <w:bookmarkEnd w:id="4096"/>
      <w:bookmarkEnd w:id="4097"/>
      <w:bookmarkEnd w:id="4098"/>
      <w:bookmarkEnd w:id="4099"/>
    </w:p>
    <w:p w14:paraId="52AF1A8E" w14:textId="77777777" w:rsidR="0024427F" w:rsidRDefault="0063422A">
      <w:pPr>
        <w:jc w:val="center"/>
        <w:rPr>
          <w:rFonts w:ascii="宋体" w:hAnsi="宋体" w:cs="宋体"/>
          <w:b/>
          <w:bCs/>
          <w:sz w:val="28"/>
          <w:szCs w:val="32"/>
        </w:rPr>
      </w:pPr>
      <w:r>
        <w:rPr>
          <w:rFonts w:ascii="宋体" w:hAnsi="宋体" w:cs="宋体" w:hint="eastAsia"/>
          <w:b/>
          <w:bCs/>
          <w:sz w:val="28"/>
          <w:szCs w:val="32"/>
        </w:rPr>
        <w:t>信息系统安全检查表单</w:t>
      </w:r>
    </w:p>
    <w:p w14:paraId="229A8CC2" w14:textId="77777777" w:rsidR="0024427F" w:rsidRDefault="0063422A">
      <w:pPr>
        <w:spacing w:beforeLines="50" w:before="156" w:afterLines="50" w:after="156"/>
        <w:ind w:firstLineChars="250" w:firstLine="600"/>
        <w:jc w:val="left"/>
        <w:rPr>
          <w:sz w:val="24"/>
        </w:rPr>
      </w:pPr>
      <w:r>
        <w:rPr>
          <w:rFonts w:ascii="宋体" w:hAnsi="宋体" w:cs="宋体" w:hint="eastAsia"/>
          <w:sz w:val="24"/>
        </w:rPr>
        <w:t>检查周期：     年     月</w:t>
      </w:r>
    </w:p>
    <w:tbl>
      <w:tblPr>
        <w:tblW w:w="129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0"/>
        <w:gridCol w:w="2181"/>
        <w:gridCol w:w="1363"/>
        <w:gridCol w:w="1538"/>
        <w:gridCol w:w="1228"/>
        <w:gridCol w:w="1443"/>
        <w:gridCol w:w="2206"/>
        <w:gridCol w:w="1334"/>
      </w:tblGrid>
      <w:tr w:rsidR="0024427F" w14:paraId="1025F2BD" w14:textId="77777777">
        <w:trPr>
          <w:trHeight w:val="454"/>
          <w:jc w:val="center"/>
        </w:trPr>
        <w:tc>
          <w:tcPr>
            <w:tcW w:w="1680" w:type="dxa"/>
            <w:vAlign w:val="center"/>
          </w:tcPr>
          <w:p w14:paraId="1E16B9C8" w14:textId="77777777" w:rsidR="0024427F" w:rsidRDefault="0063422A">
            <w:pPr>
              <w:spacing w:line="360" w:lineRule="auto"/>
              <w:jc w:val="center"/>
              <w:rPr>
                <w:rFonts w:ascii="宋体" w:hAnsi="宋体" w:cs="宋体"/>
                <w:b/>
                <w:bCs/>
                <w:sz w:val="24"/>
              </w:rPr>
            </w:pPr>
            <w:r>
              <w:rPr>
                <w:rFonts w:ascii="宋体" w:hAnsi="宋体" w:cs="宋体" w:hint="eastAsia"/>
                <w:b/>
                <w:bCs/>
                <w:sz w:val="24"/>
              </w:rPr>
              <w:t>检查单元</w:t>
            </w:r>
          </w:p>
        </w:tc>
        <w:tc>
          <w:tcPr>
            <w:tcW w:w="2181" w:type="dxa"/>
            <w:vAlign w:val="center"/>
          </w:tcPr>
          <w:p w14:paraId="68E1F62F" w14:textId="77777777" w:rsidR="0024427F" w:rsidRDefault="0063422A">
            <w:pPr>
              <w:spacing w:line="360" w:lineRule="auto"/>
              <w:jc w:val="center"/>
              <w:rPr>
                <w:rFonts w:ascii="宋体" w:hAnsi="宋体" w:cs="宋体"/>
                <w:b/>
                <w:bCs/>
                <w:sz w:val="24"/>
              </w:rPr>
            </w:pPr>
            <w:r>
              <w:rPr>
                <w:rFonts w:ascii="宋体" w:hAnsi="宋体" w:cs="宋体" w:hint="eastAsia"/>
                <w:b/>
                <w:bCs/>
                <w:sz w:val="24"/>
              </w:rPr>
              <w:t>最近一个月情况</w:t>
            </w:r>
          </w:p>
        </w:tc>
        <w:tc>
          <w:tcPr>
            <w:tcW w:w="1363" w:type="dxa"/>
            <w:vAlign w:val="center"/>
          </w:tcPr>
          <w:p w14:paraId="3FAE62AF" w14:textId="77777777" w:rsidR="0024427F" w:rsidRDefault="0063422A">
            <w:pPr>
              <w:spacing w:line="360" w:lineRule="auto"/>
              <w:jc w:val="center"/>
              <w:rPr>
                <w:rFonts w:ascii="宋体" w:hAnsi="宋体" w:cs="宋体"/>
                <w:b/>
                <w:bCs/>
                <w:sz w:val="24"/>
              </w:rPr>
            </w:pPr>
            <w:r>
              <w:rPr>
                <w:rFonts w:ascii="宋体" w:hAnsi="宋体" w:cs="宋体" w:hint="eastAsia"/>
                <w:b/>
                <w:bCs/>
                <w:sz w:val="24"/>
              </w:rPr>
              <w:t>系统漏洞情况</w:t>
            </w:r>
          </w:p>
        </w:tc>
        <w:tc>
          <w:tcPr>
            <w:tcW w:w="1538" w:type="dxa"/>
            <w:vAlign w:val="center"/>
          </w:tcPr>
          <w:p w14:paraId="200CA5D9" w14:textId="77777777" w:rsidR="0024427F" w:rsidRDefault="0063422A">
            <w:pPr>
              <w:spacing w:line="360" w:lineRule="auto"/>
              <w:jc w:val="center"/>
              <w:rPr>
                <w:rFonts w:ascii="宋体" w:hAnsi="宋体" w:cs="宋体"/>
                <w:b/>
                <w:bCs/>
                <w:sz w:val="24"/>
              </w:rPr>
            </w:pPr>
            <w:r>
              <w:rPr>
                <w:rFonts w:ascii="宋体" w:hAnsi="宋体" w:cs="宋体" w:hint="eastAsia"/>
                <w:b/>
                <w:bCs/>
                <w:sz w:val="24"/>
              </w:rPr>
              <w:t>重要数据备份情况</w:t>
            </w:r>
          </w:p>
        </w:tc>
        <w:tc>
          <w:tcPr>
            <w:tcW w:w="1228" w:type="dxa"/>
            <w:vAlign w:val="center"/>
          </w:tcPr>
          <w:p w14:paraId="20433A3E" w14:textId="77777777" w:rsidR="0024427F" w:rsidRDefault="0063422A">
            <w:pPr>
              <w:spacing w:line="360" w:lineRule="auto"/>
              <w:jc w:val="center"/>
              <w:rPr>
                <w:rFonts w:ascii="宋体" w:hAnsi="宋体" w:cs="宋体"/>
                <w:b/>
                <w:bCs/>
                <w:sz w:val="24"/>
              </w:rPr>
            </w:pPr>
            <w:r>
              <w:rPr>
                <w:rFonts w:ascii="宋体" w:hAnsi="宋体" w:cs="宋体" w:hint="eastAsia"/>
                <w:b/>
                <w:bCs/>
                <w:sz w:val="24"/>
              </w:rPr>
              <w:t>故障受理情况</w:t>
            </w:r>
          </w:p>
        </w:tc>
        <w:tc>
          <w:tcPr>
            <w:tcW w:w="1443" w:type="dxa"/>
            <w:vAlign w:val="center"/>
          </w:tcPr>
          <w:p w14:paraId="4E1E3025" w14:textId="77777777" w:rsidR="0024427F" w:rsidRDefault="0063422A">
            <w:pPr>
              <w:spacing w:line="360" w:lineRule="auto"/>
              <w:jc w:val="center"/>
              <w:rPr>
                <w:rFonts w:ascii="宋体" w:hAnsi="宋体" w:cs="宋体"/>
                <w:b/>
                <w:bCs/>
                <w:sz w:val="24"/>
              </w:rPr>
            </w:pPr>
            <w:r>
              <w:rPr>
                <w:rFonts w:ascii="宋体" w:hAnsi="宋体" w:cs="宋体" w:hint="eastAsia"/>
                <w:b/>
                <w:bCs/>
                <w:sz w:val="24"/>
              </w:rPr>
              <w:t>各项制度执行情况</w:t>
            </w:r>
          </w:p>
        </w:tc>
        <w:tc>
          <w:tcPr>
            <w:tcW w:w="2206" w:type="dxa"/>
            <w:vAlign w:val="center"/>
          </w:tcPr>
          <w:p w14:paraId="7729CA30" w14:textId="77777777" w:rsidR="0024427F" w:rsidRDefault="0063422A">
            <w:pPr>
              <w:spacing w:line="360" w:lineRule="auto"/>
              <w:jc w:val="center"/>
              <w:rPr>
                <w:rFonts w:ascii="宋体" w:hAnsi="宋体" w:cs="宋体"/>
                <w:b/>
                <w:bCs/>
                <w:sz w:val="24"/>
              </w:rPr>
            </w:pPr>
            <w:r>
              <w:rPr>
                <w:rFonts w:ascii="宋体" w:hAnsi="宋体" w:cs="宋体" w:hint="eastAsia"/>
                <w:b/>
                <w:bCs/>
                <w:sz w:val="24"/>
              </w:rPr>
              <w:t>其他突出安全问题</w:t>
            </w:r>
          </w:p>
        </w:tc>
        <w:tc>
          <w:tcPr>
            <w:tcW w:w="1334" w:type="dxa"/>
            <w:vAlign w:val="center"/>
          </w:tcPr>
          <w:p w14:paraId="193E8FF9" w14:textId="77777777" w:rsidR="0024427F" w:rsidRDefault="0063422A">
            <w:pPr>
              <w:spacing w:line="360" w:lineRule="auto"/>
              <w:jc w:val="center"/>
              <w:rPr>
                <w:rFonts w:ascii="宋体" w:hAnsi="宋体" w:cs="宋体"/>
                <w:b/>
                <w:bCs/>
                <w:sz w:val="24"/>
              </w:rPr>
            </w:pPr>
            <w:r>
              <w:rPr>
                <w:rFonts w:ascii="宋体" w:hAnsi="宋体" w:cs="宋体" w:hint="eastAsia"/>
                <w:b/>
                <w:bCs/>
                <w:sz w:val="24"/>
              </w:rPr>
              <w:t>检查时间</w:t>
            </w:r>
          </w:p>
        </w:tc>
      </w:tr>
      <w:tr w:rsidR="0024427F" w14:paraId="49B614C0" w14:textId="77777777">
        <w:trPr>
          <w:trHeight w:val="454"/>
          <w:jc w:val="center"/>
        </w:trPr>
        <w:tc>
          <w:tcPr>
            <w:tcW w:w="1680" w:type="dxa"/>
            <w:vAlign w:val="center"/>
          </w:tcPr>
          <w:p w14:paraId="1ADE07BE" w14:textId="58963500" w:rsidR="0024427F" w:rsidRDefault="0024427F">
            <w:pPr>
              <w:spacing w:line="360" w:lineRule="auto"/>
              <w:jc w:val="center"/>
              <w:rPr>
                <w:rFonts w:ascii="宋体" w:hAnsi="宋体" w:cs="宋体"/>
                <w:bCs/>
                <w:sz w:val="24"/>
              </w:rPr>
            </w:pPr>
          </w:p>
        </w:tc>
        <w:tc>
          <w:tcPr>
            <w:tcW w:w="2181" w:type="dxa"/>
            <w:vAlign w:val="center"/>
          </w:tcPr>
          <w:p w14:paraId="52DBB7A6" w14:textId="77777777" w:rsidR="0024427F" w:rsidRDefault="0024427F">
            <w:pPr>
              <w:spacing w:line="360" w:lineRule="auto"/>
              <w:jc w:val="center"/>
              <w:rPr>
                <w:rFonts w:ascii="宋体" w:hAnsi="宋体" w:cs="宋体"/>
                <w:b/>
                <w:bCs/>
                <w:sz w:val="24"/>
              </w:rPr>
            </w:pPr>
          </w:p>
        </w:tc>
        <w:tc>
          <w:tcPr>
            <w:tcW w:w="1363" w:type="dxa"/>
            <w:vAlign w:val="center"/>
          </w:tcPr>
          <w:p w14:paraId="52213AEA" w14:textId="77777777" w:rsidR="0024427F" w:rsidRDefault="0024427F">
            <w:pPr>
              <w:spacing w:line="360" w:lineRule="auto"/>
              <w:jc w:val="center"/>
              <w:rPr>
                <w:rFonts w:ascii="宋体" w:hAnsi="宋体" w:cs="宋体"/>
                <w:b/>
                <w:bCs/>
                <w:sz w:val="24"/>
              </w:rPr>
            </w:pPr>
          </w:p>
        </w:tc>
        <w:tc>
          <w:tcPr>
            <w:tcW w:w="1538" w:type="dxa"/>
            <w:vAlign w:val="center"/>
          </w:tcPr>
          <w:p w14:paraId="5FDDF427" w14:textId="77777777" w:rsidR="0024427F" w:rsidRDefault="0024427F">
            <w:pPr>
              <w:spacing w:line="360" w:lineRule="auto"/>
              <w:jc w:val="center"/>
              <w:rPr>
                <w:rFonts w:ascii="宋体" w:hAnsi="宋体" w:cs="宋体"/>
                <w:b/>
                <w:bCs/>
                <w:sz w:val="24"/>
              </w:rPr>
            </w:pPr>
          </w:p>
        </w:tc>
        <w:tc>
          <w:tcPr>
            <w:tcW w:w="1228" w:type="dxa"/>
            <w:vAlign w:val="center"/>
          </w:tcPr>
          <w:p w14:paraId="60EC7181" w14:textId="77777777" w:rsidR="0024427F" w:rsidRDefault="0024427F">
            <w:pPr>
              <w:spacing w:line="360" w:lineRule="auto"/>
              <w:jc w:val="center"/>
              <w:rPr>
                <w:rFonts w:ascii="宋体" w:hAnsi="宋体" w:cs="宋体"/>
                <w:b/>
                <w:bCs/>
                <w:sz w:val="24"/>
              </w:rPr>
            </w:pPr>
          </w:p>
        </w:tc>
        <w:tc>
          <w:tcPr>
            <w:tcW w:w="1443" w:type="dxa"/>
            <w:vAlign w:val="center"/>
          </w:tcPr>
          <w:p w14:paraId="69CB4CEF" w14:textId="77777777" w:rsidR="0024427F" w:rsidRDefault="0024427F">
            <w:pPr>
              <w:spacing w:line="360" w:lineRule="auto"/>
              <w:jc w:val="center"/>
              <w:rPr>
                <w:rFonts w:ascii="宋体" w:hAnsi="宋体" w:cs="宋体"/>
                <w:b/>
                <w:bCs/>
                <w:sz w:val="24"/>
              </w:rPr>
            </w:pPr>
          </w:p>
        </w:tc>
        <w:tc>
          <w:tcPr>
            <w:tcW w:w="2206" w:type="dxa"/>
            <w:vAlign w:val="center"/>
          </w:tcPr>
          <w:p w14:paraId="37535C52" w14:textId="77777777" w:rsidR="0024427F" w:rsidRDefault="0024427F">
            <w:pPr>
              <w:spacing w:line="360" w:lineRule="auto"/>
              <w:jc w:val="center"/>
              <w:rPr>
                <w:rFonts w:ascii="宋体" w:hAnsi="宋体" w:cs="宋体"/>
                <w:b/>
                <w:bCs/>
                <w:sz w:val="24"/>
              </w:rPr>
            </w:pPr>
          </w:p>
        </w:tc>
        <w:tc>
          <w:tcPr>
            <w:tcW w:w="1334" w:type="dxa"/>
            <w:vAlign w:val="center"/>
          </w:tcPr>
          <w:p w14:paraId="1409740F" w14:textId="77777777" w:rsidR="0024427F" w:rsidRDefault="0024427F">
            <w:pPr>
              <w:spacing w:line="360" w:lineRule="auto"/>
              <w:jc w:val="center"/>
              <w:rPr>
                <w:rFonts w:ascii="宋体" w:hAnsi="宋体" w:cs="宋体"/>
                <w:b/>
                <w:bCs/>
                <w:sz w:val="24"/>
              </w:rPr>
            </w:pPr>
          </w:p>
        </w:tc>
      </w:tr>
      <w:tr w:rsidR="0024427F" w14:paraId="2CAD149E" w14:textId="77777777">
        <w:trPr>
          <w:trHeight w:val="454"/>
          <w:jc w:val="center"/>
        </w:trPr>
        <w:tc>
          <w:tcPr>
            <w:tcW w:w="1680" w:type="dxa"/>
            <w:vAlign w:val="center"/>
          </w:tcPr>
          <w:p w14:paraId="6946F785" w14:textId="157C2196" w:rsidR="0024427F" w:rsidRDefault="0024427F">
            <w:pPr>
              <w:autoSpaceDE w:val="0"/>
              <w:autoSpaceDN w:val="0"/>
              <w:adjustRightInd w:val="0"/>
              <w:spacing w:line="360" w:lineRule="auto"/>
              <w:jc w:val="center"/>
              <w:rPr>
                <w:rFonts w:ascii="宋体" w:hAnsi="宋体" w:cs="宋体"/>
                <w:color w:val="000000"/>
                <w:kern w:val="0"/>
                <w:sz w:val="24"/>
              </w:rPr>
            </w:pPr>
          </w:p>
        </w:tc>
        <w:tc>
          <w:tcPr>
            <w:tcW w:w="2181" w:type="dxa"/>
            <w:vAlign w:val="center"/>
          </w:tcPr>
          <w:p w14:paraId="62928720" w14:textId="77777777" w:rsidR="0024427F" w:rsidRDefault="0024427F">
            <w:pPr>
              <w:autoSpaceDE w:val="0"/>
              <w:autoSpaceDN w:val="0"/>
              <w:adjustRightInd w:val="0"/>
              <w:spacing w:line="360" w:lineRule="auto"/>
              <w:jc w:val="center"/>
              <w:rPr>
                <w:rFonts w:ascii="宋体" w:hAnsi="宋体" w:cs="宋体"/>
                <w:color w:val="000000"/>
                <w:kern w:val="0"/>
                <w:sz w:val="24"/>
              </w:rPr>
            </w:pPr>
          </w:p>
        </w:tc>
        <w:tc>
          <w:tcPr>
            <w:tcW w:w="1363" w:type="dxa"/>
            <w:vAlign w:val="center"/>
          </w:tcPr>
          <w:p w14:paraId="2A56C05A" w14:textId="77777777" w:rsidR="0024427F" w:rsidRDefault="0024427F">
            <w:pPr>
              <w:autoSpaceDE w:val="0"/>
              <w:autoSpaceDN w:val="0"/>
              <w:adjustRightInd w:val="0"/>
              <w:spacing w:line="360" w:lineRule="auto"/>
              <w:jc w:val="center"/>
              <w:rPr>
                <w:rFonts w:ascii="宋体" w:hAnsi="宋体" w:cs="宋体"/>
                <w:color w:val="000000"/>
                <w:kern w:val="0"/>
                <w:sz w:val="24"/>
              </w:rPr>
            </w:pPr>
          </w:p>
        </w:tc>
        <w:tc>
          <w:tcPr>
            <w:tcW w:w="1538" w:type="dxa"/>
            <w:vAlign w:val="center"/>
          </w:tcPr>
          <w:p w14:paraId="5D1DFB7C" w14:textId="77777777" w:rsidR="0024427F" w:rsidRDefault="0024427F">
            <w:pPr>
              <w:autoSpaceDE w:val="0"/>
              <w:autoSpaceDN w:val="0"/>
              <w:adjustRightInd w:val="0"/>
              <w:spacing w:line="360" w:lineRule="auto"/>
              <w:jc w:val="center"/>
              <w:rPr>
                <w:rFonts w:ascii="宋体" w:hAnsi="宋体" w:cs="宋体"/>
                <w:color w:val="000000"/>
                <w:kern w:val="0"/>
                <w:sz w:val="24"/>
              </w:rPr>
            </w:pPr>
          </w:p>
        </w:tc>
        <w:tc>
          <w:tcPr>
            <w:tcW w:w="1228" w:type="dxa"/>
            <w:vAlign w:val="center"/>
          </w:tcPr>
          <w:p w14:paraId="6245A620" w14:textId="77777777" w:rsidR="0024427F" w:rsidRDefault="0024427F">
            <w:pPr>
              <w:autoSpaceDE w:val="0"/>
              <w:autoSpaceDN w:val="0"/>
              <w:adjustRightInd w:val="0"/>
              <w:spacing w:line="360" w:lineRule="auto"/>
              <w:jc w:val="center"/>
              <w:rPr>
                <w:rFonts w:ascii="宋体" w:hAnsi="宋体" w:cs="宋体"/>
                <w:color w:val="000000"/>
                <w:kern w:val="0"/>
                <w:sz w:val="24"/>
              </w:rPr>
            </w:pPr>
          </w:p>
        </w:tc>
        <w:tc>
          <w:tcPr>
            <w:tcW w:w="1443" w:type="dxa"/>
            <w:vAlign w:val="center"/>
          </w:tcPr>
          <w:p w14:paraId="250310EA" w14:textId="77777777" w:rsidR="0024427F" w:rsidRDefault="0024427F">
            <w:pPr>
              <w:autoSpaceDE w:val="0"/>
              <w:autoSpaceDN w:val="0"/>
              <w:adjustRightInd w:val="0"/>
              <w:spacing w:line="360" w:lineRule="auto"/>
              <w:jc w:val="center"/>
              <w:rPr>
                <w:rFonts w:ascii="宋体" w:hAnsi="宋体" w:cs="宋体"/>
                <w:color w:val="000000"/>
                <w:kern w:val="0"/>
                <w:sz w:val="24"/>
              </w:rPr>
            </w:pPr>
          </w:p>
        </w:tc>
        <w:tc>
          <w:tcPr>
            <w:tcW w:w="2206" w:type="dxa"/>
            <w:vAlign w:val="center"/>
          </w:tcPr>
          <w:p w14:paraId="01AC9B15" w14:textId="77777777" w:rsidR="0024427F" w:rsidRDefault="0024427F">
            <w:pPr>
              <w:autoSpaceDE w:val="0"/>
              <w:autoSpaceDN w:val="0"/>
              <w:adjustRightInd w:val="0"/>
              <w:spacing w:line="360" w:lineRule="auto"/>
              <w:jc w:val="center"/>
              <w:rPr>
                <w:rFonts w:ascii="宋体" w:hAnsi="宋体" w:cs="宋体"/>
                <w:color w:val="000000"/>
                <w:kern w:val="0"/>
                <w:sz w:val="24"/>
              </w:rPr>
            </w:pPr>
          </w:p>
        </w:tc>
        <w:tc>
          <w:tcPr>
            <w:tcW w:w="1334" w:type="dxa"/>
            <w:vAlign w:val="center"/>
          </w:tcPr>
          <w:p w14:paraId="55C61F56" w14:textId="77777777" w:rsidR="0024427F" w:rsidRDefault="0024427F">
            <w:pPr>
              <w:autoSpaceDE w:val="0"/>
              <w:autoSpaceDN w:val="0"/>
              <w:adjustRightInd w:val="0"/>
              <w:spacing w:line="360" w:lineRule="auto"/>
              <w:jc w:val="center"/>
              <w:rPr>
                <w:rFonts w:ascii="宋体" w:hAnsi="宋体" w:cs="宋体"/>
                <w:color w:val="000000"/>
                <w:kern w:val="0"/>
                <w:sz w:val="24"/>
              </w:rPr>
            </w:pPr>
          </w:p>
        </w:tc>
      </w:tr>
      <w:tr w:rsidR="0024427F" w14:paraId="0CF62500" w14:textId="77777777">
        <w:trPr>
          <w:trHeight w:val="454"/>
          <w:jc w:val="center"/>
        </w:trPr>
        <w:tc>
          <w:tcPr>
            <w:tcW w:w="1680" w:type="dxa"/>
            <w:vAlign w:val="center"/>
          </w:tcPr>
          <w:p w14:paraId="06FCAADF" w14:textId="56213023" w:rsidR="0024427F" w:rsidRDefault="0024427F">
            <w:pPr>
              <w:spacing w:line="360" w:lineRule="auto"/>
              <w:jc w:val="center"/>
              <w:rPr>
                <w:rFonts w:ascii="宋体" w:hAnsi="宋体" w:cs="宋体"/>
                <w:bCs/>
                <w:sz w:val="24"/>
              </w:rPr>
            </w:pPr>
          </w:p>
        </w:tc>
        <w:tc>
          <w:tcPr>
            <w:tcW w:w="2181" w:type="dxa"/>
            <w:vAlign w:val="center"/>
          </w:tcPr>
          <w:p w14:paraId="2633ECB4" w14:textId="77777777" w:rsidR="0024427F" w:rsidRDefault="0024427F">
            <w:pPr>
              <w:spacing w:line="360" w:lineRule="auto"/>
              <w:jc w:val="center"/>
              <w:rPr>
                <w:rFonts w:ascii="宋体" w:hAnsi="宋体" w:cs="宋体"/>
                <w:b/>
                <w:bCs/>
                <w:sz w:val="24"/>
              </w:rPr>
            </w:pPr>
          </w:p>
        </w:tc>
        <w:tc>
          <w:tcPr>
            <w:tcW w:w="1363" w:type="dxa"/>
            <w:vAlign w:val="center"/>
          </w:tcPr>
          <w:p w14:paraId="310C7801" w14:textId="77777777" w:rsidR="0024427F" w:rsidRDefault="0024427F">
            <w:pPr>
              <w:spacing w:line="360" w:lineRule="auto"/>
              <w:jc w:val="center"/>
              <w:rPr>
                <w:rFonts w:ascii="宋体" w:hAnsi="宋体" w:cs="宋体"/>
                <w:b/>
                <w:bCs/>
                <w:sz w:val="24"/>
              </w:rPr>
            </w:pPr>
          </w:p>
        </w:tc>
        <w:tc>
          <w:tcPr>
            <w:tcW w:w="1538" w:type="dxa"/>
            <w:vAlign w:val="center"/>
          </w:tcPr>
          <w:p w14:paraId="46648432" w14:textId="77777777" w:rsidR="0024427F" w:rsidRDefault="0024427F">
            <w:pPr>
              <w:spacing w:line="360" w:lineRule="auto"/>
              <w:jc w:val="center"/>
              <w:rPr>
                <w:rFonts w:ascii="宋体" w:hAnsi="宋体" w:cs="宋体"/>
                <w:b/>
                <w:bCs/>
                <w:sz w:val="24"/>
              </w:rPr>
            </w:pPr>
          </w:p>
        </w:tc>
        <w:tc>
          <w:tcPr>
            <w:tcW w:w="1228" w:type="dxa"/>
            <w:vAlign w:val="center"/>
          </w:tcPr>
          <w:p w14:paraId="19305718" w14:textId="77777777" w:rsidR="0024427F" w:rsidRDefault="0024427F">
            <w:pPr>
              <w:spacing w:line="360" w:lineRule="auto"/>
              <w:jc w:val="center"/>
              <w:rPr>
                <w:rFonts w:ascii="宋体" w:hAnsi="宋体" w:cs="宋体"/>
                <w:b/>
                <w:bCs/>
                <w:sz w:val="24"/>
              </w:rPr>
            </w:pPr>
          </w:p>
        </w:tc>
        <w:tc>
          <w:tcPr>
            <w:tcW w:w="1443" w:type="dxa"/>
            <w:vAlign w:val="center"/>
          </w:tcPr>
          <w:p w14:paraId="6E8A00E4" w14:textId="77777777" w:rsidR="0024427F" w:rsidRDefault="0024427F">
            <w:pPr>
              <w:spacing w:line="360" w:lineRule="auto"/>
              <w:jc w:val="center"/>
              <w:rPr>
                <w:rFonts w:ascii="宋体" w:hAnsi="宋体" w:cs="宋体"/>
                <w:b/>
                <w:bCs/>
                <w:sz w:val="24"/>
              </w:rPr>
            </w:pPr>
          </w:p>
        </w:tc>
        <w:tc>
          <w:tcPr>
            <w:tcW w:w="2206" w:type="dxa"/>
            <w:vAlign w:val="center"/>
          </w:tcPr>
          <w:p w14:paraId="3F512E7A" w14:textId="77777777" w:rsidR="0024427F" w:rsidRDefault="0024427F">
            <w:pPr>
              <w:spacing w:line="360" w:lineRule="auto"/>
              <w:jc w:val="center"/>
              <w:rPr>
                <w:rFonts w:ascii="宋体" w:hAnsi="宋体" w:cs="宋体"/>
                <w:b/>
                <w:bCs/>
                <w:sz w:val="24"/>
              </w:rPr>
            </w:pPr>
          </w:p>
        </w:tc>
        <w:tc>
          <w:tcPr>
            <w:tcW w:w="1334" w:type="dxa"/>
            <w:vAlign w:val="center"/>
          </w:tcPr>
          <w:p w14:paraId="2870DDB5" w14:textId="77777777" w:rsidR="0024427F" w:rsidRDefault="0024427F">
            <w:pPr>
              <w:spacing w:line="360" w:lineRule="auto"/>
              <w:jc w:val="center"/>
              <w:rPr>
                <w:rFonts w:ascii="宋体" w:hAnsi="宋体" w:cs="宋体"/>
                <w:b/>
                <w:bCs/>
                <w:sz w:val="24"/>
              </w:rPr>
            </w:pPr>
          </w:p>
        </w:tc>
      </w:tr>
      <w:tr w:rsidR="0024427F" w14:paraId="0F96E950" w14:textId="77777777">
        <w:trPr>
          <w:trHeight w:val="454"/>
          <w:jc w:val="center"/>
        </w:trPr>
        <w:tc>
          <w:tcPr>
            <w:tcW w:w="1680" w:type="dxa"/>
            <w:vAlign w:val="center"/>
          </w:tcPr>
          <w:p w14:paraId="59F625F9" w14:textId="524094D7" w:rsidR="0024427F" w:rsidRDefault="0024427F">
            <w:pPr>
              <w:spacing w:line="360" w:lineRule="auto"/>
              <w:jc w:val="center"/>
              <w:rPr>
                <w:rFonts w:ascii="宋体" w:hAnsi="宋体" w:cs="宋体"/>
                <w:bCs/>
                <w:sz w:val="24"/>
              </w:rPr>
            </w:pPr>
          </w:p>
        </w:tc>
        <w:tc>
          <w:tcPr>
            <w:tcW w:w="2181" w:type="dxa"/>
            <w:vAlign w:val="center"/>
          </w:tcPr>
          <w:p w14:paraId="531BAB68" w14:textId="77777777" w:rsidR="0024427F" w:rsidRDefault="0024427F">
            <w:pPr>
              <w:spacing w:line="360" w:lineRule="auto"/>
              <w:jc w:val="center"/>
              <w:rPr>
                <w:rFonts w:ascii="宋体" w:hAnsi="宋体" w:cs="宋体"/>
                <w:b/>
                <w:bCs/>
                <w:sz w:val="24"/>
              </w:rPr>
            </w:pPr>
          </w:p>
        </w:tc>
        <w:tc>
          <w:tcPr>
            <w:tcW w:w="1363" w:type="dxa"/>
            <w:vAlign w:val="center"/>
          </w:tcPr>
          <w:p w14:paraId="678B8879" w14:textId="77777777" w:rsidR="0024427F" w:rsidRDefault="0024427F">
            <w:pPr>
              <w:spacing w:line="360" w:lineRule="auto"/>
              <w:jc w:val="center"/>
              <w:rPr>
                <w:rFonts w:ascii="宋体" w:hAnsi="宋体" w:cs="宋体"/>
                <w:b/>
                <w:bCs/>
                <w:sz w:val="24"/>
              </w:rPr>
            </w:pPr>
          </w:p>
        </w:tc>
        <w:tc>
          <w:tcPr>
            <w:tcW w:w="1538" w:type="dxa"/>
            <w:vAlign w:val="center"/>
          </w:tcPr>
          <w:p w14:paraId="6EFF8609" w14:textId="77777777" w:rsidR="0024427F" w:rsidRDefault="0024427F">
            <w:pPr>
              <w:spacing w:line="360" w:lineRule="auto"/>
              <w:jc w:val="center"/>
              <w:rPr>
                <w:rFonts w:ascii="宋体" w:hAnsi="宋体" w:cs="宋体"/>
                <w:b/>
                <w:bCs/>
                <w:sz w:val="24"/>
              </w:rPr>
            </w:pPr>
          </w:p>
        </w:tc>
        <w:tc>
          <w:tcPr>
            <w:tcW w:w="1228" w:type="dxa"/>
            <w:vAlign w:val="center"/>
          </w:tcPr>
          <w:p w14:paraId="5BC5FFAE" w14:textId="77777777" w:rsidR="0024427F" w:rsidRDefault="0024427F">
            <w:pPr>
              <w:spacing w:line="360" w:lineRule="auto"/>
              <w:jc w:val="center"/>
              <w:rPr>
                <w:rFonts w:ascii="宋体" w:hAnsi="宋体" w:cs="宋体"/>
                <w:b/>
                <w:bCs/>
                <w:sz w:val="24"/>
              </w:rPr>
            </w:pPr>
          </w:p>
        </w:tc>
        <w:tc>
          <w:tcPr>
            <w:tcW w:w="1443" w:type="dxa"/>
            <w:vAlign w:val="center"/>
          </w:tcPr>
          <w:p w14:paraId="55EE8C27" w14:textId="77777777" w:rsidR="0024427F" w:rsidRDefault="0024427F">
            <w:pPr>
              <w:spacing w:line="360" w:lineRule="auto"/>
              <w:jc w:val="center"/>
              <w:rPr>
                <w:rFonts w:ascii="宋体" w:hAnsi="宋体" w:cs="宋体"/>
                <w:b/>
                <w:bCs/>
                <w:sz w:val="24"/>
              </w:rPr>
            </w:pPr>
          </w:p>
        </w:tc>
        <w:tc>
          <w:tcPr>
            <w:tcW w:w="2206" w:type="dxa"/>
            <w:vAlign w:val="center"/>
          </w:tcPr>
          <w:p w14:paraId="3B839B1F" w14:textId="77777777" w:rsidR="0024427F" w:rsidRDefault="0024427F">
            <w:pPr>
              <w:spacing w:line="360" w:lineRule="auto"/>
              <w:jc w:val="center"/>
              <w:rPr>
                <w:rFonts w:ascii="宋体" w:hAnsi="宋体" w:cs="宋体"/>
                <w:b/>
                <w:bCs/>
                <w:sz w:val="24"/>
              </w:rPr>
            </w:pPr>
          </w:p>
        </w:tc>
        <w:tc>
          <w:tcPr>
            <w:tcW w:w="1334" w:type="dxa"/>
            <w:vAlign w:val="center"/>
          </w:tcPr>
          <w:p w14:paraId="42E2BDC4" w14:textId="77777777" w:rsidR="0024427F" w:rsidRDefault="0024427F">
            <w:pPr>
              <w:spacing w:line="360" w:lineRule="auto"/>
              <w:jc w:val="center"/>
              <w:rPr>
                <w:rFonts w:ascii="宋体" w:hAnsi="宋体" w:cs="宋体"/>
                <w:b/>
                <w:bCs/>
                <w:sz w:val="24"/>
              </w:rPr>
            </w:pPr>
          </w:p>
        </w:tc>
      </w:tr>
      <w:tr w:rsidR="0024427F" w14:paraId="1FCBDA4E" w14:textId="77777777">
        <w:trPr>
          <w:trHeight w:val="454"/>
          <w:jc w:val="center"/>
        </w:trPr>
        <w:tc>
          <w:tcPr>
            <w:tcW w:w="1680" w:type="dxa"/>
          </w:tcPr>
          <w:p w14:paraId="2B816520" w14:textId="77777777" w:rsidR="0024427F" w:rsidRDefault="0063422A">
            <w:pPr>
              <w:spacing w:line="360" w:lineRule="auto"/>
              <w:jc w:val="center"/>
              <w:rPr>
                <w:rFonts w:ascii="宋体" w:hAnsi="宋体" w:cs="宋体"/>
                <w:bCs/>
                <w:sz w:val="24"/>
              </w:rPr>
            </w:pPr>
            <w:r>
              <w:rPr>
                <w:rFonts w:ascii="宋体" w:hAnsi="宋体" w:cs="宋体" w:hint="eastAsia"/>
                <w:bCs/>
              </w:rPr>
              <w:t>操作员</w:t>
            </w:r>
            <w:r>
              <w:rPr>
                <w:rFonts w:ascii="宋体" w:hAnsi="宋体" w:cs="宋体"/>
                <w:bCs/>
              </w:rPr>
              <w:br/>
            </w:r>
            <w:r>
              <w:rPr>
                <w:rFonts w:ascii="宋体" w:hAnsi="宋体" w:cs="宋体" w:hint="eastAsia"/>
                <w:bCs/>
              </w:rPr>
              <w:t>/日期</w:t>
            </w:r>
          </w:p>
        </w:tc>
        <w:tc>
          <w:tcPr>
            <w:tcW w:w="6310" w:type="dxa"/>
            <w:gridSpan w:val="4"/>
            <w:vAlign w:val="center"/>
          </w:tcPr>
          <w:p w14:paraId="1E1145E8" w14:textId="77777777" w:rsidR="0024427F" w:rsidRDefault="0024427F">
            <w:pPr>
              <w:spacing w:line="360" w:lineRule="auto"/>
              <w:jc w:val="center"/>
              <w:rPr>
                <w:rFonts w:ascii="宋体" w:hAnsi="宋体" w:cs="宋体"/>
                <w:b/>
                <w:bCs/>
                <w:sz w:val="24"/>
              </w:rPr>
            </w:pPr>
          </w:p>
        </w:tc>
        <w:tc>
          <w:tcPr>
            <w:tcW w:w="1443" w:type="dxa"/>
            <w:vAlign w:val="center"/>
          </w:tcPr>
          <w:p w14:paraId="17B3A17C" w14:textId="77777777" w:rsidR="0024427F" w:rsidRDefault="0063422A">
            <w:pPr>
              <w:jc w:val="center"/>
              <w:rPr>
                <w:rFonts w:ascii="宋体" w:hAnsi="宋体" w:cs="宋体"/>
                <w:bCs/>
              </w:rPr>
            </w:pPr>
            <w:r>
              <w:rPr>
                <w:rFonts w:ascii="宋体" w:hAnsi="宋体" w:cs="宋体" w:hint="eastAsia"/>
                <w:bCs/>
              </w:rPr>
              <w:t>审核人</w:t>
            </w:r>
          </w:p>
          <w:p w14:paraId="6146E178" w14:textId="77777777" w:rsidR="0024427F" w:rsidRDefault="0063422A">
            <w:pPr>
              <w:spacing w:line="360" w:lineRule="auto"/>
              <w:jc w:val="center"/>
              <w:rPr>
                <w:rFonts w:ascii="宋体" w:hAnsi="宋体" w:cs="宋体"/>
                <w:b/>
                <w:bCs/>
                <w:sz w:val="24"/>
              </w:rPr>
            </w:pPr>
            <w:r>
              <w:rPr>
                <w:rFonts w:ascii="宋体" w:hAnsi="宋体" w:cs="宋体" w:hint="eastAsia"/>
                <w:bCs/>
              </w:rPr>
              <w:t>/日期</w:t>
            </w:r>
          </w:p>
        </w:tc>
        <w:tc>
          <w:tcPr>
            <w:tcW w:w="3540" w:type="dxa"/>
            <w:gridSpan w:val="2"/>
            <w:vAlign w:val="center"/>
          </w:tcPr>
          <w:p w14:paraId="7744A71C" w14:textId="77777777" w:rsidR="0024427F" w:rsidRDefault="0024427F">
            <w:pPr>
              <w:spacing w:line="360" w:lineRule="auto"/>
              <w:jc w:val="center"/>
              <w:rPr>
                <w:rFonts w:ascii="宋体" w:hAnsi="宋体" w:cs="宋体"/>
                <w:b/>
                <w:bCs/>
                <w:sz w:val="24"/>
              </w:rPr>
            </w:pPr>
          </w:p>
        </w:tc>
      </w:tr>
    </w:tbl>
    <w:p w14:paraId="6A82A2FF" w14:textId="77777777" w:rsidR="0024427F" w:rsidRDefault="0024427F">
      <w:pPr>
        <w:sectPr w:rsidR="0024427F">
          <w:pgSz w:w="16838" w:h="11906" w:orient="landscape"/>
          <w:pgMar w:top="1800" w:right="1440" w:bottom="1800" w:left="1440" w:header="851" w:footer="992" w:gutter="0"/>
          <w:cols w:space="720"/>
          <w:docGrid w:type="lines" w:linePitch="312"/>
        </w:sectPr>
      </w:pPr>
    </w:p>
    <w:p w14:paraId="30B40779" w14:textId="145E331E" w:rsidR="0024427F" w:rsidRDefault="0063422A">
      <w:pPr>
        <w:pStyle w:val="3"/>
      </w:pPr>
      <w:bookmarkStart w:id="4100" w:name="_Toc428792647"/>
      <w:bookmarkStart w:id="4101" w:name="_Toc489545352"/>
      <w:bookmarkStart w:id="4102" w:name="_Toc489546823"/>
      <w:bookmarkStart w:id="4103" w:name="_Toc489547166"/>
      <w:bookmarkStart w:id="4104" w:name="_Toc489548041"/>
      <w:bookmarkStart w:id="4105" w:name="_Toc489607243"/>
      <w:r>
        <w:rPr>
          <w:rFonts w:hint="eastAsia"/>
        </w:rPr>
        <w:lastRenderedPageBreak/>
        <w:t>附录</w:t>
      </w:r>
      <w:r>
        <w:rPr>
          <w:rFonts w:hint="eastAsia"/>
        </w:rPr>
        <w:t>12</w:t>
      </w:r>
      <w:r>
        <w:rPr>
          <w:rFonts w:hint="eastAsia"/>
        </w:rPr>
        <w:t>：备份管理员操作变更申请单</w:t>
      </w:r>
      <w:bookmarkEnd w:id="4100"/>
      <w:bookmarkEnd w:id="4101"/>
      <w:bookmarkEnd w:id="4102"/>
      <w:bookmarkEnd w:id="4103"/>
      <w:bookmarkEnd w:id="4104"/>
      <w:bookmarkEnd w:id="4105"/>
    </w:p>
    <w:p w14:paraId="058F89F2" w14:textId="77777777" w:rsidR="0024427F" w:rsidRDefault="0063422A">
      <w:pPr>
        <w:autoSpaceDE w:val="0"/>
        <w:autoSpaceDN w:val="0"/>
        <w:adjustRightInd w:val="0"/>
        <w:spacing w:line="360" w:lineRule="auto"/>
        <w:jc w:val="center"/>
        <w:rPr>
          <w:rFonts w:ascii="宋体" w:cs="宋体"/>
          <w:b/>
          <w:kern w:val="0"/>
          <w:sz w:val="24"/>
        </w:rPr>
      </w:pPr>
      <w:r>
        <w:rPr>
          <w:rFonts w:ascii="宋体" w:cs="宋体" w:hint="eastAsia"/>
          <w:b/>
          <w:kern w:val="0"/>
          <w:sz w:val="24"/>
        </w:rPr>
        <w:t>备份管理员操作变更申请单</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2080"/>
        <w:gridCol w:w="6442"/>
      </w:tblGrid>
      <w:tr w:rsidR="0024427F" w14:paraId="5FA3A49D" w14:textId="77777777">
        <w:trPr>
          <w:trHeight w:val="1266"/>
          <w:jc w:val="center"/>
        </w:trPr>
        <w:tc>
          <w:tcPr>
            <w:tcW w:w="2080" w:type="dxa"/>
            <w:shd w:val="clear" w:color="auto" w:fill="FFFFFF"/>
            <w:vAlign w:val="center"/>
          </w:tcPr>
          <w:p w14:paraId="6EABCC59" w14:textId="77777777" w:rsidR="0024427F" w:rsidRDefault="0063422A">
            <w:pPr>
              <w:pStyle w:val="aff1"/>
              <w:pBdr>
                <w:bottom w:val="none" w:sz="0" w:space="0" w:color="auto"/>
              </w:pBdr>
              <w:tabs>
                <w:tab w:val="clear" w:pos="4153"/>
                <w:tab w:val="clear" w:pos="8306"/>
              </w:tabs>
              <w:snapToGrid/>
              <w:rPr>
                <w:rFonts w:ascii="宋体" w:hAnsi="宋体"/>
                <w:color w:val="000000"/>
                <w:sz w:val="24"/>
                <w:szCs w:val="24"/>
              </w:rPr>
            </w:pPr>
            <w:r>
              <w:rPr>
                <w:rFonts w:ascii="宋体" w:hAnsi="宋体" w:hint="eastAsia"/>
                <w:color w:val="000000"/>
                <w:sz w:val="24"/>
                <w:szCs w:val="24"/>
              </w:rPr>
              <w:t>申请变更的设备/系统</w:t>
            </w:r>
          </w:p>
        </w:tc>
        <w:tc>
          <w:tcPr>
            <w:tcW w:w="6442" w:type="dxa"/>
            <w:shd w:val="clear" w:color="auto" w:fill="FFFFFF"/>
            <w:vAlign w:val="center"/>
          </w:tcPr>
          <w:p w14:paraId="4FCB5E74" w14:textId="77777777" w:rsidR="0024427F" w:rsidRDefault="0063422A">
            <w:pPr>
              <w:rPr>
                <w:rFonts w:ascii="宋体" w:hAnsi="宋体"/>
                <w:i/>
                <w:iCs/>
                <w:color w:val="000000"/>
                <w:sz w:val="24"/>
              </w:rPr>
            </w:pPr>
            <w:r>
              <w:rPr>
                <w:rFonts w:ascii="宋体" w:hAnsi="宋体" w:hint="eastAsia"/>
                <w:i/>
                <w:iCs/>
                <w:color w:val="000000"/>
                <w:sz w:val="24"/>
              </w:rPr>
              <w:t>设备/系统名称，版本，日期等信息描述</w:t>
            </w:r>
          </w:p>
          <w:p w14:paraId="47F3662D" w14:textId="77777777" w:rsidR="0024427F" w:rsidRDefault="0024427F">
            <w:pPr>
              <w:rPr>
                <w:rFonts w:ascii="宋体" w:hAnsi="宋体"/>
                <w:i/>
                <w:iCs/>
                <w:color w:val="000000"/>
                <w:sz w:val="24"/>
              </w:rPr>
            </w:pPr>
          </w:p>
        </w:tc>
      </w:tr>
      <w:tr w:rsidR="0024427F" w14:paraId="7DB0EB70" w14:textId="77777777">
        <w:trPr>
          <w:trHeight w:val="1367"/>
          <w:jc w:val="center"/>
        </w:trPr>
        <w:tc>
          <w:tcPr>
            <w:tcW w:w="2080" w:type="dxa"/>
            <w:shd w:val="clear" w:color="auto" w:fill="FFFFFF"/>
            <w:vAlign w:val="center"/>
          </w:tcPr>
          <w:p w14:paraId="23EEF3D4" w14:textId="77777777" w:rsidR="0024427F" w:rsidRDefault="0063422A">
            <w:pPr>
              <w:jc w:val="center"/>
              <w:rPr>
                <w:rFonts w:ascii="宋体" w:hAnsi="宋体"/>
                <w:color w:val="000000"/>
                <w:sz w:val="24"/>
              </w:rPr>
            </w:pPr>
            <w:r>
              <w:rPr>
                <w:rFonts w:ascii="宋体" w:hAnsi="宋体" w:hint="eastAsia"/>
                <w:color w:val="000000"/>
                <w:sz w:val="24"/>
              </w:rPr>
              <w:t>变更的内容</w:t>
            </w:r>
          </w:p>
          <w:p w14:paraId="210CC8DC" w14:textId="77777777" w:rsidR="0024427F" w:rsidRDefault="0063422A">
            <w:pPr>
              <w:jc w:val="center"/>
              <w:rPr>
                <w:rFonts w:ascii="宋体" w:hAnsi="宋体"/>
                <w:color w:val="000000"/>
                <w:sz w:val="24"/>
              </w:rPr>
            </w:pPr>
            <w:r>
              <w:rPr>
                <w:rFonts w:ascii="宋体" w:hAnsi="宋体" w:hint="eastAsia"/>
                <w:color w:val="000000"/>
                <w:sz w:val="24"/>
              </w:rPr>
              <w:t>及其理由</w:t>
            </w:r>
          </w:p>
        </w:tc>
        <w:tc>
          <w:tcPr>
            <w:tcW w:w="6442" w:type="dxa"/>
            <w:shd w:val="clear" w:color="auto" w:fill="FFFFFF"/>
            <w:vAlign w:val="center"/>
          </w:tcPr>
          <w:p w14:paraId="02826649" w14:textId="77777777" w:rsidR="0024427F" w:rsidRDefault="0024427F">
            <w:pPr>
              <w:rPr>
                <w:rFonts w:ascii="宋体" w:hAnsi="宋体"/>
                <w:color w:val="000000"/>
                <w:sz w:val="24"/>
              </w:rPr>
            </w:pPr>
          </w:p>
          <w:p w14:paraId="5F9AA123" w14:textId="77777777" w:rsidR="0024427F" w:rsidRDefault="0024427F">
            <w:pPr>
              <w:rPr>
                <w:rFonts w:ascii="宋体" w:hAnsi="宋体"/>
                <w:color w:val="000000"/>
                <w:sz w:val="24"/>
              </w:rPr>
            </w:pPr>
          </w:p>
          <w:p w14:paraId="4A249269" w14:textId="77777777" w:rsidR="0024427F" w:rsidRDefault="0024427F">
            <w:pPr>
              <w:rPr>
                <w:rFonts w:ascii="宋体" w:hAnsi="宋体"/>
                <w:color w:val="000000"/>
                <w:sz w:val="24"/>
              </w:rPr>
            </w:pPr>
          </w:p>
          <w:p w14:paraId="781196B0" w14:textId="77777777" w:rsidR="0024427F" w:rsidRDefault="0024427F">
            <w:pPr>
              <w:rPr>
                <w:rFonts w:ascii="宋体" w:hAnsi="宋体"/>
                <w:color w:val="000000"/>
                <w:sz w:val="24"/>
              </w:rPr>
            </w:pPr>
          </w:p>
          <w:p w14:paraId="55CEE841" w14:textId="77777777" w:rsidR="0024427F" w:rsidRDefault="0024427F">
            <w:pPr>
              <w:rPr>
                <w:rFonts w:ascii="宋体" w:hAnsi="宋体"/>
                <w:color w:val="000000"/>
                <w:sz w:val="24"/>
              </w:rPr>
            </w:pPr>
          </w:p>
        </w:tc>
      </w:tr>
      <w:tr w:rsidR="0024427F" w14:paraId="0528E47C" w14:textId="77777777">
        <w:trPr>
          <w:trHeight w:val="1353"/>
          <w:jc w:val="center"/>
        </w:trPr>
        <w:tc>
          <w:tcPr>
            <w:tcW w:w="2080" w:type="dxa"/>
            <w:shd w:val="clear" w:color="auto" w:fill="FFFFFF"/>
            <w:vAlign w:val="center"/>
          </w:tcPr>
          <w:p w14:paraId="07452220" w14:textId="77777777" w:rsidR="0024427F" w:rsidRDefault="0063422A">
            <w:pPr>
              <w:jc w:val="center"/>
              <w:rPr>
                <w:rFonts w:ascii="宋体" w:hAnsi="宋体"/>
                <w:color w:val="000000"/>
                <w:sz w:val="24"/>
              </w:rPr>
            </w:pPr>
            <w:r>
              <w:rPr>
                <w:rFonts w:ascii="宋体" w:hAnsi="宋体" w:hint="eastAsia"/>
                <w:color w:val="000000"/>
                <w:sz w:val="24"/>
              </w:rPr>
              <w:t>评估变更将对</w:t>
            </w:r>
          </w:p>
          <w:p w14:paraId="023AD19D" w14:textId="77777777" w:rsidR="0024427F" w:rsidRDefault="0063422A">
            <w:pPr>
              <w:jc w:val="center"/>
              <w:rPr>
                <w:rFonts w:ascii="宋体" w:hAnsi="宋体"/>
                <w:color w:val="000000"/>
                <w:sz w:val="24"/>
              </w:rPr>
            </w:pPr>
            <w:r>
              <w:rPr>
                <w:rFonts w:ascii="宋体" w:hAnsi="宋体" w:hint="eastAsia"/>
                <w:color w:val="000000"/>
                <w:sz w:val="24"/>
              </w:rPr>
              <w:t>设备/系统造成的影响</w:t>
            </w:r>
          </w:p>
        </w:tc>
        <w:tc>
          <w:tcPr>
            <w:tcW w:w="6442" w:type="dxa"/>
            <w:shd w:val="clear" w:color="auto" w:fill="FFFFFF"/>
            <w:vAlign w:val="center"/>
          </w:tcPr>
          <w:p w14:paraId="2588190D" w14:textId="77777777" w:rsidR="0024427F" w:rsidRDefault="0024427F">
            <w:pPr>
              <w:rPr>
                <w:rFonts w:ascii="宋体" w:hAnsi="宋体"/>
                <w:color w:val="000000"/>
                <w:sz w:val="24"/>
              </w:rPr>
            </w:pPr>
          </w:p>
          <w:p w14:paraId="7135D739" w14:textId="77777777" w:rsidR="0024427F" w:rsidRDefault="0024427F">
            <w:pPr>
              <w:rPr>
                <w:rFonts w:ascii="宋体" w:hAnsi="宋体"/>
                <w:color w:val="000000"/>
                <w:sz w:val="24"/>
              </w:rPr>
            </w:pPr>
          </w:p>
          <w:p w14:paraId="398E8BD6" w14:textId="77777777" w:rsidR="0024427F" w:rsidRDefault="0024427F">
            <w:pPr>
              <w:rPr>
                <w:rFonts w:ascii="宋体" w:hAnsi="宋体"/>
                <w:color w:val="000000"/>
                <w:sz w:val="24"/>
              </w:rPr>
            </w:pPr>
          </w:p>
          <w:p w14:paraId="2C975A66" w14:textId="77777777" w:rsidR="0024427F" w:rsidRDefault="0024427F">
            <w:pPr>
              <w:rPr>
                <w:rFonts w:ascii="宋体" w:hAnsi="宋体"/>
                <w:color w:val="000000"/>
                <w:sz w:val="24"/>
              </w:rPr>
            </w:pPr>
          </w:p>
          <w:p w14:paraId="4573C3BC" w14:textId="77777777" w:rsidR="0024427F" w:rsidRDefault="0024427F">
            <w:pPr>
              <w:rPr>
                <w:rFonts w:ascii="宋体" w:hAnsi="宋体"/>
                <w:color w:val="000000"/>
                <w:sz w:val="24"/>
              </w:rPr>
            </w:pPr>
          </w:p>
        </w:tc>
      </w:tr>
      <w:tr w:rsidR="0024427F" w14:paraId="0E8BBEFC" w14:textId="77777777">
        <w:trPr>
          <w:jc w:val="center"/>
        </w:trPr>
        <w:tc>
          <w:tcPr>
            <w:tcW w:w="2080" w:type="dxa"/>
            <w:shd w:val="clear" w:color="auto" w:fill="FFFFFF"/>
            <w:vAlign w:val="center"/>
          </w:tcPr>
          <w:p w14:paraId="0CD20CB7" w14:textId="77777777" w:rsidR="0024427F" w:rsidRDefault="0063422A">
            <w:pPr>
              <w:jc w:val="center"/>
              <w:rPr>
                <w:rFonts w:ascii="宋体" w:hAnsi="宋体"/>
                <w:color w:val="000000"/>
                <w:sz w:val="24"/>
              </w:rPr>
            </w:pPr>
            <w:r>
              <w:rPr>
                <w:rFonts w:ascii="宋体" w:cs="宋体" w:hint="eastAsia"/>
                <w:kern w:val="0"/>
                <w:sz w:val="24"/>
              </w:rPr>
              <w:t>备份管理员</w:t>
            </w:r>
            <w:r>
              <w:rPr>
                <w:rFonts w:ascii="宋体" w:hAnsi="宋体" w:hint="eastAsia"/>
                <w:color w:val="000000"/>
                <w:sz w:val="24"/>
              </w:rPr>
              <w:t>签字</w:t>
            </w:r>
          </w:p>
        </w:tc>
        <w:tc>
          <w:tcPr>
            <w:tcW w:w="6442" w:type="dxa"/>
            <w:shd w:val="clear" w:color="auto" w:fill="FFFFFF"/>
            <w:vAlign w:val="center"/>
          </w:tcPr>
          <w:p w14:paraId="713E8DA3" w14:textId="77777777" w:rsidR="0024427F" w:rsidRDefault="0024427F">
            <w:pPr>
              <w:rPr>
                <w:rFonts w:ascii="宋体" w:hAnsi="宋体"/>
                <w:color w:val="000000"/>
                <w:sz w:val="24"/>
              </w:rPr>
            </w:pPr>
          </w:p>
          <w:p w14:paraId="07CC9929" w14:textId="77777777" w:rsidR="0024427F" w:rsidRDefault="0024427F">
            <w:pPr>
              <w:rPr>
                <w:rFonts w:ascii="宋体" w:hAnsi="宋体"/>
                <w:color w:val="000000"/>
                <w:sz w:val="24"/>
              </w:rPr>
            </w:pPr>
          </w:p>
          <w:p w14:paraId="4F1C5F95" w14:textId="77777777" w:rsidR="0024427F" w:rsidRDefault="0024427F">
            <w:pPr>
              <w:rPr>
                <w:rFonts w:ascii="宋体" w:hAnsi="宋体"/>
                <w:color w:val="000000"/>
                <w:sz w:val="24"/>
              </w:rPr>
            </w:pPr>
          </w:p>
        </w:tc>
      </w:tr>
      <w:tr w:rsidR="0024427F" w14:paraId="10412D5A" w14:textId="77777777">
        <w:trPr>
          <w:trHeight w:val="1178"/>
          <w:jc w:val="center"/>
        </w:trPr>
        <w:tc>
          <w:tcPr>
            <w:tcW w:w="2080" w:type="dxa"/>
            <w:shd w:val="clear" w:color="auto" w:fill="FFFFFF"/>
            <w:vAlign w:val="center"/>
          </w:tcPr>
          <w:p w14:paraId="222A7395" w14:textId="77777777" w:rsidR="0024427F" w:rsidRDefault="0063422A">
            <w:pPr>
              <w:jc w:val="center"/>
              <w:rPr>
                <w:rFonts w:ascii="宋体" w:hAnsi="宋体"/>
                <w:color w:val="000000"/>
                <w:sz w:val="24"/>
              </w:rPr>
            </w:pPr>
            <w:r>
              <w:rPr>
                <w:rFonts w:ascii="宋体" w:hAnsi="宋体" w:hint="eastAsia"/>
                <w:color w:val="000000"/>
                <w:sz w:val="24"/>
              </w:rPr>
              <w:t>审核人签字</w:t>
            </w:r>
          </w:p>
        </w:tc>
        <w:tc>
          <w:tcPr>
            <w:tcW w:w="6442" w:type="dxa"/>
            <w:shd w:val="clear" w:color="auto" w:fill="FFFFFF"/>
            <w:vAlign w:val="center"/>
          </w:tcPr>
          <w:p w14:paraId="51A0F125" w14:textId="77777777" w:rsidR="0024427F" w:rsidRDefault="0063422A">
            <w:pPr>
              <w:rPr>
                <w:rFonts w:ascii="宋体" w:hAnsi="宋体"/>
                <w:i/>
                <w:iCs/>
                <w:color w:val="000000"/>
                <w:sz w:val="24"/>
              </w:rPr>
            </w:pPr>
            <w:r>
              <w:rPr>
                <w:rFonts w:ascii="宋体" w:hAnsi="宋体" w:hint="eastAsia"/>
                <w:i/>
                <w:iCs/>
                <w:color w:val="000000"/>
                <w:sz w:val="24"/>
              </w:rPr>
              <w:t>审批意见：</w:t>
            </w:r>
          </w:p>
          <w:p w14:paraId="2650065D" w14:textId="77777777" w:rsidR="0024427F" w:rsidRDefault="0024427F">
            <w:pPr>
              <w:pStyle w:val="aff1"/>
              <w:pBdr>
                <w:bottom w:val="none" w:sz="0" w:space="0" w:color="auto"/>
              </w:pBdr>
              <w:tabs>
                <w:tab w:val="clear" w:pos="4153"/>
                <w:tab w:val="clear" w:pos="8306"/>
              </w:tabs>
              <w:snapToGrid/>
              <w:rPr>
                <w:rFonts w:ascii="宋体" w:hAnsi="宋体"/>
                <w:color w:val="000000"/>
                <w:sz w:val="24"/>
                <w:szCs w:val="24"/>
              </w:rPr>
            </w:pPr>
          </w:p>
          <w:p w14:paraId="6710E32B" w14:textId="77777777" w:rsidR="0024427F" w:rsidRDefault="0024427F">
            <w:pPr>
              <w:pStyle w:val="aff1"/>
              <w:pBdr>
                <w:bottom w:val="none" w:sz="0" w:space="0" w:color="auto"/>
              </w:pBdr>
              <w:tabs>
                <w:tab w:val="clear" w:pos="4153"/>
                <w:tab w:val="clear" w:pos="8306"/>
              </w:tabs>
              <w:snapToGrid/>
              <w:rPr>
                <w:rFonts w:ascii="宋体" w:hAnsi="宋体"/>
                <w:color w:val="000000"/>
                <w:sz w:val="24"/>
                <w:szCs w:val="24"/>
              </w:rPr>
            </w:pPr>
          </w:p>
          <w:p w14:paraId="0DE7CA1B" w14:textId="77777777" w:rsidR="0024427F" w:rsidRDefault="0063422A">
            <w:pPr>
              <w:pStyle w:val="aff1"/>
              <w:pBdr>
                <w:bottom w:val="none" w:sz="0" w:space="0" w:color="auto"/>
              </w:pBdr>
              <w:tabs>
                <w:tab w:val="clear" w:pos="4153"/>
                <w:tab w:val="clear" w:pos="8306"/>
              </w:tabs>
              <w:snapToGrid/>
              <w:rPr>
                <w:rFonts w:ascii="宋体" w:hAnsi="宋体"/>
                <w:color w:val="000000"/>
                <w:sz w:val="24"/>
                <w:szCs w:val="24"/>
              </w:rPr>
            </w:pPr>
            <w:r>
              <w:rPr>
                <w:rFonts w:ascii="宋体" w:hAnsi="宋体" w:hint="eastAsia"/>
                <w:color w:val="000000"/>
                <w:sz w:val="24"/>
                <w:szCs w:val="24"/>
              </w:rPr>
              <w:t>签字           日期</w:t>
            </w:r>
          </w:p>
        </w:tc>
      </w:tr>
      <w:tr w:rsidR="0024427F" w14:paraId="52E9302A" w14:textId="77777777">
        <w:trPr>
          <w:jc w:val="center"/>
        </w:trPr>
        <w:tc>
          <w:tcPr>
            <w:tcW w:w="2080" w:type="dxa"/>
            <w:shd w:val="clear" w:color="auto" w:fill="FFFFFF"/>
            <w:vAlign w:val="center"/>
          </w:tcPr>
          <w:p w14:paraId="2F758A5F" w14:textId="77777777" w:rsidR="0024427F" w:rsidRDefault="0063422A">
            <w:pPr>
              <w:pStyle w:val="aff1"/>
              <w:pBdr>
                <w:bottom w:val="none" w:sz="0" w:space="0" w:color="auto"/>
              </w:pBdr>
              <w:tabs>
                <w:tab w:val="clear" w:pos="4153"/>
                <w:tab w:val="clear" w:pos="8306"/>
              </w:tabs>
              <w:snapToGrid/>
              <w:rPr>
                <w:rFonts w:ascii="宋体" w:hAnsi="宋体"/>
                <w:color w:val="000000"/>
                <w:sz w:val="24"/>
                <w:szCs w:val="24"/>
              </w:rPr>
            </w:pPr>
            <w:r>
              <w:rPr>
                <w:rFonts w:ascii="宋体" w:hAnsi="宋体" w:hint="eastAsia"/>
                <w:color w:val="000000"/>
                <w:sz w:val="24"/>
                <w:szCs w:val="24"/>
              </w:rPr>
              <w:lastRenderedPageBreak/>
              <w:t>变更后的系统信息</w:t>
            </w:r>
          </w:p>
        </w:tc>
        <w:tc>
          <w:tcPr>
            <w:tcW w:w="6442" w:type="dxa"/>
            <w:shd w:val="clear" w:color="auto" w:fill="FFFFFF"/>
            <w:vAlign w:val="center"/>
          </w:tcPr>
          <w:p w14:paraId="4B4A2C96" w14:textId="77777777" w:rsidR="0024427F" w:rsidRDefault="0063422A">
            <w:pPr>
              <w:rPr>
                <w:rFonts w:ascii="宋体" w:hAnsi="宋体"/>
                <w:i/>
                <w:iCs/>
                <w:color w:val="000000"/>
                <w:sz w:val="24"/>
              </w:rPr>
            </w:pPr>
            <w:r>
              <w:rPr>
                <w:rFonts w:ascii="宋体" w:hAnsi="宋体" w:hint="eastAsia"/>
                <w:i/>
                <w:iCs/>
                <w:color w:val="000000"/>
                <w:sz w:val="24"/>
              </w:rPr>
              <w:t>输入名称，版本，完成日期等信息</w:t>
            </w:r>
          </w:p>
          <w:p w14:paraId="779D5AAB" w14:textId="77777777" w:rsidR="0024427F" w:rsidRDefault="0024427F">
            <w:pPr>
              <w:rPr>
                <w:rFonts w:ascii="宋体" w:hAnsi="宋体"/>
                <w:i/>
                <w:iCs/>
                <w:color w:val="000000"/>
                <w:sz w:val="24"/>
              </w:rPr>
            </w:pPr>
          </w:p>
          <w:p w14:paraId="6AAC4CB4" w14:textId="77777777" w:rsidR="0024427F" w:rsidRDefault="0024427F">
            <w:pPr>
              <w:rPr>
                <w:rFonts w:ascii="宋体" w:hAnsi="宋体"/>
                <w:i/>
                <w:iCs/>
                <w:color w:val="000000"/>
                <w:sz w:val="24"/>
              </w:rPr>
            </w:pPr>
          </w:p>
          <w:p w14:paraId="6F077585" w14:textId="77777777" w:rsidR="0024427F" w:rsidRDefault="0024427F">
            <w:pPr>
              <w:rPr>
                <w:rFonts w:ascii="宋体" w:hAnsi="宋体"/>
                <w:i/>
                <w:iCs/>
                <w:color w:val="000000"/>
                <w:sz w:val="24"/>
              </w:rPr>
            </w:pPr>
          </w:p>
          <w:p w14:paraId="0C34713F" w14:textId="77777777" w:rsidR="0024427F" w:rsidRDefault="0063422A">
            <w:pPr>
              <w:pStyle w:val="aff1"/>
              <w:pBdr>
                <w:bottom w:val="none" w:sz="0" w:space="0" w:color="auto"/>
              </w:pBdr>
              <w:tabs>
                <w:tab w:val="clear" w:pos="4153"/>
                <w:tab w:val="clear" w:pos="8306"/>
              </w:tabs>
              <w:snapToGrid/>
              <w:rPr>
                <w:rFonts w:ascii="宋体" w:hAnsi="宋体"/>
                <w:i/>
                <w:iCs/>
                <w:color w:val="000000"/>
                <w:sz w:val="24"/>
                <w:szCs w:val="24"/>
              </w:rPr>
            </w:pPr>
            <w:r>
              <w:rPr>
                <w:rFonts w:ascii="宋体" w:hAnsi="宋体" w:hint="eastAsia"/>
                <w:color w:val="000000"/>
                <w:sz w:val="24"/>
                <w:szCs w:val="24"/>
              </w:rPr>
              <w:t>操作员         日期</w:t>
            </w:r>
          </w:p>
        </w:tc>
      </w:tr>
      <w:tr w:rsidR="0024427F" w14:paraId="6E188828" w14:textId="77777777">
        <w:trPr>
          <w:jc w:val="center"/>
        </w:trPr>
        <w:tc>
          <w:tcPr>
            <w:tcW w:w="2080" w:type="dxa"/>
            <w:shd w:val="clear" w:color="auto" w:fill="FFFFFF"/>
            <w:vAlign w:val="center"/>
          </w:tcPr>
          <w:p w14:paraId="56E99086" w14:textId="77777777" w:rsidR="0024427F" w:rsidRDefault="0063422A">
            <w:pPr>
              <w:jc w:val="center"/>
              <w:rPr>
                <w:rFonts w:ascii="宋体" w:hAnsi="宋体"/>
                <w:color w:val="000000"/>
                <w:sz w:val="24"/>
              </w:rPr>
            </w:pPr>
            <w:r>
              <w:rPr>
                <w:rFonts w:ascii="宋体" w:hAnsi="宋体" w:hint="eastAsia"/>
                <w:color w:val="000000"/>
                <w:sz w:val="24"/>
              </w:rPr>
              <w:t>审批人签字</w:t>
            </w:r>
          </w:p>
        </w:tc>
        <w:tc>
          <w:tcPr>
            <w:tcW w:w="6442" w:type="dxa"/>
            <w:shd w:val="clear" w:color="auto" w:fill="FFFFFF"/>
            <w:vAlign w:val="center"/>
          </w:tcPr>
          <w:p w14:paraId="595A59A4" w14:textId="77777777" w:rsidR="0024427F" w:rsidRDefault="0063422A">
            <w:pPr>
              <w:rPr>
                <w:rFonts w:ascii="宋体" w:hAnsi="宋体"/>
                <w:color w:val="000000"/>
                <w:sz w:val="24"/>
              </w:rPr>
            </w:pPr>
            <w:r>
              <w:rPr>
                <w:rFonts w:ascii="宋体" w:hAnsi="宋体" w:hint="eastAsia"/>
                <w:color w:val="000000"/>
                <w:sz w:val="24"/>
              </w:rPr>
              <w:t>□同意投入使用。</w:t>
            </w:r>
          </w:p>
          <w:p w14:paraId="7A2DD72B" w14:textId="77777777" w:rsidR="0024427F" w:rsidRDefault="0063422A">
            <w:pPr>
              <w:rPr>
                <w:rFonts w:ascii="宋体" w:hAnsi="宋体"/>
                <w:color w:val="000000"/>
                <w:sz w:val="24"/>
              </w:rPr>
            </w:pPr>
            <w:r>
              <w:rPr>
                <w:rFonts w:ascii="宋体" w:hAnsi="宋体" w:hint="eastAsia"/>
                <w:color w:val="000000"/>
                <w:sz w:val="24"/>
              </w:rPr>
              <w:t>□不同意投入使用，原因：</w:t>
            </w:r>
          </w:p>
          <w:p w14:paraId="4BA490B8" w14:textId="77777777" w:rsidR="0024427F" w:rsidRDefault="0024427F">
            <w:pPr>
              <w:rPr>
                <w:rFonts w:ascii="宋体" w:hAnsi="宋体"/>
                <w:color w:val="000000"/>
                <w:sz w:val="24"/>
              </w:rPr>
            </w:pPr>
          </w:p>
          <w:p w14:paraId="0350C5AE" w14:textId="77777777" w:rsidR="0024427F" w:rsidRDefault="0024427F">
            <w:pPr>
              <w:rPr>
                <w:rFonts w:ascii="宋体" w:hAnsi="宋体"/>
                <w:color w:val="000000"/>
                <w:sz w:val="24"/>
              </w:rPr>
            </w:pPr>
          </w:p>
          <w:p w14:paraId="4CBC47BA" w14:textId="77777777" w:rsidR="0024427F" w:rsidRDefault="0063422A">
            <w:pPr>
              <w:pStyle w:val="aff1"/>
              <w:pBdr>
                <w:bottom w:val="none" w:sz="0" w:space="0" w:color="auto"/>
              </w:pBdr>
              <w:tabs>
                <w:tab w:val="clear" w:pos="4153"/>
                <w:tab w:val="clear" w:pos="8306"/>
              </w:tabs>
              <w:snapToGrid/>
              <w:rPr>
                <w:rFonts w:ascii="宋体" w:hAnsi="宋体"/>
                <w:color w:val="000000"/>
                <w:sz w:val="24"/>
                <w:szCs w:val="24"/>
              </w:rPr>
            </w:pPr>
            <w:r>
              <w:rPr>
                <w:rFonts w:ascii="宋体" w:hAnsi="宋体" w:hint="eastAsia"/>
                <w:color w:val="000000"/>
                <w:sz w:val="24"/>
                <w:szCs w:val="24"/>
              </w:rPr>
              <w:t>签字          日期</w:t>
            </w:r>
          </w:p>
        </w:tc>
      </w:tr>
    </w:tbl>
    <w:p w14:paraId="3E2C525A" w14:textId="77777777" w:rsidR="0024427F" w:rsidRDefault="0024427F"/>
    <w:p w14:paraId="5BB5A3E6" w14:textId="77777777" w:rsidR="0024427F" w:rsidRDefault="0024427F"/>
    <w:p w14:paraId="625D8492" w14:textId="3EDF4132" w:rsidR="0024427F" w:rsidRDefault="0063422A" w:rsidP="00D66ACE">
      <w:pPr>
        <w:pStyle w:val="3"/>
        <w:pageBreakBefore/>
        <w:ind w:left="709"/>
      </w:pPr>
      <w:bookmarkStart w:id="4106" w:name="_Toc489545353"/>
      <w:bookmarkStart w:id="4107" w:name="_Toc489546824"/>
      <w:bookmarkStart w:id="4108" w:name="_Toc489547167"/>
      <w:bookmarkStart w:id="4109" w:name="_Toc489548042"/>
      <w:bookmarkStart w:id="4110" w:name="_Toc489607244"/>
      <w:bookmarkStart w:id="4111" w:name="_Toc428792648"/>
      <w:r>
        <w:rPr>
          <w:rFonts w:hint="eastAsia"/>
        </w:rPr>
        <w:lastRenderedPageBreak/>
        <w:t>附录</w:t>
      </w:r>
      <w:r>
        <w:rPr>
          <w:rFonts w:hint="eastAsia"/>
        </w:rPr>
        <w:t>13</w:t>
      </w:r>
      <w:r>
        <w:rPr>
          <w:rFonts w:hint="eastAsia"/>
        </w:rPr>
        <w:t>：密码变更记录表</w:t>
      </w:r>
      <w:bookmarkEnd w:id="4106"/>
      <w:bookmarkEnd w:id="4107"/>
      <w:bookmarkEnd w:id="4108"/>
      <w:bookmarkEnd w:id="4109"/>
      <w:bookmarkEnd w:id="4110"/>
      <w:del w:id="4112" w:author="yunwei01" w:date="2017-08-03T14:24:00Z">
        <w:r w:rsidDel="00C206DF">
          <w:rPr>
            <w:rFonts w:hint="eastAsia"/>
          </w:rPr>
          <w:delText>（</w:delText>
        </w:r>
        <w:r w:rsidDel="00C206DF">
          <w:rPr>
            <w:rFonts w:hint="eastAsia"/>
          </w:rPr>
          <w:delText>zj</w:delText>
        </w:r>
        <w:r w:rsidDel="00C206DF">
          <w:rPr>
            <w:rFonts w:hint="eastAsia"/>
          </w:rPr>
          <w:delText>）</w:delText>
        </w:r>
      </w:del>
      <w:bookmarkEnd w:id="4111"/>
    </w:p>
    <w:p w14:paraId="38B3C2F6" w14:textId="77777777" w:rsidR="0024427F" w:rsidRDefault="0063422A">
      <w:pPr>
        <w:jc w:val="center"/>
        <w:rPr>
          <w:sz w:val="28"/>
          <w:szCs w:val="28"/>
        </w:rPr>
      </w:pPr>
      <w:r>
        <w:rPr>
          <w:rFonts w:hint="eastAsia"/>
          <w:sz w:val="28"/>
          <w:szCs w:val="28"/>
        </w:rPr>
        <w:t>密码变更记录表</w:t>
      </w:r>
      <w:r>
        <w:rPr>
          <w:rFonts w:hint="eastAsia"/>
          <w:sz w:val="28"/>
          <w:szCs w:val="28"/>
        </w:rPr>
        <w:t>-</w:t>
      </w:r>
      <w:r>
        <w:rPr>
          <w:rFonts w:hint="eastAsia"/>
          <w:sz w:val="28"/>
          <w:szCs w:val="28"/>
        </w:rPr>
        <w:t>服务器</w:t>
      </w:r>
    </w:p>
    <w:tbl>
      <w:tblPr>
        <w:tblpPr w:leftFromText="180" w:rightFromText="180" w:vertAnchor="text" w:tblpXSpec="center" w:tblpY="1"/>
        <w:tblOverlap w:val="never"/>
        <w:tblW w:w="13380" w:type="dxa"/>
        <w:jc w:val="center"/>
        <w:tblLayout w:type="fixed"/>
        <w:tblLook w:val="04A0" w:firstRow="1" w:lastRow="0" w:firstColumn="1" w:lastColumn="0" w:noHBand="0" w:noVBand="1"/>
      </w:tblPr>
      <w:tblGrid>
        <w:gridCol w:w="1335"/>
        <w:gridCol w:w="1592"/>
        <w:gridCol w:w="2360"/>
        <w:gridCol w:w="2449"/>
        <w:gridCol w:w="1638"/>
        <w:gridCol w:w="2082"/>
        <w:gridCol w:w="1924"/>
      </w:tblGrid>
      <w:tr w:rsidR="0024427F" w14:paraId="425F79F3" w14:textId="77777777">
        <w:trPr>
          <w:trHeight w:val="312"/>
          <w:jc w:val="center"/>
        </w:trPr>
        <w:tc>
          <w:tcPr>
            <w:tcW w:w="1335" w:type="dxa"/>
            <w:vMerge w:val="restart"/>
            <w:tcBorders>
              <w:top w:val="single" w:sz="8" w:space="0" w:color="auto"/>
              <w:left w:val="single" w:sz="8" w:space="0" w:color="auto"/>
              <w:bottom w:val="single" w:sz="4" w:space="0" w:color="auto"/>
              <w:right w:val="single" w:sz="4" w:space="0" w:color="auto"/>
            </w:tcBorders>
            <w:vAlign w:val="center"/>
          </w:tcPr>
          <w:p w14:paraId="634B1CC0" w14:textId="77777777" w:rsidR="0024427F" w:rsidRDefault="0063422A">
            <w:pPr>
              <w:widowControl/>
              <w:rPr>
                <w:rFonts w:ascii="宋体" w:hAnsi="宋体" w:cs="宋体"/>
                <w:b/>
                <w:color w:val="000000"/>
                <w:kern w:val="0"/>
                <w:sz w:val="24"/>
              </w:rPr>
            </w:pPr>
            <w:r>
              <w:rPr>
                <w:rFonts w:ascii="宋体" w:hAnsi="宋体" w:cs="宋体" w:hint="eastAsia"/>
                <w:b/>
                <w:color w:val="000000"/>
                <w:kern w:val="0"/>
                <w:sz w:val="24"/>
              </w:rPr>
              <w:t>序号</w:t>
            </w:r>
          </w:p>
        </w:tc>
        <w:tc>
          <w:tcPr>
            <w:tcW w:w="1592" w:type="dxa"/>
            <w:vMerge w:val="restart"/>
            <w:tcBorders>
              <w:top w:val="single" w:sz="8" w:space="0" w:color="auto"/>
              <w:left w:val="single" w:sz="4" w:space="0" w:color="auto"/>
              <w:bottom w:val="single" w:sz="4" w:space="0" w:color="auto"/>
              <w:right w:val="single" w:sz="4" w:space="0" w:color="auto"/>
            </w:tcBorders>
            <w:vAlign w:val="center"/>
          </w:tcPr>
          <w:p w14:paraId="539AD33B" w14:textId="77777777" w:rsidR="0024427F" w:rsidRDefault="0063422A">
            <w:pPr>
              <w:widowControl/>
              <w:rPr>
                <w:rFonts w:ascii="宋体" w:hAnsi="宋体" w:cs="宋体"/>
                <w:b/>
                <w:color w:val="000000"/>
                <w:kern w:val="0"/>
                <w:sz w:val="24"/>
              </w:rPr>
            </w:pPr>
            <w:r>
              <w:rPr>
                <w:rFonts w:ascii="宋体" w:hAnsi="宋体" w:cs="宋体" w:hint="eastAsia"/>
                <w:b/>
                <w:color w:val="000000"/>
                <w:kern w:val="0"/>
                <w:sz w:val="24"/>
              </w:rPr>
              <w:t>网络安全设备</w:t>
            </w:r>
          </w:p>
        </w:tc>
        <w:tc>
          <w:tcPr>
            <w:tcW w:w="2360" w:type="dxa"/>
            <w:vMerge w:val="restart"/>
            <w:tcBorders>
              <w:top w:val="single" w:sz="8" w:space="0" w:color="auto"/>
              <w:left w:val="single" w:sz="4" w:space="0" w:color="auto"/>
              <w:bottom w:val="single" w:sz="4" w:space="0" w:color="auto"/>
              <w:right w:val="single" w:sz="4" w:space="0" w:color="auto"/>
            </w:tcBorders>
            <w:vAlign w:val="center"/>
          </w:tcPr>
          <w:p w14:paraId="75A66455" w14:textId="77777777" w:rsidR="0024427F" w:rsidRDefault="0063422A">
            <w:pPr>
              <w:widowControl/>
              <w:rPr>
                <w:rFonts w:ascii="宋体" w:hAnsi="宋体" w:cs="宋体"/>
                <w:b/>
                <w:color w:val="000000"/>
                <w:kern w:val="0"/>
                <w:sz w:val="24"/>
              </w:rPr>
            </w:pPr>
            <w:r>
              <w:rPr>
                <w:rFonts w:ascii="宋体" w:hAnsi="宋体" w:cs="宋体" w:hint="eastAsia"/>
                <w:b/>
                <w:color w:val="000000"/>
                <w:kern w:val="0"/>
                <w:sz w:val="24"/>
              </w:rPr>
              <w:t>型号</w:t>
            </w:r>
            <w:r>
              <w:rPr>
                <w:b/>
                <w:color w:val="000000"/>
                <w:kern w:val="0"/>
                <w:sz w:val="24"/>
              </w:rPr>
              <w:t>(</w:t>
            </w:r>
            <w:r>
              <w:rPr>
                <w:rFonts w:ascii="宋体" w:hAnsi="宋体" w:cs="宋体" w:hint="eastAsia"/>
                <w:b/>
                <w:color w:val="000000"/>
                <w:kern w:val="0"/>
                <w:sz w:val="24"/>
              </w:rPr>
              <w:t>软件</w:t>
            </w:r>
            <w:r>
              <w:rPr>
                <w:b/>
                <w:color w:val="000000"/>
                <w:kern w:val="0"/>
                <w:sz w:val="24"/>
              </w:rPr>
              <w:t>/</w:t>
            </w:r>
            <w:r>
              <w:rPr>
                <w:rFonts w:ascii="宋体" w:hAnsi="宋体" w:cs="宋体" w:hint="eastAsia"/>
                <w:b/>
                <w:color w:val="000000"/>
                <w:kern w:val="0"/>
                <w:sz w:val="24"/>
              </w:rPr>
              <w:t>硬件</w:t>
            </w:r>
            <w:r>
              <w:rPr>
                <w:b/>
                <w:color w:val="000000"/>
                <w:kern w:val="0"/>
                <w:sz w:val="24"/>
              </w:rPr>
              <w:t>)</w:t>
            </w:r>
          </w:p>
        </w:tc>
        <w:tc>
          <w:tcPr>
            <w:tcW w:w="2449" w:type="dxa"/>
            <w:vMerge w:val="restart"/>
            <w:tcBorders>
              <w:top w:val="single" w:sz="8" w:space="0" w:color="auto"/>
              <w:left w:val="single" w:sz="4" w:space="0" w:color="auto"/>
              <w:bottom w:val="single" w:sz="4" w:space="0" w:color="auto"/>
              <w:right w:val="single" w:sz="4" w:space="0" w:color="auto"/>
            </w:tcBorders>
            <w:vAlign w:val="center"/>
          </w:tcPr>
          <w:p w14:paraId="0B641249" w14:textId="77777777" w:rsidR="0024427F" w:rsidRDefault="0063422A">
            <w:pPr>
              <w:widowControl/>
              <w:rPr>
                <w:rFonts w:ascii="宋体" w:hAnsi="宋体" w:cs="宋体"/>
                <w:b/>
                <w:color w:val="000000"/>
                <w:kern w:val="0"/>
                <w:sz w:val="24"/>
              </w:rPr>
            </w:pPr>
            <w:r>
              <w:rPr>
                <w:rFonts w:ascii="宋体" w:hAnsi="宋体" w:cs="宋体" w:hint="eastAsia"/>
                <w:b/>
                <w:color w:val="000000"/>
                <w:kern w:val="0"/>
                <w:sz w:val="24"/>
              </w:rPr>
              <w:t>变更前密码</w:t>
            </w:r>
          </w:p>
        </w:tc>
        <w:tc>
          <w:tcPr>
            <w:tcW w:w="1638" w:type="dxa"/>
            <w:vMerge w:val="restart"/>
            <w:tcBorders>
              <w:top w:val="single" w:sz="8" w:space="0" w:color="auto"/>
              <w:left w:val="single" w:sz="4" w:space="0" w:color="auto"/>
              <w:bottom w:val="single" w:sz="4" w:space="0" w:color="auto"/>
              <w:right w:val="single" w:sz="4" w:space="0" w:color="auto"/>
            </w:tcBorders>
            <w:vAlign w:val="center"/>
          </w:tcPr>
          <w:p w14:paraId="191E224F" w14:textId="77777777" w:rsidR="0024427F" w:rsidRDefault="0063422A">
            <w:pPr>
              <w:widowControl/>
              <w:rPr>
                <w:rFonts w:ascii="宋体" w:hAnsi="宋体" w:cs="宋体"/>
                <w:b/>
                <w:color w:val="000000"/>
                <w:kern w:val="0"/>
                <w:sz w:val="22"/>
                <w:szCs w:val="22"/>
              </w:rPr>
            </w:pPr>
            <w:r>
              <w:rPr>
                <w:rFonts w:ascii="宋体" w:hAnsi="宋体" w:cs="宋体" w:hint="eastAsia"/>
                <w:b/>
                <w:color w:val="000000"/>
                <w:kern w:val="0"/>
                <w:sz w:val="22"/>
                <w:szCs w:val="22"/>
              </w:rPr>
              <w:t>用户名</w:t>
            </w:r>
          </w:p>
        </w:tc>
        <w:tc>
          <w:tcPr>
            <w:tcW w:w="2082" w:type="dxa"/>
            <w:vMerge w:val="restart"/>
            <w:tcBorders>
              <w:top w:val="single" w:sz="8" w:space="0" w:color="auto"/>
              <w:left w:val="single" w:sz="4" w:space="0" w:color="auto"/>
              <w:bottom w:val="single" w:sz="4" w:space="0" w:color="auto"/>
              <w:right w:val="single" w:sz="4" w:space="0" w:color="auto"/>
            </w:tcBorders>
            <w:vAlign w:val="center"/>
          </w:tcPr>
          <w:p w14:paraId="3416F57C" w14:textId="77777777" w:rsidR="0024427F" w:rsidRDefault="0063422A">
            <w:pPr>
              <w:widowControl/>
              <w:rPr>
                <w:rFonts w:ascii="宋体" w:hAnsi="宋体" w:cs="宋体"/>
                <w:b/>
                <w:color w:val="000000"/>
                <w:kern w:val="0"/>
                <w:sz w:val="22"/>
                <w:szCs w:val="22"/>
              </w:rPr>
            </w:pPr>
            <w:r>
              <w:rPr>
                <w:rFonts w:ascii="宋体" w:hAnsi="宋体" w:cs="宋体" w:hint="eastAsia"/>
                <w:b/>
                <w:color w:val="000000"/>
                <w:kern w:val="0"/>
                <w:sz w:val="22"/>
                <w:szCs w:val="22"/>
              </w:rPr>
              <w:t>变更后密码</w:t>
            </w:r>
          </w:p>
        </w:tc>
        <w:tc>
          <w:tcPr>
            <w:tcW w:w="1924" w:type="dxa"/>
            <w:vMerge w:val="restart"/>
            <w:tcBorders>
              <w:top w:val="single" w:sz="8" w:space="0" w:color="auto"/>
              <w:left w:val="single" w:sz="4" w:space="0" w:color="auto"/>
              <w:bottom w:val="single" w:sz="4" w:space="0" w:color="auto"/>
              <w:right w:val="single" w:sz="8" w:space="0" w:color="auto"/>
            </w:tcBorders>
            <w:vAlign w:val="center"/>
          </w:tcPr>
          <w:p w14:paraId="6FD46625" w14:textId="77777777" w:rsidR="0024427F" w:rsidRDefault="0063422A">
            <w:pPr>
              <w:widowControl/>
              <w:rPr>
                <w:rFonts w:ascii="宋体" w:hAnsi="宋体" w:cs="宋体"/>
                <w:b/>
                <w:color w:val="000000"/>
                <w:kern w:val="0"/>
                <w:sz w:val="22"/>
                <w:szCs w:val="22"/>
              </w:rPr>
            </w:pPr>
            <w:r>
              <w:rPr>
                <w:rFonts w:ascii="宋体" w:hAnsi="宋体" w:cs="宋体" w:hint="eastAsia"/>
                <w:b/>
                <w:color w:val="000000"/>
                <w:kern w:val="0"/>
                <w:sz w:val="22"/>
                <w:szCs w:val="22"/>
              </w:rPr>
              <w:t>日期</w:t>
            </w:r>
          </w:p>
        </w:tc>
      </w:tr>
      <w:tr w:rsidR="0024427F" w14:paraId="79AAE8B6" w14:textId="77777777">
        <w:trPr>
          <w:trHeight w:val="312"/>
          <w:jc w:val="center"/>
        </w:trPr>
        <w:tc>
          <w:tcPr>
            <w:tcW w:w="1335" w:type="dxa"/>
            <w:vMerge/>
            <w:tcBorders>
              <w:top w:val="single" w:sz="8" w:space="0" w:color="auto"/>
              <w:left w:val="single" w:sz="8" w:space="0" w:color="auto"/>
              <w:bottom w:val="single" w:sz="4" w:space="0" w:color="auto"/>
              <w:right w:val="single" w:sz="4" w:space="0" w:color="auto"/>
            </w:tcBorders>
            <w:vAlign w:val="center"/>
          </w:tcPr>
          <w:p w14:paraId="63D63751" w14:textId="77777777" w:rsidR="0024427F" w:rsidRDefault="0024427F">
            <w:pPr>
              <w:widowControl/>
              <w:rPr>
                <w:rFonts w:ascii="宋体" w:hAnsi="宋体" w:cs="宋体"/>
                <w:color w:val="000000"/>
                <w:kern w:val="0"/>
                <w:sz w:val="24"/>
              </w:rPr>
            </w:pPr>
          </w:p>
        </w:tc>
        <w:tc>
          <w:tcPr>
            <w:tcW w:w="1592" w:type="dxa"/>
            <w:vMerge/>
            <w:tcBorders>
              <w:top w:val="single" w:sz="8" w:space="0" w:color="auto"/>
              <w:left w:val="single" w:sz="4" w:space="0" w:color="auto"/>
              <w:bottom w:val="single" w:sz="4" w:space="0" w:color="auto"/>
              <w:right w:val="single" w:sz="4" w:space="0" w:color="auto"/>
            </w:tcBorders>
            <w:vAlign w:val="center"/>
          </w:tcPr>
          <w:p w14:paraId="2C1508AD" w14:textId="77777777" w:rsidR="0024427F" w:rsidRDefault="0024427F">
            <w:pPr>
              <w:widowControl/>
              <w:rPr>
                <w:rFonts w:ascii="宋体" w:hAnsi="宋体" w:cs="宋体"/>
                <w:color w:val="000000"/>
                <w:kern w:val="0"/>
                <w:sz w:val="24"/>
              </w:rPr>
            </w:pPr>
          </w:p>
        </w:tc>
        <w:tc>
          <w:tcPr>
            <w:tcW w:w="2360" w:type="dxa"/>
            <w:vMerge/>
            <w:tcBorders>
              <w:top w:val="single" w:sz="8" w:space="0" w:color="auto"/>
              <w:left w:val="single" w:sz="4" w:space="0" w:color="auto"/>
              <w:bottom w:val="single" w:sz="4" w:space="0" w:color="auto"/>
              <w:right w:val="single" w:sz="4" w:space="0" w:color="auto"/>
            </w:tcBorders>
            <w:vAlign w:val="center"/>
          </w:tcPr>
          <w:p w14:paraId="3DFA9E0E" w14:textId="77777777" w:rsidR="0024427F" w:rsidRDefault="0024427F">
            <w:pPr>
              <w:widowControl/>
              <w:rPr>
                <w:rFonts w:ascii="宋体" w:hAnsi="宋体" w:cs="宋体"/>
                <w:color w:val="000000"/>
                <w:kern w:val="0"/>
                <w:sz w:val="24"/>
              </w:rPr>
            </w:pPr>
          </w:p>
        </w:tc>
        <w:tc>
          <w:tcPr>
            <w:tcW w:w="2449" w:type="dxa"/>
            <w:vMerge/>
            <w:tcBorders>
              <w:top w:val="single" w:sz="8" w:space="0" w:color="auto"/>
              <w:left w:val="single" w:sz="4" w:space="0" w:color="auto"/>
              <w:bottom w:val="single" w:sz="4" w:space="0" w:color="auto"/>
              <w:right w:val="single" w:sz="4" w:space="0" w:color="auto"/>
            </w:tcBorders>
            <w:vAlign w:val="center"/>
          </w:tcPr>
          <w:p w14:paraId="528E4452" w14:textId="77777777" w:rsidR="0024427F" w:rsidRDefault="0024427F">
            <w:pPr>
              <w:widowControl/>
              <w:rPr>
                <w:rFonts w:ascii="宋体" w:hAnsi="宋体" w:cs="宋体"/>
                <w:color w:val="000000"/>
                <w:kern w:val="0"/>
                <w:sz w:val="24"/>
              </w:rPr>
            </w:pPr>
          </w:p>
        </w:tc>
        <w:tc>
          <w:tcPr>
            <w:tcW w:w="1638" w:type="dxa"/>
            <w:vMerge/>
            <w:tcBorders>
              <w:top w:val="single" w:sz="8" w:space="0" w:color="auto"/>
              <w:left w:val="single" w:sz="4" w:space="0" w:color="auto"/>
              <w:bottom w:val="single" w:sz="4" w:space="0" w:color="auto"/>
              <w:right w:val="single" w:sz="4" w:space="0" w:color="auto"/>
            </w:tcBorders>
            <w:vAlign w:val="center"/>
          </w:tcPr>
          <w:p w14:paraId="36DFD156" w14:textId="77777777" w:rsidR="0024427F" w:rsidRDefault="0024427F">
            <w:pPr>
              <w:widowControl/>
              <w:rPr>
                <w:rFonts w:ascii="宋体" w:hAnsi="宋体" w:cs="宋体"/>
                <w:color w:val="000000"/>
                <w:kern w:val="0"/>
                <w:sz w:val="22"/>
                <w:szCs w:val="22"/>
              </w:rPr>
            </w:pPr>
          </w:p>
        </w:tc>
        <w:tc>
          <w:tcPr>
            <w:tcW w:w="2082" w:type="dxa"/>
            <w:vMerge/>
            <w:tcBorders>
              <w:top w:val="single" w:sz="8" w:space="0" w:color="auto"/>
              <w:left w:val="single" w:sz="4" w:space="0" w:color="auto"/>
              <w:bottom w:val="single" w:sz="4" w:space="0" w:color="auto"/>
              <w:right w:val="single" w:sz="4" w:space="0" w:color="auto"/>
            </w:tcBorders>
            <w:vAlign w:val="center"/>
          </w:tcPr>
          <w:p w14:paraId="436E9806" w14:textId="77777777" w:rsidR="0024427F" w:rsidRDefault="0024427F">
            <w:pPr>
              <w:widowControl/>
              <w:rPr>
                <w:rFonts w:ascii="宋体" w:hAnsi="宋体" w:cs="宋体"/>
                <w:color w:val="000000"/>
                <w:kern w:val="0"/>
                <w:sz w:val="22"/>
                <w:szCs w:val="22"/>
              </w:rPr>
            </w:pPr>
          </w:p>
        </w:tc>
        <w:tc>
          <w:tcPr>
            <w:tcW w:w="1924" w:type="dxa"/>
            <w:vMerge/>
            <w:tcBorders>
              <w:top w:val="single" w:sz="8" w:space="0" w:color="auto"/>
              <w:left w:val="single" w:sz="4" w:space="0" w:color="auto"/>
              <w:bottom w:val="single" w:sz="4" w:space="0" w:color="auto"/>
              <w:right w:val="single" w:sz="8" w:space="0" w:color="auto"/>
            </w:tcBorders>
            <w:vAlign w:val="center"/>
          </w:tcPr>
          <w:p w14:paraId="04CAF879" w14:textId="77777777" w:rsidR="0024427F" w:rsidRDefault="0024427F">
            <w:pPr>
              <w:widowControl/>
              <w:rPr>
                <w:rFonts w:ascii="宋体" w:hAnsi="宋体" w:cs="宋体"/>
                <w:color w:val="000000"/>
                <w:kern w:val="0"/>
                <w:sz w:val="22"/>
                <w:szCs w:val="22"/>
              </w:rPr>
            </w:pPr>
          </w:p>
        </w:tc>
      </w:tr>
      <w:tr w:rsidR="0024427F" w14:paraId="23AEF247" w14:textId="77777777">
        <w:trPr>
          <w:trHeight w:val="751"/>
          <w:jc w:val="center"/>
        </w:trPr>
        <w:tc>
          <w:tcPr>
            <w:tcW w:w="1335" w:type="dxa"/>
            <w:tcBorders>
              <w:top w:val="nil"/>
              <w:left w:val="single" w:sz="8" w:space="0" w:color="auto"/>
              <w:bottom w:val="single" w:sz="4" w:space="0" w:color="auto"/>
              <w:right w:val="single" w:sz="4" w:space="0" w:color="auto"/>
            </w:tcBorders>
            <w:vAlign w:val="center"/>
          </w:tcPr>
          <w:p w14:paraId="2CAE7525"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3BD0DCFD"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56BAB9DD" w14:textId="77777777" w:rsidR="0024427F" w:rsidRDefault="0024427F">
            <w:pPr>
              <w:widowControl/>
              <w:jc w:val="left"/>
              <w:rPr>
                <w:rFonts w:ascii="宋体" w:hAnsi="宋体" w:cs="宋体"/>
                <w:color w:val="000000"/>
                <w:kern w:val="0"/>
                <w:szCs w:val="21"/>
              </w:rPr>
            </w:pPr>
          </w:p>
        </w:tc>
        <w:tc>
          <w:tcPr>
            <w:tcW w:w="2449" w:type="dxa"/>
            <w:tcBorders>
              <w:top w:val="nil"/>
              <w:left w:val="nil"/>
              <w:bottom w:val="single" w:sz="4" w:space="0" w:color="auto"/>
              <w:right w:val="single" w:sz="4" w:space="0" w:color="auto"/>
            </w:tcBorders>
            <w:vAlign w:val="center"/>
          </w:tcPr>
          <w:p w14:paraId="547938F6" w14:textId="77777777" w:rsidR="0024427F" w:rsidRDefault="0024427F">
            <w:pPr>
              <w:widowControl/>
              <w:rPr>
                <w:rFonts w:ascii="宋体" w:hAnsi="宋体" w:cs="宋体"/>
                <w:color w:val="000000"/>
                <w:kern w:val="0"/>
                <w:szCs w:val="21"/>
              </w:rPr>
            </w:pPr>
          </w:p>
        </w:tc>
        <w:tc>
          <w:tcPr>
            <w:tcW w:w="1638" w:type="dxa"/>
            <w:tcBorders>
              <w:top w:val="nil"/>
              <w:left w:val="nil"/>
              <w:bottom w:val="single" w:sz="4" w:space="0" w:color="auto"/>
              <w:right w:val="single" w:sz="4" w:space="0" w:color="auto"/>
            </w:tcBorders>
            <w:vAlign w:val="center"/>
          </w:tcPr>
          <w:p w14:paraId="498B21DD"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799EF5B8"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vAlign w:val="center"/>
          </w:tcPr>
          <w:p w14:paraId="62459D43" w14:textId="77777777" w:rsidR="0024427F" w:rsidRDefault="0024427F">
            <w:pPr>
              <w:widowControl/>
              <w:rPr>
                <w:rFonts w:ascii="宋体" w:hAnsi="宋体" w:cs="宋体"/>
                <w:color w:val="000000"/>
                <w:kern w:val="0"/>
                <w:szCs w:val="21"/>
              </w:rPr>
            </w:pPr>
          </w:p>
        </w:tc>
      </w:tr>
      <w:tr w:rsidR="0024427F" w14:paraId="53677C42" w14:textId="77777777">
        <w:trPr>
          <w:trHeight w:val="315"/>
          <w:jc w:val="center"/>
        </w:trPr>
        <w:tc>
          <w:tcPr>
            <w:tcW w:w="1335" w:type="dxa"/>
            <w:tcBorders>
              <w:top w:val="nil"/>
              <w:left w:val="single" w:sz="8" w:space="0" w:color="auto"/>
              <w:bottom w:val="single" w:sz="4" w:space="0" w:color="auto"/>
              <w:right w:val="single" w:sz="4" w:space="0" w:color="auto"/>
            </w:tcBorders>
            <w:vAlign w:val="center"/>
          </w:tcPr>
          <w:p w14:paraId="09914698"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254DDC8F"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37131B4A" w14:textId="77777777" w:rsidR="0024427F" w:rsidRDefault="0024427F">
            <w:pPr>
              <w:widowControl/>
              <w:jc w:val="left"/>
              <w:rPr>
                <w:rFonts w:ascii="宋体" w:hAnsi="宋体" w:cs="宋体"/>
                <w:color w:val="000000"/>
                <w:kern w:val="0"/>
                <w:szCs w:val="21"/>
              </w:rPr>
            </w:pPr>
          </w:p>
        </w:tc>
        <w:tc>
          <w:tcPr>
            <w:tcW w:w="2449" w:type="dxa"/>
            <w:tcBorders>
              <w:top w:val="nil"/>
              <w:left w:val="nil"/>
              <w:bottom w:val="single" w:sz="4" w:space="0" w:color="auto"/>
              <w:right w:val="single" w:sz="4" w:space="0" w:color="auto"/>
            </w:tcBorders>
            <w:vAlign w:val="center"/>
          </w:tcPr>
          <w:p w14:paraId="730AA857" w14:textId="77777777" w:rsidR="0024427F" w:rsidRDefault="0024427F">
            <w:pPr>
              <w:widowControl/>
              <w:rPr>
                <w:rFonts w:ascii="宋体" w:hAnsi="宋体" w:cs="宋体"/>
                <w:color w:val="000000"/>
                <w:kern w:val="0"/>
                <w:szCs w:val="21"/>
              </w:rPr>
            </w:pPr>
          </w:p>
        </w:tc>
        <w:tc>
          <w:tcPr>
            <w:tcW w:w="1638" w:type="dxa"/>
            <w:tcBorders>
              <w:top w:val="nil"/>
              <w:left w:val="nil"/>
              <w:bottom w:val="single" w:sz="4" w:space="0" w:color="auto"/>
              <w:right w:val="single" w:sz="4" w:space="0" w:color="auto"/>
            </w:tcBorders>
            <w:vAlign w:val="center"/>
          </w:tcPr>
          <w:p w14:paraId="7AE9163A"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5B069C64"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vAlign w:val="center"/>
          </w:tcPr>
          <w:p w14:paraId="27AA82C5" w14:textId="77777777" w:rsidR="0024427F" w:rsidRDefault="0024427F">
            <w:pPr>
              <w:widowControl/>
              <w:rPr>
                <w:rFonts w:ascii="宋体" w:hAnsi="宋体" w:cs="宋体"/>
                <w:color w:val="000000"/>
                <w:kern w:val="0"/>
                <w:szCs w:val="21"/>
              </w:rPr>
            </w:pPr>
          </w:p>
        </w:tc>
      </w:tr>
      <w:tr w:rsidR="0024427F" w14:paraId="21E7395E" w14:textId="77777777">
        <w:trPr>
          <w:trHeight w:val="315"/>
          <w:jc w:val="center"/>
        </w:trPr>
        <w:tc>
          <w:tcPr>
            <w:tcW w:w="1335" w:type="dxa"/>
            <w:tcBorders>
              <w:top w:val="nil"/>
              <w:left w:val="single" w:sz="8" w:space="0" w:color="auto"/>
              <w:bottom w:val="single" w:sz="4" w:space="0" w:color="auto"/>
              <w:right w:val="single" w:sz="4" w:space="0" w:color="auto"/>
            </w:tcBorders>
            <w:vAlign w:val="center"/>
          </w:tcPr>
          <w:p w14:paraId="4416CEC3"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3A06E010"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34CE9BC2" w14:textId="77777777" w:rsidR="0024427F" w:rsidRDefault="0024427F">
            <w:pPr>
              <w:widowControl/>
              <w:jc w:val="left"/>
              <w:rPr>
                <w:rFonts w:ascii="宋体" w:hAnsi="宋体" w:cs="宋体"/>
                <w:color w:val="000000"/>
                <w:kern w:val="0"/>
                <w:szCs w:val="21"/>
              </w:rPr>
            </w:pPr>
          </w:p>
        </w:tc>
        <w:tc>
          <w:tcPr>
            <w:tcW w:w="2449" w:type="dxa"/>
            <w:tcBorders>
              <w:top w:val="nil"/>
              <w:left w:val="nil"/>
              <w:bottom w:val="single" w:sz="4" w:space="0" w:color="auto"/>
              <w:right w:val="single" w:sz="4" w:space="0" w:color="auto"/>
            </w:tcBorders>
            <w:vAlign w:val="center"/>
          </w:tcPr>
          <w:p w14:paraId="753A2210" w14:textId="77777777" w:rsidR="0024427F" w:rsidRDefault="0024427F">
            <w:pPr>
              <w:widowControl/>
              <w:rPr>
                <w:rFonts w:ascii="宋体" w:hAnsi="宋体" w:cs="宋体"/>
                <w:color w:val="000000"/>
                <w:kern w:val="0"/>
                <w:szCs w:val="21"/>
              </w:rPr>
            </w:pPr>
          </w:p>
        </w:tc>
        <w:tc>
          <w:tcPr>
            <w:tcW w:w="1638" w:type="dxa"/>
            <w:tcBorders>
              <w:top w:val="nil"/>
              <w:left w:val="nil"/>
              <w:bottom w:val="single" w:sz="4" w:space="0" w:color="auto"/>
              <w:right w:val="single" w:sz="4" w:space="0" w:color="auto"/>
            </w:tcBorders>
            <w:vAlign w:val="center"/>
          </w:tcPr>
          <w:p w14:paraId="5239AFAE"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0A158766"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vAlign w:val="center"/>
          </w:tcPr>
          <w:p w14:paraId="76F7F7B8" w14:textId="77777777" w:rsidR="0024427F" w:rsidRDefault="0024427F">
            <w:pPr>
              <w:widowControl/>
              <w:rPr>
                <w:rFonts w:ascii="宋体" w:hAnsi="宋体" w:cs="宋体"/>
                <w:color w:val="000000"/>
                <w:kern w:val="0"/>
                <w:szCs w:val="21"/>
              </w:rPr>
            </w:pPr>
          </w:p>
        </w:tc>
      </w:tr>
      <w:tr w:rsidR="0024427F" w14:paraId="0770E6B3" w14:textId="77777777">
        <w:trPr>
          <w:trHeight w:val="285"/>
          <w:jc w:val="center"/>
        </w:trPr>
        <w:tc>
          <w:tcPr>
            <w:tcW w:w="1335" w:type="dxa"/>
            <w:tcBorders>
              <w:top w:val="nil"/>
              <w:left w:val="single" w:sz="8" w:space="0" w:color="auto"/>
              <w:bottom w:val="single" w:sz="4" w:space="0" w:color="auto"/>
              <w:right w:val="single" w:sz="4" w:space="0" w:color="auto"/>
            </w:tcBorders>
            <w:vAlign w:val="center"/>
          </w:tcPr>
          <w:p w14:paraId="3E9097CD"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4C1C6658"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788F13C2" w14:textId="77777777" w:rsidR="0024427F" w:rsidRDefault="0024427F">
            <w:pPr>
              <w:widowControl/>
              <w:jc w:val="left"/>
              <w:rPr>
                <w:rFonts w:ascii="宋体" w:hAnsi="宋体" w:cs="宋体"/>
                <w:color w:val="000000"/>
                <w:kern w:val="0"/>
                <w:szCs w:val="21"/>
              </w:rPr>
            </w:pPr>
          </w:p>
        </w:tc>
        <w:tc>
          <w:tcPr>
            <w:tcW w:w="2449" w:type="dxa"/>
            <w:tcBorders>
              <w:top w:val="nil"/>
              <w:left w:val="nil"/>
              <w:bottom w:val="single" w:sz="4" w:space="0" w:color="auto"/>
              <w:right w:val="single" w:sz="4" w:space="0" w:color="auto"/>
            </w:tcBorders>
            <w:vAlign w:val="center"/>
          </w:tcPr>
          <w:p w14:paraId="23F5F8DB" w14:textId="77777777" w:rsidR="0024427F" w:rsidRDefault="0024427F">
            <w:pPr>
              <w:widowControl/>
              <w:rPr>
                <w:rFonts w:ascii="宋体" w:hAnsi="宋体" w:cs="宋体"/>
                <w:color w:val="000000"/>
                <w:kern w:val="0"/>
                <w:szCs w:val="21"/>
              </w:rPr>
            </w:pPr>
          </w:p>
        </w:tc>
        <w:tc>
          <w:tcPr>
            <w:tcW w:w="1638" w:type="dxa"/>
            <w:tcBorders>
              <w:top w:val="nil"/>
              <w:left w:val="nil"/>
              <w:bottom w:val="single" w:sz="4" w:space="0" w:color="auto"/>
              <w:right w:val="single" w:sz="4" w:space="0" w:color="auto"/>
            </w:tcBorders>
            <w:vAlign w:val="center"/>
          </w:tcPr>
          <w:p w14:paraId="2E58BB4F"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1D167FB2"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vAlign w:val="center"/>
          </w:tcPr>
          <w:p w14:paraId="032D99C6" w14:textId="77777777" w:rsidR="0024427F" w:rsidRDefault="0024427F">
            <w:pPr>
              <w:widowControl/>
              <w:rPr>
                <w:rFonts w:ascii="宋体" w:hAnsi="宋体" w:cs="宋体"/>
                <w:color w:val="000000"/>
                <w:kern w:val="0"/>
                <w:szCs w:val="21"/>
              </w:rPr>
            </w:pPr>
          </w:p>
        </w:tc>
      </w:tr>
      <w:tr w:rsidR="0024427F" w14:paraId="039894B5" w14:textId="77777777">
        <w:trPr>
          <w:trHeight w:val="315"/>
          <w:jc w:val="center"/>
        </w:trPr>
        <w:tc>
          <w:tcPr>
            <w:tcW w:w="1335" w:type="dxa"/>
            <w:tcBorders>
              <w:top w:val="nil"/>
              <w:left w:val="single" w:sz="8" w:space="0" w:color="auto"/>
              <w:bottom w:val="single" w:sz="4" w:space="0" w:color="auto"/>
              <w:right w:val="single" w:sz="4" w:space="0" w:color="auto"/>
            </w:tcBorders>
            <w:vAlign w:val="center"/>
          </w:tcPr>
          <w:p w14:paraId="114F0320"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1F379F89"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33F008D9" w14:textId="77777777" w:rsidR="0024427F" w:rsidRDefault="0024427F">
            <w:pPr>
              <w:widowControl/>
              <w:jc w:val="left"/>
              <w:rPr>
                <w:rFonts w:ascii="宋体" w:hAnsi="宋体" w:cs="宋体"/>
                <w:color w:val="000000"/>
                <w:kern w:val="0"/>
                <w:szCs w:val="21"/>
              </w:rPr>
            </w:pPr>
          </w:p>
        </w:tc>
        <w:tc>
          <w:tcPr>
            <w:tcW w:w="2449" w:type="dxa"/>
            <w:tcBorders>
              <w:top w:val="nil"/>
              <w:left w:val="nil"/>
              <w:bottom w:val="single" w:sz="4" w:space="0" w:color="auto"/>
              <w:right w:val="single" w:sz="4" w:space="0" w:color="auto"/>
            </w:tcBorders>
            <w:vAlign w:val="center"/>
          </w:tcPr>
          <w:p w14:paraId="1A904643" w14:textId="77777777" w:rsidR="0024427F" w:rsidRDefault="0024427F">
            <w:pPr>
              <w:widowControl/>
              <w:rPr>
                <w:rFonts w:ascii="宋体" w:hAnsi="宋体" w:cs="宋体"/>
                <w:color w:val="000000"/>
                <w:kern w:val="0"/>
                <w:szCs w:val="21"/>
              </w:rPr>
            </w:pPr>
          </w:p>
        </w:tc>
        <w:tc>
          <w:tcPr>
            <w:tcW w:w="1638" w:type="dxa"/>
            <w:tcBorders>
              <w:top w:val="nil"/>
              <w:left w:val="nil"/>
              <w:bottom w:val="single" w:sz="4" w:space="0" w:color="auto"/>
              <w:right w:val="single" w:sz="4" w:space="0" w:color="auto"/>
            </w:tcBorders>
            <w:vAlign w:val="center"/>
          </w:tcPr>
          <w:p w14:paraId="2BE436DE"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6D19BF85"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tcPr>
          <w:p w14:paraId="0FD543D9" w14:textId="77777777" w:rsidR="0024427F" w:rsidRDefault="0024427F">
            <w:pPr>
              <w:rPr>
                <w:szCs w:val="21"/>
              </w:rPr>
            </w:pPr>
          </w:p>
        </w:tc>
      </w:tr>
      <w:tr w:rsidR="0024427F" w14:paraId="277F2E8E" w14:textId="77777777">
        <w:trPr>
          <w:trHeight w:val="315"/>
          <w:jc w:val="center"/>
        </w:trPr>
        <w:tc>
          <w:tcPr>
            <w:tcW w:w="1335" w:type="dxa"/>
            <w:tcBorders>
              <w:top w:val="nil"/>
              <w:left w:val="single" w:sz="8" w:space="0" w:color="auto"/>
              <w:bottom w:val="single" w:sz="4" w:space="0" w:color="auto"/>
              <w:right w:val="single" w:sz="4" w:space="0" w:color="auto"/>
            </w:tcBorders>
            <w:vAlign w:val="center"/>
          </w:tcPr>
          <w:p w14:paraId="0F8D9210"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45292D07"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57B14EBE" w14:textId="77777777" w:rsidR="0024427F" w:rsidRDefault="0024427F">
            <w:pPr>
              <w:widowControl/>
              <w:jc w:val="left"/>
              <w:rPr>
                <w:rFonts w:ascii="宋体" w:hAnsi="宋体" w:cs="宋体"/>
                <w:color w:val="000000"/>
                <w:kern w:val="0"/>
                <w:szCs w:val="21"/>
              </w:rPr>
            </w:pPr>
          </w:p>
        </w:tc>
        <w:tc>
          <w:tcPr>
            <w:tcW w:w="2449" w:type="dxa"/>
            <w:tcBorders>
              <w:top w:val="nil"/>
              <w:left w:val="nil"/>
              <w:bottom w:val="single" w:sz="4" w:space="0" w:color="auto"/>
              <w:right w:val="single" w:sz="4" w:space="0" w:color="auto"/>
            </w:tcBorders>
            <w:vAlign w:val="center"/>
          </w:tcPr>
          <w:p w14:paraId="4826A9C3" w14:textId="77777777" w:rsidR="0024427F" w:rsidRDefault="0024427F">
            <w:pPr>
              <w:widowControl/>
              <w:rPr>
                <w:rFonts w:ascii="宋体" w:hAnsi="宋体" w:cs="宋体"/>
                <w:color w:val="000000"/>
                <w:kern w:val="0"/>
                <w:szCs w:val="21"/>
              </w:rPr>
            </w:pPr>
          </w:p>
        </w:tc>
        <w:tc>
          <w:tcPr>
            <w:tcW w:w="1638" w:type="dxa"/>
            <w:tcBorders>
              <w:top w:val="nil"/>
              <w:left w:val="nil"/>
              <w:bottom w:val="single" w:sz="4" w:space="0" w:color="auto"/>
              <w:right w:val="single" w:sz="4" w:space="0" w:color="auto"/>
            </w:tcBorders>
            <w:vAlign w:val="center"/>
          </w:tcPr>
          <w:p w14:paraId="0E4B7669"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000A4216"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tcPr>
          <w:p w14:paraId="2495F25A" w14:textId="77777777" w:rsidR="0024427F" w:rsidRDefault="0024427F">
            <w:pPr>
              <w:rPr>
                <w:szCs w:val="21"/>
              </w:rPr>
            </w:pPr>
          </w:p>
        </w:tc>
      </w:tr>
      <w:tr w:rsidR="0024427F" w14:paraId="3380C350" w14:textId="77777777">
        <w:trPr>
          <w:trHeight w:val="315"/>
          <w:jc w:val="center"/>
        </w:trPr>
        <w:tc>
          <w:tcPr>
            <w:tcW w:w="1335" w:type="dxa"/>
            <w:tcBorders>
              <w:top w:val="nil"/>
              <w:left w:val="single" w:sz="8" w:space="0" w:color="auto"/>
              <w:bottom w:val="single" w:sz="4" w:space="0" w:color="auto"/>
              <w:right w:val="single" w:sz="4" w:space="0" w:color="auto"/>
            </w:tcBorders>
            <w:vAlign w:val="center"/>
          </w:tcPr>
          <w:p w14:paraId="5529C61E"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3EA24025"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71839DB6" w14:textId="77777777" w:rsidR="0024427F" w:rsidRDefault="0024427F">
            <w:pPr>
              <w:jc w:val="left"/>
              <w:rPr>
                <w:szCs w:val="21"/>
              </w:rPr>
            </w:pPr>
          </w:p>
        </w:tc>
        <w:tc>
          <w:tcPr>
            <w:tcW w:w="2449" w:type="dxa"/>
            <w:tcBorders>
              <w:top w:val="nil"/>
              <w:left w:val="nil"/>
              <w:bottom w:val="single" w:sz="4" w:space="0" w:color="auto"/>
              <w:right w:val="single" w:sz="4" w:space="0" w:color="auto"/>
            </w:tcBorders>
            <w:vAlign w:val="center"/>
          </w:tcPr>
          <w:p w14:paraId="614639E3" w14:textId="77777777" w:rsidR="0024427F" w:rsidRDefault="0024427F">
            <w:pPr>
              <w:rPr>
                <w:szCs w:val="21"/>
              </w:rPr>
            </w:pPr>
          </w:p>
        </w:tc>
        <w:tc>
          <w:tcPr>
            <w:tcW w:w="1638" w:type="dxa"/>
            <w:tcBorders>
              <w:top w:val="nil"/>
              <w:left w:val="nil"/>
              <w:bottom w:val="single" w:sz="4" w:space="0" w:color="auto"/>
              <w:right w:val="single" w:sz="4" w:space="0" w:color="auto"/>
            </w:tcBorders>
            <w:vAlign w:val="center"/>
          </w:tcPr>
          <w:p w14:paraId="5E27B386"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341EF166"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tcPr>
          <w:p w14:paraId="221FA81A" w14:textId="77777777" w:rsidR="0024427F" w:rsidRDefault="0024427F">
            <w:pPr>
              <w:rPr>
                <w:szCs w:val="21"/>
              </w:rPr>
            </w:pPr>
          </w:p>
        </w:tc>
      </w:tr>
      <w:tr w:rsidR="0024427F" w14:paraId="185E36C1" w14:textId="77777777">
        <w:trPr>
          <w:trHeight w:val="315"/>
          <w:jc w:val="center"/>
        </w:trPr>
        <w:tc>
          <w:tcPr>
            <w:tcW w:w="1335" w:type="dxa"/>
            <w:tcBorders>
              <w:top w:val="nil"/>
              <w:left w:val="single" w:sz="8" w:space="0" w:color="auto"/>
              <w:bottom w:val="single" w:sz="4" w:space="0" w:color="auto"/>
              <w:right w:val="single" w:sz="4" w:space="0" w:color="auto"/>
            </w:tcBorders>
            <w:vAlign w:val="center"/>
          </w:tcPr>
          <w:p w14:paraId="6DD1B40B"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20F4FDFD"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71C08D47" w14:textId="77777777" w:rsidR="0024427F" w:rsidRDefault="0024427F">
            <w:pPr>
              <w:jc w:val="left"/>
              <w:rPr>
                <w:szCs w:val="21"/>
              </w:rPr>
            </w:pPr>
          </w:p>
        </w:tc>
        <w:tc>
          <w:tcPr>
            <w:tcW w:w="2449" w:type="dxa"/>
            <w:tcBorders>
              <w:top w:val="nil"/>
              <w:left w:val="single" w:sz="4" w:space="0" w:color="auto"/>
              <w:bottom w:val="single" w:sz="4" w:space="0" w:color="auto"/>
              <w:right w:val="single" w:sz="4" w:space="0" w:color="auto"/>
            </w:tcBorders>
            <w:vAlign w:val="center"/>
          </w:tcPr>
          <w:p w14:paraId="02F8C9BE" w14:textId="77777777" w:rsidR="0024427F" w:rsidRDefault="0024427F">
            <w:pPr>
              <w:rPr>
                <w:szCs w:val="21"/>
              </w:rPr>
            </w:pPr>
          </w:p>
        </w:tc>
        <w:tc>
          <w:tcPr>
            <w:tcW w:w="1638" w:type="dxa"/>
            <w:tcBorders>
              <w:top w:val="nil"/>
              <w:left w:val="nil"/>
              <w:bottom w:val="single" w:sz="4" w:space="0" w:color="auto"/>
              <w:right w:val="single" w:sz="4" w:space="0" w:color="auto"/>
            </w:tcBorders>
            <w:vAlign w:val="center"/>
          </w:tcPr>
          <w:p w14:paraId="1D6035B3"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0EF8C5EF"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tcPr>
          <w:p w14:paraId="78CE2B40" w14:textId="77777777" w:rsidR="0024427F" w:rsidRDefault="0024427F">
            <w:pPr>
              <w:rPr>
                <w:szCs w:val="21"/>
              </w:rPr>
            </w:pPr>
          </w:p>
        </w:tc>
      </w:tr>
      <w:tr w:rsidR="0024427F" w14:paraId="65271732" w14:textId="77777777">
        <w:trPr>
          <w:trHeight w:val="315"/>
          <w:jc w:val="center"/>
        </w:trPr>
        <w:tc>
          <w:tcPr>
            <w:tcW w:w="1335" w:type="dxa"/>
            <w:tcBorders>
              <w:top w:val="nil"/>
              <w:left w:val="single" w:sz="8" w:space="0" w:color="auto"/>
              <w:bottom w:val="single" w:sz="4" w:space="0" w:color="auto"/>
              <w:right w:val="single" w:sz="4" w:space="0" w:color="auto"/>
            </w:tcBorders>
            <w:vAlign w:val="center"/>
          </w:tcPr>
          <w:p w14:paraId="7167515E" w14:textId="77777777" w:rsidR="0024427F" w:rsidRDefault="0024427F">
            <w:pPr>
              <w:widowControl/>
              <w:rPr>
                <w:rFonts w:ascii="Arial" w:hAnsi="Arial" w:cs="Arial"/>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23A97963"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37A296B8" w14:textId="77777777" w:rsidR="0024427F" w:rsidRDefault="0024427F">
            <w:pPr>
              <w:jc w:val="left"/>
              <w:rPr>
                <w:szCs w:val="21"/>
              </w:rPr>
            </w:pPr>
          </w:p>
        </w:tc>
        <w:tc>
          <w:tcPr>
            <w:tcW w:w="2449" w:type="dxa"/>
            <w:tcBorders>
              <w:top w:val="nil"/>
              <w:left w:val="single" w:sz="4" w:space="0" w:color="auto"/>
              <w:bottom w:val="single" w:sz="4" w:space="0" w:color="auto"/>
              <w:right w:val="single" w:sz="4" w:space="0" w:color="auto"/>
            </w:tcBorders>
            <w:vAlign w:val="center"/>
          </w:tcPr>
          <w:p w14:paraId="737CDCD1" w14:textId="77777777" w:rsidR="0024427F" w:rsidRDefault="0024427F">
            <w:pPr>
              <w:rPr>
                <w:szCs w:val="21"/>
              </w:rPr>
            </w:pPr>
          </w:p>
        </w:tc>
        <w:tc>
          <w:tcPr>
            <w:tcW w:w="1638" w:type="dxa"/>
            <w:tcBorders>
              <w:top w:val="nil"/>
              <w:left w:val="nil"/>
              <w:bottom w:val="single" w:sz="4" w:space="0" w:color="auto"/>
              <w:right w:val="single" w:sz="4" w:space="0" w:color="auto"/>
            </w:tcBorders>
            <w:vAlign w:val="center"/>
          </w:tcPr>
          <w:p w14:paraId="1830452D"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0EDA7D95"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tcPr>
          <w:p w14:paraId="6F107360" w14:textId="77777777" w:rsidR="0024427F" w:rsidRDefault="0024427F">
            <w:pPr>
              <w:rPr>
                <w:szCs w:val="21"/>
              </w:rPr>
            </w:pPr>
          </w:p>
        </w:tc>
      </w:tr>
      <w:tr w:rsidR="0024427F" w14:paraId="73BE92DF" w14:textId="77777777">
        <w:trPr>
          <w:trHeight w:val="270"/>
          <w:jc w:val="center"/>
        </w:trPr>
        <w:tc>
          <w:tcPr>
            <w:tcW w:w="1335" w:type="dxa"/>
            <w:tcBorders>
              <w:top w:val="nil"/>
              <w:left w:val="single" w:sz="8" w:space="0" w:color="auto"/>
              <w:bottom w:val="single" w:sz="4" w:space="0" w:color="auto"/>
              <w:right w:val="single" w:sz="4" w:space="0" w:color="auto"/>
            </w:tcBorders>
            <w:vAlign w:val="center"/>
          </w:tcPr>
          <w:p w14:paraId="27B1B39B" w14:textId="77777777" w:rsidR="0024427F" w:rsidRDefault="0024427F">
            <w:pPr>
              <w:widowControl/>
              <w:rPr>
                <w:rFonts w:ascii="宋体" w:hAnsi="宋体" w:cs="宋体"/>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6743FE00"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367424C9" w14:textId="77777777" w:rsidR="0024427F" w:rsidRDefault="0024427F">
            <w:pPr>
              <w:jc w:val="left"/>
              <w:rPr>
                <w:szCs w:val="21"/>
              </w:rPr>
            </w:pPr>
          </w:p>
        </w:tc>
        <w:tc>
          <w:tcPr>
            <w:tcW w:w="2449" w:type="dxa"/>
            <w:tcBorders>
              <w:top w:val="nil"/>
              <w:left w:val="nil"/>
              <w:bottom w:val="single" w:sz="4" w:space="0" w:color="auto"/>
              <w:right w:val="single" w:sz="4" w:space="0" w:color="auto"/>
            </w:tcBorders>
            <w:vAlign w:val="center"/>
          </w:tcPr>
          <w:p w14:paraId="20B4043E" w14:textId="77777777" w:rsidR="0024427F" w:rsidRDefault="0024427F">
            <w:pPr>
              <w:rPr>
                <w:szCs w:val="21"/>
              </w:rPr>
            </w:pPr>
          </w:p>
        </w:tc>
        <w:tc>
          <w:tcPr>
            <w:tcW w:w="1638" w:type="dxa"/>
            <w:tcBorders>
              <w:top w:val="nil"/>
              <w:left w:val="nil"/>
              <w:bottom w:val="single" w:sz="4" w:space="0" w:color="auto"/>
              <w:right w:val="single" w:sz="4" w:space="0" w:color="auto"/>
            </w:tcBorders>
            <w:vAlign w:val="center"/>
          </w:tcPr>
          <w:p w14:paraId="35139478"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4B33802E"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tcPr>
          <w:p w14:paraId="11C95495" w14:textId="77777777" w:rsidR="0024427F" w:rsidRDefault="0024427F">
            <w:pPr>
              <w:rPr>
                <w:szCs w:val="21"/>
              </w:rPr>
            </w:pPr>
          </w:p>
        </w:tc>
      </w:tr>
      <w:tr w:rsidR="0024427F" w14:paraId="4EAEE6A7" w14:textId="77777777">
        <w:trPr>
          <w:trHeight w:val="270"/>
          <w:jc w:val="center"/>
        </w:trPr>
        <w:tc>
          <w:tcPr>
            <w:tcW w:w="1335" w:type="dxa"/>
            <w:tcBorders>
              <w:top w:val="nil"/>
              <w:left w:val="single" w:sz="8" w:space="0" w:color="auto"/>
              <w:bottom w:val="single" w:sz="4" w:space="0" w:color="auto"/>
              <w:right w:val="single" w:sz="4" w:space="0" w:color="auto"/>
            </w:tcBorders>
            <w:vAlign w:val="center"/>
          </w:tcPr>
          <w:p w14:paraId="71155E6F" w14:textId="77777777" w:rsidR="0024427F" w:rsidRDefault="0024427F">
            <w:pPr>
              <w:widowControl/>
              <w:rPr>
                <w:rFonts w:ascii="宋体" w:hAnsi="宋体" w:cs="宋体"/>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5BD4B80A"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0AA5513F" w14:textId="77777777" w:rsidR="0024427F" w:rsidRDefault="0024427F">
            <w:pPr>
              <w:jc w:val="left"/>
              <w:rPr>
                <w:szCs w:val="21"/>
              </w:rPr>
            </w:pPr>
          </w:p>
        </w:tc>
        <w:tc>
          <w:tcPr>
            <w:tcW w:w="2449" w:type="dxa"/>
            <w:tcBorders>
              <w:top w:val="nil"/>
              <w:left w:val="nil"/>
              <w:bottom w:val="single" w:sz="4" w:space="0" w:color="auto"/>
              <w:right w:val="single" w:sz="4" w:space="0" w:color="auto"/>
            </w:tcBorders>
            <w:vAlign w:val="center"/>
          </w:tcPr>
          <w:p w14:paraId="032A89CC" w14:textId="77777777" w:rsidR="0024427F" w:rsidRDefault="0024427F">
            <w:pPr>
              <w:rPr>
                <w:szCs w:val="21"/>
              </w:rPr>
            </w:pPr>
          </w:p>
        </w:tc>
        <w:tc>
          <w:tcPr>
            <w:tcW w:w="1638" w:type="dxa"/>
            <w:tcBorders>
              <w:top w:val="nil"/>
              <w:left w:val="nil"/>
              <w:bottom w:val="single" w:sz="4" w:space="0" w:color="auto"/>
              <w:right w:val="single" w:sz="4" w:space="0" w:color="auto"/>
            </w:tcBorders>
            <w:vAlign w:val="center"/>
          </w:tcPr>
          <w:p w14:paraId="11F51B86"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032D90F1"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tcPr>
          <w:p w14:paraId="061E2CF2" w14:textId="77777777" w:rsidR="0024427F" w:rsidRDefault="0024427F">
            <w:pPr>
              <w:rPr>
                <w:szCs w:val="21"/>
              </w:rPr>
            </w:pPr>
          </w:p>
        </w:tc>
      </w:tr>
      <w:tr w:rsidR="0024427F" w14:paraId="2FC43E7B" w14:textId="77777777">
        <w:trPr>
          <w:trHeight w:val="270"/>
          <w:jc w:val="center"/>
        </w:trPr>
        <w:tc>
          <w:tcPr>
            <w:tcW w:w="1335" w:type="dxa"/>
            <w:tcBorders>
              <w:top w:val="nil"/>
              <w:left w:val="single" w:sz="8" w:space="0" w:color="auto"/>
              <w:bottom w:val="nil"/>
              <w:right w:val="single" w:sz="4" w:space="0" w:color="auto"/>
            </w:tcBorders>
            <w:vAlign w:val="center"/>
          </w:tcPr>
          <w:p w14:paraId="26D381FB" w14:textId="77777777" w:rsidR="0024427F" w:rsidRDefault="0024427F">
            <w:pPr>
              <w:widowControl/>
              <w:rPr>
                <w:rFonts w:ascii="宋体" w:hAnsi="宋体" w:cs="宋体"/>
                <w:color w:val="000000"/>
                <w:kern w:val="0"/>
                <w:szCs w:val="21"/>
              </w:rPr>
            </w:pPr>
          </w:p>
        </w:tc>
        <w:tc>
          <w:tcPr>
            <w:tcW w:w="1592" w:type="dxa"/>
            <w:tcBorders>
              <w:top w:val="nil"/>
              <w:left w:val="single" w:sz="4" w:space="0" w:color="auto"/>
              <w:bottom w:val="single" w:sz="4" w:space="0" w:color="auto"/>
              <w:right w:val="single" w:sz="4" w:space="0" w:color="auto"/>
            </w:tcBorders>
            <w:vAlign w:val="center"/>
          </w:tcPr>
          <w:p w14:paraId="1B2E4544" w14:textId="77777777" w:rsidR="0024427F" w:rsidRDefault="0024427F">
            <w:pPr>
              <w:widowControl/>
              <w:rPr>
                <w:rFonts w:ascii="宋体" w:hAnsi="宋体" w:cs="宋体"/>
                <w:color w:val="000000"/>
                <w:kern w:val="0"/>
                <w:szCs w:val="21"/>
              </w:rPr>
            </w:pPr>
          </w:p>
        </w:tc>
        <w:tc>
          <w:tcPr>
            <w:tcW w:w="2360" w:type="dxa"/>
            <w:tcBorders>
              <w:top w:val="nil"/>
              <w:left w:val="single" w:sz="4" w:space="0" w:color="auto"/>
              <w:bottom w:val="single" w:sz="4" w:space="0" w:color="auto"/>
              <w:right w:val="single" w:sz="4" w:space="0" w:color="auto"/>
            </w:tcBorders>
            <w:vAlign w:val="center"/>
          </w:tcPr>
          <w:p w14:paraId="5923F554" w14:textId="77777777" w:rsidR="0024427F" w:rsidRDefault="0024427F">
            <w:pPr>
              <w:jc w:val="left"/>
              <w:rPr>
                <w:szCs w:val="21"/>
              </w:rPr>
            </w:pPr>
          </w:p>
        </w:tc>
        <w:tc>
          <w:tcPr>
            <w:tcW w:w="2449" w:type="dxa"/>
            <w:tcBorders>
              <w:top w:val="nil"/>
              <w:left w:val="nil"/>
              <w:bottom w:val="single" w:sz="4" w:space="0" w:color="auto"/>
              <w:right w:val="single" w:sz="4" w:space="0" w:color="auto"/>
            </w:tcBorders>
            <w:vAlign w:val="center"/>
          </w:tcPr>
          <w:p w14:paraId="53877720" w14:textId="77777777" w:rsidR="0024427F" w:rsidRDefault="0024427F">
            <w:pPr>
              <w:rPr>
                <w:szCs w:val="21"/>
              </w:rPr>
            </w:pPr>
          </w:p>
        </w:tc>
        <w:tc>
          <w:tcPr>
            <w:tcW w:w="1638" w:type="dxa"/>
            <w:tcBorders>
              <w:top w:val="nil"/>
              <w:left w:val="nil"/>
              <w:bottom w:val="single" w:sz="4" w:space="0" w:color="auto"/>
              <w:right w:val="single" w:sz="4" w:space="0" w:color="auto"/>
            </w:tcBorders>
            <w:vAlign w:val="center"/>
          </w:tcPr>
          <w:p w14:paraId="0EF1D7C7" w14:textId="77777777" w:rsidR="0024427F" w:rsidRDefault="0024427F">
            <w:pPr>
              <w:widowControl/>
              <w:rPr>
                <w:rFonts w:ascii="宋体" w:hAnsi="宋体" w:cs="宋体"/>
                <w:color w:val="000000"/>
                <w:kern w:val="0"/>
                <w:szCs w:val="21"/>
              </w:rPr>
            </w:pPr>
          </w:p>
        </w:tc>
        <w:tc>
          <w:tcPr>
            <w:tcW w:w="2082" w:type="dxa"/>
            <w:tcBorders>
              <w:top w:val="nil"/>
              <w:left w:val="nil"/>
              <w:bottom w:val="single" w:sz="4" w:space="0" w:color="auto"/>
              <w:right w:val="single" w:sz="4" w:space="0" w:color="auto"/>
            </w:tcBorders>
            <w:vAlign w:val="center"/>
          </w:tcPr>
          <w:p w14:paraId="6EEF95E7" w14:textId="77777777" w:rsidR="0024427F" w:rsidRDefault="0024427F">
            <w:pPr>
              <w:widowControl/>
              <w:rPr>
                <w:rFonts w:ascii="宋体" w:hAnsi="宋体" w:cs="宋体"/>
                <w:color w:val="000000"/>
                <w:kern w:val="0"/>
                <w:szCs w:val="21"/>
              </w:rPr>
            </w:pPr>
          </w:p>
        </w:tc>
        <w:tc>
          <w:tcPr>
            <w:tcW w:w="1924" w:type="dxa"/>
            <w:tcBorders>
              <w:top w:val="nil"/>
              <w:left w:val="nil"/>
              <w:bottom w:val="single" w:sz="4" w:space="0" w:color="auto"/>
              <w:right w:val="single" w:sz="8" w:space="0" w:color="auto"/>
            </w:tcBorders>
          </w:tcPr>
          <w:p w14:paraId="7856A9FD" w14:textId="77777777" w:rsidR="0024427F" w:rsidRDefault="0024427F">
            <w:pPr>
              <w:rPr>
                <w:szCs w:val="21"/>
              </w:rPr>
            </w:pPr>
          </w:p>
        </w:tc>
      </w:tr>
      <w:tr w:rsidR="0024427F" w14:paraId="49D66378" w14:textId="77777777">
        <w:trPr>
          <w:trHeight w:val="300"/>
          <w:jc w:val="center"/>
        </w:trPr>
        <w:tc>
          <w:tcPr>
            <w:tcW w:w="1335" w:type="dxa"/>
            <w:tcBorders>
              <w:top w:val="single" w:sz="4" w:space="0" w:color="auto"/>
              <w:left w:val="single" w:sz="8" w:space="0" w:color="auto"/>
              <w:bottom w:val="single" w:sz="4" w:space="0" w:color="auto"/>
              <w:right w:val="single" w:sz="4" w:space="0" w:color="auto"/>
            </w:tcBorders>
            <w:vAlign w:val="center"/>
          </w:tcPr>
          <w:p w14:paraId="169DB9FF" w14:textId="77777777" w:rsidR="0024427F" w:rsidRDefault="0024427F">
            <w:pPr>
              <w:widowControl/>
              <w:rPr>
                <w:rFonts w:ascii="宋体" w:hAnsi="宋体" w:cs="宋体"/>
                <w:color w:val="000000"/>
                <w:kern w:val="0"/>
                <w:szCs w:val="21"/>
              </w:rPr>
            </w:pPr>
          </w:p>
        </w:tc>
        <w:tc>
          <w:tcPr>
            <w:tcW w:w="1592" w:type="dxa"/>
            <w:tcBorders>
              <w:top w:val="single" w:sz="4" w:space="0" w:color="auto"/>
              <w:left w:val="single" w:sz="4" w:space="0" w:color="auto"/>
              <w:bottom w:val="single" w:sz="4" w:space="0" w:color="auto"/>
              <w:right w:val="single" w:sz="4" w:space="0" w:color="auto"/>
            </w:tcBorders>
            <w:vAlign w:val="center"/>
          </w:tcPr>
          <w:p w14:paraId="3BF51FCA" w14:textId="77777777" w:rsidR="0024427F" w:rsidRDefault="0024427F">
            <w:pPr>
              <w:widowControl/>
              <w:rPr>
                <w:rFonts w:ascii="宋体" w:hAnsi="宋体" w:cs="宋体"/>
                <w:color w:val="000000"/>
                <w:kern w:val="0"/>
                <w:szCs w:val="21"/>
              </w:rPr>
            </w:pPr>
          </w:p>
        </w:tc>
        <w:tc>
          <w:tcPr>
            <w:tcW w:w="2360" w:type="dxa"/>
            <w:tcBorders>
              <w:top w:val="single" w:sz="4" w:space="0" w:color="auto"/>
              <w:left w:val="single" w:sz="4" w:space="0" w:color="auto"/>
              <w:bottom w:val="single" w:sz="4" w:space="0" w:color="auto"/>
              <w:right w:val="single" w:sz="4" w:space="0" w:color="auto"/>
            </w:tcBorders>
            <w:vAlign w:val="center"/>
          </w:tcPr>
          <w:p w14:paraId="45D14C0B" w14:textId="77777777" w:rsidR="0024427F" w:rsidRDefault="0024427F">
            <w:pPr>
              <w:widowControl/>
              <w:jc w:val="left"/>
              <w:rPr>
                <w:rFonts w:ascii="宋体" w:hAnsi="宋体" w:cs="宋体"/>
                <w:color w:val="000000"/>
                <w:kern w:val="0"/>
                <w:szCs w:val="21"/>
              </w:rPr>
            </w:pPr>
          </w:p>
        </w:tc>
        <w:tc>
          <w:tcPr>
            <w:tcW w:w="2449" w:type="dxa"/>
            <w:tcBorders>
              <w:top w:val="single" w:sz="4" w:space="0" w:color="auto"/>
              <w:left w:val="nil"/>
              <w:bottom w:val="single" w:sz="4" w:space="0" w:color="auto"/>
              <w:right w:val="single" w:sz="4" w:space="0" w:color="auto"/>
            </w:tcBorders>
            <w:vAlign w:val="center"/>
          </w:tcPr>
          <w:p w14:paraId="095F1CAA" w14:textId="77777777" w:rsidR="0024427F" w:rsidRDefault="0024427F">
            <w:pPr>
              <w:rPr>
                <w:szCs w:val="21"/>
              </w:rPr>
            </w:pPr>
          </w:p>
        </w:tc>
        <w:tc>
          <w:tcPr>
            <w:tcW w:w="1638" w:type="dxa"/>
            <w:tcBorders>
              <w:top w:val="single" w:sz="4" w:space="0" w:color="auto"/>
              <w:left w:val="nil"/>
              <w:bottom w:val="single" w:sz="4" w:space="0" w:color="auto"/>
              <w:right w:val="single" w:sz="4" w:space="0" w:color="auto"/>
            </w:tcBorders>
            <w:vAlign w:val="center"/>
          </w:tcPr>
          <w:p w14:paraId="20DB50FE" w14:textId="77777777" w:rsidR="0024427F" w:rsidRDefault="0024427F">
            <w:pPr>
              <w:widowControl/>
              <w:rPr>
                <w:rFonts w:ascii="宋体" w:hAnsi="宋体" w:cs="宋体"/>
                <w:color w:val="000000"/>
                <w:kern w:val="0"/>
                <w:szCs w:val="21"/>
              </w:rPr>
            </w:pPr>
          </w:p>
        </w:tc>
        <w:tc>
          <w:tcPr>
            <w:tcW w:w="2082" w:type="dxa"/>
            <w:tcBorders>
              <w:top w:val="single" w:sz="4" w:space="0" w:color="auto"/>
              <w:left w:val="nil"/>
              <w:bottom w:val="single" w:sz="4" w:space="0" w:color="auto"/>
              <w:right w:val="single" w:sz="4" w:space="0" w:color="auto"/>
            </w:tcBorders>
            <w:vAlign w:val="center"/>
          </w:tcPr>
          <w:p w14:paraId="18BEF2B3" w14:textId="77777777" w:rsidR="0024427F" w:rsidRDefault="0024427F">
            <w:pPr>
              <w:widowControl/>
              <w:rPr>
                <w:rFonts w:ascii="宋体" w:hAnsi="宋体" w:cs="宋体"/>
                <w:color w:val="000000"/>
                <w:kern w:val="0"/>
                <w:szCs w:val="21"/>
              </w:rPr>
            </w:pPr>
          </w:p>
        </w:tc>
        <w:tc>
          <w:tcPr>
            <w:tcW w:w="1924" w:type="dxa"/>
            <w:tcBorders>
              <w:top w:val="single" w:sz="4" w:space="0" w:color="auto"/>
              <w:left w:val="nil"/>
              <w:bottom w:val="single" w:sz="4" w:space="0" w:color="auto"/>
              <w:right w:val="single" w:sz="8" w:space="0" w:color="auto"/>
            </w:tcBorders>
          </w:tcPr>
          <w:p w14:paraId="70716902" w14:textId="77777777" w:rsidR="0024427F" w:rsidRDefault="0024427F">
            <w:pPr>
              <w:rPr>
                <w:szCs w:val="21"/>
              </w:rPr>
            </w:pPr>
          </w:p>
        </w:tc>
      </w:tr>
      <w:tr w:rsidR="0024427F" w14:paraId="73DD55F7" w14:textId="77777777">
        <w:trPr>
          <w:trHeight w:val="300"/>
          <w:jc w:val="center"/>
        </w:trPr>
        <w:tc>
          <w:tcPr>
            <w:tcW w:w="1335" w:type="dxa"/>
            <w:tcBorders>
              <w:top w:val="single" w:sz="4" w:space="0" w:color="auto"/>
              <w:left w:val="single" w:sz="8" w:space="0" w:color="auto"/>
              <w:bottom w:val="single" w:sz="4" w:space="0" w:color="auto"/>
              <w:right w:val="single" w:sz="4" w:space="0" w:color="auto"/>
            </w:tcBorders>
            <w:vAlign w:val="center"/>
          </w:tcPr>
          <w:p w14:paraId="40B2C23E" w14:textId="77777777" w:rsidR="0024427F" w:rsidRDefault="0024427F">
            <w:pPr>
              <w:widowControl/>
              <w:rPr>
                <w:rFonts w:ascii="宋体" w:hAnsi="宋体" w:cs="宋体"/>
                <w:color w:val="000000"/>
                <w:kern w:val="0"/>
                <w:szCs w:val="21"/>
              </w:rPr>
            </w:pPr>
          </w:p>
        </w:tc>
        <w:tc>
          <w:tcPr>
            <w:tcW w:w="1592" w:type="dxa"/>
            <w:tcBorders>
              <w:top w:val="single" w:sz="4" w:space="0" w:color="auto"/>
              <w:left w:val="single" w:sz="4" w:space="0" w:color="auto"/>
              <w:bottom w:val="single" w:sz="4" w:space="0" w:color="auto"/>
              <w:right w:val="single" w:sz="4" w:space="0" w:color="auto"/>
            </w:tcBorders>
            <w:vAlign w:val="center"/>
          </w:tcPr>
          <w:p w14:paraId="24D2A196" w14:textId="77777777" w:rsidR="0024427F" w:rsidRDefault="0024427F">
            <w:pPr>
              <w:widowControl/>
              <w:rPr>
                <w:rFonts w:ascii="宋体" w:hAnsi="宋体" w:cs="宋体"/>
                <w:color w:val="000000"/>
                <w:kern w:val="0"/>
                <w:szCs w:val="21"/>
              </w:rPr>
            </w:pPr>
          </w:p>
        </w:tc>
        <w:tc>
          <w:tcPr>
            <w:tcW w:w="2360" w:type="dxa"/>
            <w:tcBorders>
              <w:top w:val="single" w:sz="4" w:space="0" w:color="auto"/>
              <w:left w:val="single" w:sz="4" w:space="0" w:color="auto"/>
              <w:bottom w:val="single" w:sz="4" w:space="0" w:color="auto"/>
              <w:right w:val="single" w:sz="4" w:space="0" w:color="auto"/>
            </w:tcBorders>
            <w:vAlign w:val="center"/>
          </w:tcPr>
          <w:p w14:paraId="3F8DC1E5" w14:textId="77777777" w:rsidR="0024427F" w:rsidRDefault="0024427F">
            <w:pPr>
              <w:widowControl/>
              <w:jc w:val="left"/>
              <w:rPr>
                <w:rFonts w:ascii="宋体" w:hAnsi="宋体" w:cs="宋体"/>
                <w:color w:val="000000"/>
                <w:kern w:val="0"/>
                <w:szCs w:val="21"/>
              </w:rPr>
            </w:pPr>
          </w:p>
        </w:tc>
        <w:tc>
          <w:tcPr>
            <w:tcW w:w="2449" w:type="dxa"/>
            <w:tcBorders>
              <w:top w:val="single" w:sz="4" w:space="0" w:color="auto"/>
              <w:left w:val="nil"/>
              <w:bottom w:val="single" w:sz="4" w:space="0" w:color="auto"/>
              <w:right w:val="single" w:sz="4" w:space="0" w:color="auto"/>
            </w:tcBorders>
            <w:vAlign w:val="center"/>
          </w:tcPr>
          <w:p w14:paraId="3C545631" w14:textId="77777777" w:rsidR="0024427F" w:rsidRDefault="0024427F">
            <w:pPr>
              <w:rPr>
                <w:szCs w:val="21"/>
              </w:rPr>
            </w:pPr>
          </w:p>
        </w:tc>
        <w:tc>
          <w:tcPr>
            <w:tcW w:w="1638" w:type="dxa"/>
            <w:tcBorders>
              <w:top w:val="single" w:sz="4" w:space="0" w:color="auto"/>
              <w:left w:val="nil"/>
              <w:bottom w:val="single" w:sz="4" w:space="0" w:color="auto"/>
              <w:right w:val="single" w:sz="4" w:space="0" w:color="auto"/>
            </w:tcBorders>
            <w:vAlign w:val="center"/>
          </w:tcPr>
          <w:p w14:paraId="0A7B7424" w14:textId="77777777" w:rsidR="0024427F" w:rsidRDefault="0024427F">
            <w:pPr>
              <w:widowControl/>
              <w:rPr>
                <w:rFonts w:ascii="宋体" w:hAnsi="宋体" w:cs="宋体"/>
                <w:color w:val="000000"/>
                <w:kern w:val="0"/>
                <w:szCs w:val="21"/>
              </w:rPr>
            </w:pPr>
          </w:p>
        </w:tc>
        <w:tc>
          <w:tcPr>
            <w:tcW w:w="2082" w:type="dxa"/>
            <w:tcBorders>
              <w:top w:val="single" w:sz="4" w:space="0" w:color="auto"/>
              <w:left w:val="nil"/>
              <w:bottom w:val="single" w:sz="4" w:space="0" w:color="auto"/>
              <w:right w:val="single" w:sz="4" w:space="0" w:color="auto"/>
            </w:tcBorders>
            <w:vAlign w:val="center"/>
          </w:tcPr>
          <w:p w14:paraId="3D23307E" w14:textId="77777777" w:rsidR="0024427F" w:rsidRDefault="0024427F">
            <w:pPr>
              <w:widowControl/>
              <w:rPr>
                <w:rFonts w:ascii="宋体" w:hAnsi="宋体" w:cs="宋体"/>
                <w:color w:val="000000"/>
                <w:kern w:val="0"/>
                <w:szCs w:val="21"/>
              </w:rPr>
            </w:pPr>
          </w:p>
        </w:tc>
        <w:tc>
          <w:tcPr>
            <w:tcW w:w="1924" w:type="dxa"/>
            <w:tcBorders>
              <w:top w:val="single" w:sz="4" w:space="0" w:color="auto"/>
              <w:left w:val="nil"/>
              <w:bottom w:val="single" w:sz="4" w:space="0" w:color="auto"/>
              <w:right w:val="single" w:sz="8" w:space="0" w:color="auto"/>
            </w:tcBorders>
          </w:tcPr>
          <w:p w14:paraId="0A081A15" w14:textId="77777777" w:rsidR="0024427F" w:rsidRDefault="0024427F">
            <w:pPr>
              <w:rPr>
                <w:szCs w:val="21"/>
              </w:rPr>
            </w:pPr>
          </w:p>
        </w:tc>
      </w:tr>
    </w:tbl>
    <w:p w14:paraId="0D37E9BB" w14:textId="77777777" w:rsidR="0024427F" w:rsidRDefault="0024427F">
      <w:pPr>
        <w:jc w:val="center"/>
        <w:rPr>
          <w:sz w:val="28"/>
          <w:szCs w:val="28"/>
        </w:rPr>
      </w:pPr>
    </w:p>
    <w:p w14:paraId="350E6E4C" w14:textId="77777777" w:rsidR="0024427F" w:rsidRDefault="0063422A">
      <w:pPr>
        <w:jc w:val="center"/>
        <w:rPr>
          <w:sz w:val="28"/>
          <w:szCs w:val="28"/>
        </w:rPr>
      </w:pPr>
      <w:r>
        <w:rPr>
          <w:rFonts w:hint="eastAsia"/>
          <w:sz w:val="28"/>
          <w:szCs w:val="28"/>
        </w:rPr>
        <w:t>密码变更记录表</w:t>
      </w:r>
      <w:r>
        <w:rPr>
          <w:rFonts w:hint="eastAsia"/>
          <w:sz w:val="28"/>
          <w:szCs w:val="28"/>
        </w:rPr>
        <w:t>-</w:t>
      </w:r>
      <w:r>
        <w:rPr>
          <w:rFonts w:hint="eastAsia"/>
          <w:sz w:val="28"/>
          <w:szCs w:val="28"/>
        </w:rPr>
        <w:t>网络及安全设备</w:t>
      </w:r>
    </w:p>
    <w:tbl>
      <w:tblPr>
        <w:tblpPr w:leftFromText="180" w:rightFromText="180" w:vertAnchor="text" w:tblpX="-200" w:tblpY="1"/>
        <w:tblOverlap w:val="never"/>
        <w:tblW w:w="13938" w:type="dxa"/>
        <w:tblLayout w:type="fixed"/>
        <w:tblLook w:val="04A0" w:firstRow="1" w:lastRow="0" w:firstColumn="1" w:lastColumn="0" w:noHBand="0" w:noVBand="1"/>
      </w:tblPr>
      <w:tblGrid>
        <w:gridCol w:w="1251"/>
        <w:gridCol w:w="1698"/>
        <w:gridCol w:w="1630"/>
        <w:gridCol w:w="1664"/>
        <w:gridCol w:w="2688"/>
        <w:gridCol w:w="2719"/>
        <w:gridCol w:w="2288"/>
      </w:tblGrid>
      <w:tr w:rsidR="0024427F" w14:paraId="222C099A" w14:textId="77777777">
        <w:trPr>
          <w:trHeight w:val="312"/>
        </w:trPr>
        <w:tc>
          <w:tcPr>
            <w:tcW w:w="1251" w:type="dxa"/>
            <w:vMerge w:val="restart"/>
            <w:tcBorders>
              <w:top w:val="single" w:sz="8" w:space="0" w:color="auto"/>
              <w:left w:val="single" w:sz="8" w:space="0" w:color="auto"/>
              <w:bottom w:val="single" w:sz="4" w:space="0" w:color="auto"/>
              <w:right w:val="single" w:sz="4" w:space="0" w:color="auto"/>
            </w:tcBorders>
            <w:vAlign w:val="center"/>
          </w:tcPr>
          <w:p w14:paraId="05AA1867"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lastRenderedPageBreak/>
              <w:t>序号</w:t>
            </w:r>
          </w:p>
        </w:tc>
        <w:tc>
          <w:tcPr>
            <w:tcW w:w="1698" w:type="dxa"/>
            <w:vMerge w:val="restart"/>
            <w:tcBorders>
              <w:top w:val="single" w:sz="8" w:space="0" w:color="auto"/>
              <w:left w:val="single" w:sz="4" w:space="0" w:color="auto"/>
              <w:bottom w:val="single" w:sz="4" w:space="0" w:color="auto"/>
              <w:right w:val="single" w:sz="4" w:space="0" w:color="auto"/>
            </w:tcBorders>
            <w:vAlign w:val="center"/>
          </w:tcPr>
          <w:p w14:paraId="6976E322"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网络安全设备</w:t>
            </w:r>
          </w:p>
        </w:tc>
        <w:tc>
          <w:tcPr>
            <w:tcW w:w="1630" w:type="dxa"/>
            <w:vMerge w:val="restart"/>
            <w:tcBorders>
              <w:top w:val="single" w:sz="8" w:space="0" w:color="auto"/>
              <w:left w:val="single" w:sz="4" w:space="0" w:color="auto"/>
              <w:bottom w:val="single" w:sz="4" w:space="0" w:color="auto"/>
              <w:right w:val="single" w:sz="4" w:space="0" w:color="auto"/>
            </w:tcBorders>
            <w:vAlign w:val="center"/>
          </w:tcPr>
          <w:p w14:paraId="10F486A4"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型号</w:t>
            </w:r>
            <w:r>
              <w:rPr>
                <w:color w:val="000000"/>
                <w:kern w:val="0"/>
                <w:sz w:val="24"/>
              </w:rPr>
              <w:t>(</w:t>
            </w:r>
            <w:r>
              <w:rPr>
                <w:rFonts w:ascii="宋体" w:hAnsi="宋体" w:cs="宋体" w:hint="eastAsia"/>
                <w:color w:val="000000"/>
                <w:kern w:val="0"/>
                <w:sz w:val="24"/>
              </w:rPr>
              <w:t>软件</w:t>
            </w:r>
            <w:r>
              <w:rPr>
                <w:color w:val="000000"/>
                <w:kern w:val="0"/>
                <w:sz w:val="24"/>
              </w:rPr>
              <w:t>/</w:t>
            </w:r>
            <w:r>
              <w:rPr>
                <w:rFonts w:ascii="宋体" w:hAnsi="宋体" w:cs="宋体" w:hint="eastAsia"/>
                <w:color w:val="000000"/>
                <w:kern w:val="0"/>
                <w:sz w:val="24"/>
              </w:rPr>
              <w:t>硬件</w:t>
            </w:r>
            <w:r>
              <w:rPr>
                <w:color w:val="000000"/>
                <w:kern w:val="0"/>
                <w:sz w:val="24"/>
              </w:rPr>
              <w:t>)</w:t>
            </w:r>
          </w:p>
        </w:tc>
        <w:tc>
          <w:tcPr>
            <w:tcW w:w="1664" w:type="dxa"/>
            <w:vMerge w:val="restart"/>
            <w:tcBorders>
              <w:top w:val="single" w:sz="8" w:space="0" w:color="auto"/>
              <w:left w:val="single" w:sz="4" w:space="0" w:color="auto"/>
              <w:bottom w:val="single" w:sz="4" w:space="0" w:color="auto"/>
              <w:right w:val="single" w:sz="4" w:space="0" w:color="auto"/>
            </w:tcBorders>
            <w:vAlign w:val="center"/>
          </w:tcPr>
          <w:p w14:paraId="0FDDFBA7" w14:textId="77777777" w:rsidR="0024427F" w:rsidRDefault="0063422A">
            <w:pPr>
              <w:widowControl/>
              <w:jc w:val="center"/>
              <w:rPr>
                <w:rFonts w:ascii="宋体" w:hAnsi="宋体" w:cs="宋体"/>
                <w:color w:val="000000"/>
                <w:kern w:val="0"/>
                <w:sz w:val="24"/>
              </w:rPr>
            </w:pPr>
            <w:r>
              <w:rPr>
                <w:rFonts w:ascii="宋体" w:hAnsi="宋体" w:cs="宋体" w:hint="eastAsia"/>
                <w:color w:val="000000"/>
                <w:kern w:val="0"/>
                <w:sz w:val="24"/>
              </w:rPr>
              <w:t>变更前密码</w:t>
            </w:r>
          </w:p>
        </w:tc>
        <w:tc>
          <w:tcPr>
            <w:tcW w:w="2688" w:type="dxa"/>
            <w:vMerge w:val="restart"/>
            <w:tcBorders>
              <w:top w:val="single" w:sz="8" w:space="0" w:color="auto"/>
              <w:left w:val="single" w:sz="4" w:space="0" w:color="auto"/>
              <w:bottom w:val="single" w:sz="4" w:space="0" w:color="auto"/>
              <w:right w:val="single" w:sz="4" w:space="0" w:color="auto"/>
            </w:tcBorders>
            <w:vAlign w:val="center"/>
          </w:tcPr>
          <w:p w14:paraId="520BE060"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用户名</w:t>
            </w:r>
          </w:p>
        </w:tc>
        <w:tc>
          <w:tcPr>
            <w:tcW w:w="2719" w:type="dxa"/>
            <w:vMerge w:val="restart"/>
            <w:tcBorders>
              <w:top w:val="single" w:sz="8" w:space="0" w:color="auto"/>
              <w:left w:val="single" w:sz="4" w:space="0" w:color="auto"/>
              <w:bottom w:val="single" w:sz="4" w:space="0" w:color="auto"/>
              <w:right w:val="single" w:sz="4" w:space="0" w:color="auto"/>
            </w:tcBorders>
            <w:vAlign w:val="center"/>
          </w:tcPr>
          <w:p w14:paraId="2CABB13F"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变更后密码</w:t>
            </w:r>
          </w:p>
        </w:tc>
        <w:tc>
          <w:tcPr>
            <w:tcW w:w="2288" w:type="dxa"/>
            <w:vMerge w:val="restart"/>
            <w:tcBorders>
              <w:top w:val="single" w:sz="8" w:space="0" w:color="auto"/>
              <w:left w:val="single" w:sz="4" w:space="0" w:color="auto"/>
              <w:bottom w:val="single" w:sz="4" w:space="0" w:color="auto"/>
              <w:right w:val="single" w:sz="8" w:space="0" w:color="auto"/>
            </w:tcBorders>
            <w:vAlign w:val="center"/>
          </w:tcPr>
          <w:p w14:paraId="51BB86B7"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日期</w:t>
            </w:r>
          </w:p>
        </w:tc>
      </w:tr>
      <w:tr w:rsidR="0024427F" w14:paraId="43F53E3B" w14:textId="77777777">
        <w:trPr>
          <w:trHeight w:val="312"/>
        </w:trPr>
        <w:tc>
          <w:tcPr>
            <w:tcW w:w="1251" w:type="dxa"/>
            <w:vMerge/>
            <w:tcBorders>
              <w:top w:val="single" w:sz="8" w:space="0" w:color="auto"/>
              <w:left w:val="single" w:sz="8" w:space="0" w:color="auto"/>
              <w:bottom w:val="single" w:sz="4" w:space="0" w:color="auto"/>
              <w:right w:val="single" w:sz="4" w:space="0" w:color="auto"/>
            </w:tcBorders>
            <w:vAlign w:val="center"/>
          </w:tcPr>
          <w:p w14:paraId="0E791ABC" w14:textId="77777777" w:rsidR="0024427F" w:rsidRDefault="0024427F">
            <w:pPr>
              <w:widowControl/>
              <w:jc w:val="left"/>
              <w:rPr>
                <w:rFonts w:ascii="宋体" w:hAnsi="宋体" w:cs="宋体"/>
                <w:color w:val="000000"/>
                <w:kern w:val="0"/>
                <w:sz w:val="24"/>
              </w:rPr>
            </w:pPr>
          </w:p>
        </w:tc>
        <w:tc>
          <w:tcPr>
            <w:tcW w:w="1698" w:type="dxa"/>
            <w:vMerge/>
            <w:tcBorders>
              <w:top w:val="single" w:sz="8" w:space="0" w:color="auto"/>
              <w:left w:val="single" w:sz="4" w:space="0" w:color="auto"/>
              <w:bottom w:val="single" w:sz="4" w:space="0" w:color="auto"/>
              <w:right w:val="single" w:sz="4" w:space="0" w:color="auto"/>
            </w:tcBorders>
            <w:vAlign w:val="center"/>
          </w:tcPr>
          <w:p w14:paraId="57036434" w14:textId="77777777" w:rsidR="0024427F" w:rsidRDefault="0024427F">
            <w:pPr>
              <w:widowControl/>
              <w:jc w:val="left"/>
              <w:rPr>
                <w:rFonts w:ascii="宋体" w:hAnsi="宋体" w:cs="宋体"/>
                <w:color w:val="000000"/>
                <w:kern w:val="0"/>
                <w:sz w:val="24"/>
              </w:rPr>
            </w:pPr>
          </w:p>
        </w:tc>
        <w:tc>
          <w:tcPr>
            <w:tcW w:w="1630" w:type="dxa"/>
            <w:vMerge/>
            <w:tcBorders>
              <w:top w:val="single" w:sz="8" w:space="0" w:color="auto"/>
              <w:left w:val="single" w:sz="4" w:space="0" w:color="auto"/>
              <w:bottom w:val="single" w:sz="4" w:space="0" w:color="auto"/>
              <w:right w:val="single" w:sz="4" w:space="0" w:color="auto"/>
            </w:tcBorders>
            <w:vAlign w:val="center"/>
          </w:tcPr>
          <w:p w14:paraId="38280ACA" w14:textId="77777777" w:rsidR="0024427F" w:rsidRDefault="0024427F">
            <w:pPr>
              <w:widowControl/>
              <w:jc w:val="left"/>
              <w:rPr>
                <w:rFonts w:ascii="宋体" w:hAnsi="宋体" w:cs="宋体"/>
                <w:color w:val="000000"/>
                <w:kern w:val="0"/>
                <w:sz w:val="24"/>
              </w:rPr>
            </w:pPr>
          </w:p>
        </w:tc>
        <w:tc>
          <w:tcPr>
            <w:tcW w:w="1664" w:type="dxa"/>
            <w:vMerge/>
            <w:tcBorders>
              <w:top w:val="single" w:sz="8" w:space="0" w:color="auto"/>
              <w:left w:val="single" w:sz="4" w:space="0" w:color="auto"/>
              <w:bottom w:val="single" w:sz="4" w:space="0" w:color="auto"/>
              <w:right w:val="single" w:sz="4" w:space="0" w:color="auto"/>
            </w:tcBorders>
            <w:vAlign w:val="center"/>
          </w:tcPr>
          <w:p w14:paraId="7332B06F" w14:textId="77777777" w:rsidR="0024427F" w:rsidRDefault="0024427F">
            <w:pPr>
              <w:widowControl/>
              <w:jc w:val="left"/>
              <w:rPr>
                <w:rFonts w:ascii="宋体" w:hAnsi="宋体" w:cs="宋体"/>
                <w:color w:val="000000"/>
                <w:kern w:val="0"/>
                <w:sz w:val="24"/>
              </w:rPr>
            </w:pPr>
          </w:p>
        </w:tc>
        <w:tc>
          <w:tcPr>
            <w:tcW w:w="2688" w:type="dxa"/>
            <w:vMerge/>
            <w:tcBorders>
              <w:top w:val="single" w:sz="8" w:space="0" w:color="auto"/>
              <w:left w:val="single" w:sz="4" w:space="0" w:color="auto"/>
              <w:bottom w:val="single" w:sz="4" w:space="0" w:color="auto"/>
              <w:right w:val="single" w:sz="4" w:space="0" w:color="auto"/>
            </w:tcBorders>
            <w:vAlign w:val="center"/>
          </w:tcPr>
          <w:p w14:paraId="7AA79658" w14:textId="77777777" w:rsidR="0024427F" w:rsidRDefault="0024427F">
            <w:pPr>
              <w:widowControl/>
              <w:jc w:val="left"/>
              <w:rPr>
                <w:rFonts w:ascii="宋体" w:hAnsi="宋体" w:cs="宋体"/>
                <w:color w:val="000000"/>
                <w:kern w:val="0"/>
                <w:sz w:val="22"/>
                <w:szCs w:val="22"/>
              </w:rPr>
            </w:pPr>
          </w:p>
        </w:tc>
        <w:tc>
          <w:tcPr>
            <w:tcW w:w="2719" w:type="dxa"/>
            <w:vMerge/>
            <w:tcBorders>
              <w:top w:val="single" w:sz="8" w:space="0" w:color="auto"/>
              <w:left w:val="single" w:sz="4" w:space="0" w:color="auto"/>
              <w:bottom w:val="single" w:sz="4" w:space="0" w:color="auto"/>
              <w:right w:val="single" w:sz="4" w:space="0" w:color="auto"/>
            </w:tcBorders>
            <w:vAlign w:val="center"/>
          </w:tcPr>
          <w:p w14:paraId="0A3FB046" w14:textId="77777777" w:rsidR="0024427F" w:rsidRDefault="0024427F">
            <w:pPr>
              <w:widowControl/>
              <w:jc w:val="left"/>
              <w:rPr>
                <w:rFonts w:ascii="宋体" w:hAnsi="宋体" w:cs="宋体"/>
                <w:color w:val="000000"/>
                <w:kern w:val="0"/>
                <w:sz w:val="22"/>
                <w:szCs w:val="22"/>
              </w:rPr>
            </w:pPr>
          </w:p>
        </w:tc>
        <w:tc>
          <w:tcPr>
            <w:tcW w:w="2288" w:type="dxa"/>
            <w:vMerge/>
            <w:tcBorders>
              <w:top w:val="single" w:sz="8" w:space="0" w:color="auto"/>
              <w:left w:val="single" w:sz="4" w:space="0" w:color="auto"/>
              <w:bottom w:val="single" w:sz="4" w:space="0" w:color="auto"/>
              <w:right w:val="single" w:sz="8" w:space="0" w:color="auto"/>
            </w:tcBorders>
            <w:vAlign w:val="center"/>
          </w:tcPr>
          <w:p w14:paraId="485A1C1C" w14:textId="77777777" w:rsidR="0024427F" w:rsidRDefault="0024427F">
            <w:pPr>
              <w:widowControl/>
              <w:jc w:val="left"/>
              <w:rPr>
                <w:rFonts w:ascii="宋体" w:hAnsi="宋体" w:cs="宋体"/>
                <w:color w:val="000000"/>
                <w:kern w:val="0"/>
                <w:sz w:val="22"/>
                <w:szCs w:val="22"/>
              </w:rPr>
            </w:pPr>
          </w:p>
        </w:tc>
      </w:tr>
      <w:tr w:rsidR="0024427F" w14:paraId="4EAF079B" w14:textId="77777777">
        <w:trPr>
          <w:trHeight w:val="302"/>
        </w:trPr>
        <w:tc>
          <w:tcPr>
            <w:tcW w:w="1251" w:type="dxa"/>
            <w:vMerge w:val="restart"/>
            <w:tcBorders>
              <w:top w:val="nil"/>
              <w:left w:val="single" w:sz="8" w:space="0" w:color="auto"/>
              <w:bottom w:val="single" w:sz="4" w:space="0" w:color="auto"/>
              <w:right w:val="single" w:sz="4" w:space="0" w:color="auto"/>
            </w:tcBorders>
            <w:vAlign w:val="center"/>
          </w:tcPr>
          <w:p w14:paraId="32613207" w14:textId="77777777" w:rsidR="0024427F" w:rsidRDefault="0063422A">
            <w:pPr>
              <w:widowControl/>
              <w:jc w:val="center"/>
              <w:rPr>
                <w:rFonts w:ascii="Arial" w:hAnsi="Arial" w:cs="Arial"/>
                <w:color w:val="000000"/>
                <w:kern w:val="0"/>
                <w:sz w:val="24"/>
              </w:rPr>
            </w:pPr>
            <w:r>
              <w:rPr>
                <w:rFonts w:ascii="Arial" w:hAnsi="Arial" w:cs="Arial"/>
                <w:color w:val="000000"/>
                <w:kern w:val="0"/>
                <w:sz w:val="24"/>
              </w:rPr>
              <w:t>1</w:t>
            </w:r>
          </w:p>
        </w:tc>
        <w:tc>
          <w:tcPr>
            <w:tcW w:w="1698" w:type="dxa"/>
            <w:vMerge w:val="restart"/>
            <w:tcBorders>
              <w:top w:val="nil"/>
              <w:left w:val="single" w:sz="4" w:space="0" w:color="auto"/>
              <w:bottom w:val="single" w:sz="4" w:space="0" w:color="auto"/>
              <w:right w:val="single" w:sz="4" w:space="0" w:color="auto"/>
            </w:tcBorders>
            <w:vAlign w:val="center"/>
          </w:tcPr>
          <w:p w14:paraId="55C91327" w14:textId="77777777" w:rsidR="0024427F" w:rsidRDefault="0024427F">
            <w:pPr>
              <w:widowControl/>
              <w:jc w:val="center"/>
              <w:rPr>
                <w:rFonts w:ascii="宋体" w:hAnsi="宋体" w:cs="宋体"/>
                <w:color w:val="000000"/>
                <w:kern w:val="0"/>
                <w:sz w:val="24"/>
              </w:rPr>
            </w:pPr>
          </w:p>
        </w:tc>
        <w:tc>
          <w:tcPr>
            <w:tcW w:w="1630" w:type="dxa"/>
            <w:vMerge w:val="restart"/>
            <w:tcBorders>
              <w:top w:val="nil"/>
              <w:left w:val="single" w:sz="4" w:space="0" w:color="auto"/>
              <w:bottom w:val="single" w:sz="4" w:space="0" w:color="auto"/>
              <w:right w:val="single" w:sz="4" w:space="0" w:color="auto"/>
            </w:tcBorders>
            <w:vAlign w:val="center"/>
          </w:tcPr>
          <w:p w14:paraId="1DF0AC7E" w14:textId="77777777" w:rsidR="0024427F" w:rsidRDefault="0024427F">
            <w:pPr>
              <w:widowControl/>
              <w:jc w:val="center"/>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351611C6"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2AB4B505"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71913D5B"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6BEBC344" w14:textId="77777777" w:rsidR="0024427F" w:rsidRDefault="0024427F">
            <w:pPr>
              <w:widowControl/>
              <w:jc w:val="left"/>
              <w:rPr>
                <w:rFonts w:ascii="宋体" w:hAnsi="宋体" w:cs="宋体"/>
                <w:color w:val="000000"/>
                <w:kern w:val="0"/>
                <w:sz w:val="22"/>
                <w:szCs w:val="22"/>
              </w:rPr>
            </w:pPr>
          </w:p>
        </w:tc>
      </w:tr>
      <w:tr w:rsidR="0024427F" w14:paraId="5A1452CD" w14:textId="77777777">
        <w:trPr>
          <w:trHeight w:val="300"/>
        </w:trPr>
        <w:tc>
          <w:tcPr>
            <w:tcW w:w="1251" w:type="dxa"/>
            <w:vMerge/>
            <w:tcBorders>
              <w:top w:val="nil"/>
              <w:left w:val="single" w:sz="8" w:space="0" w:color="auto"/>
              <w:bottom w:val="single" w:sz="4" w:space="0" w:color="auto"/>
              <w:right w:val="single" w:sz="4" w:space="0" w:color="auto"/>
            </w:tcBorders>
            <w:vAlign w:val="center"/>
          </w:tcPr>
          <w:p w14:paraId="2BC3A18C"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0B194257"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6312CC36"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63310DD4"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6BEC7287"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68F29030"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3C92780D" w14:textId="77777777" w:rsidR="0024427F" w:rsidRDefault="0024427F"/>
        </w:tc>
      </w:tr>
      <w:tr w:rsidR="0024427F" w14:paraId="21C6C4E7" w14:textId="77777777">
        <w:trPr>
          <w:trHeight w:val="239"/>
        </w:trPr>
        <w:tc>
          <w:tcPr>
            <w:tcW w:w="1251" w:type="dxa"/>
            <w:vMerge/>
            <w:tcBorders>
              <w:top w:val="nil"/>
              <w:left w:val="single" w:sz="8" w:space="0" w:color="auto"/>
              <w:bottom w:val="single" w:sz="4" w:space="0" w:color="auto"/>
              <w:right w:val="single" w:sz="4" w:space="0" w:color="auto"/>
            </w:tcBorders>
            <w:vAlign w:val="center"/>
          </w:tcPr>
          <w:p w14:paraId="58B978A2"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5E55C9D9"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1C2D725C"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1688F5D0"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1F4ADD7E"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161FF5B4"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6321C671" w14:textId="77777777" w:rsidR="0024427F" w:rsidRDefault="0024427F"/>
        </w:tc>
      </w:tr>
      <w:tr w:rsidR="0024427F" w14:paraId="53740602" w14:textId="77777777">
        <w:trPr>
          <w:trHeight w:val="315"/>
        </w:trPr>
        <w:tc>
          <w:tcPr>
            <w:tcW w:w="1251" w:type="dxa"/>
            <w:vMerge/>
            <w:tcBorders>
              <w:top w:val="nil"/>
              <w:left w:val="single" w:sz="8" w:space="0" w:color="auto"/>
              <w:bottom w:val="single" w:sz="4" w:space="0" w:color="auto"/>
              <w:right w:val="single" w:sz="4" w:space="0" w:color="auto"/>
            </w:tcBorders>
            <w:vAlign w:val="center"/>
          </w:tcPr>
          <w:p w14:paraId="617CA250"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056BD373"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149B83F9"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2D22ACD8"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264D9597"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09708166"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3C20DABB" w14:textId="77777777" w:rsidR="0024427F" w:rsidRDefault="0024427F"/>
        </w:tc>
      </w:tr>
      <w:tr w:rsidR="0024427F" w14:paraId="0FE613B1" w14:textId="77777777">
        <w:trPr>
          <w:trHeight w:val="315"/>
        </w:trPr>
        <w:tc>
          <w:tcPr>
            <w:tcW w:w="1251" w:type="dxa"/>
            <w:vMerge w:val="restart"/>
            <w:tcBorders>
              <w:top w:val="nil"/>
              <w:left w:val="single" w:sz="8" w:space="0" w:color="auto"/>
              <w:bottom w:val="single" w:sz="4" w:space="0" w:color="auto"/>
              <w:right w:val="single" w:sz="4" w:space="0" w:color="auto"/>
            </w:tcBorders>
            <w:vAlign w:val="center"/>
          </w:tcPr>
          <w:p w14:paraId="25175EE8" w14:textId="77777777" w:rsidR="0024427F" w:rsidRDefault="0063422A">
            <w:pPr>
              <w:widowControl/>
              <w:jc w:val="center"/>
              <w:rPr>
                <w:rFonts w:ascii="Arial" w:hAnsi="Arial" w:cs="Arial"/>
                <w:color w:val="000000"/>
                <w:kern w:val="0"/>
                <w:sz w:val="24"/>
              </w:rPr>
            </w:pPr>
            <w:r>
              <w:rPr>
                <w:rFonts w:ascii="Arial" w:hAnsi="Arial" w:cs="Arial"/>
                <w:color w:val="000000"/>
                <w:kern w:val="0"/>
                <w:sz w:val="24"/>
              </w:rPr>
              <w:t>2</w:t>
            </w:r>
          </w:p>
        </w:tc>
        <w:tc>
          <w:tcPr>
            <w:tcW w:w="1698" w:type="dxa"/>
            <w:vMerge w:val="restart"/>
            <w:tcBorders>
              <w:top w:val="nil"/>
              <w:left w:val="single" w:sz="4" w:space="0" w:color="auto"/>
              <w:bottom w:val="single" w:sz="4" w:space="0" w:color="auto"/>
              <w:right w:val="single" w:sz="4" w:space="0" w:color="auto"/>
            </w:tcBorders>
            <w:vAlign w:val="center"/>
          </w:tcPr>
          <w:p w14:paraId="0CA0BE81" w14:textId="77777777" w:rsidR="0024427F" w:rsidRDefault="0024427F">
            <w:pPr>
              <w:widowControl/>
              <w:jc w:val="center"/>
              <w:rPr>
                <w:rFonts w:ascii="宋体" w:hAnsi="宋体" w:cs="宋体"/>
                <w:color w:val="000000"/>
                <w:kern w:val="0"/>
                <w:sz w:val="24"/>
              </w:rPr>
            </w:pPr>
          </w:p>
        </w:tc>
        <w:tc>
          <w:tcPr>
            <w:tcW w:w="1630" w:type="dxa"/>
            <w:vMerge w:val="restart"/>
            <w:tcBorders>
              <w:top w:val="nil"/>
              <w:left w:val="single" w:sz="4" w:space="0" w:color="auto"/>
              <w:bottom w:val="single" w:sz="4" w:space="0" w:color="auto"/>
              <w:right w:val="single" w:sz="4" w:space="0" w:color="auto"/>
            </w:tcBorders>
            <w:vAlign w:val="center"/>
          </w:tcPr>
          <w:p w14:paraId="0DB914A3" w14:textId="77777777" w:rsidR="0024427F" w:rsidRDefault="0024427F">
            <w:pPr>
              <w:widowControl/>
              <w:jc w:val="center"/>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1059666B"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50BAC8FF"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28BDCC55"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1454AFB9" w14:textId="77777777" w:rsidR="0024427F" w:rsidRDefault="0024427F"/>
        </w:tc>
      </w:tr>
      <w:tr w:rsidR="0024427F" w14:paraId="7B26E580" w14:textId="77777777">
        <w:trPr>
          <w:trHeight w:val="270"/>
        </w:trPr>
        <w:tc>
          <w:tcPr>
            <w:tcW w:w="1251" w:type="dxa"/>
            <w:vMerge/>
            <w:tcBorders>
              <w:top w:val="nil"/>
              <w:left w:val="single" w:sz="8" w:space="0" w:color="auto"/>
              <w:bottom w:val="single" w:sz="4" w:space="0" w:color="auto"/>
              <w:right w:val="single" w:sz="4" w:space="0" w:color="auto"/>
            </w:tcBorders>
            <w:vAlign w:val="center"/>
          </w:tcPr>
          <w:p w14:paraId="088E2BB8"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512FF115"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37409828"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441A1517"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37A7F609"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41969993"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498E823B" w14:textId="77777777" w:rsidR="0024427F" w:rsidRDefault="0024427F"/>
        </w:tc>
      </w:tr>
      <w:tr w:rsidR="0024427F" w14:paraId="24816D2C" w14:textId="77777777">
        <w:trPr>
          <w:trHeight w:val="270"/>
        </w:trPr>
        <w:tc>
          <w:tcPr>
            <w:tcW w:w="1251" w:type="dxa"/>
            <w:vMerge/>
            <w:tcBorders>
              <w:top w:val="nil"/>
              <w:left w:val="single" w:sz="8" w:space="0" w:color="auto"/>
              <w:bottom w:val="single" w:sz="4" w:space="0" w:color="auto"/>
              <w:right w:val="single" w:sz="4" w:space="0" w:color="auto"/>
            </w:tcBorders>
            <w:vAlign w:val="center"/>
          </w:tcPr>
          <w:p w14:paraId="1E3F5810"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7F221B53"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5A7F4439"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5F692F53"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61495D37"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5689ED8E"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046B53FB" w14:textId="77777777" w:rsidR="0024427F" w:rsidRDefault="0024427F"/>
        </w:tc>
      </w:tr>
      <w:tr w:rsidR="0024427F" w14:paraId="61AD424A" w14:textId="77777777">
        <w:trPr>
          <w:trHeight w:val="319"/>
        </w:trPr>
        <w:tc>
          <w:tcPr>
            <w:tcW w:w="1251" w:type="dxa"/>
            <w:vMerge/>
            <w:tcBorders>
              <w:top w:val="nil"/>
              <w:left w:val="single" w:sz="8" w:space="0" w:color="auto"/>
              <w:bottom w:val="single" w:sz="4" w:space="0" w:color="auto"/>
              <w:right w:val="single" w:sz="4" w:space="0" w:color="auto"/>
            </w:tcBorders>
            <w:vAlign w:val="center"/>
          </w:tcPr>
          <w:p w14:paraId="1445F22D"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5A685CDF"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70BFBD83"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06D63704"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630941A2"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7527D1FE"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13AFFDEE" w14:textId="77777777" w:rsidR="0024427F" w:rsidRDefault="0024427F"/>
        </w:tc>
      </w:tr>
      <w:tr w:rsidR="0024427F" w14:paraId="62CF39E5" w14:textId="77777777">
        <w:trPr>
          <w:trHeight w:val="315"/>
        </w:trPr>
        <w:tc>
          <w:tcPr>
            <w:tcW w:w="1251" w:type="dxa"/>
            <w:vMerge w:val="restart"/>
            <w:tcBorders>
              <w:top w:val="nil"/>
              <w:left w:val="single" w:sz="8" w:space="0" w:color="auto"/>
              <w:bottom w:val="single" w:sz="4" w:space="0" w:color="auto"/>
              <w:right w:val="single" w:sz="4" w:space="0" w:color="auto"/>
            </w:tcBorders>
            <w:vAlign w:val="center"/>
          </w:tcPr>
          <w:p w14:paraId="4ED4FEE1" w14:textId="77777777" w:rsidR="0024427F" w:rsidRDefault="0063422A">
            <w:pPr>
              <w:widowControl/>
              <w:jc w:val="center"/>
              <w:rPr>
                <w:rFonts w:ascii="Arial" w:hAnsi="Arial" w:cs="Arial"/>
                <w:color w:val="000000"/>
                <w:kern w:val="0"/>
                <w:sz w:val="24"/>
              </w:rPr>
            </w:pPr>
            <w:r>
              <w:rPr>
                <w:rFonts w:ascii="Arial" w:hAnsi="Arial" w:cs="Arial"/>
                <w:color w:val="000000"/>
                <w:kern w:val="0"/>
                <w:sz w:val="24"/>
              </w:rPr>
              <w:t>3</w:t>
            </w:r>
          </w:p>
        </w:tc>
        <w:tc>
          <w:tcPr>
            <w:tcW w:w="1698" w:type="dxa"/>
            <w:vMerge w:val="restart"/>
            <w:tcBorders>
              <w:top w:val="nil"/>
              <w:left w:val="single" w:sz="4" w:space="0" w:color="auto"/>
              <w:bottom w:val="single" w:sz="4" w:space="0" w:color="auto"/>
              <w:right w:val="single" w:sz="4" w:space="0" w:color="auto"/>
            </w:tcBorders>
            <w:vAlign w:val="center"/>
          </w:tcPr>
          <w:p w14:paraId="5C42CA17" w14:textId="77777777" w:rsidR="0024427F" w:rsidRDefault="0024427F">
            <w:pPr>
              <w:widowControl/>
              <w:jc w:val="center"/>
              <w:rPr>
                <w:rFonts w:ascii="宋体" w:hAnsi="宋体" w:cs="宋体"/>
                <w:color w:val="000000"/>
                <w:kern w:val="0"/>
                <w:sz w:val="24"/>
              </w:rPr>
            </w:pPr>
          </w:p>
        </w:tc>
        <w:tc>
          <w:tcPr>
            <w:tcW w:w="1630" w:type="dxa"/>
            <w:vMerge w:val="restart"/>
            <w:tcBorders>
              <w:top w:val="nil"/>
              <w:left w:val="single" w:sz="4" w:space="0" w:color="auto"/>
              <w:bottom w:val="single" w:sz="4" w:space="0" w:color="auto"/>
              <w:right w:val="single" w:sz="4" w:space="0" w:color="auto"/>
            </w:tcBorders>
            <w:vAlign w:val="center"/>
          </w:tcPr>
          <w:p w14:paraId="094FB1B8" w14:textId="77777777" w:rsidR="0024427F" w:rsidRDefault="0024427F">
            <w:pPr>
              <w:widowControl/>
              <w:jc w:val="center"/>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51619FC2"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293AACFF"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4B0B6C1B"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103F2DDD" w14:textId="77777777" w:rsidR="0024427F" w:rsidRDefault="0024427F"/>
        </w:tc>
      </w:tr>
      <w:tr w:rsidR="0024427F" w14:paraId="1281843A" w14:textId="77777777">
        <w:trPr>
          <w:trHeight w:val="300"/>
        </w:trPr>
        <w:tc>
          <w:tcPr>
            <w:tcW w:w="1251" w:type="dxa"/>
            <w:vMerge/>
            <w:tcBorders>
              <w:top w:val="nil"/>
              <w:left w:val="single" w:sz="8" w:space="0" w:color="auto"/>
              <w:bottom w:val="single" w:sz="4" w:space="0" w:color="auto"/>
              <w:right w:val="single" w:sz="4" w:space="0" w:color="auto"/>
            </w:tcBorders>
            <w:vAlign w:val="center"/>
          </w:tcPr>
          <w:p w14:paraId="42ECF263"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171BA4E5"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1A91B25F"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62749D6F"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2EC88AA2"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5E7B447D"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39FF4EDF" w14:textId="77777777" w:rsidR="0024427F" w:rsidRDefault="0024427F"/>
        </w:tc>
      </w:tr>
      <w:tr w:rsidR="0024427F" w14:paraId="6A680094" w14:textId="77777777">
        <w:trPr>
          <w:trHeight w:val="300"/>
        </w:trPr>
        <w:tc>
          <w:tcPr>
            <w:tcW w:w="1251" w:type="dxa"/>
            <w:vMerge/>
            <w:tcBorders>
              <w:top w:val="nil"/>
              <w:left w:val="single" w:sz="8" w:space="0" w:color="auto"/>
              <w:bottom w:val="single" w:sz="4" w:space="0" w:color="auto"/>
              <w:right w:val="single" w:sz="4" w:space="0" w:color="auto"/>
            </w:tcBorders>
            <w:vAlign w:val="center"/>
          </w:tcPr>
          <w:p w14:paraId="0DBA55ED"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407F290F"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6956F49F"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47F35F3D"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5E997B14"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411398E4" w14:textId="77777777" w:rsidR="0024427F" w:rsidRDefault="0024427F"/>
        </w:tc>
        <w:tc>
          <w:tcPr>
            <w:tcW w:w="2288" w:type="dxa"/>
            <w:tcBorders>
              <w:top w:val="nil"/>
              <w:left w:val="nil"/>
              <w:bottom w:val="single" w:sz="4" w:space="0" w:color="auto"/>
              <w:right w:val="single" w:sz="8" w:space="0" w:color="auto"/>
            </w:tcBorders>
            <w:vAlign w:val="center"/>
          </w:tcPr>
          <w:p w14:paraId="27DD2883" w14:textId="77777777" w:rsidR="0024427F" w:rsidRDefault="0024427F"/>
        </w:tc>
      </w:tr>
      <w:tr w:rsidR="0024427F" w14:paraId="7651CE88" w14:textId="77777777">
        <w:trPr>
          <w:trHeight w:val="315"/>
        </w:trPr>
        <w:tc>
          <w:tcPr>
            <w:tcW w:w="1251" w:type="dxa"/>
            <w:vMerge/>
            <w:tcBorders>
              <w:top w:val="nil"/>
              <w:left w:val="single" w:sz="8" w:space="0" w:color="auto"/>
              <w:bottom w:val="single" w:sz="4" w:space="0" w:color="auto"/>
              <w:right w:val="single" w:sz="4" w:space="0" w:color="auto"/>
            </w:tcBorders>
            <w:vAlign w:val="center"/>
          </w:tcPr>
          <w:p w14:paraId="32EB298C"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02A5BC66"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2B39550C"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5180657B"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45C21266"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4148B06A" w14:textId="77777777" w:rsidR="0024427F" w:rsidRDefault="0024427F"/>
        </w:tc>
        <w:tc>
          <w:tcPr>
            <w:tcW w:w="2288" w:type="dxa"/>
            <w:tcBorders>
              <w:top w:val="nil"/>
              <w:left w:val="nil"/>
              <w:bottom w:val="single" w:sz="4" w:space="0" w:color="auto"/>
              <w:right w:val="single" w:sz="8" w:space="0" w:color="auto"/>
            </w:tcBorders>
            <w:vAlign w:val="center"/>
          </w:tcPr>
          <w:p w14:paraId="1CA4B8CA" w14:textId="77777777" w:rsidR="0024427F" w:rsidRDefault="0024427F"/>
        </w:tc>
      </w:tr>
      <w:tr w:rsidR="0024427F" w14:paraId="2809AB35" w14:textId="77777777">
        <w:trPr>
          <w:trHeight w:val="285"/>
        </w:trPr>
        <w:tc>
          <w:tcPr>
            <w:tcW w:w="1251" w:type="dxa"/>
            <w:vMerge w:val="restart"/>
            <w:tcBorders>
              <w:top w:val="nil"/>
              <w:left w:val="single" w:sz="8" w:space="0" w:color="auto"/>
              <w:bottom w:val="single" w:sz="4" w:space="0" w:color="auto"/>
              <w:right w:val="single" w:sz="4" w:space="0" w:color="auto"/>
            </w:tcBorders>
            <w:vAlign w:val="center"/>
          </w:tcPr>
          <w:p w14:paraId="3B6D3D9A" w14:textId="77777777" w:rsidR="0024427F" w:rsidRDefault="0063422A">
            <w:pPr>
              <w:widowControl/>
              <w:jc w:val="center"/>
              <w:rPr>
                <w:rFonts w:ascii="Arial" w:hAnsi="Arial" w:cs="Arial"/>
                <w:color w:val="000000"/>
                <w:kern w:val="0"/>
                <w:sz w:val="24"/>
              </w:rPr>
            </w:pPr>
            <w:r>
              <w:rPr>
                <w:rFonts w:ascii="Arial" w:hAnsi="Arial" w:cs="Arial"/>
                <w:color w:val="000000"/>
                <w:kern w:val="0"/>
                <w:sz w:val="24"/>
              </w:rPr>
              <w:t>4</w:t>
            </w:r>
          </w:p>
        </w:tc>
        <w:tc>
          <w:tcPr>
            <w:tcW w:w="1698" w:type="dxa"/>
            <w:vMerge w:val="restart"/>
            <w:tcBorders>
              <w:top w:val="nil"/>
              <w:left w:val="single" w:sz="4" w:space="0" w:color="auto"/>
              <w:bottom w:val="single" w:sz="4" w:space="0" w:color="auto"/>
              <w:right w:val="single" w:sz="4" w:space="0" w:color="auto"/>
            </w:tcBorders>
            <w:vAlign w:val="center"/>
          </w:tcPr>
          <w:p w14:paraId="68E12312" w14:textId="77777777" w:rsidR="0024427F" w:rsidRDefault="0024427F">
            <w:pPr>
              <w:widowControl/>
              <w:jc w:val="center"/>
              <w:rPr>
                <w:rFonts w:ascii="宋体" w:hAnsi="宋体" w:cs="宋体"/>
                <w:color w:val="000000"/>
                <w:kern w:val="0"/>
                <w:sz w:val="24"/>
              </w:rPr>
            </w:pPr>
          </w:p>
        </w:tc>
        <w:tc>
          <w:tcPr>
            <w:tcW w:w="1630" w:type="dxa"/>
            <w:vMerge w:val="restart"/>
            <w:tcBorders>
              <w:top w:val="nil"/>
              <w:left w:val="single" w:sz="4" w:space="0" w:color="auto"/>
              <w:bottom w:val="single" w:sz="4" w:space="0" w:color="auto"/>
              <w:right w:val="single" w:sz="4" w:space="0" w:color="auto"/>
            </w:tcBorders>
            <w:vAlign w:val="center"/>
          </w:tcPr>
          <w:p w14:paraId="200B597C" w14:textId="77777777" w:rsidR="0024427F" w:rsidRDefault="0024427F">
            <w:pPr>
              <w:widowControl/>
              <w:jc w:val="center"/>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6E74ABC2"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0CEE16C8"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24ECC050"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299A85BF" w14:textId="77777777" w:rsidR="0024427F" w:rsidRDefault="0024427F"/>
        </w:tc>
      </w:tr>
      <w:tr w:rsidR="0024427F" w14:paraId="4CC24299" w14:textId="77777777">
        <w:trPr>
          <w:trHeight w:val="285"/>
        </w:trPr>
        <w:tc>
          <w:tcPr>
            <w:tcW w:w="1251" w:type="dxa"/>
            <w:vMerge/>
            <w:tcBorders>
              <w:top w:val="nil"/>
              <w:left w:val="single" w:sz="8" w:space="0" w:color="auto"/>
              <w:bottom w:val="single" w:sz="4" w:space="0" w:color="auto"/>
              <w:right w:val="single" w:sz="4" w:space="0" w:color="auto"/>
            </w:tcBorders>
            <w:vAlign w:val="center"/>
          </w:tcPr>
          <w:p w14:paraId="15F9DA49"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2D37E7AE"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54BFCAC9" w14:textId="77777777" w:rsidR="0024427F" w:rsidRDefault="0024427F">
            <w:pPr>
              <w:widowControl/>
              <w:jc w:val="left"/>
              <w:rPr>
                <w:color w:val="000000"/>
                <w:kern w:val="0"/>
                <w:szCs w:val="21"/>
              </w:rPr>
            </w:pPr>
          </w:p>
        </w:tc>
        <w:tc>
          <w:tcPr>
            <w:tcW w:w="1664" w:type="dxa"/>
            <w:tcBorders>
              <w:top w:val="nil"/>
              <w:left w:val="nil"/>
              <w:bottom w:val="single" w:sz="4" w:space="0" w:color="auto"/>
              <w:right w:val="single" w:sz="4" w:space="0" w:color="auto"/>
            </w:tcBorders>
            <w:vAlign w:val="center"/>
          </w:tcPr>
          <w:p w14:paraId="5CD37349" w14:textId="77777777" w:rsidR="0024427F" w:rsidRDefault="0024427F">
            <w:pPr>
              <w:widowControl/>
              <w:jc w:val="center"/>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36FA916F"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45AA27F7"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2BCC0400" w14:textId="77777777" w:rsidR="0024427F" w:rsidRDefault="0024427F"/>
        </w:tc>
      </w:tr>
      <w:tr w:rsidR="0024427F" w14:paraId="7B87CB2A" w14:textId="77777777">
        <w:trPr>
          <w:trHeight w:val="285"/>
        </w:trPr>
        <w:tc>
          <w:tcPr>
            <w:tcW w:w="1251" w:type="dxa"/>
            <w:vMerge/>
            <w:tcBorders>
              <w:top w:val="nil"/>
              <w:left w:val="single" w:sz="8" w:space="0" w:color="auto"/>
              <w:bottom w:val="single" w:sz="4" w:space="0" w:color="auto"/>
              <w:right w:val="single" w:sz="4" w:space="0" w:color="auto"/>
            </w:tcBorders>
            <w:vAlign w:val="center"/>
          </w:tcPr>
          <w:p w14:paraId="5381D62D"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37025A15"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7046BA62" w14:textId="77777777" w:rsidR="0024427F" w:rsidRDefault="0024427F">
            <w:pPr>
              <w:widowControl/>
              <w:jc w:val="left"/>
              <w:rPr>
                <w:color w:val="000000"/>
                <w:kern w:val="0"/>
                <w:szCs w:val="21"/>
              </w:rPr>
            </w:pPr>
          </w:p>
        </w:tc>
        <w:tc>
          <w:tcPr>
            <w:tcW w:w="1664" w:type="dxa"/>
            <w:tcBorders>
              <w:top w:val="nil"/>
              <w:left w:val="nil"/>
              <w:bottom w:val="single" w:sz="4" w:space="0" w:color="auto"/>
              <w:right w:val="single" w:sz="4" w:space="0" w:color="auto"/>
            </w:tcBorders>
            <w:vAlign w:val="center"/>
          </w:tcPr>
          <w:p w14:paraId="64692AE0" w14:textId="77777777" w:rsidR="0024427F" w:rsidRDefault="0024427F">
            <w:pPr>
              <w:widowControl/>
              <w:jc w:val="center"/>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319EB528"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30989AF2"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697D0077" w14:textId="77777777" w:rsidR="0024427F" w:rsidRDefault="0024427F"/>
        </w:tc>
      </w:tr>
      <w:tr w:rsidR="0024427F" w14:paraId="49241BD9" w14:textId="77777777">
        <w:trPr>
          <w:trHeight w:val="285"/>
        </w:trPr>
        <w:tc>
          <w:tcPr>
            <w:tcW w:w="1251" w:type="dxa"/>
            <w:vMerge/>
            <w:tcBorders>
              <w:top w:val="nil"/>
              <w:left w:val="single" w:sz="8" w:space="0" w:color="auto"/>
              <w:bottom w:val="single" w:sz="4" w:space="0" w:color="auto"/>
              <w:right w:val="single" w:sz="4" w:space="0" w:color="auto"/>
            </w:tcBorders>
            <w:vAlign w:val="center"/>
          </w:tcPr>
          <w:p w14:paraId="238A06B7"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01306916"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393C12DC" w14:textId="77777777" w:rsidR="0024427F" w:rsidRDefault="0024427F">
            <w:pPr>
              <w:widowControl/>
              <w:jc w:val="left"/>
              <w:rPr>
                <w:color w:val="000000"/>
                <w:kern w:val="0"/>
                <w:szCs w:val="21"/>
              </w:rPr>
            </w:pPr>
          </w:p>
        </w:tc>
        <w:tc>
          <w:tcPr>
            <w:tcW w:w="1664" w:type="dxa"/>
            <w:tcBorders>
              <w:top w:val="nil"/>
              <w:left w:val="nil"/>
              <w:bottom w:val="single" w:sz="4" w:space="0" w:color="auto"/>
              <w:right w:val="single" w:sz="4" w:space="0" w:color="auto"/>
            </w:tcBorders>
            <w:vAlign w:val="center"/>
          </w:tcPr>
          <w:p w14:paraId="50AC5FA8" w14:textId="77777777" w:rsidR="0024427F" w:rsidRDefault="0024427F">
            <w:pPr>
              <w:widowControl/>
              <w:jc w:val="center"/>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7FDE9E3F"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1A69DE82"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6A89F25F" w14:textId="77777777" w:rsidR="0024427F" w:rsidRDefault="0024427F"/>
        </w:tc>
      </w:tr>
      <w:tr w:rsidR="0024427F" w14:paraId="23A007FB" w14:textId="77777777">
        <w:trPr>
          <w:trHeight w:val="315"/>
        </w:trPr>
        <w:tc>
          <w:tcPr>
            <w:tcW w:w="1251" w:type="dxa"/>
            <w:vMerge w:val="restart"/>
            <w:tcBorders>
              <w:top w:val="nil"/>
              <w:left w:val="single" w:sz="8" w:space="0" w:color="auto"/>
              <w:bottom w:val="single" w:sz="4" w:space="0" w:color="auto"/>
              <w:right w:val="single" w:sz="4" w:space="0" w:color="auto"/>
            </w:tcBorders>
            <w:vAlign w:val="center"/>
          </w:tcPr>
          <w:p w14:paraId="094D3EE9" w14:textId="77777777" w:rsidR="0024427F" w:rsidRDefault="0063422A">
            <w:pPr>
              <w:widowControl/>
              <w:jc w:val="center"/>
              <w:rPr>
                <w:rFonts w:ascii="Arial" w:hAnsi="Arial" w:cs="Arial"/>
                <w:color w:val="000000"/>
                <w:kern w:val="0"/>
                <w:sz w:val="24"/>
              </w:rPr>
            </w:pPr>
            <w:r>
              <w:rPr>
                <w:rFonts w:ascii="Arial" w:hAnsi="Arial" w:cs="Arial"/>
                <w:color w:val="000000"/>
                <w:kern w:val="0"/>
                <w:sz w:val="24"/>
              </w:rPr>
              <w:t>5</w:t>
            </w:r>
          </w:p>
        </w:tc>
        <w:tc>
          <w:tcPr>
            <w:tcW w:w="1698" w:type="dxa"/>
            <w:vMerge w:val="restart"/>
            <w:tcBorders>
              <w:top w:val="nil"/>
              <w:left w:val="single" w:sz="4" w:space="0" w:color="auto"/>
              <w:bottom w:val="single" w:sz="4" w:space="0" w:color="auto"/>
              <w:right w:val="single" w:sz="4" w:space="0" w:color="auto"/>
            </w:tcBorders>
            <w:vAlign w:val="center"/>
          </w:tcPr>
          <w:p w14:paraId="73731369" w14:textId="77777777" w:rsidR="0024427F" w:rsidRDefault="0024427F">
            <w:pPr>
              <w:widowControl/>
              <w:jc w:val="center"/>
              <w:rPr>
                <w:rFonts w:ascii="宋体" w:hAnsi="宋体" w:cs="宋体"/>
                <w:color w:val="000000"/>
                <w:kern w:val="0"/>
                <w:sz w:val="24"/>
              </w:rPr>
            </w:pPr>
          </w:p>
        </w:tc>
        <w:tc>
          <w:tcPr>
            <w:tcW w:w="1630" w:type="dxa"/>
            <w:vMerge w:val="restart"/>
            <w:tcBorders>
              <w:top w:val="nil"/>
              <w:left w:val="single" w:sz="4" w:space="0" w:color="auto"/>
              <w:bottom w:val="single" w:sz="4" w:space="0" w:color="auto"/>
              <w:right w:val="single" w:sz="4" w:space="0" w:color="auto"/>
            </w:tcBorders>
            <w:vAlign w:val="center"/>
          </w:tcPr>
          <w:p w14:paraId="20BC87C7" w14:textId="77777777" w:rsidR="0024427F" w:rsidRDefault="0024427F">
            <w:pPr>
              <w:widowControl/>
              <w:jc w:val="center"/>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7BB18EAB"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65BB2ADB"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586813C2"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2BCAF183" w14:textId="77777777" w:rsidR="0024427F" w:rsidRDefault="0024427F"/>
        </w:tc>
      </w:tr>
      <w:tr w:rsidR="0024427F" w14:paraId="0ADD7ED2" w14:textId="77777777">
        <w:trPr>
          <w:trHeight w:val="315"/>
        </w:trPr>
        <w:tc>
          <w:tcPr>
            <w:tcW w:w="1251" w:type="dxa"/>
            <w:vMerge/>
            <w:tcBorders>
              <w:top w:val="nil"/>
              <w:left w:val="single" w:sz="8" w:space="0" w:color="auto"/>
              <w:bottom w:val="single" w:sz="4" w:space="0" w:color="auto"/>
              <w:right w:val="single" w:sz="4" w:space="0" w:color="auto"/>
            </w:tcBorders>
            <w:vAlign w:val="center"/>
          </w:tcPr>
          <w:p w14:paraId="4D5EF669" w14:textId="77777777" w:rsidR="0024427F" w:rsidRDefault="0024427F">
            <w:pPr>
              <w:widowControl/>
              <w:jc w:val="center"/>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4F1FE5E5" w14:textId="77777777" w:rsidR="0024427F" w:rsidRDefault="0024427F">
            <w:pPr>
              <w:widowControl/>
              <w:jc w:val="center"/>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15C37489" w14:textId="77777777" w:rsidR="0024427F" w:rsidRDefault="0024427F">
            <w:pPr>
              <w:widowControl/>
              <w:jc w:val="center"/>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065A664B"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5512F967"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53F6BA0F"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3B4CC2E4" w14:textId="77777777" w:rsidR="0024427F" w:rsidRDefault="0024427F"/>
        </w:tc>
      </w:tr>
      <w:tr w:rsidR="0024427F" w14:paraId="5DCAC478" w14:textId="77777777">
        <w:trPr>
          <w:trHeight w:val="315"/>
        </w:trPr>
        <w:tc>
          <w:tcPr>
            <w:tcW w:w="1251" w:type="dxa"/>
            <w:vMerge/>
            <w:tcBorders>
              <w:top w:val="nil"/>
              <w:left w:val="single" w:sz="8" w:space="0" w:color="auto"/>
              <w:bottom w:val="single" w:sz="4" w:space="0" w:color="auto"/>
              <w:right w:val="single" w:sz="4" w:space="0" w:color="auto"/>
            </w:tcBorders>
            <w:vAlign w:val="center"/>
          </w:tcPr>
          <w:p w14:paraId="6E56F788" w14:textId="77777777" w:rsidR="0024427F" w:rsidRDefault="0024427F">
            <w:pPr>
              <w:widowControl/>
              <w:jc w:val="center"/>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196313EB" w14:textId="77777777" w:rsidR="0024427F" w:rsidRDefault="0024427F">
            <w:pPr>
              <w:widowControl/>
              <w:jc w:val="center"/>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08FFED6D" w14:textId="77777777" w:rsidR="0024427F" w:rsidRDefault="0024427F">
            <w:pPr>
              <w:widowControl/>
              <w:jc w:val="center"/>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5D4413E9"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17BCBD05"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3EAC2775"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6D7287A5" w14:textId="77777777" w:rsidR="0024427F" w:rsidRDefault="0024427F"/>
        </w:tc>
      </w:tr>
      <w:tr w:rsidR="0024427F" w14:paraId="40A049D3" w14:textId="77777777">
        <w:trPr>
          <w:trHeight w:val="285"/>
        </w:trPr>
        <w:tc>
          <w:tcPr>
            <w:tcW w:w="1251" w:type="dxa"/>
            <w:vMerge/>
            <w:tcBorders>
              <w:top w:val="nil"/>
              <w:left w:val="single" w:sz="8" w:space="0" w:color="auto"/>
              <w:bottom w:val="single" w:sz="4" w:space="0" w:color="auto"/>
              <w:right w:val="single" w:sz="4" w:space="0" w:color="auto"/>
            </w:tcBorders>
            <w:vAlign w:val="center"/>
          </w:tcPr>
          <w:p w14:paraId="46E00F6D" w14:textId="77777777" w:rsidR="0024427F" w:rsidRDefault="0024427F">
            <w:pPr>
              <w:widowControl/>
              <w:jc w:val="left"/>
              <w:rPr>
                <w:rFonts w:ascii="Arial" w:hAnsi="Arial" w:cs="Arial"/>
                <w:color w:val="000000"/>
                <w:kern w:val="0"/>
                <w:sz w:val="24"/>
              </w:rPr>
            </w:pPr>
          </w:p>
        </w:tc>
        <w:tc>
          <w:tcPr>
            <w:tcW w:w="1698" w:type="dxa"/>
            <w:vMerge/>
            <w:tcBorders>
              <w:top w:val="nil"/>
              <w:left w:val="single" w:sz="4" w:space="0" w:color="auto"/>
              <w:bottom w:val="single" w:sz="4" w:space="0" w:color="auto"/>
              <w:right w:val="single" w:sz="4" w:space="0" w:color="auto"/>
            </w:tcBorders>
            <w:vAlign w:val="center"/>
          </w:tcPr>
          <w:p w14:paraId="1CBCAEA7" w14:textId="77777777" w:rsidR="0024427F" w:rsidRDefault="0024427F">
            <w:pPr>
              <w:widowControl/>
              <w:jc w:val="left"/>
              <w:rPr>
                <w:rFonts w:ascii="宋体" w:hAnsi="宋体" w:cs="宋体"/>
                <w:color w:val="000000"/>
                <w:kern w:val="0"/>
                <w:sz w:val="24"/>
              </w:rPr>
            </w:pPr>
          </w:p>
        </w:tc>
        <w:tc>
          <w:tcPr>
            <w:tcW w:w="1630" w:type="dxa"/>
            <w:vMerge/>
            <w:tcBorders>
              <w:top w:val="nil"/>
              <w:left w:val="single" w:sz="4" w:space="0" w:color="auto"/>
              <w:bottom w:val="single" w:sz="4" w:space="0" w:color="auto"/>
              <w:right w:val="single" w:sz="4" w:space="0" w:color="auto"/>
            </w:tcBorders>
            <w:vAlign w:val="center"/>
          </w:tcPr>
          <w:p w14:paraId="0D84FF48" w14:textId="77777777" w:rsidR="0024427F" w:rsidRDefault="0024427F">
            <w:pPr>
              <w:widowControl/>
              <w:jc w:val="left"/>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424232FD"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00AAF8D8"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3A191D48"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70853071" w14:textId="77777777" w:rsidR="0024427F" w:rsidRDefault="0024427F"/>
        </w:tc>
      </w:tr>
      <w:tr w:rsidR="0024427F" w14:paraId="7325770B" w14:textId="77777777">
        <w:trPr>
          <w:trHeight w:val="315"/>
        </w:trPr>
        <w:tc>
          <w:tcPr>
            <w:tcW w:w="1251" w:type="dxa"/>
            <w:tcBorders>
              <w:top w:val="nil"/>
              <w:left w:val="single" w:sz="8" w:space="0" w:color="auto"/>
              <w:bottom w:val="single" w:sz="4" w:space="0" w:color="auto"/>
              <w:right w:val="single" w:sz="4" w:space="0" w:color="auto"/>
            </w:tcBorders>
            <w:vAlign w:val="center"/>
          </w:tcPr>
          <w:p w14:paraId="603CF758" w14:textId="77777777" w:rsidR="0024427F" w:rsidRDefault="0063422A">
            <w:pPr>
              <w:widowControl/>
              <w:jc w:val="center"/>
              <w:rPr>
                <w:rFonts w:ascii="Arial" w:hAnsi="Arial" w:cs="Arial"/>
                <w:color w:val="000000"/>
                <w:kern w:val="0"/>
                <w:sz w:val="24"/>
              </w:rPr>
            </w:pPr>
            <w:r>
              <w:rPr>
                <w:rFonts w:ascii="Arial" w:hAnsi="Arial" w:cs="Arial"/>
                <w:color w:val="000000"/>
                <w:kern w:val="0"/>
                <w:sz w:val="24"/>
              </w:rPr>
              <w:t>6</w:t>
            </w:r>
          </w:p>
        </w:tc>
        <w:tc>
          <w:tcPr>
            <w:tcW w:w="1698" w:type="dxa"/>
            <w:tcBorders>
              <w:top w:val="nil"/>
              <w:left w:val="single" w:sz="4" w:space="0" w:color="auto"/>
              <w:bottom w:val="single" w:sz="4" w:space="0" w:color="auto"/>
              <w:right w:val="single" w:sz="4" w:space="0" w:color="auto"/>
            </w:tcBorders>
            <w:vAlign w:val="center"/>
          </w:tcPr>
          <w:p w14:paraId="1DE9E70D" w14:textId="77777777" w:rsidR="0024427F" w:rsidRDefault="0024427F">
            <w:pPr>
              <w:widowControl/>
              <w:jc w:val="center"/>
              <w:rPr>
                <w:rFonts w:ascii="宋体" w:hAnsi="宋体" w:cs="宋体"/>
                <w:color w:val="000000"/>
                <w:kern w:val="0"/>
                <w:sz w:val="24"/>
              </w:rPr>
            </w:pPr>
          </w:p>
        </w:tc>
        <w:tc>
          <w:tcPr>
            <w:tcW w:w="1630" w:type="dxa"/>
            <w:tcBorders>
              <w:top w:val="nil"/>
              <w:left w:val="single" w:sz="4" w:space="0" w:color="auto"/>
              <w:bottom w:val="single" w:sz="4" w:space="0" w:color="auto"/>
              <w:right w:val="single" w:sz="4" w:space="0" w:color="auto"/>
            </w:tcBorders>
            <w:vAlign w:val="center"/>
          </w:tcPr>
          <w:p w14:paraId="3151AFC5" w14:textId="77777777" w:rsidR="0024427F" w:rsidRDefault="0024427F">
            <w:pPr>
              <w:widowControl/>
              <w:jc w:val="center"/>
              <w:rPr>
                <w:rFonts w:ascii="宋体" w:hAnsi="宋体" w:cs="宋体"/>
                <w:color w:val="000000"/>
                <w:kern w:val="0"/>
                <w:sz w:val="24"/>
              </w:rPr>
            </w:pPr>
          </w:p>
        </w:tc>
        <w:tc>
          <w:tcPr>
            <w:tcW w:w="1664" w:type="dxa"/>
            <w:tcBorders>
              <w:top w:val="nil"/>
              <w:left w:val="nil"/>
              <w:bottom w:val="single" w:sz="4" w:space="0" w:color="auto"/>
              <w:right w:val="single" w:sz="4" w:space="0" w:color="auto"/>
            </w:tcBorders>
            <w:vAlign w:val="center"/>
          </w:tcPr>
          <w:p w14:paraId="25D0EE70" w14:textId="77777777" w:rsidR="0024427F" w:rsidRDefault="0024427F">
            <w:pPr>
              <w:widowControl/>
              <w:jc w:val="left"/>
              <w:rPr>
                <w:rFonts w:ascii="宋体" w:hAnsi="宋体" w:cs="宋体"/>
                <w:color w:val="000000"/>
                <w:kern w:val="0"/>
                <w:sz w:val="24"/>
              </w:rPr>
            </w:pPr>
          </w:p>
        </w:tc>
        <w:tc>
          <w:tcPr>
            <w:tcW w:w="2688" w:type="dxa"/>
            <w:tcBorders>
              <w:top w:val="nil"/>
              <w:left w:val="nil"/>
              <w:bottom w:val="single" w:sz="4" w:space="0" w:color="auto"/>
              <w:right w:val="single" w:sz="4" w:space="0" w:color="auto"/>
            </w:tcBorders>
            <w:vAlign w:val="center"/>
          </w:tcPr>
          <w:p w14:paraId="5B57F84E" w14:textId="77777777" w:rsidR="0024427F" w:rsidRDefault="0024427F">
            <w:pPr>
              <w:widowControl/>
              <w:jc w:val="left"/>
              <w:rPr>
                <w:rFonts w:ascii="宋体" w:hAnsi="宋体" w:cs="宋体"/>
                <w:color w:val="000000"/>
                <w:kern w:val="0"/>
                <w:sz w:val="22"/>
                <w:szCs w:val="22"/>
              </w:rPr>
            </w:pPr>
          </w:p>
        </w:tc>
        <w:tc>
          <w:tcPr>
            <w:tcW w:w="2719" w:type="dxa"/>
            <w:tcBorders>
              <w:top w:val="nil"/>
              <w:left w:val="nil"/>
              <w:bottom w:val="single" w:sz="4" w:space="0" w:color="auto"/>
              <w:right w:val="single" w:sz="4" w:space="0" w:color="auto"/>
            </w:tcBorders>
            <w:vAlign w:val="center"/>
          </w:tcPr>
          <w:p w14:paraId="58DDBC53" w14:textId="77777777" w:rsidR="0024427F" w:rsidRDefault="0024427F">
            <w:pPr>
              <w:widowControl/>
              <w:jc w:val="left"/>
              <w:rPr>
                <w:rFonts w:ascii="宋体" w:hAnsi="宋体" w:cs="宋体"/>
                <w:color w:val="000000"/>
                <w:kern w:val="0"/>
                <w:sz w:val="22"/>
                <w:szCs w:val="22"/>
              </w:rPr>
            </w:pPr>
          </w:p>
        </w:tc>
        <w:tc>
          <w:tcPr>
            <w:tcW w:w="2288" w:type="dxa"/>
            <w:tcBorders>
              <w:top w:val="nil"/>
              <w:left w:val="nil"/>
              <w:bottom w:val="single" w:sz="4" w:space="0" w:color="auto"/>
              <w:right w:val="single" w:sz="8" w:space="0" w:color="auto"/>
            </w:tcBorders>
            <w:vAlign w:val="center"/>
          </w:tcPr>
          <w:p w14:paraId="4D8E9CE2" w14:textId="77777777" w:rsidR="0024427F" w:rsidRDefault="0024427F"/>
        </w:tc>
      </w:tr>
    </w:tbl>
    <w:p w14:paraId="1544C656" w14:textId="6EFCEB3D" w:rsidR="0024427F" w:rsidDel="003B7084" w:rsidRDefault="0024427F">
      <w:pPr>
        <w:jc w:val="center"/>
        <w:rPr>
          <w:del w:id="4113" w:author="yunwei01" w:date="2017-08-03T14:29:00Z"/>
          <w:sz w:val="28"/>
          <w:szCs w:val="28"/>
        </w:rPr>
      </w:pPr>
      <w:bookmarkStart w:id="4114" w:name="_Toc489545354"/>
      <w:bookmarkStart w:id="4115" w:name="_Toc489546825"/>
      <w:bookmarkStart w:id="4116" w:name="_Toc489547168"/>
      <w:bookmarkStart w:id="4117" w:name="_Toc489548043"/>
      <w:bookmarkStart w:id="4118" w:name="_Toc489607245"/>
      <w:bookmarkEnd w:id="4114"/>
      <w:bookmarkEnd w:id="4115"/>
      <w:bookmarkEnd w:id="4116"/>
      <w:bookmarkEnd w:id="4117"/>
      <w:bookmarkEnd w:id="4118"/>
    </w:p>
    <w:p w14:paraId="0A798672" w14:textId="56CE8A23" w:rsidR="0024427F" w:rsidRDefault="0063422A">
      <w:pPr>
        <w:pStyle w:val="3"/>
      </w:pPr>
      <w:bookmarkStart w:id="4119" w:name="_Toc428792649"/>
      <w:bookmarkStart w:id="4120" w:name="_Toc489545355"/>
      <w:bookmarkStart w:id="4121" w:name="_Toc489546826"/>
      <w:bookmarkStart w:id="4122" w:name="_Toc489547169"/>
      <w:bookmarkStart w:id="4123" w:name="_Toc489548044"/>
      <w:bookmarkStart w:id="4124" w:name="_Toc489607246"/>
      <w:r>
        <w:rPr>
          <w:rFonts w:hint="eastAsia"/>
        </w:rPr>
        <w:t>附录</w:t>
      </w:r>
      <w:r>
        <w:rPr>
          <w:rFonts w:hint="eastAsia"/>
        </w:rPr>
        <w:t>14</w:t>
      </w:r>
      <w:r>
        <w:rPr>
          <w:rFonts w:hint="eastAsia"/>
        </w:rPr>
        <w:t>：审计记录</w:t>
      </w:r>
      <w:bookmarkEnd w:id="4119"/>
      <w:bookmarkEnd w:id="4120"/>
      <w:bookmarkEnd w:id="4121"/>
      <w:bookmarkEnd w:id="4122"/>
      <w:bookmarkEnd w:id="4123"/>
      <w:bookmarkEnd w:id="4124"/>
    </w:p>
    <w:p w14:paraId="7327758A" w14:textId="77777777" w:rsidR="0024427F" w:rsidRDefault="0063422A">
      <w:pPr>
        <w:jc w:val="center"/>
        <w:rPr>
          <w:sz w:val="28"/>
          <w:szCs w:val="28"/>
        </w:rPr>
      </w:pPr>
      <w:r>
        <w:rPr>
          <w:rFonts w:hint="eastAsia"/>
          <w:sz w:val="28"/>
          <w:szCs w:val="28"/>
        </w:rPr>
        <w:t>审计记录</w:t>
      </w:r>
    </w:p>
    <w:tbl>
      <w:tblPr>
        <w:tblW w:w="8359" w:type="dxa"/>
        <w:tblLayout w:type="fixed"/>
        <w:tblLook w:val="04A0" w:firstRow="1" w:lastRow="0" w:firstColumn="1" w:lastColumn="0" w:noHBand="0" w:noVBand="1"/>
      </w:tblPr>
      <w:tblGrid>
        <w:gridCol w:w="1129"/>
        <w:gridCol w:w="2410"/>
        <w:gridCol w:w="2552"/>
        <w:gridCol w:w="2268"/>
      </w:tblGrid>
      <w:tr w:rsidR="0024427F" w14:paraId="5D630A67" w14:textId="77777777">
        <w:trPr>
          <w:trHeight w:val="270"/>
        </w:trPr>
        <w:tc>
          <w:tcPr>
            <w:tcW w:w="3539" w:type="dxa"/>
            <w:gridSpan w:val="2"/>
            <w:tcBorders>
              <w:top w:val="single" w:sz="4" w:space="0" w:color="auto"/>
              <w:left w:val="single" w:sz="4" w:space="0" w:color="auto"/>
              <w:bottom w:val="single" w:sz="4" w:space="0" w:color="auto"/>
              <w:right w:val="single" w:sz="4" w:space="0" w:color="auto"/>
            </w:tcBorders>
            <w:vAlign w:val="center"/>
          </w:tcPr>
          <w:p w14:paraId="4BD51CD4" w14:textId="25D4D1DD"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审计内容</w:t>
            </w:r>
          </w:p>
        </w:tc>
        <w:tc>
          <w:tcPr>
            <w:tcW w:w="4820" w:type="dxa"/>
            <w:gridSpan w:val="2"/>
            <w:tcBorders>
              <w:top w:val="single" w:sz="4" w:space="0" w:color="auto"/>
              <w:left w:val="nil"/>
              <w:bottom w:val="single" w:sz="4" w:space="0" w:color="auto"/>
              <w:right w:val="single" w:sz="4" w:space="0" w:color="auto"/>
            </w:tcBorders>
            <w:vAlign w:val="bottom"/>
          </w:tcPr>
          <w:p w14:paraId="49BFC7DB"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审计结果</w:t>
            </w:r>
          </w:p>
        </w:tc>
      </w:tr>
      <w:tr w:rsidR="0024427F" w14:paraId="28C3217F" w14:textId="77777777">
        <w:trPr>
          <w:trHeight w:val="375"/>
        </w:trPr>
        <w:tc>
          <w:tcPr>
            <w:tcW w:w="3539" w:type="dxa"/>
            <w:gridSpan w:val="2"/>
            <w:tcBorders>
              <w:top w:val="single" w:sz="4" w:space="0" w:color="auto"/>
              <w:left w:val="single" w:sz="4" w:space="0" w:color="auto"/>
              <w:bottom w:val="single" w:sz="4" w:space="0" w:color="auto"/>
              <w:right w:val="single" w:sz="4" w:space="0" w:color="auto"/>
            </w:tcBorders>
            <w:vAlign w:val="center"/>
          </w:tcPr>
          <w:p w14:paraId="3B92F632"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漏洞扫描</w:t>
            </w:r>
          </w:p>
        </w:tc>
        <w:tc>
          <w:tcPr>
            <w:tcW w:w="2552" w:type="dxa"/>
            <w:tcBorders>
              <w:top w:val="nil"/>
              <w:left w:val="nil"/>
              <w:bottom w:val="single" w:sz="4" w:space="0" w:color="auto"/>
              <w:right w:val="single" w:sz="4" w:space="0" w:color="auto"/>
            </w:tcBorders>
            <w:vAlign w:val="bottom"/>
          </w:tcPr>
          <w:p w14:paraId="0FFBC1C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是否按照规定定期扫描</w:t>
            </w:r>
          </w:p>
        </w:tc>
        <w:tc>
          <w:tcPr>
            <w:tcW w:w="2268" w:type="dxa"/>
            <w:tcBorders>
              <w:top w:val="nil"/>
              <w:left w:val="nil"/>
              <w:bottom w:val="single" w:sz="4" w:space="0" w:color="auto"/>
              <w:right w:val="single" w:sz="4" w:space="0" w:color="auto"/>
            </w:tcBorders>
            <w:vAlign w:val="bottom"/>
          </w:tcPr>
          <w:p w14:paraId="484561B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08DD776B" w14:textId="77777777">
        <w:trPr>
          <w:trHeight w:val="375"/>
        </w:trPr>
        <w:tc>
          <w:tcPr>
            <w:tcW w:w="1129" w:type="dxa"/>
            <w:vMerge w:val="restart"/>
            <w:tcBorders>
              <w:top w:val="nil"/>
              <w:left w:val="single" w:sz="4" w:space="0" w:color="auto"/>
              <w:bottom w:val="single" w:sz="4" w:space="0" w:color="auto"/>
              <w:right w:val="single" w:sz="4" w:space="0" w:color="auto"/>
            </w:tcBorders>
            <w:vAlign w:val="center"/>
          </w:tcPr>
          <w:p w14:paraId="60E8C174"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补丁情况</w:t>
            </w:r>
          </w:p>
        </w:tc>
        <w:tc>
          <w:tcPr>
            <w:tcW w:w="2410" w:type="dxa"/>
            <w:tcBorders>
              <w:top w:val="nil"/>
              <w:left w:val="nil"/>
              <w:bottom w:val="single" w:sz="4" w:space="0" w:color="auto"/>
              <w:right w:val="single" w:sz="4" w:space="0" w:color="auto"/>
            </w:tcBorders>
            <w:vAlign w:val="center"/>
          </w:tcPr>
          <w:p w14:paraId="5C52617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服务器系统补丁</w:t>
            </w:r>
          </w:p>
        </w:tc>
        <w:tc>
          <w:tcPr>
            <w:tcW w:w="2552" w:type="dxa"/>
            <w:tcBorders>
              <w:top w:val="nil"/>
              <w:left w:val="nil"/>
              <w:bottom w:val="single" w:sz="4" w:space="0" w:color="auto"/>
              <w:right w:val="single" w:sz="4" w:space="0" w:color="auto"/>
            </w:tcBorders>
            <w:vAlign w:val="bottom"/>
          </w:tcPr>
          <w:p w14:paraId="5F71383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是否按照规定定期安装补丁</w:t>
            </w:r>
          </w:p>
        </w:tc>
        <w:tc>
          <w:tcPr>
            <w:tcW w:w="2268" w:type="dxa"/>
            <w:tcBorders>
              <w:top w:val="nil"/>
              <w:left w:val="nil"/>
              <w:bottom w:val="single" w:sz="4" w:space="0" w:color="auto"/>
              <w:right w:val="single" w:sz="4" w:space="0" w:color="auto"/>
            </w:tcBorders>
            <w:vAlign w:val="bottom"/>
          </w:tcPr>
          <w:p w14:paraId="1587769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0E32B12E" w14:textId="77777777">
        <w:trPr>
          <w:trHeight w:val="375"/>
        </w:trPr>
        <w:tc>
          <w:tcPr>
            <w:tcW w:w="1129" w:type="dxa"/>
            <w:vMerge/>
            <w:tcBorders>
              <w:top w:val="nil"/>
              <w:left w:val="single" w:sz="4" w:space="0" w:color="auto"/>
              <w:bottom w:val="single" w:sz="4" w:space="0" w:color="auto"/>
              <w:right w:val="single" w:sz="4" w:space="0" w:color="auto"/>
            </w:tcBorders>
            <w:vAlign w:val="center"/>
          </w:tcPr>
          <w:p w14:paraId="333B0150" w14:textId="77777777" w:rsidR="0024427F" w:rsidRDefault="0024427F">
            <w:pPr>
              <w:widowControl/>
              <w:jc w:val="left"/>
              <w:rPr>
                <w:rFonts w:ascii="宋体" w:hAnsi="宋体" w:cs="宋体"/>
                <w:color w:val="000000"/>
                <w:kern w:val="0"/>
                <w:sz w:val="22"/>
                <w:szCs w:val="22"/>
              </w:rPr>
            </w:pPr>
          </w:p>
        </w:tc>
        <w:tc>
          <w:tcPr>
            <w:tcW w:w="2410" w:type="dxa"/>
            <w:tcBorders>
              <w:top w:val="nil"/>
              <w:left w:val="nil"/>
              <w:bottom w:val="single" w:sz="4" w:space="0" w:color="auto"/>
              <w:right w:val="single" w:sz="4" w:space="0" w:color="auto"/>
            </w:tcBorders>
            <w:vAlign w:val="center"/>
          </w:tcPr>
          <w:p w14:paraId="79AE31C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数据库补丁</w:t>
            </w:r>
          </w:p>
        </w:tc>
        <w:tc>
          <w:tcPr>
            <w:tcW w:w="2552" w:type="dxa"/>
            <w:tcBorders>
              <w:top w:val="nil"/>
              <w:left w:val="nil"/>
              <w:bottom w:val="single" w:sz="4" w:space="0" w:color="auto"/>
              <w:right w:val="single" w:sz="4" w:space="0" w:color="auto"/>
            </w:tcBorders>
            <w:vAlign w:val="bottom"/>
          </w:tcPr>
          <w:p w14:paraId="2AB97A3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是否按照规定定期安装补丁</w:t>
            </w:r>
          </w:p>
        </w:tc>
        <w:tc>
          <w:tcPr>
            <w:tcW w:w="2268" w:type="dxa"/>
            <w:tcBorders>
              <w:top w:val="nil"/>
              <w:left w:val="nil"/>
              <w:bottom w:val="single" w:sz="4" w:space="0" w:color="auto"/>
              <w:right w:val="single" w:sz="4" w:space="0" w:color="auto"/>
            </w:tcBorders>
            <w:vAlign w:val="bottom"/>
          </w:tcPr>
          <w:p w14:paraId="2892437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40B68E8B" w14:textId="77777777">
        <w:trPr>
          <w:trHeight w:val="375"/>
        </w:trPr>
        <w:tc>
          <w:tcPr>
            <w:tcW w:w="1129" w:type="dxa"/>
            <w:vMerge/>
            <w:tcBorders>
              <w:top w:val="nil"/>
              <w:left w:val="single" w:sz="4" w:space="0" w:color="auto"/>
              <w:bottom w:val="single" w:sz="4" w:space="0" w:color="auto"/>
              <w:right w:val="single" w:sz="4" w:space="0" w:color="auto"/>
            </w:tcBorders>
            <w:vAlign w:val="center"/>
          </w:tcPr>
          <w:p w14:paraId="49C3E4BD" w14:textId="77777777" w:rsidR="0024427F" w:rsidRDefault="0024427F">
            <w:pPr>
              <w:widowControl/>
              <w:jc w:val="left"/>
              <w:rPr>
                <w:rFonts w:ascii="宋体" w:hAnsi="宋体" w:cs="宋体"/>
                <w:color w:val="000000"/>
                <w:kern w:val="0"/>
                <w:sz w:val="22"/>
                <w:szCs w:val="22"/>
              </w:rPr>
            </w:pPr>
          </w:p>
        </w:tc>
        <w:tc>
          <w:tcPr>
            <w:tcW w:w="2410" w:type="dxa"/>
            <w:tcBorders>
              <w:top w:val="nil"/>
              <w:left w:val="nil"/>
              <w:bottom w:val="single" w:sz="4" w:space="0" w:color="auto"/>
              <w:right w:val="single" w:sz="4" w:space="0" w:color="auto"/>
            </w:tcBorders>
            <w:vAlign w:val="center"/>
          </w:tcPr>
          <w:p w14:paraId="7B2AF4E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漏洞扫描补丁库审计</w:t>
            </w:r>
          </w:p>
        </w:tc>
        <w:tc>
          <w:tcPr>
            <w:tcW w:w="2552" w:type="dxa"/>
            <w:tcBorders>
              <w:top w:val="nil"/>
              <w:left w:val="nil"/>
              <w:bottom w:val="single" w:sz="4" w:space="0" w:color="auto"/>
              <w:right w:val="single" w:sz="4" w:space="0" w:color="auto"/>
            </w:tcBorders>
            <w:vAlign w:val="bottom"/>
          </w:tcPr>
          <w:p w14:paraId="3A01743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每月是否更新漏洞扫描补丁库</w:t>
            </w:r>
          </w:p>
        </w:tc>
        <w:tc>
          <w:tcPr>
            <w:tcW w:w="2268" w:type="dxa"/>
            <w:tcBorders>
              <w:top w:val="nil"/>
              <w:left w:val="nil"/>
              <w:bottom w:val="single" w:sz="4" w:space="0" w:color="auto"/>
              <w:right w:val="single" w:sz="4" w:space="0" w:color="auto"/>
            </w:tcBorders>
            <w:vAlign w:val="bottom"/>
          </w:tcPr>
          <w:p w14:paraId="64D4546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13DA924A" w14:textId="77777777">
        <w:trPr>
          <w:trHeight w:val="375"/>
        </w:trPr>
        <w:tc>
          <w:tcPr>
            <w:tcW w:w="1129" w:type="dxa"/>
            <w:vMerge w:val="restart"/>
            <w:tcBorders>
              <w:top w:val="nil"/>
              <w:left w:val="single" w:sz="4" w:space="0" w:color="auto"/>
              <w:bottom w:val="single" w:sz="4" w:space="0" w:color="000000"/>
              <w:right w:val="single" w:sz="4" w:space="0" w:color="auto"/>
            </w:tcBorders>
            <w:vAlign w:val="center"/>
          </w:tcPr>
          <w:p w14:paraId="36873AE5"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数据备份</w:t>
            </w:r>
          </w:p>
        </w:tc>
        <w:tc>
          <w:tcPr>
            <w:tcW w:w="2410" w:type="dxa"/>
            <w:tcBorders>
              <w:top w:val="nil"/>
              <w:left w:val="nil"/>
              <w:bottom w:val="single" w:sz="4" w:space="0" w:color="auto"/>
              <w:right w:val="single" w:sz="4" w:space="0" w:color="auto"/>
            </w:tcBorders>
            <w:vAlign w:val="center"/>
          </w:tcPr>
          <w:p w14:paraId="7CEB393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系统备份</w:t>
            </w:r>
          </w:p>
        </w:tc>
        <w:tc>
          <w:tcPr>
            <w:tcW w:w="2552" w:type="dxa"/>
            <w:tcBorders>
              <w:top w:val="nil"/>
              <w:left w:val="nil"/>
              <w:bottom w:val="single" w:sz="4" w:space="0" w:color="auto"/>
              <w:right w:val="single" w:sz="4" w:space="0" w:color="auto"/>
            </w:tcBorders>
            <w:vAlign w:val="bottom"/>
          </w:tcPr>
          <w:p w14:paraId="66FE942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是否定期备份</w:t>
            </w:r>
          </w:p>
        </w:tc>
        <w:tc>
          <w:tcPr>
            <w:tcW w:w="2268" w:type="dxa"/>
            <w:tcBorders>
              <w:top w:val="nil"/>
              <w:left w:val="nil"/>
              <w:bottom w:val="single" w:sz="4" w:space="0" w:color="auto"/>
              <w:right w:val="single" w:sz="4" w:space="0" w:color="auto"/>
            </w:tcBorders>
            <w:vAlign w:val="bottom"/>
          </w:tcPr>
          <w:p w14:paraId="4F8747C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49D5DEEC" w14:textId="77777777">
        <w:trPr>
          <w:trHeight w:val="375"/>
        </w:trPr>
        <w:tc>
          <w:tcPr>
            <w:tcW w:w="1129" w:type="dxa"/>
            <w:vMerge/>
            <w:tcBorders>
              <w:top w:val="nil"/>
              <w:left w:val="single" w:sz="4" w:space="0" w:color="auto"/>
              <w:bottom w:val="single" w:sz="4" w:space="0" w:color="000000"/>
              <w:right w:val="single" w:sz="4" w:space="0" w:color="auto"/>
            </w:tcBorders>
            <w:vAlign w:val="center"/>
          </w:tcPr>
          <w:p w14:paraId="432ADC4D" w14:textId="77777777" w:rsidR="0024427F" w:rsidRDefault="0024427F">
            <w:pPr>
              <w:widowControl/>
              <w:jc w:val="left"/>
              <w:rPr>
                <w:rFonts w:ascii="宋体" w:hAnsi="宋体" w:cs="宋体"/>
                <w:color w:val="000000"/>
                <w:kern w:val="0"/>
                <w:sz w:val="22"/>
                <w:szCs w:val="22"/>
              </w:rPr>
            </w:pPr>
          </w:p>
        </w:tc>
        <w:tc>
          <w:tcPr>
            <w:tcW w:w="2410" w:type="dxa"/>
            <w:tcBorders>
              <w:top w:val="nil"/>
              <w:left w:val="nil"/>
              <w:bottom w:val="single" w:sz="4" w:space="0" w:color="auto"/>
              <w:right w:val="single" w:sz="4" w:space="0" w:color="auto"/>
            </w:tcBorders>
            <w:vAlign w:val="center"/>
          </w:tcPr>
          <w:p w14:paraId="5E52516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数据库备份</w:t>
            </w:r>
          </w:p>
        </w:tc>
        <w:tc>
          <w:tcPr>
            <w:tcW w:w="2552" w:type="dxa"/>
            <w:tcBorders>
              <w:top w:val="nil"/>
              <w:left w:val="nil"/>
              <w:bottom w:val="single" w:sz="4" w:space="0" w:color="auto"/>
              <w:right w:val="single" w:sz="4" w:space="0" w:color="auto"/>
            </w:tcBorders>
            <w:vAlign w:val="bottom"/>
          </w:tcPr>
          <w:p w14:paraId="17090D8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是否定期备份</w:t>
            </w:r>
          </w:p>
        </w:tc>
        <w:tc>
          <w:tcPr>
            <w:tcW w:w="2268" w:type="dxa"/>
            <w:tcBorders>
              <w:top w:val="nil"/>
              <w:left w:val="nil"/>
              <w:bottom w:val="single" w:sz="4" w:space="0" w:color="auto"/>
              <w:right w:val="single" w:sz="4" w:space="0" w:color="auto"/>
            </w:tcBorders>
            <w:vAlign w:val="bottom"/>
          </w:tcPr>
          <w:p w14:paraId="515876E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22154FFE" w14:textId="77777777">
        <w:trPr>
          <w:trHeight w:val="375"/>
        </w:trPr>
        <w:tc>
          <w:tcPr>
            <w:tcW w:w="1129" w:type="dxa"/>
            <w:vMerge/>
            <w:tcBorders>
              <w:top w:val="nil"/>
              <w:left w:val="single" w:sz="4" w:space="0" w:color="auto"/>
              <w:bottom w:val="single" w:sz="4" w:space="0" w:color="000000"/>
              <w:right w:val="single" w:sz="4" w:space="0" w:color="auto"/>
            </w:tcBorders>
            <w:vAlign w:val="center"/>
          </w:tcPr>
          <w:p w14:paraId="2CD5D243" w14:textId="77777777" w:rsidR="0024427F" w:rsidRDefault="0024427F">
            <w:pPr>
              <w:widowControl/>
              <w:jc w:val="left"/>
              <w:rPr>
                <w:rFonts w:ascii="宋体" w:hAnsi="宋体" w:cs="宋体"/>
                <w:color w:val="000000"/>
                <w:kern w:val="0"/>
                <w:sz w:val="22"/>
                <w:szCs w:val="22"/>
              </w:rPr>
            </w:pPr>
          </w:p>
        </w:tc>
        <w:tc>
          <w:tcPr>
            <w:tcW w:w="2410" w:type="dxa"/>
            <w:tcBorders>
              <w:top w:val="nil"/>
              <w:left w:val="nil"/>
              <w:bottom w:val="single" w:sz="4" w:space="0" w:color="auto"/>
              <w:right w:val="single" w:sz="4" w:space="0" w:color="auto"/>
            </w:tcBorders>
            <w:vAlign w:val="center"/>
          </w:tcPr>
          <w:p w14:paraId="21F0159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网络设备配置备份</w:t>
            </w:r>
          </w:p>
        </w:tc>
        <w:tc>
          <w:tcPr>
            <w:tcW w:w="2552" w:type="dxa"/>
            <w:tcBorders>
              <w:top w:val="nil"/>
              <w:left w:val="nil"/>
              <w:bottom w:val="single" w:sz="4" w:space="0" w:color="auto"/>
              <w:right w:val="single" w:sz="4" w:space="0" w:color="auto"/>
            </w:tcBorders>
            <w:vAlign w:val="bottom"/>
          </w:tcPr>
          <w:p w14:paraId="127996C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设备变更前是否备份</w:t>
            </w:r>
          </w:p>
        </w:tc>
        <w:tc>
          <w:tcPr>
            <w:tcW w:w="2268" w:type="dxa"/>
            <w:tcBorders>
              <w:top w:val="nil"/>
              <w:left w:val="nil"/>
              <w:bottom w:val="single" w:sz="4" w:space="0" w:color="auto"/>
              <w:right w:val="single" w:sz="4" w:space="0" w:color="auto"/>
            </w:tcBorders>
            <w:vAlign w:val="bottom"/>
          </w:tcPr>
          <w:p w14:paraId="5D9B18D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56091189" w14:textId="77777777">
        <w:trPr>
          <w:trHeight w:val="375"/>
        </w:trPr>
        <w:tc>
          <w:tcPr>
            <w:tcW w:w="1129" w:type="dxa"/>
            <w:vMerge w:val="restart"/>
            <w:tcBorders>
              <w:top w:val="nil"/>
              <w:left w:val="single" w:sz="4" w:space="0" w:color="auto"/>
              <w:bottom w:val="single" w:sz="4" w:space="0" w:color="auto"/>
              <w:right w:val="single" w:sz="4" w:space="0" w:color="auto"/>
            </w:tcBorders>
            <w:vAlign w:val="center"/>
          </w:tcPr>
          <w:p w14:paraId="26AA9339"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用户权限审计</w:t>
            </w:r>
          </w:p>
        </w:tc>
        <w:tc>
          <w:tcPr>
            <w:tcW w:w="2410" w:type="dxa"/>
            <w:tcBorders>
              <w:top w:val="nil"/>
              <w:left w:val="nil"/>
              <w:bottom w:val="single" w:sz="4" w:space="0" w:color="auto"/>
              <w:right w:val="single" w:sz="4" w:space="0" w:color="auto"/>
            </w:tcBorders>
            <w:vAlign w:val="center"/>
          </w:tcPr>
          <w:p w14:paraId="78DEC44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服务器系统权限</w:t>
            </w:r>
          </w:p>
        </w:tc>
        <w:tc>
          <w:tcPr>
            <w:tcW w:w="2552" w:type="dxa"/>
            <w:tcBorders>
              <w:top w:val="nil"/>
              <w:left w:val="nil"/>
              <w:bottom w:val="single" w:sz="4" w:space="0" w:color="auto"/>
              <w:right w:val="single" w:sz="4" w:space="0" w:color="auto"/>
            </w:tcBorders>
            <w:vAlign w:val="bottom"/>
          </w:tcPr>
          <w:p w14:paraId="151CB81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是否有违规用户</w:t>
            </w:r>
          </w:p>
        </w:tc>
        <w:tc>
          <w:tcPr>
            <w:tcW w:w="2268" w:type="dxa"/>
            <w:tcBorders>
              <w:top w:val="nil"/>
              <w:left w:val="nil"/>
              <w:bottom w:val="single" w:sz="4" w:space="0" w:color="auto"/>
              <w:right w:val="single" w:sz="4" w:space="0" w:color="auto"/>
            </w:tcBorders>
            <w:vAlign w:val="bottom"/>
          </w:tcPr>
          <w:p w14:paraId="09CE9A7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6574953C" w14:textId="77777777">
        <w:trPr>
          <w:trHeight w:val="375"/>
        </w:trPr>
        <w:tc>
          <w:tcPr>
            <w:tcW w:w="1129" w:type="dxa"/>
            <w:vMerge/>
            <w:tcBorders>
              <w:top w:val="nil"/>
              <w:left w:val="single" w:sz="4" w:space="0" w:color="auto"/>
              <w:bottom w:val="single" w:sz="4" w:space="0" w:color="auto"/>
              <w:right w:val="single" w:sz="4" w:space="0" w:color="auto"/>
            </w:tcBorders>
            <w:vAlign w:val="center"/>
          </w:tcPr>
          <w:p w14:paraId="34F29F18" w14:textId="77777777" w:rsidR="0024427F" w:rsidRDefault="0024427F">
            <w:pPr>
              <w:widowControl/>
              <w:jc w:val="left"/>
              <w:rPr>
                <w:rFonts w:ascii="宋体" w:hAnsi="宋体" w:cs="宋体"/>
                <w:color w:val="000000"/>
                <w:kern w:val="0"/>
                <w:sz w:val="22"/>
                <w:szCs w:val="22"/>
              </w:rPr>
            </w:pPr>
          </w:p>
        </w:tc>
        <w:tc>
          <w:tcPr>
            <w:tcW w:w="2410" w:type="dxa"/>
            <w:tcBorders>
              <w:top w:val="nil"/>
              <w:left w:val="nil"/>
              <w:bottom w:val="single" w:sz="4" w:space="0" w:color="auto"/>
              <w:right w:val="single" w:sz="4" w:space="0" w:color="auto"/>
            </w:tcBorders>
            <w:vAlign w:val="center"/>
          </w:tcPr>
          <w:p w14:paraId="5ACE2BE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数据库用户权限</w:t>
            </w:r>
          </w:p>
        </w:tc>
        <w:tc>
          <w:tcPr>
            <w:tcW w:w="2552" w:type="dxa"/>
            <w:tcBorders>
              <w:top w:val="nil"/>
              <w:left w:val="nil"/>
              <w:bottom w:val="single" w:sz="4" w:space="0" w:color="auto"/>
              <w:right w:val="single" w:sz="4" w:space="0" w:color="auto"/>
            </w:tcBorders>
            <w:vAlign w:val="bottom"/>
          </w:tcPr>
          <w:p w14:paraId="3276B14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是否有违规用户</w:t>
            </w:r>
          </w:p>
        </w:tc>
        <w:tc>
          <w:tcPr>
            <w:tcW w:w="2268" w:type="dxa"/>
            <w:tcBorders>
              <w:top w:val="nil"/>
              <w:left w:val="nil"/>
              <w:bottom w:val="single" w:sz="4" w:space="0" w:color="auto"/>
              <w:right w:val="single" w:sz="4" w:space="0" w:color="auto"/>
            </w:tcBorders>
            <w:vAlign w:val="bottom"/>
          </w:tcPr>
          <w:p w14:paraId="0E7CD14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4AFB900E" w14:textId="77777777">
        <w:trPr>
          <w:trHeight w:val="375"/>
        </w:trPr>
        <w:tc>
          <w:tcPr>
            <w:tcW w:w="3539" w:type="dxa"/>
            <w:gridSpan w:val="2"/>
            <w:tcBorders>
              <w:top w:val="single" w:sz="4" w:space="0" w:color="auto"/>
              <w:left w:val="single" w:sz="4" w:space="0" w:color="auto"/>
              <w:bottom w:val="single" w:sz="4" w:space="0" w:color="auto"/>
              <w:right w:val="single" w:sz="4" w:space="0" w:color="auto"/>
            </w:tcBorders>
            <w:vAlign w:val="center"/>
          </w:tcPr>
          <w:p w14:paraId="448E0AD8"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机房环境安全审计</w:t>
            </w:r>
          </w:p>
        </w:tc>
        <w:tc>
          <w:tcPr>
            <w:tcW w:w="2552" w:type="dxa"/>
            <w:tcBorders>
              <w:top w:val="nil"/>
              <w:left w:val="nil"/>
              <w:bottom w:val="single" w:sz="4" w:space="0" w:color="auto"/>
              <w:right w:val="single" w:sz="4" w:space="0" w:color="auto"/>
            </w:tcBorders>
            <w:vAlign w:val="bottom"/>
          </w:tcPr>
          <w:p w14:paraId="1842D77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机房环境是否定时审查</w:t>
            </w:r>
          </w:p>
        </w:tc>
        <w:tc>
          <w:tcPr>
            <w:tcW w:w="2268" w:type="dxa"/>
            <w:tcBorders>
              <w:top w:val="nil"/>
              <w:left w:val="nil"/>
              <w:bottom w:val="single" w:sz="4" w:space="0" w:color="auto"/>
              <w:right w:val="single" w:sz="4" w:space="0" w:color="auto"/>
            </w:tcBorders>
            <w:vAlign w:val="bottom"/>
          </w:tcPr>
          <w:p w14:paraId="57509F4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75B10417" w14:textId="77777777">
        <w:trPr>
          <w:trHeight w:val="375"/>
        </w:trPr>
        <w:tc>
          <w:tcPr>
            <w:tcW w:w="3539" w:type="dxa"/>
            <w:gridSpan w:val="2"/>
            <w:tcBorders>
              <w:top w:val="single" w:sz="4" w:space="0" w:color="auto"/>
              <w:left w:val="single" w:sz="4" w:space="0" w:color="auto"/>
              <w:bottom w:val="single" w:sz="4" w:space="0" w:color="auto"/>
              <w:right w:val="single" w:sz="4" w:space="0" w:color="auto"/>
            </w:tcBorders>
            <w:vAlign w:val="center"/>
          </w:tcPr>
          <w:p w14:paraId="2FD24F70"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系统管理员操作行为审计</w:t>
            </w:r>
          </w:p>
        </w:tc>
        <w:tc>
          <w:tcPr>
            <w:tcW w:w="2552" w:type="dxa"/>
            <w:tcBorders>
              <w:top w:val="nil"/>
              <w:left w:val="nil"/>
              <w:bottom w:val="single" w:sz="4" w:space="0" w:color="auto"/>
              <w:right w:val="single" w:sz="4" w:space="0" w:color="auto"/>
            </w:tcBorders>
            <w:vAlign w:val="bottom"/>
          </w:tcPr>
          <w:p w14:paraId="323E5A2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系统管理员操作行为是否违规</w:t>
            </w:r>
          </w:p>
        </w:tc>
        <w:tc>
          <w:tcPr>
            <w:tcW w:w="2268" w:type="dxa"/>
            <w:tcBorders>
              <w:top w:val="nil"/>
              <w:left w:val="nil"/>
              <w:bottom w:val="single" w:sz="4" w:space="0" w:color="auto"/>
              <w:right w:val="single" w:sz="4" w:space="0" w:color="auto"/>
            </w:tcBorders>
            <w:vAlign w:val="bottom"/>
          </w:tcPr>
          <w:p w14:paraId="1D1625B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681D6FEF" w14:textId="77777777">
        <w:trPr>
          <w:trHeight w:val="375"/>
        </w:trPr>
        <w:tc>
          <w:tcPr>
            <w:tcW w:w="3539" w:type="dxa"/>
            <w:gridSpan w:val="2"/>
            <w:tcBorders>
              <w:top w:val="single" w:sz="4" w:space="0" w:color="auto"/>
              <w:left w:val="single" w:sz="4" w:space="0" w:color="auto"/>
              <w:bottom w:val="single" w:sz="4" w:space="0" w:color="auto"/>
              <w:right w:val="single" w:sz="4" w:space="0" w:color="auto"/>
            </w:tcBorders>
            <w:vAlign w:val="center"/>
          </w:tcPr>
          <w:p w14:paraId="22F6CBCF"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安全管理员操作行为审计</w:t>
            </w:r>
          </w:p>
        </w:tc>
        <w:tc>
          <w:tcPr>
            <w:tcW w:w="2552" w:type="dxa"/>
            <w:tcBorders>
              <w:top w:val="nil"/>
              <w:left w:val="nil"/>
              <w:bottom w:val="single" w:sz="4" w:space="0" w:color="auto"/>
              <w:right w:val="single" w:sz="4" w:space="0" w:color="auto"/>
            </w:tcBorders>
            <w:vAlign w:val="bottom"/>
          </w:tcPr>
          <w:p w14:paraId="70F59BF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安全管理员操作行为是否违规</w:t>
            </w:r>
          </w:p>
        </w:tc>
        <w:tc>
          <w:tcPr>
            <w:tcW w:w="2268" w:type="dxa"/>
            <w:tcBorders>
              <w:top w:val="nil"/>
              <w:left w:val="nil"/>
              <w:bottom w:val="single" w:sz="4" w:space="0" w:color="auto"/>
              <w:right w:val="single" w:sz="4" w:space="0" w:color="auto"/>
            </w:tcBorders>
            <w:vAlign w:val="bottom"/>
          </w:tcPr>
          <w:p w14:paraId="196C3AE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6E6641A2" w14:textId="77777777">
        <w:trPr>
          <w:trHeight w:val="375"/>
        </w:trPr>
        <w:tc>
          <w:tcPr>
            <w:tcW w:w="3539" w:type="dxa"/>
            <w:gridSpan w:val="2"/>
            <w:tcBorders>
              <w:top w:val="single" w:sz="4" w:space="0" w:color="auto"/>
              <w:left w:val="single" w:sz="4" w:space="0" w:color="auto"/>
              <w:bottom w:val="single" w:sz="4" w:space="0" w:color="auto"/>
              <w:right w:val="single" w:sz="4" w:space="0" w:color="auto"/>
            </w:tcBorders>
            <w:vAlign w:val="center"/>
          </w:tcPr>
          <w:p w14:paraId="4C5C1BDC"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规章制度流程、执行审计</w:t>
            </w:r>
          </w:p>
        </w:tc>
        <w:tc>
          <w:tcPr>
            <w:tcW w:w="2552" w:type="dxa"/>
            <w:tcBorders>
              <w:top w:val="nil"/>
              <w:left w:val="nil"/>
              <w:bottom w:val="single" w:sz="4" w:space="0" w:color="auto"/>
              <w:right w:val="single" w:sz="4" w:space="0" w:color="auto"/>
            </w:tcBorders>
            <w:vAlign w:val="bottom"/>
          </w:tcPr>
          <w:p w14:paraId="04A5A05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规章制度流程、执行是否违规</w:t>
            </w:r>
          </w:p>
        </w:tc>
        <w:tc>
          <w:tcPr>
            <w:tcW w:w="2268" w:type="dxa"/>
            <w:tcBorders>
              <w:top w:val="nil"/>
              <w:left w:val="nil"/>
              <w:bottom w:val="single" w:sz="4" w:space="0" w:color="auto"/>
              <w:right w:val="single" w:sz="4" w:space="0" w:color="auto"/>
            </w:tcBorders>
            <w:vAlign w:val="bottom"/>
          </w:tcPr>
          <w:p w14:paraId="6103EB4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是</w:t>
            </w:r>
            <w:r>
              <w:rPr>
                <w:rFonts w:ascii="宋体" w:hAnsi="宋体" w:cs="宋体" w:hint="eastAsia"/>
                <w:color w:val="000000"/>
                <w:kern w:val="0"/>
                <w:sz w:val="28"/>
                <w:szCs w:val="28"/>
              </w:rPr>
              <w:t xml:space="preserve"> 口</w:t>
            </w:r>
            <w:r>
              <w:rPr>
                <w:rFonts w:ascii="宋体" w:hAnsi="宋体" w:cs="宋体" w:hint="eastAsia"/>
                <w:color w:val="000000"/>
                <w:kern w:val="0"/>
                <w:sz w:val="22"/>
                <w:szCs w:val="22"/>
              </w:rPr>
              <w:t xml:space="preserve">      否 </w:t>
            </w:r>
            <w:r>
              <w:rPr>
                <w:rFonts w:ascii="宋体" w:hAnsi="宋体" w:cs="宋体" w:hint="eastAsia"/>
                <w:color w:val="000000"/>
                <w:kern w:val="0"/>
                <w:sz w:val="28"/>
                <w:szCs w:val="28"/>
              </w:rPr>
              <w:t>口</w:t>
            </w:r>
          </w:p>
        </w:tc>
      </w:tr>
      <w:tr w:rsidR="0024427F" w14:paraId="61EB2BD5" w14:textId="77777777">
        <w:trPr>
          <w:trHeight w:val="3380"/>
        </w:trPr>
        <w:tc>
          <w:tcPr>
            <w:tcW w:w="3539" w:type="dxa"/>
            <w:gridSpan w:val="2"/>
            <w:tcBorders>
              <w:top w:val="single" w:sz="4" w:space="0" w:color="auto"/>
              <w:left w:val="single" w:sz="4" w:space="0" w:color="auto"/>
              <w:bottom w:val="single" w:sz="4" w:space="0" w:color="auto"/>
              <w:right w:val="single" w:sz="4" w:space="0" w:color="auto"/>
            </w:tcBorders>
            <w:vAlign w:val="center"/>
          </w:tcPr>
          <w:p w14:paraId="63F0D631"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审计内容汇报</w:t>
            </w:r>
          </w:p>
        </w:tc>
        <w:tc>
          <w:tcPr>
            <w:tcW w:w="4820" w:type="dxa"/>
            <w:gridSpan w:val="2"/>
            <w:tcBorders>
              <w:top w:val="single" w:sz="4" w:space="0" w:color="auto"/>
              <w:left w:val="nil"/>
              <w:bottom w:val="single" w:sz="4" w:space="0" w:color="auto"/>
              <w:right w:val="single" w:sz="4" w:space="0" w:color="000000"/>
            </w:tcBorders>
            <w:vAlign w:val="bottom"/>
          </w:tcPr>
          <w:p w14:paraId="2955F6D6"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安全审计员：</w:t>
            </w:r>
            <w:r>
              <w:rPr>
                <w:rFonts w:ascii="宋体" w:hAnsi="宋体" w:cs="宋体" w:hint="eastAsia"/>
                <w:color w:val="000000"/>
                <w:kern w:val="0"/>
                <w:sz w:val="22"/>
                <w:szCs w:val="22"/>
              </w:rPr>
              <w:br/>
              <w:t xml:space="preserve">   日期：</w:t>
            </w:r>
          </w:p>
        </w:tc>
      </w:tr>
    </w:tbl>
    <w:p w14:paraId="15FD7E25" w14:textId="77777777" w:rsidR="0024427F" w:rsidRDefault="0024427F">
      <w:pPr>
        <w:jc w:val="center"/>
        <w:rPr>
          <w:sz w:val="28"/>
          <w:szCs w:val="28"/>
        </w:rPr>
      </w:pPr>
    </w:p>
    <w:p w14:paraId="38DD1D45" w14:textId="65134DFA" w:rsidR="0024427F" w:rsidRDefault="0063422A" w:rsidP="00D66ACE">
      <w:pPr>
        <w:pStyle w:val="3"/>
        <w:pageBreakBefore/>
        <w:ind w:left="709"/>
      </w:pPr>
      <w:bookmarkStart w:id="4125" w:name="_Toc428792650"/>
      <w:bookmarkStart w:id="4126" w:name="_Toc489545356"/>
      <w:bookmarkStart w:id="4127" w:name="_Toc489546827"/>
      <w:bookmarkStart w:id="4128" w:name="_Toc489547170"/>
      <w:bookmarkStart w:id="4129" w:name="_Toc489548045"/>
      <w:bookmarkStart w:id="4130" w:name="_Toc489607247"/>
      <w:r>
        <w:rPr>
          <w:rFonts w:hint="eastAsia"/>
        </w:rPr>
        <w:lastRenderedPageBreak/>
        <w:t>附录</w:t>
      </w:r>
      <w:r>
        <w:rPr>
          <w:rFonts w:hint="eastAsia"/>
        </w:rPr>
        <w:t>15</w:t>
      </w:r>
      <w:r>
        <w:rPr>
          <w:rFonts w:hint="eastAsia"/>
        </w:rPr>
        <w:t>：</w:t>
      </w:r>
      <w:r>
        <w:rPr>
          <w:rFonts w:ascii="宋体" w:hAnsi="宋体" w:hint="eastAsia"/>
        </w:rPr>
        <w:t>授权与审批流程</w:t>
      </w:r>
      <w:bookmarkEnd w:id="4125"/>
      <w:bookmarkEnd w:id="4126"/>
      <w:bookmarkEnd w:id="4127"/>
      <w:bookmarkEnd w:id="4128"/>
      <w:bookmarkEnd w:id="4129"/>
      <w:bookmarkEnd w:id="4130"/>
    </w:p>
    <w:p w14:paraId="15B8B304" w14:textId="77777777" w:rsidR="0024427F" w:rsidRDefault="0063422A">
      <w:pPr>
        <w:jc w:val="center"/>
        <w:rPr>
          <w:rFonts w:ascii="宋体" w:hAnsi="宋体"/>
          <w:b/>
          <w:sz w:val="32"/>
          <w:szCs w:val="32"/>
        </w:rPr>
      </w:pPr>
      <w:r>
        <w:rPr>
          <w:rFonts w:ascii="宋体" w:hAnsi="宋体" w:hint="eastAsia"/>
          <w:b/>
          <w:sz w:val="32"/>
          <w:szCs w:val="32"/>
        </w:rPr>
        <w:t>授权与审批流程</w:t>
      </w:r>
    </w:p>
    <w:p w14:paraId="69B856D9" w14:textId="5B8D9B42" w:rsidR="0024427F" w:rsidRDefault="00CF4D3F">
      <w:pPr>
        <w:jc w:val="center"/>
        <w:rPr>
          <w:rFonts w:ascii="宋体" w:hAnsi="宋体"/>
          <w:b/>
          <w:sz w:val="32"/>
          <w:szCs w:val="32"/>
        </w:rPr>
      </w:pPr>
      <w:r>
        <w:rPr>
          <w:noProof/>
        </w:rPr>
        <w:drawing>
          <wp:inline distT="0" distB="0" distL="0" distR="0" wp14:anchorId="68B1E0B3" wp14:editId="12C2B8D9">
            <wp:extent cx="2832100" cy="41021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2100" cy="4102100"/>
                    </a:xfrm>
                    <a:prstGeom prst="rect">
                      <a:avLst/>
                    </a:prstGeom>
                    <a:noFill/>
                    <a:ln>
                      <a:noFill/>
                    </a:ln>
                  </pic:spPr>
                </pic:pic>
              </a:graphicData>
            </a:graphic>
          </wp:inline>
        </w:drawing>
      </w:r>
    </w:p>
    <w:p w14:paraId="1BFF8191" w14:textId="5E7BF621" w:rsidR="0024427F" w:rsidRDefault="0063422A">
      <w:pPr>
        <w:pStyle w:val="3"/>
      </w:pPr>
      <w:bookmarkStart w:id="4131" w:name="_Toc428792651"/>
      <w:bookmarkStart w:id="4132" w:name="_Toc489545357"/>
      <w:bookmarkStart w:id="4133" w:name="_Toc489546828"/>
      <w:bookmarkStart w:id="4134" w:name="_Toc489547171"/>
      <w:bookmarkStart w:id="4135" w:name="_Toc489548046"/>
      <w:bookmarkStart w:id="4136" w:name="_Toc489607248"/>
      <w:r>
        <w:rPr>
          <w:rFonts w:hint="eastAsia"/>
        </w:rPr>
        <w:lastRenderedPageBreak/>
        <w:t>附录</w:t>
      </w:r>
      <w:r>
        <w:rPr>
          <w:rFonts w:hint="eastAsia"/>
        </w:rPr>
        <w:t>16</w:t>
      </w:r>
      <w:r>
        <w:rPr>
          <w:rFonts w:hint="eastAsia"/>
        </w:rPr>
        <w:t>：系统配置变更审批单</w:t>
      </w:r>
      <w:bookmarkEnd w:id="4131"/>
      <w:bookmarkEnd w:id="4132"/>
      <w:bookmarkEnd w:id="4133"/>
      <w:bookmarkEnd w:id="4134"/>
      <w:bookmarkEnd w:id="4135"/>
      <w:bookmarkEnd w:id="4136"/>
    </w:p>
    <w:p w14:paraId="341A4A67" w14:textId="0D5E61DA" w:rsidR="0024427F" w:rsidRDefault="0063422A">
      <w:pPr>
        <w:jc w:val="center"/>
        <w:rPr>
          <w:b/>
          <w:sz w:val="36"/>
          <w:szCs w:val="36"/>
        </w:rPr>
      </w:pPr>
      <w:r>
        <w:rPr>
          <w:rFonts w:hint="eastAsia"/>
          <w:b/>
          <w:sz w:val="36"/>
          <w:szCs w:val="36"/>
        </w:rPr>
        <w:t>_____________________</w:t>
      </w:r>
      <w:r>
        <w:rPr>
          <w:rFonts w:hint="eastAsia"/>
          <w:b/>
          <w:sz w:val="36"/>
          <w:szCs w:val="36"/>
        </w:rPr>
        <w:t>信息系统</w:t>
      </w:r>
    </w:p>
    <w:p w14:paraId="6FA52A21" w14:textId="77777777" w:rsidR="0024427F" w:rsidRDefault="0063422A">
      <w:pPr>
        <w:jc w:val="center"/>
        <w:rPr>
          <w:b/>
          <w:sz w:val="32"/>
        </w:rPr>
      </w:pPr>
      <w:r>
        <w:rPr>
          <w:rFonts w:hint="eastAsia"/>
          <w:b/>
          <w:sz w:val="32"/>
        </w:rPr>
        <w:t>系统配置变更审批单</w:t>
      </w:r>
    </w:p>
    <w:p w14:paraId="2E4E3697" w14:textId="77777777" w:rsidR="0024427F" w:rsidRDefault="0063422A">
      <w:pPr>
        <w:wordWrap w:val="0"/>
        <w:jc w:val="right"/>
        <w:rPr>
          <w:sz w:val="28"/>
        </w:rPr>
      </w:pPr>
      <w:r>
        <w:rPr>
          <w:rFonts w:ascii="宋体" w:hAnsi="宋体" w:hint="eastAsia"/>
          <w:sz w:val="28"/>
          <w:szCs w:val="28"/>
        </w:rPr>
        <w:t>编号：</w:t>
      </w:r>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916"/>
        <w:gridCol w:w="1964"/>
        <w:gridCol w:w="508"/>
        <w:gridCol w:w="392"/>
        <w:gridCol w:w="2091"/>
        <w:gridCol w:w="1067"/>
        <w:gridCol w:w="1702"/>
      </w:tblGrid>
      <w:tr w:rsidR="0024427F" w14:paraId="27CD76BF" w14:textId="77777777">
        <w:trPr>
          <w:trHeight w:val="376"/>
          <w:jc w:val="center"/>
        </w:trPr>
        <w:tc>
          <w:tcPr>
            <w:tcW w:w="1188" w:type="dxa"/>
          </w:tcPr>
          <w:p w14:paraId="0991096A" w14:textId="77777777" w:rsidR="0024427F" w:rsidRDefault="0063422A">
            <w:pPr>
              <w:spacing w:line="400" w:lineRule="exact"/>
              <w:jc w:val="center"/>
              <w:rPr>
                <w:sz w:val="24"/>
              </w:rPr>
            </w:pPr>
            <w:r>
              <w:rPr>
                <w:rFonts w:hint="eastAsia"/>
                <w:sz w:val="24"/>
              </w:rPr>
              <w:t>题目</w:t>
            </w:r>
          </w:p>
        </w:tc>
        <w:tc>
          <w:tcPr>
            <w:tcW w:w="5871" w:type="dxa"/>
            <w:gridSpan w:val="5"/>
            <w:vAlign w:val="center"/>
          </w:tcPr>
          <w:p w14:paraId="1C22D0B9" w14:textId="77777777" w:rsidR="0024427F" w:rsidRDefault="0024427F">
            <w:pPr>
              <w:rPr>
                <w:sz w:val="24"/>
              </w:rPr>
            </w:pPr>
          </w:p>
        </w:tc>
        <w:tc>
          <w:tcPr>
            <w:tcW w:w="1067" w:type="dxa"/>
          </w:tcPr>
          <w:p w14:paraId="7EADF8EF" w14:textId="77777777" w:rsidR="0024427F" w:rsidRDefault="0063422A">
            <w:pPr>
              <w:spacing w:line="400" w:lineRule="exact"/>
              <w:jc w:val="center"/>
              <w:rPr>
                <w:sz w:val="24"/>
              </w:rPr>
            </w:pPr>
            <w:r>
              <w:rPr>
                <w:rFonts w:hint="eastAsia"/>
                <w:sz w:val="24"/>
              </w:rPr>
              <w:t>日期</w:t>
            </w:r>
          </w:p>
        </w:tc>
        <w:tc>
          <w:tcPr>
            <w:tcW w:w="1702" w:type="dxa"/>
          </w:tcPr>
          <w:p w14:paraId="7333DDB6" w14:textId="77777777" w:rsidR="0024427F" w:rsidRDefault="0024427F">
            <w:pPr>
              <w:spacing w:line="400" w:lineRule="exact"/>
              <w:rPr>
                <w:sz w:val="24"/>
              </w:rPr>
            </w:pPr>
          </w:p>
        </w:tc>
      </w:tr>
      <w:tr w:rsidR="0024427F" w14:paraId="27066E83" w14:textId="77777777">
        <w:trPr>
          <w:trHeight w:val="357"/>
          <w:jc w:val="center"/>
        </w:trPr>
        <w:tc>
          <w:tcPr>
            <w:tcW w:w="1188" w:type="dxa"/>
          </w:tcPr>
          <w:p w14:paraId="105138F5" w14:textId="77777777" w:rsidR="0024427F" w:rsidRDefault="0063422A">
            <w:pPr>
              <w:spacing w:line="400" w:lineRule="exact"/>
              <w:jc w:val="center"/>
              <w:rPr>
                <w:sz w:val="24"/>
              </w:rPr>
            </w:pPr>
            <w:r>
              <w:rPr>
                <w:rFonts w:hint="eastAsia"/>
                <w:sz w:val="24"/>
              </w:rPr>
              <w:t>申请方</w:t>
            </w:r>
          </w:p>
        </w:tc>
        <w:tc>
          <w:tcPr>
            <w:tcW w:w="2880" w:type="dxa"/>
            <w:gridSpan w:val="2"/>
          </w:tcPr>
          <w:p w14:paraId="1702D1FE" w14:textId="77777777" w:rsidR="0024427F" w:rsidRDefault="0024427F">
            <w:pPr>
              <w:spacing w:line="400" w:lineRule="exact"/>
              <w:rPr>
                <w:sz w:val="24"/>
              </w:rPr>
            </w:pPr>
          </w:p>
        </w:tc>
        <w:tc>
          <w:tcPr>
            <w:tcW w:w="900" w:type="dxa"/>
            <w:gridSpan w:val="2"/>
          </w:tcPr>
          <w:p w14:paraId="623EBF95" w14:textId="77777777" w:rsidR="0024427F" w:rsidRDefault="0063422A">
            <w:pPr>
              <w:spacing w:line="400" w:lineRule="exact"/>
              <w:jc w:val="center"/>
              <w:rPr>
                <w:sz w:val="24"/>
              </w:rPr>
            </w:pPr>
            <w:r>
              <w:rPr>
                <w:rFonts w:hint="eastAsia"/>
                <w:sz w:val="24"/>
              </w:rPr>
              <w:t>部门</w:t>
            </w:r>
          </w:p>
        </w:tc>
        <w:tc>
          <w:tcPr>
            <w:tcW w:w="2091" w:type="dxa"/>
          </w:tcPr>
          <w:p w14:paraId="1C48ADD1" w14:textId="77777777" w:rsidR="0024427F" w:rsidRDefault="0024427F">
            <w:pPr>
              <w:spacing w:line="400" w:lineRule="exact"/>
              <w:rPr>
                <w:sz w:val="24"/>
              </w:rPr>
            </w:pPr>
          </w:p>
        </w:tc>
        <w:tc>
          <w:tcPr>
            <w:tcW w:w="1067" w:type="dxa"/>
          </w:tcPr>
          <w:p w14:paraId="2B40F9FA" w14:textId="77777777" w:rsidR="0024427F" w:rsidRDefault="0063422A">
            <w:pPr>
              <w:spacing w:line="400" w:lineRule="exact"/>
              <w:jc w:val="center"/>
              <w:rPr>
                <w:sz w:val="24"/>
              </w:rPr>
            </w:pPr>
            <w:r>
              <w:rPr>
                <w:rFonts w:hint="eastAsia"/>
                <w:sz w:val="24"/>
              </w:rPr>
              <w:t>申请人</w:t>
            </w:r>
          </w:p>
        </w:tc>
        <w:tc>
          <w:tcPr>
            <w:tcW w:w="1702" w:type="dxa"/>
          </w:tcPr>
          <w:p w14:paraId="76C2B77F" w14:textId="77777777" w:rsidR="0024427F" w:rsidRDefault="0024427F">
            <w:pPr>
              <w:spacing w:line="400" w:lineRule="exact"/>
              <w:rPr>
                <w:sz w:val="24"/>
              </w:rPr>
            </w:pPr>
          </w:p>
        </w:tc>
      </w:tr>
      <w:tr w:rsidR="0024427F" w14:paraId="0A8D9FEE" w14:textId="77777777">
        <w:trPr>
          <w:jc w:val="center"/>
        </w:trPr>
        <w:tc>
          <w:tcPr>
            <w:tcW w:w="9828" w:type="dxa"/>
            <w:gridSpan w:val="8"/>
          </w:tcPr>
          <w:p w14:paraId="3CCA564E" w14:textId="77777777" w:rsidR="0024427F" w:rsidRDefault="0063422A">
            <w:pPr>
              <w:spacing w:before="120"/>
              <w:rPr>
                <w:sz w:val="24"/>
              </w:rPr>
            </w:pPr>
            <w:r>
              <w:rPr>
                <w:rFonts w:hint="eastAsia"/>
                <w:sz w:val="24"/>
                <w:u w:val="single"/>
              </w:rPr>
              <w:t>变更描述</w:t>
            </w:r>
            <w:r>
              <w:rPr>
                <w:rFonts w:hint="eastAsia"/>
                <w:sz w:val="24"/>
              </w:rPr>
              <w:t>：（</w:t>
            </w:r>
            <w:r>
              <w:rPr>
                <w:rFonts w:ascii="仿宋_GB2312" w:eastAsia="仿宋_GB2312" w:hint="eastAsia"/>
                <w:sz w:val="24"/>
              </w:rPr>
              <w:t>内容包括情况描述、变更目的、建议处理意见等，具体变更和回退方案可附页</w:t>
            </w:r>
            <w:r>
              <w:rPr>
                <w:rFonts w:hint="eastAsia"/>
                <w:sz w:val="24"/>
              </w:rPr>
              <w:t>）</w:t>
            </w:r>
          </w:p>
          <w:p w14:paraId="395DC973" w14:textId="77777777" w:rsidR="0024427F" w:rsidRDefault="0024427F">
            <w:pPr>
              <w:spacing w:before="120" w:after="120"/>
              <w:rPr>
                <w:sz w:val="24"/>
              </w:rPr>
            </w:pPr>
          </w:p>
          <w:p w14:paraId="5E0615D2" w14:textId="77777777" w:rsidR="0024427F" w:rsidRDefault="0024427F">
            <w:pPr>
              <w:spacing w:before="120" w:after="120"/>
              <w:ind w:right="120"/>
              <w:jc w:val="right"/>
              <w:rPr>
                <w:sz w:val="24"/>
              </w:rPr>
            </w:pPr>
          </w:p>
          <w:p w14:paraId="2A7FF959" w14:textId="77777777" w:rsidR="0024427F" w:rsidRDefault="0063422A">
            <w:pPr>
              <w:wordWrap w:val="0"/>
              <w:spacing w:before="120" w:after="120"/>
              <w:jc w:val="right"/>
              <w:rPr>
                <w:sz w:val="24"/>
              </w:rPr>
            </w:pPr>
            <w:r>
              <w:rPr>
                <w:rFonts w:hint="eastAsia"/>
                <w:sz w:val="24"/>
              </w:rPr>
              <w:t>申请方签字：</w:t>
            </w:r>
          </w:p>
        </w:tc>
      </w:tr>
      <w:tr w:rsidR="0024427F" w14:paraId="0061E758" w14:textId="77777777">
        <w:trPr>
          <w:jc w:val="center"/>
        </w:trPr>
        <w:tc>
          <w:tcPr>
            <w:tcW w:w="2104" w:type="dxa"/>
            <w:gridSpan w:val="2"/>
          </w:tcPr>
          <w:p w14:paraId="763D23B5" w14:textId="77777777" w:rsidR="0024427F" w:rsidRDefault="0063422A">
            <w:pPr>
              <w:spacing w:before="62" w:after="62"/>
              <w:jc w:val="center"/>
              <w:rPr>
                <w:sz w:val="24"/>
              </w:rPr>
            </w:pPr>
            <w:r>
              <w:rPr>
                <w:rFonts w:hint="eastAsia"/>
                <w:sz w:val="24"/>
              </w:rPr>
              <w:t>变更类型</w:t>
            </w:r>
          </w:p>
        </w:tc>
        <w:tc>
          <w:tcPr>
            <w:tcW w:w="7724" w:type="dxa"/>
            <w:gridSpan w:val="6"/>
          </w:tcPr>
          <w:p w14:paraId="228FC414" w14:textId="77777777" w:rsidR="0024427F" w:rsidRDefault="0063422A">
            <w:pPr>
              <w:spacing w:before="93"/>
              <w:ind w:firstLine="600"/>
              <w:rPr>
                <w:sz w:val="24"/>
              </w:rPr>
            </w:pPr>
            <w:r>
              <w:rPr>
                <w:rFonts w:hint="eastAsia"/>
                <w:sz w:val="24"/>
              </w:rPr>
              <w:t>应用</w:t>
            </w:r>
            <w:r>
              <w:rPr>
                <w:rFonts w:ascii="宋体" w:hAnsi="宋体"/>
                <w:sz w:val="24"/>
              </w:rPr>
              <w:t>□</w:t>
            </w:r>
            <w:r>
              <w:rPr>
                <w:rFonts w:hint="eastAsia"/>
                <w:sz w:val="24"/>
              </w:rPr>
              <w:t>网络</w:t>
            </w:r>
            <w:r>
              <w:rPr>
                <w:rFonts w:ascii="宋体" w:hAnsi="宋体"/>
                <w:sz w:val="24"/>
              </w:rPr>
              <w:t>□</w:t>
            </w:r>
            <w:r>
              <w:rPr>
                <w:rFonts w:hint="eastAsia"/>
                <w:sz w:val="24"/>
              </w:rPr>
              <w:t>主机</w:t>
            </w:r>
            <w:r>
              <w:rPr>
                <w:rFonts w:ascii="宋体" w:hAnsi="宋体"/>
                <w:sz w:val="24"/>
              </w:rPr>
              <w:t>□</w:t>
            </w:r>
            <w:r>
              <w:rPr>
                <w:rFonts w:hint="eastAsia"/>
                <w:sz w:val="24"/>
              </w:rPr>
              <w:t>安全</w:t>
            </w:r>
            <w:r>
              <w:rPr>
                <w:rFonts w:ascii="宋体" w:hAnsi="宋体"/>
                <w:sz w:val="24"/>
              </w:rPr>
              <w:t>□</w:t>
            </w:r>
            <w:r>
              <w:rPr>
                <w:rFonts w:hint="eastAsia"/>
                <w:sz w:val="24"/>
              </w:rPr>
              <w:t>其他</w:t>
            </w:r>
            <w:r>
              <w:rPr>
                <w:rFonts w:ascii="宋体" w:hAnsi="宋体"/>
                <w:sz w:val="24"/>
              </w:rPr>
              <w:t>□</w:t>
            </w:r>
          </w:p>
        </w:tc>
      </w:tr>
      <w:tr w:rsidR="0024427F" w14:paraId="040A4A89" w14:textId="77777777">
        <w:trPr>
          <w:jc w:val="center"/>
        </w:trPr>
        <w:tc>
          <w:tcPr>
            <w:tcW w:w="4576" w:type="dxa"/>
            <w:gridSpan w:val="4"/>
          </w:tcPr>
          <w:p w14:paraId="46F4D7A9" w14:textId="77777777" w:rsidR="0024427F" w:rsidRDefault="0063422A">
            <w:pPr>
              <w:spacing w:before="120"/>
              <w:ind w:firstLineChars="50" w:firstLine="120"/>
              <w:rPr>
                <w:sz w:val="24"/>
              </w:rPr>
            </w:pPr>
            <w:r>
              <w:rPr>
                <w:rFonts w:hint="eastAsia"/>
                <w:sz w:val="24"/>
              </w:rPr>
              <w:t>维护单位意见：</w:t>
            </w:r>
          </w:p>
          <w:p w14:paraId="3A024D2E" w14:textId="77777777" w:rsidR="0024427F" w:rsidRDefault="0024427F">
            <w:pPr>
              <w:spacing w:before="120"/>
              <w:ind w:firstLineChars="300" w:firstLine="720"/>
              <w:rPr>
                <w:sz w:val="24"/>
              </w:rPr>
            </w:pPr>
          </w:p>
          <w:p w14:paraId="0557BD53" w14:textId="77777777" w:rsidR="0024427F" w:rsidRDefault="0024427F">
            <w:pPr>
              <w:wordWrap w:val="0"/>
              <w:spacing w:before="120"/>
              <w:ind w:left="2880" w:right="480" w:hangingChars="1200" w:hanging="2880"/>
              <w:jc w:val="right"/>
              <w:rPr>
                <w:sz w:val="24"/>
              </w:rPr>
            </w:pPr>
          </w:p>
          <w:p w14:paraId="1206C3F1" w14:textId="77777777" w:rsidR="0024427F" w:rsidRDefault="0063422A">
            <w:pPr>
              <w:spacing w:before="120"/>
              <w:ind w:leftChars="1254" w:left="2873" w:right="960" w:hangingChars="100" w:hanging="240"/>
              <w:rPr>
                <w:sz w:val="24"/>
              </w:rPr>
            </w:pPr>
            <w:r>
              <w:rPr>
                <w:rFonts w:hint="eastAsia"/>
                <w:sz w:val="24"/>
              </w:rPr>
              <w:t>签字：</w:t>
            </w:r>
          </w:p>
          <w:p w14:paraId="28979D2A" w14:textId="77777777" w:rsidR="0024427F" w:rsidRDefault="0063422A">
            <w:pPr>
              <w:wordWrap w:val="0"/>
              <w:spacing w:before="120"/>
              <w:jc w:val="right"/>
              <w:rPr>
                <w:sz w:val="24"/>
              </w:rPr>
            </w:pPr>
            <w:r>
              <w:rPr>
                <w:rFonts w:hint="eastAsia"/>
                <w:sz w:val="24"/>
              </w:rPr>
              <w:t>年月日</w:t>
            </w:r>
          </w:p>
        </w:tc>
        <w:tc>
          <w:tcPr>
            <w:tcW w:w="5252" w:type="dxa"/>
            <w:gridSpan w:val="4"/>
          </w:tcPr>
          <w:p w14:paraId="5B7518F7" w14:textId="46E96D95" w:rsidR="0024427F" w:rsidRDefault="00543823">
            <w:pPr>
              <w:spacing w:before="120"/>
              <w:ind w:firstLineChars="50" w:firstLine="120"/>
              <w:rPr>
                <w:sz w:val="24"/>
              </w:rPr>
            </w:pPr>
            <w:del w:id="4137" w:author="yunwei01" w:date="2017-08-02T14:22:00Z">
              <w:r w:rsidDel="00A97AE9">
                <w:rPr>
                  <w:rFonts w:hint="eastAsia"/>
                  <w:sz w:val="24"/>
                </w:rPr>
                <w:delText>AAAAA</w:delText>
              </w:r>
            </w:del>
            <w:ins w:id="4138" w:author="yunwei01" w:date="2017-08-02T14:22:00Z">
              <w:r w:rsidR="00A97AE9">
                <w:rPr>
                  <w:rFonts w:hint="eastAsia"/>
                  <w:sz w:val="24"/>
                </w:rPr>
                <w:t>资鼎</w:t>
              </w:r>
              <w:r w:rsidR="00A97AE9">
                <w:rPr>
                  <w:rFonts w:hint="eastAsia"/>
                  <w:sz w:val="24"/>
                </w:rPr>
                <w:t>(</w:t>
              </w:r>
              <w:r w:rsidR="00A97AE9">
                <w:rPr>
                  <w:rFonts w:hint="eastAsia"/>
                  <w:sz w:val="24"/>
                </w:rPr>
                <w:t>上海</w:t>
              </w:r>
              <w:r w:rsidR="00A97AE9">
                <w:rPr>
                  <w:rFonts w:hint="eastAsia"/>
                  <w:sz w:val="24"/>
                </w:rPr>
                <w:t>)</w:t>
              </w:r>
              <w:r w:rsidR="00A97AE9">
                <w:rPr>
                  <w:rFonts w:hint="eastAsia"/>
                  <w:sz w:val="24"/>
                </w:rPr>
                <w:t>互联网金融信息服务有限</w:t>
              </w:r>
            </w:ins>
            <w:del w:id="4139" w:author="yunwei01" w:date="2017-08-02T14:38:00Z">
              <w:r w:rsidDel="004C1B14">
                <w:rPr>
                  <w:rFonts w:hint="eastAsia"/>
                  <w:sz w:val="24"/>
                </w:rPr>
                <w:delText>公司</w:delText>
              </w:r>
            </w:del>
            <w:ins w:id="4140" w:author="yunwei01" w:date="2017-08-02T14:38:00Z">
              <w:r w:rsidR="004C1B14">
                <w:rPr>
                  <w:rFonts w:hint="eastAsia"/>
                  <w:sz w:val="24"/>
                </w:rPr>
                <w:t>公司</w:t>
              </w:r>
            </w:ins>
            <w:r w:rsidR="0063422A">
              <w:rPr>
                <w:rFonts w:hint="eastAsia"/>
                <w:sz w:val="24"/>
              </w:rPr>
              <w:t>相关部门意见</w:t>
            </w:r>
          </w:p>
          <w:p w14:paraId="364BAB3A" w14:textId="77777777" w:rsidR="0024427F" w:rsidRDefault="0024427F">
            <w:pPr>
              <w:spacing w:before="120"/>
              <w:rPr>
                <w:sz w:val="24"/>
              </w:rPr>
            </w:pPr>
          </w:p>
          <w:p w14:paraId="0FF48E57" w14:textId="77777777" w:rsidR="0024427F" w:rsidRDefault="0024427F">
            <w:pPr>
              <w:spacing w:before="120"/>
              <w:rPr>
                <w:sz w:val="24"/>
              </w:rPr>
            </w:pPr>
          </w:p>
          <w:p w14:paraId="340550E9" w14:textId="77777777" w:rsidR="0024427F" w:rsidRDefault="0063422A">
            <w:pPr>
              <w:wordWrap w:val="0"/>
              <w:spacing w:before="120"/>
              <w:ind w:leftChars="200" w:left="420" w:rightChars="457" w:right="960"/>
              <w:jc w:val="right"/>
              <w:rPr>
                <w:sz w:val="24"/>
              </w:rPr>
            </w:pPr>
            <w:r>
              <w:rPr>
                <w:rFonts w:hint="eastAsia"/>
                <w:sz w:val="24"/>
              </w:rPr>
              <w:t>签字：</w:t>
            </w:r>
          </w:p>
          <w:p w14:paraId="4AFDC20D" w14:textId="77777777" w:rsidR="0024427F" w:rsidRDefault="0063422A">
            <w:pPr>
              <w:wordWrap w:val="0"/>
              <w:spacing w:before="120"/>
              <w:jc w:val="right"/>
              <w:rPr>
                <w:sz w:val="24"/>
              </w:rPr>
            </w:pPr>
            <w:r>
              <w:rPr>
                <w:rFonts w:hint="eastAsia"/>
                <w:sz w:val="24"/>
              </w:rPr>
              <w:lastRenderedPageBreak/>
              <w:t>年月日</w:t>
            </w:r>
          </w:p>
        </w:tc>
      </w:tr>
      <w:tr w:rsidR="0024427F" w14:paraId="4E44B47E" w14:textId="77777777">
        <w:trPr>
          <w:trHeight w:val="1662"/>
          <w:jc w:val="center"/>
        </w:trPr>
        <w:tc>
          <w:tcPr>
            <w:tcW w:w="9828" w:type="dxa"/>
            <w:gridSpan w:val="8"/>
          </w:tcPr>
          <w:p w14:paraId="19DA2D22" w14:textId="77777777" w:rsidR="0024427F" w:rsidRDefault="0063422A">
            <w:pPr>
              <w:ind w:firstLine="120"/>
              <w:rPr>
                <w:sz w:val="24"/>
              </w:rPr>
            </w:pPr>
            <w:r>
              <w:rPr>
                <w:rFonts w:hint="eastAsia"/>
                <w:sz w:val="24"/>
              </w:rPr>
              <w:lastRenderedPageBreak/>
              <w:t>处理过程与结果：（</w:t>
            </w:r>
            <w:r>
              <w:rPr>
                <w:rFonts w:ascii="仿宋_GB2312" w:eastAsia="仿宋_GB2312" w:hint="eastAsia"/>
                <w:sz w:val="24"/>
              </w:rPr>
              <w:t>可附页</w:t>
            </w:r>
            <w:r>
              <w:rPr>
                <w:rFonts w:hint="eastAsia"/>
                <w:sz w:val="24"/>
              </w:rPr>
              <w:t>）</w:t>
            </w:r>
          </w:p>
          <w:p w14:paraId="62023024" w14:textId="77777777" w:rsidR="0024427F" w:rsidRDefault="0024427F">
            <w:pPr>
              <w:ind w:firstLine="120"/>
              <w:rPr>
                <w:sz w:val="24"/>
              </w:rPr>
            </w:pPr>
          </w:p>
          <w:p w14:paraId="08FDB72A" w14:textId="77777777" w:rsidR="0024427F" w:rsidRDefault="0024427F">
            <w:pPr>
              <w:ind w:firstLine="120"/>
              <w:rPr>
                <w:sz w:val="24"/>
              </w:rPr>
            </w:pPr>
          </w:p>
          <w:p w14:paraId="086870D2" w14:textId="77777777" w:rsidR="0024427F" w:rsidRDefault="0024427F">
            <w:pPr>
              <w:jc w:val="left"/>
              <w:rPr>
                <w:sz w:val="24"/>
              </w:rPr>
            </w:pPr>
          </w:p>
          <w:p w14:paraId="29BCE25C" w14:textId="77777777" w:rsidR="0024427F" w:rsidRDefault="0063422A">
            <w:pPr>
              <w:wordWrap w:val="0"/>
              <w:jc w:val="right"/>
              <w:rPr>
                <w:sz w:val="24"/>
              </w:rPr>
            </w:pPr>
            <w:r>
              <w:rPr>
                <w:rFonts w:hint="eastAsia"/>
                <w:sz w:val="24"/>
              </w:rPr>
              <w:t>处理方签字：年月日</w:t>
            </w:r>
          </w:p>
        </w:tc>
      </w:tr>
      <w:tr w:rsidR="0024427F" w14:paraId="76F76CC8" w14:textId="77777777">
        <w:trPr>
          <w:jc w:val="center"/>
        </w:trPr>
        <w:tc>
          <w:tcPr>
            <w:tcW w:w="4576" w:type="dxa"/>
            <w:gridSpan w:val="4"/>
          </w:tcPr>
          <w:p w14:paraId="3CCD3425" w14:textId="77777777" w:rsidR="0024427F" w:rsidRDefault="0063422A">
            <w:pPr>
              <w:spacing w:before="120"/>
              <w:ind w:firstLineChars="50" w:firstLine="120"/>
              <w:rPr>
                <w:sz w:val="24"/>
              </w:rPr>
            </w:pPr>
            <w:r>
              <w:rPr>
                <w:rFonts w:hint="eastAsia"/>
                <w:sz w:val="24"/>
              </w:rPr>
              <w:t>维护单位处理结果验证：</w:t>
            </w:r>
          </w:p>
          <w:p w14:paraId="27563846" w14:textId="77777777" w:rsidR="0024427F" w:rsidRDefault="0024427F">
            <w:pPr>
              <w:spacing w:before="120"/>
              <w:ind w:firstLineChars="50" w:firstLine="120"/>
              <w:rPr>
                <w:sz w:val="24"/>
              </w:rPr>
            </w:pPr>
          </w:p>
          <w:p w14:paraId="31B99E30" w14:textId="77777777" w:rsidR="0024427F" w:rsidRDefault="0024427F">
            <w:pPr>
              <w:spacing w:before="120"/>
              <w:ind w:firstLineChars="200" w:firstLine="480"/>
              <w:rPr>
                <w:sz w:val="24"/>
              </w:rPr>
            </w:pPr>
          </w:p>
          <w:p w14:paraId="38F6593A" w14:textId="77777777" w:rsidR="0024427F" w:rsidRDefault="0063422A">
            <w:pPr>
              <w:wordWrap w:val="0"/>
              <w:spacing w:before="120"/>
              <w:ind w:left="2880" w:hangingChars="1200" w:hanging="2880"/>
              <w:jc w:val="right"/>
              <w:rPr>
                <w:sz w:val="24"/>
              </w:rPr>
            </w:pPr>
            <w:r>
              <w:rPr>
                <w:rFonts w:hint="eastAsia"/>
                <w:sz w:val="24"/>
              </w:rPr>
              <w:t>签字：</w:t>
            </w:r>
          </w:p>
          <w:p w14:paraId="5DC9CBFA" w14:textId="77777777" w:rsidR="0024427F" w:rsidRDefault="0063422A">
            <w:pPr>
              <w:wordWrap w:val="0"/>
              <w:spacing w:before="120"/>
              <w:jc w:val="right"/>
              <w:rPr>
                <w:sz w:val="24"/>
              </w:rPr>
            </w:pPr>
            <w:r>
              <w:rPr>
                <w:rFonts w:hint="eastAsia"/>
                <w:sz w:val="24"/>
              </w:rPr>
              <w:t>年月日</w:t>
            </w:r>
          </w:p>
        </w:tc>
        <w:tc>
          <w:tcPr>
            <w:tcW w:w="5252" w:type="dxa"/>
            <w:gridSpan w:val="4"/>
          </w:tcPr>
          <w:p w14:paraId="21A321B8" w14:textId="04BA7187" w:rsidR="0024427F" w:rsidRDefault="00543823">
            <w:pPr>
              <w:spacing w:before="120"/>
              <w:rPr>
                <w:sz w:val="24"/>
              </w:rPr>
            </w:pPr>
            <w:del w:id="4141" w:author="yunwei01" w:date="2017-08-02T14:22:00Z">
              <w:r w:rsidDel="00A97AE9">
                <w:rPr>
                  <w:rFonts w:hint="eastAsia"/>
                  <w:sz w:val="24"/>
                </w:rPr>
                <w:delText>AAAAA</w:delText>
              </w:r>
            </w:del>
            <w:ins w:id="4142" w:author="yunwei01" w:date="2017-08-02T14:22:00Z">
              <w:r w:rsidR="00A97AE9">
                <w:rPr>
                  <w:rFonts w:hint="eastAsia"/>
                  <w:sz w:val="24"/>
                </w:rPr>
                <w:t>资鼎</w:t>
              </w:r>
              <w:r w:rsidR="00A97AE9">
                <w:rPr>
                  <w:rFonts w:hint="eastAsia"/>
                  <w:sz w:val="24"/>
                </w:rPr>
                <w:t>(</w:t>
              </w:r>
              <w:r w:rsidR="00A97AE9">
                <w:rPr>
                  <w:rFonts w:hint="eastAsia"/>
                  <w:sz w:val="24"/>
                </w:rPr>
                <w:t>上海</w:t>
              </w:r>
              <w:r w:rsidR="00A97AE9">
                <w:rPr>
                  <w:rFonts w:hint="eastAsia"/>
                  <w:sz w:val="24"/>
                </w:rPr>
                <w:t>)</w:t>
              </w:r>
              <w:r w:rsidR="00A97AE9">
                <w:rPr>
                  <w:rFonts w:hint="eastAsia"/>
                  <w:sz w:val="24"/>
                </w:rPr>
                <w:t>互联网金融信息服务有限</w:t>
              </w:r>
            </w:ins>
            <w:del w:id="4143" w:author="yunwei01" w:date="2017-08-02T14:38:00Z">
              <w:r w:rsidDel="004C1B14">
                <w:rPr>
                  <w:rFonts w:hint="eastAsia"/>
                  <w:sz w:val="24"/>
                </w:rPr>
                <w:delText>公司</w:delText>
              </w:r>
            </w:del>
            <w:ins w:id="4144" w:author="yunwei01" w:date="2017-08-02T14:38:00Z">
              <w:r w:rsidR="004C1B14">
                <w:rPr>
                  <w:rFonts w:hint="eastAsia"/>
                  <w:sz w:val="24"/>
                </w:rPr>
                <w:t>公司</w:t>
              </w:r>
            </w:ins>
            <w:r w:rsidR="0063422A">
              <w:rPr>
                <w:rFonts w:hint="eastAsia"/>
                <w:sz w:val="24"/>
              </w:rPr>
              <w:t>相关部门处理结果验证：</w:t>
            </w:r>
          </w:p>
          <w:p w14:paraId="0A5158E7" w14:textId="77777777" w:rsidR="0024427F" w:rsidRDefault="0024427F">
            <w:pPr>
              <w:spacing w:before="120"/>
              <w:rPr>
                <w:sz w:val="24"/>
              </w:rPr>
            </w:pPr>
          </w:p>
          <w:p w14:paraId="6DCC4D36" w14:textId="77777777" w:rsidR="0024427F" w:rsidRDefault="0024427F">
            <w:pPr>
              <w:spacing w:before="120"/>
              <w:rPr>
                <w:sz w:val="24"/>
              </w:rPr>
            </w:pPr>
          </w:p>
          <w:p w14:paraId="51BB12C4" w14:textId="77777777" w:rsidR="0024427F" w:rsidRDefault="0063422A">
            <w:pPr>
              <w:spacing w:before="120"/>
              <w:ind w:right="960"/>
              <w:jc w:val="center"/>
              <w:rPr>
                <w:sz w:val="24"/>
              </w:rPr>
            </w:pPr>
            <w:r>
              <w:rPr>
                <w:rFonts w:hint="eastAsia"/>
                <w:sz w:val="24"/>
              </w:rPr>
              <w:t>签字：</w:t>
            </w:r>
          </w:p>
          <w:p w14:paraId="10CBD6AD" w14:textId="77777777" w:rsidR="0024427F" w:rsidRDefault="0063422A">
            <w:pPr>
              <w:wordWrap w:val="0"/>
              <w:spacing w:before="120"/>
              <w:jc w:val="right"/>
              <w:rPr>
                <w:sz w:val="24"/>
              </w:rPr>
            </w:pPr>
            <w:r>
              <w:rPr>
                <w:rFonts w:hint="eastAsia"/>
                <w:sz w:val="24"/>
              </w:rPr>
              <w:t>年月日</w:t>
            </w:r>
          </w:p>
        </w:tc>
      </w:tr>
      <w:tr w:rsidR="0024427F" w14:paraId="70A47D91" w14:textId="77777777">
        <w:trPr>
          <w:trHeight w:val="758"/>
          <w:jc w:val="center"/>
        </w:trPr>
        <w:tc>
          <w:tcPr>
            <w:tcW w:w="1188" w:type="dxa"/>
          </w:tcPr>
          <w:p w14:paraId="0D152EDE" w14:textId="77777777" w:rsidR="0024427F" w:rsidRDefault="0063422A">
            <w:pPr>
              <w:spacing w:before="156"/>
              <w:jc w:val="center"/>
              <w:rPr>
                <w:sz w:val="28"/>
              </w:rPr>
            </w:pPr>
            <w:r>
              <w:rPr>
                <w:rFonts w:hint="eastAsia"/>
                <w:sz w:val="28"/>
              </w:rPr>
              <w:t>备注</w:t>
            </w:r>
          </w:p>
        </w:tc>
        <w:tc>
          <w:tcPr>
            <w:tcW w:w="8640" w:type="dxa"/>
            <w:gridSpan w:val="7"/>
          </w:tcPr>
          <w:p w14:paraId="00B3B805" w14:textId="77777777" w:rsidR="0024427F" w:rsidRDefault="0024427F"/>
          <w:p w14:paraId="09A7423B" w14:textId="77777777" w:rsidR="0024427F" w:rsidRDefault="0024427F"/>
        </w:tc>
      </w:tr>
    </w:tbl>
    <w:p w14:paraId="7172087D" w14:textId="77777777" w:rsidR="0024427F" w:rsidRDefault="0024427F"/>
    <w:p w14:paraId="3EBC9FB7" w14:textId="593CCB21" w:rsidR="0024427F" w:rsidRDefault="0063422A" w:rsidP="00D66ACE">
      <w:pPr>
        <w:pStyle w:val="3"/>
        <w:pageBreakBefore/>
        <w:ind w:left="709"/>
      </w:pPr>
      <w:bookmarkStart w:id="4145" w:name="_Toc428792652"/>
      <w:bookmarkStart w:id="4146" w:name="_Toc489545358"/>
      <w:bookmarkStart w:id="4147" w:name="_Toc489546829"/>
      <w:bookmarkStart w:id="4148" w:name="_Toc489547172"/>
      <w:bookmarkStart w:id="4149" w:name="_Toc489548047"/>
      <w:bookmarkStart w:id="4150" w:name="_Toc489607249"/>
      <w:r>
        <w:rPr>
          <w:rFonts w:hint="eastAsia"/>
        </w:rPr>
        <w:lastRenderedPageBreak/>
        <w:t>附录</w:t>
      </w:r>
      <w:r>
        <w:rPr>
          <w:rFonts w:hint="eastAsia"/>
        </w:rPr>
        <w:t>17:</w:t>
      </w:r>
      <w:r>
        <w:rPr>
          <w:rFonts w:ascii="宋体" w:hAnsi="宋体" w:hint="eastAsia"/>
        </w:rPr>
        <w:t xml:space="preserve"> 安全检查表</w:t>
      </w:r>
      <w:bookmarkEnd w:id="4145"/>
      <w:bookmarkEnd w:id="4146"/>
      <w:bookmarkEnd w:id="4147"/>
      <w:bookmarkEnd w:id="4148"/>
      <w:bookmarkEnd w:id="4149"/>
      <w:bookmarkEnd w:id="4150"/>
    </w:p>
    <w:p w14:paraId="65481681" w14:textId="77777777" w:rsidR="0024427F" w:rsidRDefault="0063422A">
      <w:pPr>
        <w:jc w:val="center"/>
        <w:rPr>
          <w:rFonts w:ascii="宋体" w:hAnsi="宋体"/>
          <w:b/>
          <w:sz w:val="32"/>
          <w:szCs w:val="32"/>
        </w:rPr>
      </w:pPr>
      <w:r>
        <w:rPr>
          <w:rFonts w:ascii="宋体" w:hAnsi="宋体" w:hint="eastAsia"/>
          <w:b/>
          <w:sz w:val="32"/>
          <w:szCs w:val="32"/>
        </w:rPr>
        <w:t>安全检查表格</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1236"/>
        <w:gridCol w:w="1278"/>
        <w:gridCol w:w="124"/>
        <w:gridCol w:w="1112"/>
        <w:gridCol w:w="1279"/>
        <w:gridCol w:w="1236"/>
      </w:tblGrid>
      <w:tr w:rsidR="0024427F" w14:paraId="498021AC" w14:textId="77777777">
        <w:trPr>
          <w:trHeight w:val="841"/>
          <w:jc w:val="center"/>
        </w:trPr>
        <w:tc>
          <w:tcPr>
            <w:tcW w:w="1277" w:type="dxa"/>
            <w:vAlign w:val="center"/>
          </w:tcPr>
          <w:p w14:paraId="199449B4" w14:textId="77777777" w:rsidR="0024427F" w:rsidRDefault="0063422A">
            <w:pPr>
              <w:ind w:leftChars="-263" w:left="-552" w:firstLineChars="263" w:firstLine="552"/>
              <w:jc w:val="center"/>
              <w:rPr>
                <w:rFonts w:ascii="黑体" w:eastAsia="黑体" w:hAnsi="华文中宋"/>
                <w:szCs w:val="21"/>
              </w:rPr>
            </w:pPr>
            <w:r>
              <w:rPr>
                <w:rFonts w:ascii="黑体" w:eastAsia="黑体" w:hAnsi="华文中宋" w:hint="eastAsia"/>
                <w:szCs w:val="21"/>
              </w:rPr>
              <w:t>部门</w:t>
            </w:r>
          </w:p>
        </w:tc>
        <w:tc>
          <w:tcPr>
            <w:tcW w:w="1236" w:type="dxa"/>
            <w:vAlign w:val="center"/>
          </w:tcPr>
          <w:p w14:paraId="68DC3503" w14:textId="77777777" w:rsidR="0024427F" w:rsidRDefault="0024427F">
            <w:pPr>
              <w:jc w:val="center"/>
              <w:rPr>
                <w:rFonts w:ascii="黑体" w:eastAsia="黑体" w:hAnsi="华文中宋"/>
                <w:szCs w:val="21"/>
              </w:rPr>
            </w:pPr>
          </w:p>
        </w:tc>
        <w:tc>
          <w:tcPr>
            <w:tcW w:w="1278" w:type="dxa"/>
            <w:vAlign w:val="center"/>
          </w:tcPr>
          <w:p w14:paraId="62EA9DE3" w14:textId="77777777" w:rsidR="0024427F" w:rsidRDefault="0063422A">
            <w:pPr>
              <w:jc w:val="center"/>
              <w:rPr>
                <w:rFonts w:ascii="黑体" w:eastAsia="黑体" w:hAnsi="华文中宋"/>
                <w:szCs w:val="21"/>
              </w:rPr>
            </w:pPr>
            <w:r>
              <w:rPr>
                <w:rFonts w:ascii="黑体" w:eastAsia="黑体" w:hAnsi="华文中宋" w:hint="eastAsia"/>
                <w:szCs w:val="21"/>
              </w:rPr>
              <w:t>责任人</w:t>
            </w:r>
          </w:p>
        </w:tc>
        <w:tc>
          <w:tcPr>
            <w:tcW w:w="1236" w:type="dxa"/>
            <w:gridSpan w:val="2"/>
            <w:vAlign w:val="center"/>
          </w:tcPr>
          <w:p w14:paraId="5DB7F996" w14:textId="77777777" w:rsidR="0024427F" w:rsidRDefault="0024427F">
            <w:pPr>
              <w:jc w:val="center"/>
              <w:rPr>
                <w:rFonts w:ascii="黑体" w:eastAsia="黑体" w:hAnsi="华文中宋"/>
                <w:szCs w:val="21"/>
              </w:rPr>
            </w:pPr>
          </w:p>
        </w:tc>
        <w:tc>
          <w:tcPr>
            <w:tcW w:w="1279" w:type="dxa"/>
            <w:vAlign w:val="center"/>
          </w:tcPr>
          <w:p w14:paraId="75EECD73" w14:textId="77777777" w:rsidR="0024427F" w:rsidRDefault="0063422A">
            <w:pPr>
              <w:jc w:val="center"/>
              <w:rPr>
                <w:rFonts w:ascii="黑体" w:eastAsia="黑体" w:hAnsi="华文中宋"/>
                <w:szCs w:val="21"/>
              </w:rPr>
            </w:pPr>
            <w:r>
              <w:rPr>
                <w:rFonts w:ascii="黑体" w:eastAsia="黑体" w:hAnsi="华文中宋" w:hint="eastAsia"/>
                <w:szCs w:val="21"/>
              </w:rPr>
              <w:t>职务</w:t>
            </w:r>
          </w:p>
        </w:tc>
        <w:tc>
          <w:tcPr>
            <w:tcW w:w="1236" w:type="dxa"/>
            <w:vAlign w:val="center"/>
          </w:tcPr>
          <w:p w14:paraId="654CAC70" w14:textId="77777777" w:rsidR="0024427F" w:rsidRDefault="0024427F">
            <w:pPr>
              <w:jc w:val="center"/>
              <w:rPr>
                <w:rFonts w:ascii="黑体" w:eastAsia="黑体" w:hAnsi="华文中宋"/>
                <w:szCs w:val="21"/>
              </w:rPr>
            </w:pPr>
          </w:p>
        </w:tc>
      </w:tr>
      <w:tr w:rsidR="0024427F" w14:paraId="1DF0C1B8" w14:textId="77777777">
        <w:trPr>
          <w:trHeight w:val="839"/>
          <w:jc w:val="center"/>
        </w:trPr>
        <w:tc>
          <w:tcPr>
            <w:tcW w:w="1277" w:type="dxa"/>
            <w:vAlign w:val="center"/>
          </w:tcPr>
          <w:p w14:paraId="5398AD48" w14:textId="77777777" w:rsidR="0024427F" w:rsidRDefault="0063422A">
            <w:pPr>
              <w:jc w:val="center"/>
              <w:rPr>
                <w:rFonts w:ascii="黑体" w:eastAsia="黑体" w:hAnsi="华文中宋"/>
                <w:szCs w:val="21"/>
              </w:rPr>
            </w:pPr>
            <w:r>
              <w:rPr>
                <w:rFonts w:ascii="黑体" w:eastAsia="黑体" w:hAnsi="华文中宋" w:hint="eastAsia"/>
                <w:szCs w:val="21"/>
              </w:rPr>
              <w:t>岗位等级</w:t>
            </w:r>
          </w:p>
        </w:tc>
        <w:tc>
          <w:tcPr>
            <w:tcW w:w="1236" w:type="dxa"/>
            <w:vAlign w:val="center"/>
          </w:tcPr>
          <w:p w14:paraId="233C8F48" w14:textId="77777777" w:rsidR="0024427F" w:rsidRDefault="0024427F">
            <w:pPr>
              <w:jc w:val="center"/>
              <w:rPr>
                <w:rFonts w:ascii="黑体" w:eastAsia="黑体" w:hAnsi="华文中宋"/>
                <w:szCs w:val="21"/>
              </w:rPr>
            </w:pPr>
          </w:p>
        </w:tc>
        <w:tc>
          <w:tcPr>
            <w:tcW w:w="1278" w:type="dxa"/>
            <w:vAlign w:val="center"/>
          </w:tcPr>
          <w:p w14:paraId="655174C0" w14:textId="77777777" w:rsidR="0024427F" w:rsidRDefault="0063422A">
            <w:pPr>
              <w:jc w:val="center"/>
              <w:rPr>
                <w:rFonts w:ascii="黑体" w:eastAsia="黑体" w:hAnsi="华文中宋"/>
                <w:szCs w:val="21"/>
              </w:rPr>
            </w:pPr>
            <w:r>
              <w:rPr>
                <w:rFonts w:ascii="黑体" w:eastAsia="黑体" w:hAnsi="华文中宋" w:hint="eastAsia"/>
                <w:szCs w:val="21"/>
              </w:rPr>
              <w:t>地点</w:t>
            </w:r>
          </w:p>
        </w:tc>
        <w:tc>
          <w:tcPr>
            <w:tcW w:w="1236" w:type="dxa"/>
            <w:gridSpan w:val="2"/>
            <w:vAlign w:val="center"/>
          </w:tcPr>
          <w:p w14:paraId="00F8E16A" w14:textId="77777777" w:rsidR="0024427F" w:rsidRDefault="0024427F">
            <w:pPr>
              <w:jc w:val="center"/>
              <w:rPr>
                <w:rFonts w:ascii="黑体" w:eastAsia="黑体" w:hAnsi="华文中宋"/>
                <w:szCs w:val="21"/>
              </w:rPr>
            </w:pPr>
          </w:p>
        </w:tc>
        <w:tc>
          <w:tcPr>
            <w:tcW w:w="1279" w:type="dxa"/>
            <w:vAlign w:val="center"/>
          </w:tcPr>
          <w:p w14:paraId="66EC560E" w14:textId="77777777" w:rsidR="0024427F" w:rsidRDefault="0063422A">
            <w:pPr>
              <w:jc w:val="center"/>
              <w:rPr>
                <w:rFonts w:ascii="黑体" w:eastAsia="黑体" w:hAnsi="华文中宋"/>
                <w:szCs w:val="21"/>
              </w:rPr>
            </w:pPr>
            <w:r>
              <w:rPr>
                <w:rFonts w:ascii="黑体" w:eastAsia="黑体" w:hAnsi="华文中宋" w:hint="eastAsia"/>
                <w:szCs w:val="21"/>
              </w:rPr>
              <w:t>电话</w:t>
            </w:r>
          </w:p>
        </w:tc>
        <w:tc>
          <w:tcPr>
            <w:tcW w:w="1236" w:type="dxa"/>
            <w:vAlign w:val="center"/>
          </w:tcPr>
          <w:p w14:paraId="13AE39EC" w14:textId="77777777" w:rsidR="0024427F" w:rsidRDefault="0024427F">
            <w:pPr>
              <w:jc w:val="center"/>
              <w:rPr>
                <w:rFonts w:ascii="黑体" w:eastAsia="黑体" w:hAnsi="华文中宋"/>
                <w:szCs w:val="21"/>
              </w:rPr>
            </w:pPr>
          </w:p>
        </w:tc>
      </w:tr>
      <w:tr w:rsidR="0024427F" w14:paraId="31FF39D5" w14:textId="77777777">
        <w:trPr>
          <w:trHeight w:val="708"/>
          <w:jc w:val="center"/>
        </w:trPr>
        <w:tc>
          <w:tcPr>
            <w:tcW w:w="7542" w:type="dxa"/>
            <w:gridSpan w:val="7"/>
            <w:vAlign w:val="center"/>
          </w:tcPr>
          <w:p w14:paraId="38445F0D" w14:textId="77777777" w:rsidR="0024427F" w:rsidRDefault="0063422A">
            <w:pPr>
              <w:jc w:val="center"/>
              <w:rPr>
                <w:rFonts w:ascii="黑体" w:eastAsia="黑体" w:hAnsi="华文中宋"/>
                <w:szCs w:val="21"/>
              </w:rPr>
            </w:pPr>
            <w:r>
              <w:rPr>
                <w:rFonts w:ascii="黑体" w:eastAsia="黑体" w:hAnsi="华文中宋" w:hint="eastAsia"/>
                <w:szCs w:val="21"/>
              </w:rPr>
              <w:t>终端/服务器/安全设备基本情况</w:t>
            </w:r>
          </w:p>
        </w:tc>
      </w:tr>
      <w:tr w:rsidR="0024427F" w14:paraId="0DAD4086" w14:textId="77777777">
        <w:trPr>
          <w:trHeight w:val="690"/>
          <w:jc w:val="center"/>
        </w:trPr>
        <w:tc>
          <w:tcPr>
            <w:tcW w:w="1277" w:type="dxa"/>
            <w:vAlign w:val="center"/>
          </w:tcPr>
          <w:p w14:paraId="275A7E7E" w14:textId="77777777" w:rsidR="0024427F" w:rsidRDefault="0063422A">
            <w:pPr>
              <w:jc w:val="center"/>
              <w:rPr>
                <w:rFonts w:ascii="黑体" w:eastAsia="黑体" w:hAnsi="华文中宋"/>
                <w:szCs w:val="21"/>
              </w:rPr>
            </w:pPr>
            <w:r>
              <w:rPr>
                <w:rFonts w:ascii="黑体" w:eastAsia="黑体" w:hAnsi="华文中宋" w:hint="eastAsia"/>
                <w:szCs w:val="21"/>
              </w:rPr>
              <w:t>资产编号</w:t>
            </w:r>
          </w:p>
        </w:tc>
        <w:tc>
          <w:tcPr>
            <w:tcW w:w="1236" w:type="dxa"/>
            <w:vAlign w:val="center"/>
          </w:tcPr>
          <w:p w14:paraId="55B360A5" w14:textId="77777777" w:rsidR="0024427F" w:rsidRDefault="0024427F">
            <w:pPr>
              <w:jc w:val="center"/>
              <w:rPr>
                <w:rFonts w:ascii="黑体" w:eastAsia="黑体" w:hAnsi="华文中宋"/>
                <w:szCs w:val="21"/>
              </w:rPr>
            </w:pPr>
          </w:p>
        </w:tc>
        <w:tc>
          <w:tcPr>
            <w:tcW w:w="1278" w:type="dxa"/>
            <w:vAlign w:val="center"/>
          </w:tcPr>
          <w:p w14:paraId="5D8F6E9C" w14:textId="77777777" w:rsidR="0024427F" w:rsidRDefault="0063422A">
            <w:pPr>
              <w:jc w:val="center"/>
              <w:rPr>
                <w:rFonts w:ascii="黑体" w:eastAsia="黑体" w:hAnsi="华文中宋"/>
                <w:szCs w:val="21"/>
              </w:rPr>
            </w:pPr>
            <w:r>
              <w:rPr>
                <w:rFonts w:ascii="黑体" w:eastAsia="黑体" w:hAnsi="华文中宋" w:hint="eastAsia"/>
                <w:szCs w:val="21"/>
              </w:rPr>
              <w:t>设备/主机名</w:t>
            </w:r>
          </w:p>
        </w:tc>
        <w:tc>
          <w:tcPr>
            <w:tcW w:w="1236" w:type="dxa"/>
            <w:gridSpan w:val="2"/>
            <w:vAlign w:val="center"/>
          </w:tcPr>
          <w:p w14:paraId="62933A40" w14:textId="77777777" w:rsidR="0024427F" w:rsidRDefault="0024427F">
            <w:pPr>
              <w:jc w:val="center"/>
              <w:rPr>
                <w:rFonts w:ascii="黑体" w:eastAsia="黑体" w:hAnsi="华文中宋"/>
                <w:szCs w:val="21"/>
              </w:rPr>
            </w:pPr>
          </w:p>
        </w:tc>
        <w:tc>
          <w:tcPr>
            <w:tcW w:w="1279" w:type="dxa"/>
            <w:vAlign w:val="center"/>
          </w:tcPr>
          <w:p w14:paraId="452E9273" w14:textId="77777777" w:rsidR="0024427F" w:rsidRDefault="0063422A">
            <w:pPr>
              <w:jc w:val="center"/>
              <w:rPr>
                <w:rFonts w:ascii="黑体" w:eastAsia="黑体" w:hAnsi="华文中宋"/>
                <w:szCs w:val="21"/>
              </w:rPr>
            </w:pPr>
            <w:r>
              <w:rPr>
                <w:rFonts w:ascii="黑体" w:eastAsia="黑体" w:hAnsi="华文中宋" w:hint="eastAsia"/>
                <w:szCs w:val="21"/>
              </w:rPr>
              <w:t>帐号</w:t>
            </w:r>
          </w:p>
        </w:tc>
        <w:tc>
          <w:tcPr>
            <w:tcW w:w="1236" w:type="dxa"/>
            <w:vAlign w:val="center"/>
          </w:tcPr>
          <w:p w14:paraId="26B52084" w14:textId="77777777" w:rsidR="0024427F" w:rsidRDefault="0024427F">
            <w:pPr>
              <w:jc w:val="center"/>
              <w:rPr>
                <w:rFonts w:ascii="黑体" w:eastAsia="黑体" w:hAnsi="华文中宋"/>
                <w:szCs w:val="21"/>
              </w:rPr>
            </w:pPr>
          </w:p>
        </w:tc>
      </w:tr>
      <w:tr w:rsidR="0024427F" w14:paraId="7C35C91D" w14:textId="77777777">
        <w:trPr>
          <w:trHeight w:val="1020"/>
          <w:jc w:val="center"/>
        </w:trPr>
        <w:tc>
          <w:tcPr>
            <w:tcW w:w="1277" w:type="dxa"/>
            <w:vAlign w:val="center"/>
          </w:tcPr>
          <w:p w14:paraId="4A90FC9E" w14:textId="77777777" w:rsidR="0024427F" w:rsidRDefault="0063422A">
            <w:pPr>
              <w:jc w:val="center"/>
              <w:rPr>
                <w:rFonts w:ascii="黑体" w:eastAsia="黑体" w:hAnsi="华文中宋"/>
                <w:szCs w:val="21"/>
              </w:rPr>
            </w:pPr>
            <w:r>
              <w:rPr>
                <w:rFonts w:ascii="黑体" w:eastAsia="黑体" w:hAnsi="华文中宋" w:hint="eastAsia"/>
                <w:szCs w:val="21"/>
              </w:rPr>
              <w:t>硬件情况</w:t>
            </w:r>
          </w:p>
        </w:tc>
        <w:tc>
          <w:tcPr>
            <w:tcW w:w="6265" w:type="dxa"/>
            <w:gridSpan w:val="6"/>
            <w:vAlign w:val="center"/>
          </w:tcPr>
          <w:p w14:paraId="37380C1F" w14:textId="77777777" w:rsidR="0024427F" w:rsidRDefault="0024427F">
            <w:pPr>
              <w:jc w:val="center"/>
              <w:rPr>
                <w:rFonts w:ascii="黑体" w:eastAsia="黑体" w:hAnsi="华文中宋"/>
                <w:szCs w:val="21"/>
              </w:rPr>
            </w:pPr>
          </w:p>
        </w:tc>
      </w:tr>
      <w:tr w:rsidR="0024427F" w14:paraId="0D4F6230" w14:textId="77777777">
        <w:trPr>
          <w:trHeight w:val="1020"/>
          <w:jc w:val="center"/>
        </w:trPr>
        <w:tc>
          <w:tcPr>
            <w:tcW w:w="1277" w:type="dxa"/>
            <w:vAlign w:val="center"/>
          </w:tcPr>
          <w:p w14:paraId="36716528" w14:textId="77777777" w:rsidR="0024427F" w:rsidRDefault="0063422A">
            <w:pPr>
              <w:jc w:val="center"/>
              <w:rPr>
                <w:rFonts w:ascii="黑体" w:eastAsia="黑体" w:hAnsi="华文中宋"/>
                <w:szCs w:val="21"/>
              </w:rPr>
            </w:pPr>
            <w:r>
              <w:rPr>
                <w:rFonts w:ascii="黑体" w:eastAsia="黑体" w:hAnsi="华文中宋" w:hint="eastAsia"/>
                <w:szCs w:val="21"/>
              </w:rPr>
              <w:t>主要检查项目</w:t>
            </w:r>
          </w:p>
        </w:tc>
        <w:tc>
          <w:tcPr>
            <w:tcW w:w="6265" w:type="dxa"/>
            <w:gridSpan w:val="6"/>
            <w:vAlign w:val="center"/>
          </w:tcPr>
          <w:p w14:paraId="374280AE" w14:textId="77777777" w:rsidR="0024427F" w:rsidRDefault="0024427F">
            <w:pPr>
              <w:jc w:val="center"/>
              <w:rPr>
                <w:rFonts w:ascii="黑体" w:eastAsia="黑体" w:hAnsi="华文中宋"/>
                <w:szCs w:val="21"/>
              </w:rPr>
            </w:pPr>
          </w:p>
        </w:tc>
      </w:tr>
      <w:tr w:rsidR="0024427F" w14:paraId="121294CF" w14:textId="77777777">
        <w:trPr>
          <w:trHeight w:val="655"/>
          <w:jc w:val="center"/>
        </w:trPr>
        <w:tc>
          <w:tcPr>
            <w:tcW w:w="1277" w:type="dxa"/>
            <w:vMerge w:val="restart"/>
            <w:vAlign w:val="center"/>
          </w:tcPr>
          <w:p w14:paraId="39769026" w14:textId="77777777" w:rsidR="0024427F" w:rsidRDefault="0063422A">
            <w:pPr>
              <w:jc w:val="center"/>
              <w:rPr>
                <w:rFonts w:ascii="黑体" w:eastAsia="黑体" w:hAnsi="华文中宋"/>
                <w:szCs w:val="21"/>
              </w:rPr>
            </w:pPr>
            <w:r>
              <w:rPr>
                <w:rFonts w:ascii="黑体" w:eastAsia="黑体" w:hAnsi="华文中宋" w:hint="eastAsia"/>
                <w:szCs w:val="21"/>
              </w:rPr>
              <w:t>信息安全情况</w:t>
            </w:r>
          </w:p>
        </w:tc>
        <w:tc>
          <w:tcPr>
            <w:tcW w:w="2638" w:type="dxa"/>
            <w:gridSpan w:val="3"/>
            <w:vAlign w:val="center"/>
          </w:tcPr>
          <w:p w14:paraId="1484CAF0" w14:textId="77777777" w:rsidR="0024427F" w:rsidRDefault="0063422A">
            <w:pPr>
              <w:jc w:val="center"/>
              <w:rPr>
                <w:rFonts w:ascii="黑体" w:eastAsia="黑体" w:hAnsi="华文中宋"/>
                <w:szCs w:val="21"/>
              </w:rPr>
            </w:pPr>
            <w:r>
              <w:rPr>
                <w:rFonts w:ascii="黑体" w:eastAsia="黑体" w:hAnsi="华文中宋" w:hint="eastAsia"/>
                <w:szCs w:val="21"/>
              </w:rPr>
              <w:t>文件状况</w:t>
            </w:r>
          </w:p>
        </w:tc>
        <w:tc>
          <w:tcPr>
            <w:tcW w:w="3627" w:type="dxa"/>
            <w:gridSpan w:val="3"/>
            <w:vAlign w:val="center"/>
          </w:tcPr>
          <w:p w14:paraId="456A1774" w14:textId="77777777" w:rsidR="0024427F" w:rsidRDefault="0024427F">
            <w:pPr>
              <w:jc w:val="center"/>
              <w:rPr>
                <w:rFonts w:ascii="黑体" w:eastAsia="黑体" w:hAnsi="华文中宋"/>
                <w:szCs w:val="21"/>
              </w:rPr>
            </w:pPr>
          </w:p>
        </w:tc>
      </w:tr>
      <w:tr w:rsidR="0024427F" w14:paraId="00E828EB" w14:textId="77777777">
        <w:trPr>
          <w:trHeight w:val="564"/>
          <w:jc w:val="center"/>
        </w:trPr>
        <w:tc>
          <w:tcPr>
            <w:tcW w:w="1277" w:type="dxa"/>
            <w:vMerge/>
            <w:vAlign w:val="center"/>
          </w:tcPr>
          <w:p w14:paraId="6DE3909A" w14:textId="77777777" w:rsidR="0024427F" w:rsidRDefault="0024427F">
            <w:pPr>
              <w:jc w:val="center"/>
              <w:rPr>
                <w:rFonts w:ascii="黑体" w:eastAsia="黑体" w:hAnsi="华文中宋"/>
                <w:szCs w:val="21"/>
              </w:rPr>
            </w:pPr>
          </w:p>
        </w:tc>
        <w:tc>
          <w:tcPr>
            <w:tcW w:w="2638" w:type="dxa"/>
            <w:gridSpan w:val="3"/>
            <w:vAlign w:val="center"/>
          </w:tcPr>
          <w:p w14:paraId="4E2F681E" w14:textId="77777777" w:rsidR="0024427F" w:rsidRDefault="0063422A">
            <w:pPr>
              <w:jc w:val="center"/>
              <w:rPr>
                <w:rFonts w:ascii="黑体" w:eastAsia="黑体" w:hAnsi="华文中宋"/>
                <w:szCs w:val="21"/>
              </w:rPr>
            </w:pPr>
            <w:r>
              <w:rPr>
                <w:rFonts w:ascii="黑体" w:eastAsia="黑体" w:hAnsi="华文中宋" w:hint="eastAsia"/>
                <w:szCs w:val="21"/>
              </w:rPr>
              <w:t>介质状况</w:t>
            </w:r>
          </w:p>
        </w:tc>
        <w:tc>
          <w:tcPr>
            <w:tcW w:w="3627" w:type="dxa"/>
            <w:gridSpan w:val="3"/>
            <w:vAlign w:val="center"/>
          </w:tcPr>
          <w:p w14:paraId="0BBA30A0" w14:textId="77777777" w:rsidR="0024427F" w:rsidRDefault="0024427F">
            <w:pPr>
              <w:jc w:val="center"/>
              <w:rPr>
                <w:rFonts w:ascii="黑体" w:eastAsia="黑体" w:hAnsi="华文中宋"/>
                <w:szCs w:val="21"/>
              </w:rPr>
            </w:pPr>
          </w:p>
        </w:tc>
      </w:tr>
      <w:tr w:rsidR="0024427F" w14:paraId="1C94445C" w14:textId="77777777">
        <w:trPr>
          <w:trHeight w:val="559"/>
          <w:jc w:val="center"/>
        </w:trPr>
        <w:tc>
          <w:tcPr>
            <w:tcW w:w="1277" w:type="dxa"/>
            <w:vMerge/>
            <w:vAlign w:val="center"/>
          </w:tcPr>
          <w:p w14:paraId="65767B16" w14:textId="77777777" w:rsidR="0024427F" w:rsidRDefault="0024427F">
            <w:pPr>
              <w:jc w:val="center"/>
              <w:rPr>
                <w:rFonts w:ascii="黑体" w:eastAsia="黑体" w:hAnsi="华文中宋"/>
                <w:szCs w:val="21"/>
              </w:rPr>
            </w:pPr>
          </w:p>
        </w:tc>
        <w:tc>
          <w:tcPr>
            <w:tcW w:w="2638" w:type="dxa"/>
            <w:gridSpan w:val="3"/>
            <w:vAlign w:val="center"/>
          </w:tcPr>
          <w:p w14:paraId="0D5CF248" w14:textId="77777777" w:rsidR="0024427F" w:rsidRDefault="0063422A">
            <w:pPr>
              <w:jc w:val="center"/>
              <w:rPr>
                <w:rFonts w:ascii="黑体" w:eastAsia="黑体" w:hAnsi="华文中宋"/>
                <w:szCs w:val="21"/>
              </w:rPr>
            </w:pPr>
            <w:r>
              <w:rPr>
                <w:rFonts w:ascii="黑体" w:eastAsia="黑体" w:hAnsi="华文中宋" w:hint="eastAsia"/>
                <w:szCs w:val="21"/>
              </w:rPr>
              <w:t>联网状况</w:t>
            </w:r>
          </w:p>
        </w:tc>
        <w:tc>
          <w:tcPr>
            <w:tcW w:w="3627" w:type="dxa"/>
            <w:gridSpan w:val="3"/>
            <w:vAlign w:val="center"/>
          </w:tcPr>
          <w:p w14:paraId="41C779B1" w14:textId="77777777" w:rsidR="0024427F" w:rsidRDefault="0024427F">
            <w:pPr>
              <w:jc w:val="center"/>
              <w:rPr>
                <w:rFonts w:ascii="黑体" w:eastAsia="黑体" w:hAnsi="华文中宋"/>
                <w:szCs w:val="21"/>
              </w:rPr>
            </w:pPr>
          </w:p>
        </w:tc>
      </w:tr>
      <w:tr w:rsidR="0024427F" w14:paraId="6D75BA4D" w14:textId="77777777">
        <w:trPr>
          <w:trHeight w:val="559"/>
          <w:jc w:val="center"/>
        </w:trPr>
        <w:tc>
          <w:tcPr>
            <w:tcW w:w="1277" w:type="dxa"/>
            <w:vMerge/>
            <w:vAlign w:val="center"/>
          </w:tcPr>
          <w:p w14:paraId="7F0F34B7" w14:textId="77777777" w:rsidR="0024427F" w:rsidRDefault="0024427F">
            <w:pPr>
              <w:jc w:val="center"/>
              <w:rPr>
                <w:rFonts w:ascii="黑体" w:eastAsia="黑体" w:hAnsi="华文中宋"/>
                <w:szCs w:val="21"/>
              </w:rPr>
            </w:pPr>
          </w:p>
        </w:tc>
        <w:tc>
          <w:tcPr>
            <w:tcW w:w="2638" w:type="dxa"/>
            <w:gridSpan w:val="3"/>
            <w:vAlign w:val="center"/>
          </w:tcPr>
          <w:p w14:paraId="056652A3" w14:textId="77777777" w:rsidR="0024427F" w:rsidRDefault="0063422A">
            <w:pPr>
              <w:jc w:val="center"/>
              <w:rPr>
                <w:rFonts w:ascii="黑体" w:eastAsia="黑体" w:hAnsi="华文中宋"/>
                <w:szCs w:val="21"/>
              </w:rPr>
            </w:pPr>
            <w:r>
              <w:rPr>
                <w:rFonts w:ascii="黑体" w:eastAsia="黑体" w:hAnsi="华文中宋" w:hint="eastAsia"/>
                <w:szCs w:val="21"/>
              </w:rPr>
              <w:t>整体安全状况</w:t>
            </w:r>
          </w:p>
        </w:tc>
        <w:tc>
          <w:tcPr>
            <w:tcW w:w="3627" w:type="dxa"/>
            <w:gridSpan w:val="3"/>
            <w:vAlign w:val="center"/>
          </w:tcPr>
          <w:p w14:paraId="417CD7F5" w14:textId="77777777" w:rsidR="0024427F" w:rsidRDefault="0024427F">
            <w:pPr>
              <w:jc w:val="center"/>
              <w:rPr>
                <w:rFonts w:ascii="黑体" w:eastAsia="黑体" w:hAnsi="华文中宋"/>
                <w:szCs w:val="21"/>
              </w:rPr>
            </w:pPr>
          </w:p>
        </w:tc>
      </w:tr>
      <w:tr w:rsidR="0024427F" w14:paraId="274DADD3" w14:textId="77777777">
        <w:trPr>
          <w:trHeight w:val="884"/>
          <w:jc w:val="center"/>
        </w:trPr>
        <w:tc>
          <w:tcPr>
            <w:tcW w:w="1277" w:type="dxa"/>
            <w:vAlign w:val="center"/>
          </w:tcPr>
          <w:p w14:paraId="5879162E" w14:textId="77777777" w:rsidR="0024427F" w:rsidRDefault="0063422A">
            <w:pPr>
              <w:jc w:val="center"/>
              <w:rPr>
                <w:rFonts w:ascii="黑体" w:eastAsia="黑体" w:hAnsi="华文中宋"/>
                <w:szCs w:val="21"/>
              </w:rPr>
            </w:pPr>
            <w:r>
              <w:rPr>
                <w:rFonts w:ascii="黑体" w:eastAsia="黑体" w:hAnsi="华文中宋" w:hint="eastAsia"/>
                <w:szCs w:val="21"/>
              </w:rPr>
              <w:t>检查结论</w:t>
            </w:r>
          </w:p>
        </w:tc>
        <w:tc>
          <w:tcPr>
            <w:tcW w:w="6265" w:type="dxa"/>
            <w:gridSpan w:val="6"/>
            <w:vAlign w:val="center"/>
          </w:tcPr>
          <w:p w14:paraId="3854C671" w14:textId="77777777" w:rsidR="0024427F" w:rsidRDefault="0024427F">
            <w:pPr>
              <w:jc w:val="center"/>
              <w:rPr>
                <w:rFonts w:ascii="黑体" w:eastAsia="黑体" w:hAnsi="华文中宋"/>
                <w:szCs w:val="21"/>
              </w:rPr>
            </w:pPr>
          </w:p>
        </w:tc>
      </w:tr>
      <w:tr w:rsidR="0024427F" w14:paraId="306E0585" w14:textId="77777777">
        <w:trPr>
          <w:trHeight w:val="826"/>
          <w:jc w:val="center"/>
        </w:trPr>
        <w:tc>
          <w:tcPr>
            <w:tcW w:w="1277" w:type="dxa"/>
            <w:vAlign w:val="center"/>
          </w:tcPr>
          <w:p w14:paraId="6A124A25" w14:textId="77777777" w:rsidR="0024427F" w:rsidRDefault="0063422A">
            <w:pPr>
              <w:jc w:val="center"/>
              <w:rPr>
                <w:rFonts w:ascii="黑体" w:eastAsia="黑体" w:hAnsi="华文中宋"/>
                <w:szCs w:val="21"/>
              </w:rPr>
            </w:pPr>
            <w:r>
              <w:rPr>
                <w:rFonts w:ascii="黑体" w:eastAsia="黑体" w:hAnsi="华文中宋" w:hint="eastAsia"/>
                <w:szCs w:val="21"/>
              </w:rPr>
              <w:t>检查人签名</w:t>
            </w:r>
          </w:p>
        </w:tc>
        <w:tc>
          <w:tcPr>
            <w:tcW w:w="6265" w:type="dxa"/>
            <w:gridSpan w:val="6"/>
            <w:vAlign w:val="center"/>
          </w:tcPr>
          <w:p w14:paraId="5AB36D1E" w14:textId="77777777" w:rsidR="0024427F" w:rsidRDefault="0024427F">
            <w:pPr>
              <w:jc w:val="center"/>
              <w:rPr>
                <w:rFonts w:ascii="黑体" w:eastAsia="黑体" w:hAnsi="华文中宋"/>
                <w:szCs w:val="21"/>
              </w:rPr>
            </w:pPr>
          </w:p>
        </w:tc>
      </w:tr>
      <w:tr w:rsidR="0024427F" w14:paraId="2EA851D3" w14:textId="77777777">
        <w:trPr>
          <w:trHeight w:val="881"/>
          <w:jc w:val="center"/>
        </w:trPr>
        <w:tc>
          <w:tcPr>
            <w:tcW w:w="1277" w:type="dxa"/>
            <w:vAlign w:val="center"/>
          </w:tcPr>
          <w:p w14:paraId="07D68F32" w14:textId="77777777" w:rsidR="0024427F" w:rsidRDefault="0063422A">
            <w:pPr>
              <w:jc w:val="center"/>
              <w:rPr>
                <w:rFonts w:ascii="黑体" w:eastAsia="黑体" w:hAnsi="华文中宋"/>
                <w:szCs w:val="21"/>
              </w:rPr>
            </w:pPr>
            <w:r>
              <w:rPr>
                <w:rFonts w:ascii="黑体" w:eastAsia="黑体" w:hAnsi="华文中宋" w:hint="eastAsia"/>
                <w:szCs w:val="21"/>
              </w:rPr>
              <w:t>部门意见</w:t>
            </w:r>
          </w:p>
        </w:tc>
        <w:tc>
          <w:tcPr>
            <w:tcW w:w="6265" w:type="dxa"/>
            <w:gridSpan w:val="6"/>
            <w:vAlign w:val="center"/>
          </w:tcPr>
          <w:p w14:paraId="4D401667" w14:textId="77777777" w:rsidR="0024427F" w:rsidRDefault="0024427F">
            <w:pPr>
              <w:jc w:val="center"/>
              <w:rPr>
                <w:rFonts w:ascii="黑体" w:eastAsia="黑体" w:hAnsi="华文中宋"/>
                <w:szCs w:val="21"/>
              </w:rPr>
            </w:pPr>
          </w:p>
        </w:tc>
      </w:tr>
      <w:tr w:rsidR="0024427F" w14:paraId="5B905C7A" w14:textId="77777777">
        <w:trPr>
          <w:trHeight w:val="850"/>
          <w:jc w:val="center"/>
        </w:trPr>
        <w:tc>
          <w:tcPr>
            <w:tcW w:w="1277" w:type="dxa"/>
            <w:vAlign w:val="center"/>
          </w:tcPr>
          <w:p w14:paraId="0A57CE6B" w14:textId="77777777" w:rsidR="0024427F" w:rsidRDefault="0063422A">
            <w:pPr>
              <w:jc w:val="center"/>
              <w:rPr>
                <w:rFonts w:ascii="黑体" w:eastAsia="黑体" w:hAnsi="华文中宋"/>
                <w:szCs w:val="21"/>
              </w:rPr>
            </w:pPr>
            <w:r>
              <w:rPr>
                <w:rFonts w:ascii="黑体" w:eastAsia="黑体" w:hAnsi="华文中宋" w:hint="eastAsia"/>
                <w:szCs w:val="21"/>
              </w:rPr>
              <w:t>检查日期</w:t>
            </w:r>
          </w:p>
        </w:tc>
        <w:tc>
          <w:tcPr>
            <w:tcW w:w="6265" w:type="dxa"/>
            <w:gridSpan w:val="6"/>
            <w:vAlign w:val="center"/>
          </w:tcPr>
          <w:p w14:paraId="65968C47" w14:textId="77777777" w:rsidR="0024427F" w:rsidRDefault="0024427F">
            <w:pPr>
              <w:jc w:val="center"/>
              <w:rPr>
                <w:rFonts w:ascii="黑体" w:eastAsia="黑体" w:hAnsi="华文中宋"/>
                <w:szCs w:val="21"/>
              </w:rPr>
            </w:pPr>
          </w:p>
        </w:tc>
      </w:tr>
      <w:tr w:rsidR="0024427F" w14:paraId="5BDF7378" w14:textId="77777777">
        <w:trPr>
          <w:trHeight w:val="416"/>
          <w:jc w:val="center"/>
        </w:trPr>
        <w:tc>
          <w:tcPr>
            <w:tcW w:w="1277" w:type="dxa"/>
            <w:vAlign w:val="center"/>
          </w:tcPr>
          <w:p w14:paraId="4C38A89C" w14:textId="77777777" w:rsidR="0024427F" w:rsidRDefault="0063422A">
            <w:pPr>
              <w:jc w:val="center"/>
              <w:rPr>
                <w:rFonts w:ascii="黑体" w:eastAsia="黑体" w:hAnsi="华文中宋"/>
                <w:szCs w:val="21"/>
              </w:rPr>
            </w:pPr>
            <w:r>
              <w:rPr>
                <w:rFonts w:ascii="黑体" w:eastAsia="黑体" w:hAnsi="华文中宋" w:hint="eastAsia"/>
                <w:szCs w:val="21"/>
              </w:rPr>
              <w:t>备注</w:t>
            </w:r>
          </w:p>
        </w:tc>
        <w:tc>
          <w:tcPr>
            <w:tcW w:w="6265" w:type="dxa"/>
            <w:gridSpan w:val="6"/>
            <w:vAlign w:val="center"/>
          </w:tcPr>
          <w:p w14:paraId="34A93EEA" w14:textId="06B91248" w:rsidR="0024427F" w:rsidRDefault="0063422A">
            <w:pPr>
              <w:jc w:val="center"/>
              <w:rPr>
                <w:rFonts w:ascii="黑体" w:eastAsia="黑体" w:hAnsi="华文中宋"/>
                <w:szCs w:val="21"/>
              </w:rPr>
            </w:pPr>
            <w:r>
              <w:rPr>
                <w:rFonts w:ascii="黑体" w:eastAsia="黑体" w:hAnsi="华文中宋" w:hint="eastAsia"/>
                <w:szCs w:val="21"/>
              </w:rPr>
              <w:t>由</w:t>
            </w:r>
            <w:del w:id="4151" w:author="yunwei01" w:date="2017-08-02T14:22:00Z">
              <w:r w:rsidR="00543823" w:rsidDel="00A97AE9">
                <w:rPr>
                  <w:rFonts w:ascii="黑体" w:eastAsia="黑体" w:hAnsi="华文中宋" w:hint="eastAsia"/>
                  <w:szCs w:val="21"/>
                </w:rPr>
                <w:delText>AAAAA</w:delText>
              </w:r>
            </w:del>
            <w:ins w:id="4152" w:author="yunwei01" w:date="2017-08-02T14:22:00Z">
              <w:r w:rsidR="00A97AE9">
                <w:rPr>
                  <w:rFonts w:ascii="黑体" w:eastAsia="黑体" w:hAnsi="华文中宋" w:hint="eastAsia"/>
                  <w:szCs w:val="21"/>
                </w:rPr>
                <w:t>资鼎(上海)互联网金融信息服务有限</w:t>
              </w:r>
            </w:ins>
            <w:del w:id="4153" w:author="yunwei01" w:date="2017-08-02T14:38:00Z">
              <w:r w:rsidR="00543823" w:rsidDel="004C1B14">
                <w:rPr>
                  <w:rFonts w:ascii="黑体" w:eastAsia="黑体" w:hAnsi="华文中宋" w:hint="eastAsia"/>
                  <w:szCs w:val="21"/>
                </w:rPr>
                <w:delText>公司</w:delText>
              </w:r>
            </w:del>
            <w:ins w:id="4154" w:author="yunwei01" w:date="2017-08-02T14:38:00Z">
              <w:r w:rsidR="004C1B14">
                <w:rPr>
                  <w:rFonts w:ascii="黑体" w:eastAsia="黑体" w:hAnsi="华文中宋" w:hint="eastAsia"/>
                  <w:szCs w:val="21"/>
                </w:rPr>
                <w:t>公司</w:t>
              </w:r>
            </w:ins>
            <w:r>
              <w:rPr>
                <w:rFonts w:ascii="黑体" w:eastAsia="黑体" w:hAnsi="华文中宋" w:hint="eastAsia"/>
                <w:szCs w:val="21"/>
              </w:rPr>
              <w:t>永久保存</w:t>
            </w:r>
          </w:p>
        </w:tc>
      </w:tr>
    </w:tbl>
    <w:p w14:paraId="265DA1FB" w14:textId="3824B4BE" w:rsidR="0024427F" w:rsidRDefault="0063422A" w:rsidP="00D66ACE">
      <w:pPr>
        <w:pStyle w:val="3"/>
        <w:pageBreakBefore/>
        <w:ind w:left="709"/>
        <w:rPr>
          <w:rFonts w:ascii="宋体" w:hAnsi="宋体"/>
        </w:rPr>
      </w:pPr>
      <w:bookmarkStart w:id="4155" w:name="_Toc428792653"/>
      <w:bookmarkStart w:id="4156" w:name="_Toc489545359"/>
      <w:bookmarkStart w:id="4157" w:name="_Toc489546830"/>
      <w:bookmarkStart w:id="4158" w:name="_Toc489547173"/>
      <w:bookmarkStart w:id="4159" w:name="_Toc489548048"/>
      <w:bookmarkStart w:id="4160" w:name="_Toc489607250"/>
      <w:r>
        <w:rPr>
          <w:rFonts w:ascii="宋体" w:hAnsi="宋体" w:hint="eastAsia"/>
        </w:rPr>
        <w:lastRenderedPageBreak/>
        <w:t>附录18: 安全检查报告与通报</w:t>
      </w:r>
      <w:bookmarkEnd w:id="4155"/>
      <w:bookmarkEnd w:id="4156"/>
      <w:bookmarkEnd w:id="4157"/>
      <w:bookmarkEnd w:id="4158"/>
      <w:bookmarkEnd w:id="4159"/>
      <w:bookmarkEnd w:id="4160"/>
    </w:p>
    <w:p w14:paraId="711BD66C" w14:textId="77777777" w:rsidR="0024427F" w:rsidRDefault="0063422A">
      <w:pPr>
        <w:jc w:val="center"/>
        <w:rPr>
          <w:rFonts w:ascii="宋体" w:hAnsi="宋体"/>
          <w:b/>
          <w:sz w:val="32"/>
          <w:szCs w:val="32"/>
        </w:rPr>
      </w:pPr>
      <w:r>
        <w:rPr>
          <w:rFonts w:ascii="宋体" w:hAnsi="宋体" w:hint="eastAsia"/>
          <w:b/>
          <w:sz w:val="32"/>
          <w:szCs w:val="32"/>
        </w:rPr>
        <w:t>安全检查报告与通报</w:t>
      </w:r>
    </w:p>
    <w:tbl>
      <w:tblPr>
        <w:tblW w:w="6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161" w:author="yunwei01" w:date="2017-08-04T10:35:00Z">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05"/>
        <w:gridCol w:w="5409"/>
        <w:tblGridChange w:id="4162">
          <w:tblGrid>
            <w:gridCol w:w="1275"/>
            <w:gridCol w:w="6237"/>
          </w:tblGrid>
        </w:tblGridChange>
      </w:tblGrid>
      <w:tr w:rsidR="0024427F" w14:paraId="3492CF7F" w14:textId="77777777" w:rsidTr="001F132D">
        <w:trPr>
          <w:trHeight w:val="1267"/>
          <w:jc w:val="center"/>
          <w:trPrChange w:id="4163" w:author="yunwei01" w:date="2017-08-04T10:35:00Z">
            <w:trPr>
              <w:trHeight w:val="1461"/>
              <w:jc w:val="center"/>
            </w:trPr>
          </w:trPrChange>
        </w:trPr>
        <w:tc>
          <w:tcPr>
            <w:tcW w:w="1105" w:type="dxa"/>
            <w:vAlign w:val="center"/>
            <w:tcPrChange w:id="4164" w:author="yunwei01" w:date="2017-08-04T10:35:00Z">
              <w:tcPr>
                <w:tcW w:w="1275" w:type="dxa"/>
                <w:vAlign w:val="center"/>
              </w:tcPr>
            </w:tcPrChange>
          </w:tcPr>
          <w:p w14:paraId="53FDEEEF" w14:textId="77777777" w:rsidR="0024427F" w:rsidRDefault="0063422A">
            <w:r>
              <w:rPr>
                <w:rFonts w:hint="eastAsia"/>
              </w:rPr>
              <w:t>通告事项</w:t>
            </w:r>
          </w:p>
        </w:tc>
        <w:tc>
          <w:tcPr>
            <w:tcW w:w="5409" w:type="dxa"/>
            <w:vAlign w:val="center"/>
            <w:tcPrChange w:id="4165" w:author="yunwei01" w:date="2017-08-04T10:35:00Z">
              <w:tcPr>
                <w:tcW w:w="6237" w:type="dxa"/>
                <w:vAlign w:val="center"/>
              </w:tcPr>
            </w:tcPrChange>
          </w:tcPr>
          <w:p w14:paraId="4FC430D9" w14:textId="77777777" w:rsidR="0024427F" w:rsidRDefault="0024427F">
            <w:pPr>
              <w:jc w:val="center"/>
            </w:pPr>
          </w:p>
        </w:tc>
      </w:tr>
      <w:tr w:rsidR="0024427F" w14:paraId="1A8D1731" w14:textId="77777777" w:rsidTr="001F132D">
        <w:trPr>
          <w:trHeight w:val="2014"/>
          <w:jc w:val="center"/>
          <w:trPrChange w:id="4166" w:author="yunwei01" w:date="2017-08-04T10:35:00Z">
            <w:trPr>
              <w:trHeight w:val="2323"/>
              <w:jc w:val="center"/>
            </w:trPr>
          </w:trPrChange>
        </w:trPr>
        <w:tc>
          <w:tcPr>
            <w:tcW w:w="1105" w:type="dxa"/>
            <w:vAlign w:val="center"/>
            <w:tcPrChange w:id="4167" w:author="yunwei01" w:date="2017-08-04T10:35:00Z">
              <w:tcPr>
                <w:tcW w:w="1275" w:type="dxa"/>
                <w:vAlign w:val="center"/>
              </w:tcPr>
            </w:tcPrChange>
          </w:tcPr>
          <w:p w14:paraId="7F2F0CBB" w14:textId="77777777" w:rsidR="0024427F" w:rsidRDefault="0063422A">
            <w:r>
              <w:rPr>
                <w:rFonts w:hint="eastAsia"/>
              </w:rPr>
              <w:t>通报内容</w:t>
            </w:r>
          </w:p>
        </w:tc>
        <w:tc>
          <w:tcPr>
            <w:tcW w:w="5409" w:type="dxa"/>
            <w:vAlign w:val="center"/>
            <w:tcPrChange w:id="4168" w:author="yunwei01" w:date="2017-08-04T10:35:00Z">
              <w:tcPr>
                <w:tcW w:w="6237" w:type="dxa"/>
                <w:vAlign w:val="center"/>
              </w:tcPr>
            </w:tcPrChange>
          </w:tcPr>
          <w:p w14:paraId="4B085AB8" w14:textId="77777777" w:rsidR="0024427F" w:rsidRDefault="0024427F">
            <w:pPr>
              <w:jc w:val="center"/>
            </w:pPr>
          </w:p>
        </w:tc>
      </w:tr>
      <w:tr w:rsidR="0024427F" w14:paraId="4F5538BE" w14:textId="77777777" w:rsidTr="001F132D">
        <w:trPr>
          <w:trHeight w:val="2013"/>
          <w:jc w:val="center"/>
          <w:trPrChange w:id="4169" w:author="yunwei01" w:date="2017-08-04T10:35:00Z">
            <w:trPr>
              <w:trHeight w:val="2321"/>
              <w:jc w:val="center"/>
            </w:trPr>
          </w:trPrChange>
        </w:trPr>
        <w:tc>
          <w:tcPr>
            <w:tcW w:w="1105" w:type="dxa"/>
            <w:vAlign w:val="center"/>
            <w:tcPrChange w:id="4170" w:author="yunwei01" w:date="2017-08-04T10:35:00Z">
              <w:tcPr>
                <w:tcW w:w="1275" w:type="dxa"/>
                <w:vAlign w:val="center"/>
              </w:tcPr>
            </w:tcPrChange>
          </w:tcPr>
          <w:p w14:paraId="31BF7E2E" w14:textId="77777777" w:rsidR="0024427F" w:rsidRDefault="0063422A">
            <w:r>
              <w:rPr>
                <w:rFonts w:hint="eastAsia"/>
              </w:rPr>
              <w:t>通报部门</w:t>
            </w:r>
          </w:p>
        </w:tc>
        <w:tc>
          <w:tcPr>
            <w:tcW w:w="5409" w:type="dxa"/>
            <w:vAlign w:val="center"/>
            <w:tcPrChange w:id="4171" w:author="yunwei01" w:date="2017-08-04T10:35:00Z">
              <w:tcPr>
                <w:tcW w:w="6237" w:type="dxa"/>
                <w:vAlign w:val="center"/>
              </w:tcPr>
            </w:tcPrChange>
          </w:tcPr>
          <w:p w14:paraId="1A587A36" w14:textId="47A39A36" w:rsidR="0024427F" w:rsidRDefault="00543823">
            <w:pPr>
              <w:jc w:val="center"/>
            </w:pPr>
            <w:del w:id="4172" w:author="yunwei01" w:date="2017-08-02T14:22:00Z">
              <w:r w:rsidDel="00A97AE9">
                <w:rPr>
                  <w:rFonts w:hint="eastAsia"/>
                </w:rPr>
                <w:delText>AAAAA</w:delText>
              </w:r>
            </w:del>
            <w:ins w:id="4173" w:author="yunwei01" w:date="2017-08-02T14:22:00Z">
              <w:r w:rsidR="00A97AE9">
                <w:rPr>
                  <w:rFonts w:hint="eastAsia"/>
                </w:rPr>
                <w:t>资鼎</w:t>
              </w:r>
              <w:r w:rsidR="00A97AE9">
                <w:rPr>
                  <w:rFonts w:hint="eastAsia"/>
                </w:rPr>
                <w:t>(</w:t>
              </w:r>
              <w:r w:rsidR="00A97AE9">
                <w:rPr>
                  <w:rFonts w:hint="eastAsia"/>
                </w:rPr>
                <w:t>上海</w:t>
              </w:r>
              <w:r w:rsidR="00A97AE9">
                <w:rPr>
                  <w:rFonts w:hint="eastAsia"/>
                </w:rPr>
                <w:t>)</w:t>
              </w:r>
              <w:r w:rsidR="00A97AE9">
                <w:rPr>
                  <w:rFonts w:hint="eastAsia"/>
                </w:rPr>
                <w:t>互联网金融信息服务有限</w:t>
              </w:r>
            </w:ins>
            <w:del w:id="4174" w:author="yunwei01" w:date="2017-08-02T14:38:00Z">
              <w:r w:rsidDel="004C1B14">
                <w:rPr>
                  <w:rFonts w:hint="eastAsia"/>
                </w:rPr>
                <w:delText>公司</w:delText>
              </w:r>
            </w:del>
            <w:ins w:id="4175" w:author="yunwei01" w:date="2017-08-02T14:38:00Z">
              <w:r w:rsidR="004C1B14">
                <w:rPr>
                  <w:rFonts w:hint="eastAsia"/>
                </w:rPr>
                <w:t>公司</w:t>
              </w:r>
            </w:ins>
          </w:p>
        </w:tc>
      </w:tr>
      <w:tr w:rsidR="0024427F" w14:paraId="3D5927E4" w14:textId="77777777" w:rsidTr="001F132D">
        <w:trPr>
          <w:trHeight w:val="1396"/>
          <w:jc w:val="center"/>
          <w:trPrChange w:id="4176" w:author="yunwei01" w:date="2017-08-04T10:35:00Z">
            <w:trPr>
              <w:trHeight w:val="1610"/>
              <w:jc w:val="center"/>
            </w:trPr>
          </w:trPrChange>
        </w:trPr>
        <w:tc>
          <w:tcPr>
            <w:tcW w:w="1105" w:type="dxa"/>
            <w:vAlign w:val="center"/>
            <w:tcPrChange w:id="4177" w:author="yunwei01" w:date="2017-08-04T10:35:00Z">
              <w:tcPr>
                <w:tcW w:w="1275" w:type="dxa"/>
                <w:vAlign w:val="center"/>
              </w:tcPr>
            </w:tcPrChange>
          </w:tcPr>
          <w:p w14:paraId="136EA3AC" w14:textId="77777777" w:rsidR="0024427F" w:rsidRDefault="0063422A">
            <w:r>
              <w:rPr>
                <w:rFonts w:hint="eastAsia"/>
              </w:rPr>
              <w:t>通报日期</w:t>
            </w:r>
          </w:p>
        </w:tc>
        <w:tc>
          <w:tcPr>
            <w:tcW w:w="5409" w:type="dxa"/>
            <w:vAlign w:val="center"/>
            <w:tcPrChange w:id="4178" w:author="yunwei01" w:date="2017-08-04T10:35:00Z">
              <w:tcPr>
                <w:tcW w:w="6237" w:type="dxa"/>
                <w:vAlign w:val="center"/>
              </w:tcPr>
            </w:tcPrChange>
          </w:tcPr>
          <w:p w14:paraId="1689BE60" w14:textId="77777777" w:rsidR="0024427F" w:rsidRDefault="0063422A">
            <w:pPr>
              <w:jc w:val="center"/>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205C2674" w14:textId="18A1BA34" w:rsidR="0024427F" w:rsidDel="001F132D" w:rsidRDefault="0024427F">
      <w:pPr>
        <w:rPr>
          <w:del w:id="4179" w:author="yunwei01" w:date="2017-08-04T10:35:00Z"/>
        </w:rPr>
      </w:pPr>
      <w:bookmarkStart w:id="4180" w:name="_Toc489607251"/>
      <w:bookmarkEnd w:id="4180"/>
    </w:p>
    <w:p w14:paraId="0A3BF4B4" w14:textId="3B4E7A65" w:rsidR="0024427F" w:rsidRDefault="0063422A" w:rsidP="00C03942">
      <w:pPr>
        <w:pStyle w:val="3"/>
        <w:rPr>
          <w:rStyle w:val="1Char"/>
          <w:rFonts w:ascii="宋体" w:hAnsi="宋体"/>
        </w:rPr>
      </w:pPr>
      <w:bookmarkStart w:id="4181" w:name="_Toc428792654"/>
      <w:bookmarkStart w:id="4182" w:name="_Toc489545360"/>
      <w:bookmarkStart w:id="4183" w:name="_Toc489546831"/>
      <w:bookmarkStart w:id="4184" w:name="_Toc489547174"/>
      <w:bookmarkStart w:id="4185" w:name="_Toc489548049"/>
      <w:bookmarkStart w:id="4186" w:name="_Toc489607252"/>
      <w:r w:rsidRPr="00C03942">
        <w:rPr>
          <w:rFonts w:hint="eastAsia"/>
          <w:b w:val="0"/>
          <w:bCs w:val="0"/>
        </w:rPr>
        <w:t>附</w:t>
      </w:r>
      <w:r w:rsidRPr="00C03942">
        <w:rPr>
          <w:rFonts w:hint="eastAsia"/>
          <w:b w:val="0"/>
          <w:bCs w:val="0"/>
        </w:rPr>
        <w:t>1</w:t>
      </w:r>
      <w:r w:rsidRPr="00C03942">
        <w:rPr>
          <w:b w:val="0"/>
          <w:bCs w:val="0"/>
        </w:rPr>
        <w:t>9</w:t>
      </w:r>
      <w:r w:rsidRPr="00C03942">
        <w:rPr>
          <w:rFonts w:hint="eastAsia"/>
          <w:b w:val="0"/>
          <w:bCs w:val="0"/>
        </w:rPr>
        <w:t>:</w:t>
      </w:r>
      <w:r w:rsidRPr="00C03942">
        <w:rPr>
          <w:rFonts w:hint="eastAsia"/>
        </w:rPr>
        <w:t>外联单位联系表</w:t>
      </w:r>
      <w:bookmarkEnd w:id="4181"/>
      <w:bookmarkEnd w:id="4182"/>
      <w:bookmarkEnd w:id="4183"/>
      <w:bookmarkEnd w:id="4184"/>
      <w:bookmarkEnd w:id="4185"/>
      <w:bookmarkEnd w:id="4186"/>
    </w:p>
    <w:p w14:paraId="39275896" w14:textId="77777777" w:rsidR="0024427F" w:rsidRDefault="0063422A">
      <w:pPr>
        <w:jc w:val="center"/>
        <w:rPr>
          <w:b/>
          <w:sz w:val="28"/>
          <w:szCs w:val="28"/>
        </w:rPr>
      </w:pPr>
      <w:r>
        <w:rPr>
          <w:rFonts w:hint="eastAsia"/>
          <w:b/>
          <w:sz w:val="28"/>
          <w:szCs w:val="28"/>
        </w:rPr>
        <w:t>外联单位联系表</w:t>
      </w:r>
    </w:p>
    <w:tbl>
      <w:tblPr>
        <w:tblW w:w="14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2"/>
        <w:gridCol w:w="4076"/>
        <w:gridCol w:w="976"/>
        <w:gridCol w:w="1772"/>
        <w:gridCol w:w="2909"/>
        <w:gridCol w:w="1276"/>
        <w:gridCol w:w="2268"/>
      </w:tblGrid>
      <w:tr w:rsidR="0024427F" w14:paraId="588E6537" w14:textId="77777777">
        <w:trPr>
          <w:jc w:val="center"/>
        </w:trPr>
        <w:tc>
          <w:tcPr>
            <w:tcW w:w="752" w:type="dxa"/>
          </w:tcPr>
          <w:p w14:paraId="357E3900" w14:textId="77777777" w:rsidR="0024427F" w:rsidRDefault="0063422A">
            <w:pPr>
              <w:spacing w:line="420" w:lineRule="auto"/>
              <w:jc w:val="center"/>
              <w:rPr>
                <w:b/>
                <w:sz w:val="24"/>
              </w:rPr>
            </w:pPr>
            <w:r>
              <w:rPr>
                <w:rFonts w:hint="eastAsia"/>
                <w:b/>
                <w:sz w:val="24"/>
              </w:rPr>
              <w:t>序号</w:t>
            </w:r>
          </w:p>
        </w:tc>
        <w:tc>
          <w:tcPr>
            <w:tcW w:w="4076" w:type="dxa"/>
          </w:tcPr>
          <w:p w14:paraId="465D8BEB" w14:textId="77777777" w:rsidR="0024427F" w:rsidRDefault="0063422A">
            <w:pPr>
              <w:spacing w:line="420" w:lineRule="auto"/>
              <w:jc w:val="center"/>
              <w:rPr>
                <w:b/>
                <w:sz w:val="24"/>
              </w:rPr>
            </w:pPr>
            <w:r>
              <w:rPr>
                <w:rFonts w:hint="eastAsia"/>
                <w:b/>
                <w:sz w:val="24"/>
              </w:rPr>
              <w:t>服务提供商名称</w:t>
            </w:r>
          </w:p>
        </w:tc>
        <w:tc>
          <w:tcPr>
            <w:tcW w:w="976" w:type="dxa"/>
          </w:tcPr>
          <w:p w14:paraId="0DCD84D3" w14:textId="77777777" w:rsidR="0024427F" w:rsidRDefault="0063422A">
            <w:pPr>
              <w:spacing w:line="420" w:lineRule="auto"/>
              <w:jc w:val="center"/>
              <w:rPr>
                <w:b/>
                <w:sz w:val="24"/>
              </w:rPr>
            </w:pPr>
            <w:r>
              <w:rPr>
                <w:rFonts w:hint="eastAsia"/>
                <w:b/>
                <w:sz w:val="24"/>
              </w:rPr>
              <w:t>联系人</w:t>
            </w:r>
          </w:p>
        </w:tc>
        <w:tc>
          <w:tcPr>
            <w:tcW w:w="1772" w:type="dxa"/>
          </w:tcPr>
          <w:p w14:paraId="206D4CF3" w14:textId="77777777" w:rsidR="0024427F" w:rsidRDefault="0063422A">
            <w:pPr>
              <w:spacing w:line="420" w:lineRule="auto"/>
              <w:jc w:val="center"/>
              <w:rPr>
                <w:b/>
                <w:sz w:val="24"/>
              </w:rPr>
            </w:pPr>
            <w:r>
              <w:rPr>
                <w:rFonts w:hint="eastAsia"/>
                <w:b/>
                <w:sz w:val="24"/>
              </w:rPr>
              <w:t>联系电话</w:t>
            </w:r>
          </w:p>
        </w:tc>
        <w:tc>
          <w:tcPr>
            <w:tcW w:w="2909" w:type="dxa"/>
          </w:tcPr>
          <w:p w14:paraId="1C2DC5E5" w14:textId="77777777" w:rsidR="0024427F" w:rsidRDefault="0063422A">
            <w:pPr>
              <w:spacing w:line="420" w:lineRule="auto"/>
              <w:jc w:val="center"/>
              <w:rPr>
                <w:b/>
                <w:sz w:val="24"/>
              </w:rPr>
            </w:pPr>
            <w:r>
              <w:rPr>
                <w:rFonts w:hint="eastAsia"/>
                <w:b/>
                <w:sz w:val="24"/>
              </w:rPr>
              <w:t>服务内容</w:t>
            </w:r>
          </w:p>
        </w:tc>
        <w:tc>
          <w:tcPr>
            <w:tcW w:w="1276" w:type="dxa"/>
          </w:tcPr>
          <w:p w14:paraId="230D9DD6" w14:textId="77777777" w:rsidR="0024427F" w:rsidRDefault="0063422A">
            <w:pPr>
              <w:spacing w:line="420" w:lineRule="auto"/>
              <w:jc w:val="center"/>
              <w:rPr>
                <w:b/>
                <w:sz w:val="24"/>
              </w:rPr>
            </w:pPr>
            <w:r>
              <w:rPr>
                <w:rFonts w:hint="eastAsia"/>
                <w:b/>
                <w:sz w:val="24"/>
              </w:rPr>
              <w:t>保密协议</w:t>
            </w:r>
          </w:p>
        </w:tc>
        <w:tc>
          <w:tcPr>
            <w:tcW w:w="2268" w:type="dxa"/>
          </w:tcPr>
          <w:p w14:paraId="5C6CE4B2" w14:textId="77777777" w:rsidR="0024427F" w:rsidRDefault="0063422A">
            <w:pPr>
              <w:spacing w:line="420" w:lineRule="auto"/>
              <w:jc w:val="center"/>
              <w:rPr>
                <w:b/>
              </w:rPr>
            </w:pPr>
            <w:r>
              <w:rPr>
                <w:rFonts w:hint="eastAsia"/>
                <w:b/>
              </w:rPr>
              <w:t>备注</w:t>
            </w:r>
          </w:p>
        </w:tc>
      </w:tr>
      <w:tr w:rsidR="0024427F" w14:paraId="6DABE4A4" w14:textId="77777777">
        <w:trPr>
          <w:jc w:val="center"/>
        </w:trPr>
        <w:tc>
          <w:tcPr>
            <w:tcW w:w="752" w:type="dxa"/>
          </w:tcPr>
          <w:p w14:paraId="69CDE60A" w14:textId="27698520" w:rsidR="0024427F" w:rsidRDefault="0024427F">
            <w:pPr>
              <w:spacing w:line="420" w:lineRule="auto"/>
              <w:jc w:val="center"/>
              <w:rPr>
                <w:sz w:val="24"/>
              </w:rPr>
            </w:pPr>
          </w:p>
        </w:tc>
        <w:tc>
          <w:tcPr>
            <w:tcW w:w="4076" w:type="dxa"/>
          </w:tcPr>
          <w:p w14:paraId="1AFEFF87" w14:textId="25BEE525" w:rsidR="0024427F" w:rsidRDefault="0024427F">
            <w:pPr>
              <w:spacing w:line="420" w:lineRule="auto"/>
              <w:rPr>
                <w:sz w:val="24"/>
              </w:rPr>
            </w:pPr>
          </w:p>
        </w:tc>
        <w:tc>
          <w:tcPr>
            <w:tcW w:w="976" w:type="dxa"/>
          </w:tcPr>
          <w:p w14:paraId="439D951E" w14:textId="77777777" w:rsidR="0024427F" w:rsidRDefault="0024427F">
            <w:pPr>
              <w:spacing w:line="420" w:lineRule="auto"/>
              <w:rPr>
                <w:sz w:val="24"/>
              </w:rPr>
            </w:pPr>
          </w:p>
        </w:tc>
        <w:tc>
          <w:tcPr>
            <w:tcW w:w="1772" w:type="dxa"/>
          </w:tcPr>
          <w:p w14:paraId="0F6E66C9" w14:textId="77777777" w:rsidR="0024427F" w:rsidRDefault="0024427F">
            <w:pPr>
              <w:spacing w:line="420" w:lineRule="auto"/>
              <w:rPr>
                <w:sz w:val="24"/>
              </w:rPr>
            </w:pPr>
          </w:p>
        </w:tc>
        <w:tc>
          <w:tcPr>
            <w:tcW w:w="2909" w:type="dxa"/>
          </w:tcPr>
          <w:p w14:paraId="1969DA0E" w14:textId="2E0C37A1" w:rsidR="0024427F" w:rsidRDefault="0024427F">
            <w:pPr>
              <w:spacing w:line="420" w:lineRule="auto"/>
              <w:rPr>
                <w:sz w:val="24"/>
              </w:rPr>
            </w:pPr>
          </w:p>
        </w:tc>
        <w:tc>
          <w:tcPr>
            <w:tcW w:w="1276" w:type="dxa"/>
          </w:tcPr>
          <w:p w14:paraId="0CDF04EF" w14:textId="5C5E706F" w:rsidR="0024427F" w:rsidRDefault="0024427F">
            <w:pPr>
              <w:spacing w:line="420" w:lineRule="auto"/>
              <w:rPr>
                <w:sz w:val="24"/>
              </w:rPr>
            </w:pPr>
          </w:p>
        </w:tc>
        <w:tc>
          <w:tcPr>
            <w:tcW w:w="2268" w:type="dxa"/>
          </w:tcPr>
          <w:p w14:paraId="62CD00FD" w14:textId="129AEC0D" w:rsidR="0024427F" w:rsidRDefault="0024427F">
            <w:pPr>
              <w:spacing w:line="420" w:lineRule="auto"/>
            </w:pPr>
          </w:p>
        </w:tc>
      </w:tr>
      <w:tr w:rsidR="0024427F" w14:paraId="2CC9B43A" w14:textId="77777777">
        <w:trPr>
          <w:jc w:val="center"/>
        </w:trPr>
        <w:tc>
          <w:tcPr>
            <w:tcW w:w="752" w:type="dxa"/>
          </w:tcPr>
          <w:p w14:paraId="766F55A5" w14:textId="77777777" w:rsidR="0024427F" w:rsidRDefault="0024427F">
            <w:pPr>
              <w:spacing w:line="420" w:lineRule="auto"/>
              <w:jc w:val="center"/>
              <w:rPr>
                <w:sz w:val="24"/>
              </w:rPr>
            </w:pPr>
          </w:p>
        </w:tc>
        <w:tc>
          <w:tcPr>
            <w:tcW w:w="4076" w:type="dxa"/>
          </w:tcPr>
          <w:p w14:paraId="283594B4" w14:textId="0DEF1C17" w:rsidR="0024427F" w:rsidRDefault="0024427F">
            <w:pPr>
              <w:spacing w:line="420" w:lineRule="auto"/>
              <w:rPr>
                <w:sz w:val="24"/>
              </w:rPr>
            </w:pPr>
          </w:p>
        </w:tc>
        <w:tc>
          <w:tcPr>
            <w:tcW w:w="976" w:type="dxa"/>
          </w:tcPr>
          <w:p w14:paraId="2A967750" w14:textId="081E4FFC" w:rsidR="0024427F" w:rsidRDefault="0024427F">
            <w:pPr>
              <w:spacing w:line="420" w:lineRule="auto"/>
              <w:rPr>
                <w:sz w:val="24"/>
              </w:rPr>
            </w:pPr>
          </w:p>
        </w:tc>
        <w:tc>
          <w:tcPr>
            <w:tcW w:w="1772" w:type="dxa"/>
          </w:tcPr>
          <w:p w14:paraId="696BFB32" w14:textId="62B9AC92" w:rsidR="0024427F" w:rsidRDefault="0024427F">
            <w:pPr>
              <w:spacing w:line="420" w:lineRule="auto"/>
              <w:rPr>
                <w:sz w:val="24"/>
              </w:rPr>
            </w:pPr>
          </w:p>
        </w:tc>
        <w:tc>
          <w:tcPr>
            <w:tcW w:w="2909" w:type="dxa"/>
          </w:tcPr>
          <w:p w14:paraId="6E90A3C6" w14:textId="1E69FA72" w:rsidR="0024427F" w:rsidRDefault="0024427F">
            <w:pPr>
              <w:spacing w:line="420" w:lineRule="auto"/>
              <w:rPr>
                <w:sz w:val="24"/>
              </w:rPr>
            </w:pPr>
          </w:p>
        </w:tc>
        <w:tc>
          <w:tcPr>
            <w:tcW w:w="1276" w:type="dxa"/>
          </w:tcPr>
          <w:p w14:paraId="3DE7D160" w14:textId="1624D772" w:rsidR="0024427F" w:rsidRDefault="0024427F">
            <w:pPr>
              <w:spacing w:line="420" w:lineRule="auto"/>
              <w:rPr>
                <w:sz w:val="24"/>
              </w:rPr>
            </w:pPr>
          </w:p>
        </w:tc>
        <w:tc>
          <w:tcPr>
            <w:tcW w:w="2268" w:type="dxa"/>
          </w:tcPr>
          <w:p w14:paraId="01581FD4" w14:textId="77777777" w:rsidR="0024427F" w:rsidRDefault="0024427F">
            <w:pPr>
              <w:spacing w:line="420" w:lineRule="auto"/>
            </w:pPr>
          </w:p>
        </w:tc>
      </w:tr>
      <w:tr w:rsidR="0024427F" w14:paraId="6770F777" w14:textId="77777777">
        <w:trPr>
          <w:jc w:val="center"/>
        </w:trPr>
        <w:tc>
          <w:tcPr>
            <w:tcW w:w="752" w:type="dxa"/>
          </w:tcPr>
          <w:p w14:paraId="5113CEFE" w14:textId="291551E8" w:rsidR="0024427F" w:rsidRDefault="0024427F">
            <w:pPr>
              <w:spacing w:line="420" w:lineRule="auto"/>
              <w:jc w:val="center"/>
              <w:rPr>
                <w:sz w:val="24"/>
              </w:rPr>
            </w:pPr>
          </w:p>
        </w:tc>
        <w:tc>
          <w:tcPr>
            <w:tcW w:w="4076" w:type="dxa"/>
          </w:tcPr>
          <w:p w14:paraId="7FF8B4E8" w14:textId="77777777" w:rsidR="0024427F" w:rsidRDefault="0024427F">
            <w:pPr>
              <w:spacing w:line="420" w:lineRule="auto"/>
              <w:rPr>
                <w:sz w:val="24"/>
              </w:rPr>
            </w:pPr>
          </w:p>
        </w:tc>
        <w:tc>
          <w:tcPr>
            <w:tcW w:w="976" w:type="dxa"/>
          </w:tcPr>
          <w:p w14:paraId="03412D82" w14:textId="77777777" w:rsidR="0024427F" w:rsidRDefault="0024427F">
            <w:pPr>
              <w:spacing w:line="420" w:lineRule="auto"/>
              <w:rPr>
                <w:sz w:val="24"/>
              </w:rPr>
            </w:pPr>
          </w:p>
        </w:tc>
        <w:tc>
          <w:tcPr>
            <w:tcW w:w="1772" w:type="dxa"/>
          </w:tcPr>
          <w:p w14:paraId="767B8633" w14:textId="77777777" w:rsidR="0024427F" w:rsidRDefault="0024427F">
            <w:pPr>
              <w:spacing w:line="420" w:lineRule="auto"/>
              <w:rPr>
                <w:sz w:val="24"/>
              </w:rPr>
            </w:pPr>
          </w:p>
        </w:tc>
        <w:tc>
          <w:tcPr>
            <w:tcW w:w="2909" w:type="dxa"/>
          </w:tcPr>
          <w:p w14:paraId="7BD858A6" w14:textId="77777777" w:rsidR="0024427F" w:rsidRDefault="0024427F">
            <w:pPr>
              <w:spacing w:line="420" w:lineRule="auto"/>
              <w:rPr>
                <w:sz w:val="24"/>
              </w:rPr>
            </w:pPr>
          </w:p>
        </w:tc>
        <w:tc>
          <w:tcPr>
            <w:tcW w:w="1276" w:type="dxa"/>
          </w:tcPr>
          <w:p w14:paraId="35CDCE78" w14:textId="77777777" w:rsidR="0024427F" w:rsidRDefault="0024427F">
            <w:pPr>
              <w:spacing w:line="420" w:lineRule="auto"/>
              <w:rPr>
                <w:sz w:val="24"/>
              </w:rPr>
            </w:pPr>
          </w:p>
        </w:tc>
        <w:tc>
          <w:tcPr>
            <w:tcW w:w="2268" w:type="dxa"/>
          </w:tcPr>
          <w:p w14:paraId="3376964E" w14:textId="77777777" w:rsidR="0024427F" w:rsidRDefault="0024427F">
            <w:pPr>
              <w:spacing w:line="420" w:lineRule="auto"/>
            </w:pPr>
          </w:p>
        </w:tc>
      </w:tr>
      <w:tr w:rsidR="0024427F" w14:paraId="042D10FF" w14:textId="77777777">
        <w:trPr>
          <w:jc w:val="center"/>
        </w:trPr>
        <w:tc>
          <w:tcPr>
            <w:tcW w:w="752" w:type="dxa"/>
          </w:tcPr>
          <w:p w14:paraId="73D274DB" w14:textId="31F409EC" w:rsidR="0024427F" w:rsidRDefault="0024427F">
            <w:pPr>
              <w:spacing w:line="420" w:lineRule="auto"/>
              <w:jc w:val="center"/>
              <w:rPr>
                <w:sz w:val="24"/>
              </w:rPr>
            </w:pPr>
          </w:p>
        </w:tc>
        <w:tc>
          <w:tcPr>
            <w:tcW w:w="4076" w:type="dxa"/>
          </w:tcPr>
          <w:p w14:paraId="6BD9F396" w14:textId="77777777" w:rsidR="0024427F" w:rsidRDefault="0024427F">
            <w:pPr>
              <w:spacing w:line="420" w:lineRule="auto"/>
              <w:rPr>
                <w:sz w:val="24"/>
              </w:rPr>
            </w:pPr>
          </w:p>
        </w:tc>
        <w:tc>
          <w:tcPr>
            <w:tcW w:w="976" w:type="dxa"/>
          </w:tcPr>
          <w:p w14:paraId="2362AF6A" w14:textId="77777777" w:rsidR="0024427F" w:rsidRDefault="0024427F">
            <w:pPr>
              <w:spacing w:line="420" w:lineRule="auto"/>
              <w:rPr>
                <w:sz w:val="24"/>
              </w:rPr>
            </w:pPr>
          </w:p>
        </w:tc>
        <w:tc>
          <w:tcPr>
            <w:tcW w:w="1772" w:type="dxa"/>
          </w:tcPr>
          <w:p w14:paraId="1BF03AF8" w14:textId="77777777" w:rsidR="0024427F" w:rsidRDefault="0024427F">
            <w:pPr>
              <w:spacing w:line="420" w:lineRule="auto"/>
              <w:rPr>
                <w:sz w:val="24"/>
              </w:rPr>
            </w:pPr>
          </w:p>
        </w:tc>
        <w:tc>
          <w:tcPr>
            <w:tcW w:w="2909" w:type="dxa"/>
          </w:tcPr>
          <w:p w14:paraId="6A12FE2E" w14:textId="77777777" w:rsidR="0024427F" w:rsidRDefault="0024427F">
            <w:pPr>
              <w:spacing w:line="420" w:lineRule="auto"/>
              <w:rPr>
                <w:sz w:val="24"/>
              </w:rPr>
            </w:pPr>
          </w:p>
        </w:tc>
        <w:tc>
          <w:tcPr>
            <w:tcW w:w="1276" w:type="dxa"/>
          </w:tcPr>
          <w:p w14:paraId="75AE0C7D" w14:textId="77777777" w:rsidR="0024427F" w:rsidRDefault="0024427F">
            <w:pPr>
              <w:spacing w:line="420" w:lineRule="auto"/>
              <w:rPr>
                <w:sz w:val="24"/>
              </w:rPr>
            </w:pPr>
          </w:p>
        </w:tc>
        <w:tc>
          <w:tcPr>
            <w:tcW w:w="2268" w:type="dxa"/>
          </w:tcPr>
          <w:p w14:paraId="31221930" w14:textId="77777777" w:rsidR="0024427F" w:rsidRDefault="0024427F">
            <w:pPr>
              <w:spacing w:line="420" w:lineRule="auto"/>
            </w:pPr>
          </w:p>
        </w:tc>
      </w:tr>
      <w:tr w:rsidR="0024427F" w14:paraId="0C9C2A87" w14:textId="77777777">
        <w:trPr>
          <w:jc w:val="center"/>
        </w:trPr>
        <w:tc>
          <w:tcPr>
            <w:tcW w:w="752" w:type="dxa"/>
          </w:tcPr>
          <w:p w14:paraId="4FF1AFD9" w14:textId="7A2D7800" w:rsidR="0024427F" w:rsidRDefault="0024427F">
            <w:pPr>
              <w:spacing w:line="420" w:lineRule="auto"/>
              <w:jc w:val="center"/>
              <w:rPr>
                <w:sz w:val="24"/>
              </w:rPr>
            </w:pPr>
          </w:p>
        </w:tc>
        <w:tc>
          <w:tcPr>
            <w:tcW w:w="4076" w:type="dxa"/>
          </w:tcPr>
          <w:p w14:paraId="05F3EDEE" w14:textId="77777777" w:rsidR="0024427F" w:rsidRDefault="0024427F">
            <w:pPr>
              <w:spacing w:line="420" w:lineRule="auto"/>
              <w:rPr>
                <w:sz w:val="24"/>
              </w:rPr>
            </w:pPr>
          </w:p>
        </w:tc>
        <w:tc>
          <w:tcPr>
            <w:tcW w:w="976" w:type="dxa"/>
          </w:tcPr>
          <w:p w14:paraId="79FB6B9F" w14:textId="77777777" w:rsidR="0024427F" w:rsidRDefault="0024427F">
            <w:pPr>
              <w:spacing w:line="420" w:lineRule="auto"/>
              <w:rPr>
                <w:sz w:val="24"/>
              </w:rPr>
            </w:pPr>
          </w:p>
        </w:tc>
        <w:tc>
          <w:tcPr>
            <w:tcW w:w="1772" w:type="dxa"/>
          </w:tcPr>
          <w:p w14:paraId="3D5C9A63" w14:textId="77777777" w:rsidR="0024427F" w:rsidRDefault="0024427F">
            <w:pPr>
              <w:spacing w:line="420" w:lineRule="auto"/>
              <w:rPr>
                <w:sz w:val="24"/>
              </w:rPr>
            </w:pPr>
          </w:p>
        </w:tc>
        <w:tc>
          <w:tcPr>
            <w:tcW w:w="2909" w:type="dxa"/>
          </w:tcPr>
          <w:p w14:paraId="249BA9E6" w14:textId="77777777" w:rsidR="0024427F" w:rsidRDefault="0024427F">
            <w:pPr>
              <w:spacing w:line="420" w:lineRule="auto"/>
              <w:rPr>
                <w:sz w:val="24"/>
              </w:rPr>
            </w:pPr>
          </w:p>
        </w:tc>
        <w:tc>
          <w:tcPr>
            <w:tcW w:w="1276" w:type="dxa"/>
          </w:tcPr>
          <w:p w14:paraId="02D19F8B" w14:textId="77777777" w:rsidR="0024427F" w:rsidRDefault="0024427F">
            <w:pPr>
              <w:spacing w:line="420" w:lineRule="auto"/>
              <w:rPr>
                <w:sz w:val="24"/>
              </w:rPr>
            </w:pPr>
          </w:p>
        </w:tc>
        <w:tc>
          <w:tcPr>
            <w:tcW w:w="2268" w:type="dxa"/>
          </w:tcPr>
          <w:p w14:paraId="3EE259CF" w14:textId="77777777" w:rsidR="0024427F" w:rsidRDefault="0024427F">
            <w:pPr>
              <w:spacing w:line="420" w:lineRule="auto"/>
            </w:pPr>
          </w:p>
        </w:tc>
      </w:tr>
      <w:tr w:rsidR="0024427F" w14:paraId="63604DC8" w14:textId="77777777">
        <w:trPr>
          <w:jc w:val="center"/>
        </w:trPr>
        <w:tc>
          <w:tcPr>
            <w:tcW w:w="752" w:type="dxa"/>
          </w:tcPr>
          <w:p w14:paraId="5E183CBB" w14:textId="77777777" w:rsidR="0024427F" w:rsidRDefault="0024427F">
            <w:pPr>
              <w:spacing w:line="420" w:lineRule="auto"/>
              <w:jc w:val="center"/>
            </w:pPr>
          </w:p>
        </w:tc>
        <w:tc>
          <w:tcPr>
            <w:tcW w:w="4076" w:type="dxa"/>
          </w:tcPr>
          <w:p w14:paraId="62DEBAE8" w14:textId="77777777" w:rsidR="0024427F" w:rsidRDefault="0024427F">
            <w:pPr>
              <w:spacing w:line="420" w:lineRule="auto"/>
            </w:pPr>
          </w:p>
        </w:tc>
        <w:tc>
          <w:tcPr>
            <w:tcW w:w="976" w:type="dxa"/>
          </w:tcPr>
          <w:p w14:paraId="15B5427B" w14:textId="77777777" w:rsidR="0024427F" w:rsidRDefault="0024427F">
            <w:pPr>
              <w:spacing w:line="420" w:lineRule="auto"/>
            </w:pPr>
          </w:p>
        </w:tc>
        <w:tc>
          <w:tcPr>
            <w:tcW w:w="1772" w:type="dxa"/>
          </w:tcPr>
          <w:p w14:paraId="65C4273F" w14:textId="77777777" w:rsidR="0024427F" w:rsidRDefault="0024427F">
            <w:pPr>
              <w:spacing w:line="420" w:lineRule="auto"/>
            </w:pPr>
          </w:p>
        </w:tc>
        <w:tc>
          <w:tcPr>
            <w:tcW w:w="2909" w:type="dxa"/>
          </w:tcPr>
          <w:p w14:paraId="31228F6D" w14:textId="77777777" w:rsidR="0024427F" w:rsidRDefault="0024427F">
            <w:pPr>
              <w:spacing w:line="420" w:lineRule="auto"/>
            </w:pPr>
          </w:p>
        </w:tc>
        <w:tc>
          <w:tcPr>
            <w:tcW w:w="1276" w:type="dxa"/>
          </w:tcPr>
          <w:p w14:paraId="15E525E3" w14:textId="77777777" w:rsidR="0024427F" w:rsidRDefault="0024427F">
            <w:pPr>
              <w:spacing w:line="420" w:lineRule="auto"/>
            </w:pPr>
          </w:p>
        </w:tc>
        <w:tc>
          <w:tcPr>
            <w:tcW w:w="2268" w:type="dxa"/>
          </w:tcPr>
          <w:p w14:paraId="12EB2E6A" w14:textId="77777777" w:rsidR="0024427F" w:rsidRDefault="0024427F">
            <w:pPr>
              <w:spacing w:line="420" w:lineRule="auto"/>
            </w:pPr>
          </w:p>
        </w:tc>
      </w:tr>
      <w:tr w:rsidR="0024427F" w14:paraId="5B298784" w14:textId="77777777">
        <w:trPr>
          <w:jc w:val="center"/>
        </w:trPr>
        <w:tc>
          <w:tcPr>
            <w:tcW w:w="752" w:type="dxa"/>
          </w:tcPr>
          <w:p w14:paraId="0094D11E" w14:textId="77777777" w:rsidR="0024427F" w:rsidRDefault="0024427F">
            <w:pPr>
              <w:spacing w:line="420" w:lineRule="auto"/>
              <w:jc w:val="center"/>
            </w:pPr>
          </w:p>
        </w:tc>
        <w:tc>
          <w:tcPr>
            <w:tcW w:w="4076" w:type="dxa"/>
          </w:tcPr>
          <w:p w14:paraId="68272F1B" w14:textId="77777777" w:rsidR="0024427F" w:rsidRDefault="0024427F">
            <w:pPr>
              <w:spacing w:line="420" w:lineRule="auto"/>
            </w:pPr>
          </w:p>
        </w:tc>
        <w:tc>
          <w:tcPr>
            <w:tcW w:w="976" w:type="dxa"/>
          </w:tcPr>
          <w:p w14:paraId="42471C64" w14:textId="77777777" w:rsidR="0024427F" w:rsidRDefault="0024427F">
            <w:pPr>
              <w:spacing w:line="420" w:lineRule="auto"/>
            </w:pPr>
          </w:p>
        </w:tc>
        <w:tc>
          <w:tcPr>
            <w:tcW w:w="1772" w:type="dxa"/>
          </w:tcPr>
          <w:p w14:paraId="3D18F7C1" w14:textId="77777777" w:rsidR="0024427F" w:rsidRDefault="0024427F">
            <w:pPr>
              <w:spacing w:line="420" w:lineRule="auto"/>
            </w:pPr>
          </w:p>
        </w:tc>
        <w:tc>
          <w:tcPr>
            <w:tcW w:w="2909" w:type="dxa"/>
          </w:tcPr>
          <w:p w14:paraId="01E56F46" w14:textId="77777777" w:rsidR="0024427F" w:rsidRDefault="0024427F">
            <w:pPr>
              <w:spacing w:line="420" w:lineRule="auto"/>
            </w:pPr>
          </w:p>
        </w:tc>
        <w:tc>
          <w:tcPr>
            <w:tcW w:w="1276" w:type="dxa"/>
          </w:tcPr>
          <w:p w14:paraId="59EA80D5" w14:textId="77777777" w:rsidR="0024427F" w:rsidRDefault="0024427F">
            <w:pPr>
              <w:spacing w:line="420" w:lineRule="auto"/>
            </w:pPr>
          </w:p>
        </w:tc>
        <w:tc>
          <w:tcPr>
            <w:tcW w:w="2268" w:type="dxa"/>
          </w:tcPr>
          <w:p w14:paraId="145D5243" w14:textId="77777777" w:rsidR="0024427F" w:rsidRDefault="0024427F">
            <w:pPr>
              <w:spacing w:line="420" w:lineRule="auto"/>
            </w:pPr>
          </w:p>
        </w:tc>
      </w:tr>
      <w:tr w:rsidR="0024427F" w14:paraId="72F706AB" w14:textId="77777777">
        <w:trPr>
          <w:jc w:val="center"/>
        </w:trPr>
        <w:tc>
          <w:tcPr>
            <w:tcW w:w="752" w:type="dxa"/>
          </w:tcPr>
          <w:p w14:paraId="6340AF1D" w14:textId="77777777" w:rsidR="0024427F" w:rsidRDefault="0024427F">
            <w:pPr>
              <w:spacing w:line="420" w:lineRule="auto"/>
              <w:jc w:val="center"/>
            </w:pPr>
          </w:p>
        </w:tc>
        <w:tc>
          <w:tcPr>
            <w:tcW w:w="4076" w:type="dxa"/>
          </w:tcPr>
          <w:p w14:paraId="438AD569" w14:textId="77777777" w:rsidR="0024427F" w:rsidRDefault="0024427F">
            <w:pPr>
              <w:spacing w:line="420" w:lineRule="auto"/>
            </w:pPr>
          </w:p>
        </w:tc>
        <w:tc>
          <w:tcPr>
            <w:tcW w:w="976" w:type="dxa"/>
          </w:tcPr>
          <w:p w14:paraId="4029E9DF" w14:textId="77777777" w:rsidR="0024427F" w:rsidRDefault="0024427F">
            <w:pPr>
              <w:spacing w:line="420" w:lineRule="auto"/>
            </w:pPr>
          </w:p>
        </w:tc>
        <w:tc>
          <w:tcPr>
            <w:tcW w:w="1772" w:type="dxa"/>
          </w:tcPr>
          <w:p w14:paraId="22FDE9DA" w14:textId="77777777" w:rsidR="0024427F" w:rsidRDefault="0024427F">
            <w:pPr>
              <w:spacing w:line="420" w:lineRule="auto"/>
            </w:pPr>
          </w:p>
        </w:tc>
        <w:tc>
          <w:tcPr>
            <w:tcW w:w="2909" w:type="dxa"/>
          </w:tcPr>
          <w:p w14:paraId="020121DF" w14:textId="77777777" w:rsidR="0024427F" w:rsidRDefault="0024427F">
            <w:pPr>
              <w:spacing w:line="420" w:lineRule="auto"/>
            </w:pPr>
          </w:p>
        </w:tc>
        <w:tc>
          <w:tcPr>
            <w:tcW w:w="1276" w:type="dxa"/>
          </w:tcPr>
          <w:p w14:paraId="007D1B0B" w14:textId="77777777" w:rsidR="0024427F" w:rsidRDefault="0024427F">
            <w:pPr>
              <w:spacing w:line="420" w:lineRule="auto"/>
            </w:pPr>
          </w:p>
        </w:tc>
        <w:tc>
          <w:tcPr>
            <w:tcW w:w="2268" w:type="dxa"/>
          </w:tcPr>
          <w:p w14:paraId="5A831CDC" w14:textId="77777777" w:rsidR="0024427F" w:rsidRDefault="0024427F">
            <w:pPr>
              <w:spacing w:line="420" w:lineRule="auto"/>
            </w:pPr>
          </w:p>
        </w:tc>
      </w:tr>
      <w:tr w:rsidR="0024427F" w14:paraId="5FF56E7E" w14:textId="77777777">
        <w:trPr>
          <w:jc w:val="center"/>
        </w:trPr>
        <w:tc>
          <w:tcPr>
            <w:tcW w:w="752" w:type="dxa"/>
          </w:tcPr>
          <w:p w14:paraId="09C7CAA8" w14:textId="77777777" w:rsidR="0024427F" w:rsidRDefault="0024427F">
            <w:pPr>
              <w:spacing w:line="420" w:lineRule="auto"/>
              <w:jc w:val="center"/>
            </w:pPr>
          </w:p>
        </w:tc>
        <w:tc>
          <w:tcPr>
            <w:tcW w:w="4076" w:type="dxa"/>
          </w:tcPr>
          <w:p w14:paraId="50B63E4F" w14:textId="77777777" w:rsidR="0024427F" w:rsidRDefault="0024427F">
            <w:pPr>
              <w:spacing w:line="420" w:lineRule="auto"/>
            </w:pPr>
          </w:p>
        </w:tc>
        <w:tc>
          <w:tcPr>
            <w:tcW w:w="976" w:type="dxa"/>
          </w:tcPr>
          <w:p w14:paraId="7A814E23" w14:textId="77777777" w:rsidR="0024427F" w:rsidRDefault="0024427F">
            <w:pPr>
              <w:spacing w:line="420" w:lineRule="auto"/>
            </w:pPr>
          </w:p>
        </w:tc>
        <w:tc>
          <w:tcPr>
            <w:tcW w:w="1772" w:type="dxa"/>
          </w:tcPr>
          <w:p w14:paraId="4D9F9511" w14:textId="77777777" w:rsidR="0024427F" w:rsidRDefault="0024427F">
            <w:pPr>
              <w:spacing w:line="420" w:lineRule="auto"/>
            </w:pPr>
          </w:p>
        </w:tc>
        <w:tc>
          <w:tcPr>
            <w:tcW w:w="2909" w:type="dxa"/>
          </w:tcPr>
          <w:p w14:paraId="7E268CDB" w14:textId="77777777" w:rsidR="0024427F" w:rsidRDefault="0024427F">
            <w:pPr>
              <w:spacing w:line="420" w:lineRule="auto"/>
            </w:pPr>
          </w:p>
        </w:tc>
        <w:tc>
          <w:tcPr>
            <w:tcW w:w="1276" w:type="dxa"/>
          </w:tcPr>
          <w:p w14:paraId="27F6AC0A" w14:textId="77777777" w:rsidR="0024427F" w:rsidRDefault="0024427F">
            <w:pPr>
              <w:spacing w:line="420" w:lineRule="auto"/>
            </w:pPr>
          </w:p>
        </w:tc>
        <w:tc>
          <w:tcPr>
            <w:tcW w:w="2268" w:type="dxa"/>
          </w:tcPr>
          <w:p w14:paraId="3D32C67D" w14:textId="77777777" w:rsidR="0024427F" w:rsidRDefault="0024427F">
            <w:pPr>
              <w:spacing w:line="420" w:lineRule="auto"/>
            </w:pPr>
          </w:p>
        </w:tc>
      </w:tr>
    </w:tbl>
    <w:p w14:paraId="659CC3BE" w14:textId="77777777" w:rsidR="0024427F" w:rsidRDefault="0024427F">
      <w:pPr>
        <w:sectPr w:rsidR="0024427F">
          <w:pgSz w:w="16838" w:h="11906" w:orient="landscape"/>
          <w:pgMar w:top="1800" w:right="1440" w:bottom="1800" w:left="1440" w:header="851" w:footer="992" w:gutter="0"/>
          <w:cols w:space="720"/>
          <w:docGrid w:type="lines" w:linePitch="312"/>
        </w:sectPr>
      </w:pPr>
    </w:p>
    <w:p w14:paraId="4A0E4669" w14:textId="3DF0F0DE" w:rsidR="0024427F" w:rsidRDefault="0063422A">
      <w:pPr>
        <w:pStyle w:val="3"/>
        <w:rPr>
          <w:b w:val="0"/>
          <w:bCs w:val="0"/>
        </w:rPr>
      </w:pPr>
      <w:bookmarkStart w:id="4187" w:name="_Toc428792655"/>
      <w:bookmarkStart w:id="4188" w:name="_Toc489545361"/>
      <w:bookmarkStart w:id="4189" w:name="_Toc489546832"/>
      <w:bookmarkStart w:id="4190" w:name="_Toc489547175"/>
      <w:bookmarkStart w:id="4191" w:name="_Toc489548050"/>
      <w:bookmarkStart w:id="4192" w:name="_Toc489607253"/>
      <w:r>
        <w:rPr>
          <w:rFonts w:hint="eastAsia"/>
          <w:b w:val="0"/>
          <w:bCs w:val="0"/>
        </w:rPr>
        <w:lastRenderedPageBreak/>
        <w:t>附</w:t>
      </w:r>
      <w:r>
        <w:rPr>
          <w:b w:val="0"/>
          <w:bCs w:val="0"/>
        </w:rPr>
        <w:t>20</w:t>
      </w:r>
      <w:r>
        <w:rPr>
          <w:rFonts w:hint="eastAsia"/>
          <w:b w:val="0"/>
          <w:bCs w:val="0"/>
        </w:rPr>
        <w:t>:</w:t>
      </w:r>
      <w:r>
        <w:rPr>
          <w:rFonts w:hint="eastAsia"/>
        </w:rPr>
        <w:t>会议记要</w:t>
      </w:r>
      <w:bookmarkEnd w:id="4187"/>
      <w:bookmarkEnd w:id="4188"/>
      <w:bookmarkEnd w:id="4189"/>
      <w:bookmarkEnd w:id="4190"/>
      <w:bookmarkEnd w:id="4191"/>
      <w:bookmarkEnd w:id="4192"/>
    </w:p>
    <w:p w14:paraId="20B003B0" w14:textId="77777777" w:rsidR="0024427F" w:rsidRDefault="0063422A">
      <w:pPr>
        <w:widowControl/>
        <w:jc w:val="center"/>
        <w:rPr>
          <w:b/>
          <w:sz w:val="24"/>
        </w:rPr>
      </w:pPr>
      <w:r>
        <w:rPr>
          <w:rFonts w:hint="eastAsia"/>
          <w:b/>
          <w:sz w:val="24"/>
        </w:rPr>
        <w:t>会议记要</w:t>
      </w:r>
    </w:p>
    <w:p w14:paraId="1B8A2CBD" w14:textId="77777777" w:rsidR="0024427F" w:rsidRDefault="0063422A">
      <w:pPr>
        <w:tabs>
          <w:tab w:val="left" w:pos="2712"/>
          <w:tab w:val="left" w:pos="6224"/>
          <w:tab w:val="left" w:pos="9272"/>
        </w:tabs>
        <w:wordWrap w:val="0"/>
        <w:autoSpaceDE w:val="0"/>
        <w:autoSpaceDN w:val="0"/>
        <w:adjustRightInd w:val="0"/>
        <w:jc w:val="right"/>
        <w:rPr>
          <w:szCs w:val="21"/>
        </w:rPr>
      </w:pPr>
      <w:r>
        <w:rPr>
          <w:rFonts w:hint="eastAsia"/>
          <w:szCs w:val="21"/>
        </w:rPr>
        <w:tab/>
      </w:r>
      <w:r>
        <w:rPr>
          <w:rFonts w:hint="eastAsia"/>
          <w:sz w:val="18"/>
        </w:rPr>
        <w:t>记录号：</w:t>
      </w:r>
      <w:r>
        <w:rPr>
          <w:rFonts w:hint="eastAsia"/>
          <w:sz w:val="18"/>
        </w:rPr>
        <w:t>HY01</w:t>
      </w:r>
      <w:r>
        <w:rPr>
          <w:rFonts w:hint="eastAsia"/>
          <w:sz w:val="18"/>
        </w:rPr>
        <w:t>－</w:t>
      </w:r>
      <w:r>
        <w:rPr>
          <w:rFonts w:hint="eastAsia"/>
          <w:sz w:val="18"/>
        </w:rPr>
        <w:t xml:space="preserve">             </w:t>
      </w:r>
      <w:r>
        <w:rPr>
          <w:rFonts w:hint="eastAsia"/>
          <w:sz w:val="18"/>
        </w:rPr>
        <w:t>－</w:t>
      </w:r>
      <w:r>
        <w:rPr>
          <w:rFonts w:hint="eastAsia"/>
          <w:sz w:val="18"/>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275"/>
        <w:gridCol w:w="3225"/>
        <w:gridCol w:w="1095"/>
        <w:gridCol w:w="1080"/>
        <w:gridCol w:w="1245"/>
        <w:gridCol w:w="1719"/>
      </w:tblGrid>
      <w:tr w:rsidR="0024427F" w14:paraId="249E95F5" w14:textId="77777777">
        <w:trPr>
          <w:trHeight w:val="614"/>
          <w:jc w:val="center"/>
        </w:trPr>
        <w:tc>
          <w:tcPr>
            <w:tcW w:w="1275" w:type="dxa"/>
            <w:vAlign w:val="center"/>
          </w:tcPr>
          <w:p w14:paraId="1EE3122C"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会议类型</w:t>
            </w:r>
          </w:p>
        </w:tc>
        <w:tc>
          <w:tcPr>
            <w:tcW w:w="8364" w:type="dxa"/>
            <w:gridSpan w:val="5"/>
            <w:vAlign w:val="center"/>
          </w:tcPr>
          <w:p w14:paraId="083CEEB7" w14:textId="77777777" w:rsidR="0024427F" w:rsidRDefault="0063422A">
            <w:pPr>
              <w:autoSpaceDE w:val="0"/>
              <w:autoSpaceDN w:val="0"/>
              <w:adjustRightInd w:val="0"/>
              <w:spacing w:line="300" w:lineRule="auto"/>
              <w:ind w:firstLineChars="50" w:firstLine="105"/>
              <w:jc w:val="center"/>
              <w:rPr>
                <w:rFonts w:ascii="宋体" w:hAnsi="宋体"/>
                <w:szCs w:val="21"/>
              </w:rPr>
            </w:pPr>
            <w:r>
              <w:rPr>
                <w:rFonts w:ascii="宋体" w:hAnsi="宋体" w:hint="eastAsia"/>
                <w:szCs w:val="21"/>
              </w:rPr>
              <w:t>□例会          □部门          □培训/交流     □信息安全会议   □其他：</w:t>
            </w:r>
          </w:p>
        </w:tc>
      </w:tr>
      <w:tr w:rsidR="0024427F" w14:paraId="4A191EB6" w14:textId="77777777">
        <w:trPr>
          <w:trHeight w:val="605"/>
          <w:jc w:val="center"/>
        </w:trPr>
        <w:tc>
          <w:tcPr>
            <w:tcW w:w="1275" w:type="dxa"/>
            <w:vAlign w:val="center"/>
          </w:tcPr>
          <w:p w14:paraId="72EBA9AC"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议  题</w:t>
            </w:r>
          </w:p>
        </w:tc>
        <w:tc>
          <w:tcPr>
            <w:tcW w:w="5400" w:type="dxa"/>
            <w:gridSpan w:val="3"/>
            <w:vAlign w:val="center"/>
          </w:tcPr>
          <w:p w14:paraId="55D92B3C" w14:textId="77777777" w:rsidR="0024427F" w:rsidRDefault="0024427F">
            <w:pPr>
              <w:autoSpaceDE w:val="0"/>
              <w:autoSpaceDN w:val="0"/>
              <w:adjustRightInd w:val="0"/>
              <w:jc w:val="center"/>
              <w:rPr>
                <w:rFonts w:ascii="宋体" w:hAnsi="宋体"/>
                <w:szCs w:val="21"/>
              </w:rPr>
            </w:pPr>
          </w:p>
        </w:tc>
        <w:tc>
          <w:tcPr>
            <w:tcW w:w="1245" w:type="dxa"/>
            <w:vAlign w:val="center"/>
          </w:tcPr>
          <w:p w14:paraId="075C9177"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会议用时(h)</w:t>
            </w:r>
          </w:p>
        </w:tc>
        <w:tc>
          <w:tcPr>
            <w:tcW w:w="1719" w:type="dxa"/>
            <w:vAlign w:val="center"/>
          </w:tcPr>
          <w:p w14:paraId="05452E98" w14:textId="77777777" w:rsidR="0024427F" w:rsidRDefault="0024427F">
            <w:pPr>
              <w:autoSpaceDE w:val="0"/>
              <w:autoSpaceDN w:val="0"/>
              <w:adjustRightInd w:val="0"/>
              <w:jc w:val="center"/>
              <w:rPr>
                <w:rFonts w:ascii="宋体" w:hAnsi="宋体"/>
                <w:szCs w:val="21"/>
              </w:rPr>
            </w:pPr>
          </w:p>
        </w:tc>
      </w:tr>
      <w:tr w:rsidR="0024427F" w14:paraId="618E083F" w14:textId="77777777">
        <w:trPr>
          <w:trHeight w:val="613"/>
          <w:jc w:val="center"/>
        </w:trPr>
        <w:tc>
          <w:tcPr>
            <w:tcW w:w="1275" w:type="dxa"/>
            <w:vAlign w:val="center"/>
          </w:tcPr>
          <w:p w14:paraId="40BC0D60"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时  间</w:t>
            </w:r>
          </w:p>
        </w:tc>
        <w:tc>
          <w:tcPr>
            <w:tcW w:w="3225" w:type="dxa"/>
            <w:vAlign w:val="center"/>
          </w:tcPr>
          <w:p w14:paraId="0959ECE0" w14:textId="77777777" w:rsidR="0024427F" w:rsidRDefault="0063422A">
            <w:pPr>
              <w:autoSpaceDE w:val="0"/>
              <w:autoSpaceDN w:val="0"/>
              <w:adjustRightInd w:val="0"/>
              <w:jc w:val="center"/>
              <w:rPr>
                <w:rFonts w:ascii="宋体" w:hAnsi="宋体"/>
                <w:szCs w:val="21"/>
              </w:rPr>
            </w:pPr>
            <w:r>
              <w:rPr>
                <w:rFonts w:ascii="宋体" w:hAnsi="宋体" w:hint="eastAsia"/>
                <w:szCs w:val="21"/>
              </w:rPr>
              <w:t xml:space="preserve">年    月    日 </w:t>
            </w:r>
            <w:r>
              <w:rPr>
                <w:rFonts w:ascii="宋体" w:hAnsi="宋体" w:hint="eastAsia"/>
                <w:b/>
                <w:szCs w:val="21"/>
              </w:rPr>
              <w:t xml:space="preserve"> </w:t>
            </w:r>
            <w:r>
              <w:rPr>
                <w:rFonts w:ascii="宋体" w:hAnsi="宋体"/>
                <w:b/>
                <w:szCs w:val="21"/>
              </w:rPr>
              <w:t xml:space="preserve">  :</w:t>
            </w:r>
          </w:p>
        </w:tc>
        <w:tc>
          <w:tcPr>
            <w:tcW w:w="1095" w:type="dxa"/>
            <w:vAlign w:val="center"/>
          </w:tcPr>
          <w:p w14:paraId="59E10E69"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地  点</w:t>
            </w:r>
          </w:p>
        </w:tc>
        <w:tc>
          <w:tcPr>
            <w:tcW w:w="4044" w:type="dxa"/>
            <w:gridSpan w:val="3"/>
            <w:vAlign w:val="center"/>
          </w:tcPr>
          <w:p w14:paraId="29F2C576" w14:textId="77777777" w:rsidR="0024427F" w:rsidRDefault="0024427F">
            <w:pPr>
              <w:autoSpaceDE w:val="0"/>
              <w:autoSpaceDN w:val="0"/>
              <w:adjustRightInd w:val="0"/>
              <w:jc w:val="center"/>
              <w:rPr>
                <w:rFonts w:ascii="宋体" w:hAnsi="宋体"/>
                <w:szCs w:val="21"/>
              </w:rPr>
            </w:pPr>
          </w:p>
        </w:tc>
      </w:tr>
      <w:tr w:rsidR="0024427F" w14:paraId="11BDC886" w14:textId="77777777">
        <w:trPr>
          <w:trHeight w:val="620"/>
          <w:jc w:val="center"/>
        </w:trPr>
        <w:tc>
          <w:tcPr>
            <w:tcW w:w="1275" w:type="dxa"/>
            <w:vAlign w:val="center"/>
          </w:tcPr>
          <w:p w14:paraId="20DF4490"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主持人</w:t>
            </w:r>
          </w:p>
        </w:tc>
        <w:tc>
          <w:tcPr>
            <w:tcW w:w="3225" w:type="dxa"/>
            <w:vAlign w:val="center"/>
          </w:tcPr>
          <w:p w14:paraId="3055FC77" w14:textId="77777777" w:rsidR="0024427F" w:rsidRDefault="0024427F">
            <w:pPr>
              <w:autoSpaceDE w:val="0"/>
              <w:autoSpaceDN w:val="0"/>
              <w:adjustRightInd w:val="0"/>
              <w:jc w:val="center"/>
              <w:rPr>
                <w:rFonts w:ascii="宋体" w:hAnsi="宋体"/>
                <w:szCs w:val="21"/>
              </w:rPr>
            </w:pPr>
          </w:p>
        </w:tc>
        <w:tc>
          <w:tcPr>
            <w:tcW w:w="1095" w:type="dxa"/>
            <w:vAlign w:val="center"/>
          </w:tcPr>
          <w:p w14:paraId="6DC324E3"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记录人</w:t>
            </w:r>
          </w:p>
        </w:tc>
        <w:tc>
          <w:tcPr>
            <w:tcW w:w="4044" w:type="dxa"/>
            <w:gridSpan w:val="3"/>
            <w:vAlign w:val="center"/>
          </w:tcPr>
          <w:p w14:paraId="726B197D" w14:textId="77777777" w:rsidR="0024427F" w:rsidRDefault="0024427F">
            <w:pPr>
              <w:autoSpaceDE w:val="0"/>
              <w:autoSpaceDN w:val="0"/>
              <w:adjustRightInd w:val="0"/>
              <w:jc w:val="center"/>
              <w:rPr>
                <w:rFonts w:ascii="宋体" w:hAnsi="宋体"/>
                <w:szCs w:val="21"/>
              </w:rPr>
            </w:pPr>
          </w:p>
        </w:tc>
      </w:tr>
      <w:tr w:rsidR="0024427F" w14:paraId="527BFFD3" w14:textId="77777777">
        <w:trPr>
          <w:trHeight w:val="1289"/>
          <w:jc w:val="center"/>
        </w:trPr>
        <w:tc>
          <w:tcPr>
            <w:tcW w:w="1275" w:type="dxa"/>
            <w:vAlign w:val="center"/>
          </w:tcPr>
          <w:p w14:paraId="38C276C0"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与会人员</w:t>
            </w:r>
          </w:p>
        </w:tc>
        <w:tc>
          <w:tcPr>
            <w:tcW w:w="8364" w:type="dxa"/>
            <w:gridSpan w:val="5"/>
            <w:vAlign w:val="center"/>
          </w:tcPr>
          <w:p w14:paraId="175274D3" w14:textId="77777777" w:rsidR="0024427F" w:rsidRDefault="0024427F">
            <w:pPr>
              <w:autoSpaceDE w:val="0"/>
              <w:autoSpaceDN w:val="0"/>
              <w:adjustRightInd w:val="0"/>
              <w:rPr>
                <w:rFonts w:ascii="宋体" w:hAnsi="宋体"/>
                <w:szCs w:val="21"/>
              </w:rPr>
            </w:pPr>
          </w:p>
          <w:p w14:paraId="51588AA8" w14:textId="77777777" w:rsidR="0024427F" w:rsidRDefault="0024427F">
            <w:pPr>
              <w:autoSpaceDE w:val="0"/>
              <w:autoSpaceDN w:val="0"/>
              <w:adjustRightInd w:val="0"/>
              <w:rPr>
                <w:rFonts w:ascii="宋体" w:hAnsi="宋体"/>
                <w:szCs w:val="21"/>
              </w:rPr>
            </w:pPr>
          </w:p>
          <w:p w14:paraId="4CCC3E39" w14:textId="77777777" w:rsidR="0024427F" w:rsidRDefault="0063422A">
            <w:pPr>
              <w:autoSpaceDE w:val="0"/>
              <w:autoSpaceDN w:val="0"/>
              <w:adjustRightInd w:val="0"/>
              <w:rPr>
                <w:rFonts w:ascii="宋体" w:hAnsi="宋体"/>
                <w:szCs w:val="21"/>
              </w:rPr>
            </w:pPr>
            <w:r>
              <w:rPr>
                <w:rFonts w:ascii="宋体" w:hAnsi="宋体" w:hint="eastAsia"/>
                <w:szCs w:val="21"/>
              </w:rPr>
              <w:t>共计    人。（签到表HY-10      -     ）</w:t>
            </w:r>
          </w:p>
        </w:tc>
      </w:tr>
      <w:tr w:rsidR="0024427F" w14:paraId="4BE329FF" w14:textId="77777777">
        <w:trPr>
          <w:trHeight w:val="932"/>
          <w:jc w:val="center"/>
        </w:trPr>
        <w:tc>
          <w:tcPr>
            <w:tcW w:w="1275" w:type="dxa"/>
            <w:vAlign w:val="center"/>
          </w:tcPr>
          <w:p w14:paraId="7A1229CD" w14:textId="77777777" w:rsidR="0024427F" w:rsidRDefault="0063422A">
            <w:pPr>
              <w:autoSpaceDE w:val="0"/>
              <w:autoSpaceDN w:val="0"/>
              <w:adjustRightInd w:val="0"/>
              <w:jc w:val="center"/>
              <w:rPr>
                <w:rFonts w:ascii="宋体" w:hAnsi="宋体"/>
                <w:b/>
                <w:szCs w:val="21"/>
              </w:rPr>
            </w:pPr>
            <w:r>
              <w:rPr>
                <w:rFonts w:ascii="宋体" w:hAnsi="宋体" w:hint="eastAsia"/>
                <w:b/>
                <w:szCs w:val="21"/>
              </w:rPr>
              <w:t>关键字</w:t>
            </w:r>
          </w:p>
        </w:tc>
        <w:tc>
          <w:tcPr>
            <w:tcW w:w="8364" w:type="dxa"/>
            <w:gridSpan w:val="5"/>
            <w:vAlign w:val="center"/>
          </w:tcPr>
          <w:p w14:paraId="25DA89BF" w14:textId="77777777" w:rsidR="0024427F" w:rsidRDefault="0024427F">
            <w:pPr>
              <w:autoSpaceDE w:val="0"/>
              <w:autoSpaceDN w:val="0"/>
              <w:adjustRightInd w:val="0"/>
              <w:rPr>
                <w:rFonts w:ascii="宋体" w:hAnsi="宋体"/>
                <w:szCs w:val="21"/>
              </w:rPr>
            </w:pPr>
          </w:p>
        </w:tc>
      </w:tr>
      <w:tr w:rsidR="0024427F" w14:paraId="71338BEE" w14:textId="77777777">
        <w:trPr>
          <w:trHeight w:val="435"/>
          <w:jc w:val="center"/>
        </w:trPr>
        <w:tc>
          <w:tcPr>
            <w:tcW w:w="9639" w:type="dxa"/>
            <w:gridSpan w:val="6"/>
            <w:shd w:val="clear" w:color="auto" w:fill="CCFFFF"/>
            <w:vAlign w:val="center"/>
          </w:tcPr>
          <w:p w14:paraId="64CEEBA9" w14:textId="77777777" w:rsidR="0024427F" w:rsidRDefault="0063422A">
            <w:pPr>
              <w:autoSpaceDE w:val="0"/>
              <w:autoSpaceDN w:val="0"/>
              <w:adjustRightInd w:val="0"/>
              <w:jc w:val="center"/>
              <w:rPr>
                <w:rFonts w:ascii="宋体" w:hAnsi="宋体"/>
                <w:szCs w:val="21"/>
              </w:rPr>
            </w:pPr>
            <w:r>
              <w:rPr>
                <w:rFonts w:ascii="宋体" w:hAnsi="宋体" w:hint="eastAsia"/>
                <w:b/>
                <w:szCs w:val="21"/>
              </w:rPr>
              <w:t>1. 会议议程</w:t>
            </w:r>
          </w:p>
        </w:tc>
      </w:tr>
      <w:tr w:rsidR="0024427F" w14:paraId="2A0657B4" w14:textId="77777777">
        <w:trPr>
          <w:trHeight w:val="1048"/>
          <w:jc w:val="center"/>
        </w:trPr>
        <w:tc>
          <w:tcPr>
            <w:tcW w:w="9639" w:type="dxa"/>
            <w:gridSpan w:val="6"/>
            <w:vAlign w:val="center"/>
          </w:tcPr>
          <w:p w14:paraId="618C2BFC" w14:textId="77777777" w:rsidR="0024427F" w:rsidRDefault="0024427F">
            <w:pPr>
              <w:numPr>
                <w:ilvl w:val="0"/>
                <w:numId w:val="43"/>
              </w:numPr>
              <w:autoSpaceDE w:val="0"/>
              <w:autoSpaceDN w:val="0"/>
              <w:adjustRightInd w:val="0"/>
              <w:spacing w:beforeLines="50" w:before="156"/>
              <w:ind w:firstLine="93"/>
              <w:rPr>
                <w:rFonts w:ascii="宋体" w:hAnsi="宋体"/>
                <w:szCs w:val="21"/>
              </w:rPr>
            </w:pPr>
          </w:p>
          <w:p w14:paraId="59804C92" w14:textId="77777777" w:rsidR="0024427F" w:rsidRDefault="0024427F">
            <w:pPr>
              <w:numPr>
                <w:ilvl w:val="0"/>
                <w:numId w:val="43"/>
              </w:numPr>
              <w:autoSpaceDE w:val="0"/>
              <w:autoSpaceDN w:val="0"/>
              <w:adjustRightInd w:val="0"/>
              <w:spacing w:beforeLines="50" w:before="156"/>
              <w:ind w:firstLine="93"/>
              <w:rPr>
                <w:rFonts w:ascii="宋体" w:hAnsi="宋体"/>
                <w:szCs w:val="21"/>
              </w:rPr>
            </w:pPr>
          </w:p>
        </w:tc>
      </w:tr>
      <w:tr w:rsidR="0024427F" w14:paraId="76D86D54" w14:textId="77777777">
        <w:trPr>
          <w:trHeight w:val="389"/>
          <w:jc w:val="center"/>
        </w:trPr>
        <w:tc>
          <w:tcPr>
            <w:tcW w:w="9639" w:type="dxa"/>
            <w:gridSpan w:val="6"/>
            <w:shd w:val="clear" w:color="auto" w:fill="FFFF99"/>
            <w:vAlign w:val="center"/>
          </w:tcPr>
          <w:p w14:paraId="505F65FD" w14:textId="77777777" w:rsidR="0024427F" w:rsidRDefault="0063422A">
            <w:pPr>
              <w:jc w:val="center"/>
              <w:rPr>
                <w:rFonts w:ascii="宋体" w:hAnsi="宋体"/>
                <w:b/>
                <w:szCs w:val="21"/>
              </w:rPr>
            </w:pPr>
            <w:r>
              <w:rPr>
                <w:rFonts w:ascii="宋体" w:hAnsi="宋体" w:hint="eastAsia"/>
                <w:b/>
                <w:szCs w:val="21"/>
              </w:rPr>
              <w:t>2. 内容纪要</w:t>
            </w:r>
          </w:p>
        </w:tc>
      </w:tr>
      <w:tr w:rsidR="0024427F" w14:paraId="375D5F26" w14:textId="77777777">
        <w:trPr>
          <w:trHeight w:val="1295"/>
          <w:jc w:val="center"/>
        </w:trPr>
        <w:tc>
          <w:tcPr>
            <w:tcW w:w="9639" w:type="dxa"/>
            <w:gridSpan w:val="6"/>
            <w:vAlign w:val="center"/>
          </w:tcPr>
          <w:p w14:paraId="67E72839" w14:textId="77777777" w:rsidR="0024427F" w:rsidRDefault="0024427F">
            <w:pPr>
              <w:numPr>
                <w:ilvl w:val="0"/>
                <w:numId w:val="44"/>
              </w:numPr>
              <w:autoSpaceDE w:val="0"/>
              <w:autoSpaceDN w:val="0"/>
              <w:adjustRightInd w:val="0"/>
              <w:spacing w:before="120"/>
              <w:ind w:firstLineChars="71" w:firstLine="149"/>
              <w:rPr>
                <w:rFonts w:ascii="宋体" w:hAnsi="宋体"/>
                <w:szCs w:val="21"/>
              </w:rPr>
            </w:pPr>
          </w:p>
          <w:p w14:paraId="29FF0486" w14:textId="77777777" w:rsidR="0024427F" w:rsidRDefault="0024427F">
            <w:pPr>
              <w:numPr>
                <w:ilvl w:val="0"/>
                <w:numId w:val="44"/>
              </w:numPr>
              <w:autoSpaceDE w:val="0"/>
              <w:autoSpaceDN w:val="0"/>
              <w:adjustRightInd w:val="0"/>
              <w:spacing w:before="120"/>
              <w:ind w:firstLineChars="71" w:firstLine="149"/>
              <w:rPr>
                <w:rFonts w:ascii="宋体" w:hAnsi="宋体"/>
                <w:szCs w:val="21"/>
              </w:rPr>
            </w:pPr>
          </w:p>
        </w:tc>
      </w:tr>
      <w:tr w:rsidR="0024427F" w14:paraId="77BD7B37" w14:textId="77777777">
        <w:trPr>
          <w:trHeight w:val="389"/>
          <w:jc w:val="center"/>
        </w:trPr>
        <w:tc>
          <w:tcPr>
            <w:tcW w:w="9639" w:type="dxa"/>
            <w:gridSpan w:val="6"/>
            <w:shd w:val="clear" w:color="auto" w:fill="FFFF99"/>
            <w:vAlign w:val="center"/>
          </w:tcPr>
          <w:p w14:paraId="1417FFD0" w14:textId="77777777" w:rsidR="0024427F" w:rsidRDefault="0063422A">
            <w:pPr>
              <w:jc w:val="center"/>
              <w:rPr>
                <w:rFonts w:ascii="宋体" w:hAnsi="宋体"/>
                <w:b/>
                <w:szCs w:val="21"/>
              </w:rPr>
            </w:pPr>
            <w:r>
              <w:rPr>
                <w:rFonts w:ascii="宋体" w:hAnsi="宋体" w:hint="eastAsia"/>
                <w:b/>
                <w:szCs w:val="21"/>
              </w:rPr>
              <w:t>3. 待解决及共识等后续工作</w:t>
            </w:r>
          </w:p>
        </w:tc>
      </w:tr>
      <w:tr w:rsidR="0024427F" w14:paraId="3498F337" w14:textId="77777777">
        <w:trPr>
          <w:trHeight w:val="2499"/>
          <w:jc w:val="center"/>
        </w:trPr>
        <w:tc>
          <w:tcPr>
            <w:tcW w:w="9639" w:type="dxa"/>
            <w:gridSpan w:val="6"/>
            <w:vAlign w:val="center"/>
          </w:tcPr>
          <w:p w14:paraId="3B2CF713" w14:textId="77777777" w:rsidR="0024427F" w:rsidRDefault="0024427F">
            <w:pPr>
              <w:numPr>
                <w:ilvl w:val="0"/>
                <w:numId w:val="45"/>
              </w:numPr>
              <w:autoSpaceDE w:val="0"/>
              <w:autoSpaceDN w:val="0"/>
              <w:adjustRightInd w:val="0"/>
              <w:spacing w:beforeLines="50" w:before="156"/>
              <w:ind w:firstLineChars="71" w:firstLine="149"/>
              <w:rPr>
                <w:rFonts w:ascii="宋体" w:hAnsi="宋体"/>
                <w:szCs w:val="21"/>
              </w:rPr>
            </w:pPr>
          </w:p>
          <w:p w14:paraId="470F64C0" w14:textId="77777777" w:rsidR="0024427F" w:rsidRDefault="0024427F">
            <w:pPr>
              <w:numPr>
                <w:ilvl w:val="0"/>
                <w:numId w:val="45"/>
              </w:numPr>
              <w:autoSpaceDE w:val="0"/>
              <w:autoSpaceDN w:val="0"/>
              <w:adjustRightInd w:val="0"/>
              <w:spacing w:beforeLines="50" w:before="156"/>
              <w:ind w:firstLineChars="71" w:firstLine="149"/>
              <w:rPr>
                <w:rFonts w:ascii="宋体" w:hAnsi="宋体"/>
                <w:szCs w:val="21"/>
              </w:rPr>
            </w:pPr>
          </w:p>
        </w:tc>
      </w:tr>
    </w:tbl>
    <w:p w14:paraId="6AB75A2C" w14:textId="77777777" w:rsidR="0024427F" w:rsidRDefault="0063422A">
      <w:pPr>
        <w:rPr>
          <w:sz w:val="18"/>
        </w:rPr>
      </w:pPr>
      <w:r>
        <w:rPr>
          <w:rFonts w:hint="eastAsia"/>
          <w:sz w:val="18"/>
        </w:rPr>
        <w:t>注：记录号应填写为</w:t>
      </w:r>
      <w:r>
        <w:rPr>
          <w:rFonts w:ascii="宋体" w:hAnsi="宋体" w:hint="eastAsia"/>
          <w:spacing w:val="-1"/>
          <w:kern w:val="0"/>
          <w:sz w:val="20"/>
        </w:rPr>
        <w:t>HY01</w:t>
      </w:r>
      <w:r>
        <w:rPr>
          <w:rFonts w:hint="eastAsia"/>
          <w:sz w:val="18"/>
        </w:rPr>
        <w:t>－</w:t>
      </w:r>
      <w:r>
        <w:rPr>
          <w:rFonts w:hint="eastAsia"/>
          <w:sz w:val="18"/>
        </w:rPr>
        <w:t>YY</w:t>
      </w:r>
      <w:r>
        <w:rPr>
          <w:rFonts w:hint="eastAsia"/>
          <w:sz w:val="18"/>
        </w:rPr>
        <w:t>（年号）</w:t>
      </w:r>
      <w:r>
        <w:rPr>
          <w:rFonts w:hint="eastAsia"/>
          <w:sz w:val="18"/>
        </w:rPr>
        <w:t>MM</w:t>
      </w:r>
      <w:r>
        <w:rPr>
          <w:rFonts w:hint="eastAsia"/>
          <w:sz w:val="18"/>
        </w:rPr>
        <w:t>（月号）－</w:t>
      </w:r>
      <w:r>
        <w:rPr>
          <w:rFonts w:hint="eastAsia"/>
          <w:sz w:val="18"/>
        </w:rPr>
        <w:t>nn</w:t>
      </w:r>
      <w:r>
        <w:rPr>
          <w:rFonts w:hint="eastAsia"/>
          <w:sz w:val="18"/>
        </w:rPr>
        <w:t>（顺序号）</w:t>
      </w:r>
      <w:r>
        <w:rPr>
          <w:rFonts w:hint="eastAsia"/>
          <w:sz w:val="18"/>
        </w:rPr>
        <w:t xml:space="preserve">  </w:t>
      </w:r>
    </w:p>
    <w:p w14:paraId="170B37FB" w14:textId="283FB9D5" w:rsidR="0024427F" w:rsidRPr="001046C6" w:rsidRDefault="0063422A" w:rsidP="001046C6">
      <w:pPr>
        <w:pStyle w:val="3"/>
        <w:rPr>
          <w:rStyle w:val="1Char"/>
          <w:b/>
          <w:bCs/>
          <w:kern w:val="2"/>
          <w:sz w:val="32"/>
          <w:szCs w:val="32"/>
        </w:rPr>
      </w:pPr>
      <w:bookmarkStart w:id="4193" w:name="_Toc428792656"/>
      <w:bookmarkStart w:id="4194" w:name="_Toc489545362"/>
      <w:bookmarkStart w:id="4195" w:name="_Toc489546833"/>
      <w:bookmarkStart w:id="4196" w:name="_Toc489547176"/>
      <w:bookmarkStart w:id="4197" w:name="_Toc489548051"/>
      <w:bookmarkStart w:id="4198" w:name="_Toc489607254"/>
      <w:r w:rsidRPr="001046C6">
        <w:rPr>
          <w:rStyle w:val="1Char"/>
          <w:rFonts w:hint="eastAsia"/>
          <w:b/>
          <w:bCs/>
          <w:kern w:val="2"/>
          <w:sz w:val="32"/>
          <w:szCs w:val="32"/>
        </w:rPr>
        <w:lastRenderedPageBreak/>
        <w:t>附</w:t>
      </w:r>
      <w:r w:rsidRPr="001046C6">
        <w:rPr>
          <w:rStyle w:val="1Char"/>
          <w:b/>
          <w:bCs/>
          <w:kern w:val="2"/>
          <w:sz w:val="32"/>
          <w:szCs w:val="32"/>
        </w:rPr>
        <w:t>21</w:t>
      </w:r>
      <w:r w:rsidRPr="001046C6">
        <w:rPr>
          <w:rStyle w:val="1Char"/>
          <w:rFonts w:hint="eastAsia"/>
          <w:b/>
          <w:bCs/>
          <w:kern w:val="2"/>
          <w:sz w:val="32"/>
          <w:szCs w:val="32"/>
        </w:rPr>
        <w:t>:</w:t>
      </w:r>
      <w:r w:rsidRPr="001046C6">
        <w:rPr>
          <w:rStyle w:val="1Char"/>
          <w:rFonts w:hint="eastAsia"/>
          <w:b/>
          <w:bCs/>
          <w:kern w:val="2"/>
          <w:sz w:val="32"/>
          <w:szCs w:val="32"/>
        </w:rPr>
        <w:t>信息安全专家聘任书</w:t>
      </w:r>
      <w:bookmarkEnd w:id="4193"/>
      <w:bookmarkEnd w:id="4194"/>
      <w:bookmarkEnd w:id="4195"/>
      <w:bookmarkEnd w:id="4196"/>
      <w:bookmarkEnd w:id="4197"/>
      <w:bookmarkEnd w:id="4198"/>
    </w:p>
    <w:p w14:paraId="246F648A" w14:textId="77777777" w:rsidR="0024427F" w:rsidRDefault="0063422A">
      <w:pPr>
        <w:autoSpaceDE w:val="0"/>
        <w:autoSpaceDN w:val="0"/>
        <w:adjustRightInd w:val="0"/>
        <w:spacing w:afterLines="50" w:after="156"/>
        <w:jc w:val="center"/>
        <w:rPr>
          <w:rFonts w:ascii="黑体" w:eastAsia="黑体" w:hAnsi="黑体" w:cs="宋体"/>
          <w:color w:val="000000"/>
          <w:kern w:val="0"/>
          <w:sz w:val="44"/>
          <w:szCs w:val="44"/>
        </w:rPr>
      </w:pPr>
      <w:r>
        <w:rPr>
          <w:rFonts w:ascii="黑体" w:eastAsia="黑体" w:hAnsi="黑体" w:cs="宋体" w:hint="eastAsia"/>
          <w:color w:val="000000"/>
          <w:kern w:val="0"/>
          <w:sz w:val="44"/>
          <w:szCs w:val="44"/>
        </w:rPr>
        <w:t>信息安全专家聘任书</w:t>
      </w:r>
    </w:p>
    <w:p w14:paraId="6070B921" w14:textId="77777777" w:rsidR="0024427F" w:rsidRDefault="0024427F">
      <w:pPr>
        <w:autoSpaceDE w:val="0"/>
        <w:autoSpaceDN w:val="0"/>
        <w:adjustRightInd w:val="0"/>
        <w:spacing w:afterLines="50" w:after="156"/>
        <w:jc w:val="center"/>
        <w:rPr>
          <w:rFonts w:ascii="黑体" w:eastAsia="黑体" w:hAnsi="黑体" w:cs="宋体"/>
          <w:color w:val="000000"/>
          <w:kern w:val="0"/>
          <w:sz w:val="44"/>
          <w:szCs w:val="44"/>
        </w:rPr>
      </w:pPr>
    </w:p>
    <w:p w14:paraId="5F7B0D44" w14:textId="40111832" w:rsidR="0024427F" w:rsidRDefault="0063422A">
      <w:pPr>
        <w:autoSpaceDE w:val="0"/>
        <w:autoSpaceDN w:val="0"/>
        <w:adjustRightInd w:val="0"/>
        <w:ind w:firstLineChars="200" w:firstLine="640"/>
        <w:jc w:val="left"/>
        <w:rPr>
          <w:rFonts w:ascii="宋体" w:hAnsi="宋体" w:cs="宋体"/>
          <w:color w:val="000000"/>
          <w:kern w:val="0"/>
          <w:sz w:val="32"/>
          <w:szCs w:val="32"/>
        </w:rPr>
      </w:pPr>
      <w:r>
        <w:rPr>
          <w:rFonts w:ascii="宋体" w:hAnsi="宋体" w:cs="宋体" w:hint="eastAsia"/>
          <w:color w:val="000000"/>
          <w:kern w:val="0"/>
          <w:sz w:val="32"/>
          <w:szCs w:val="32"/>
        </w:rPr>
        <w:t>兹聘请</w:t>
      </w:r>
      <w:r>
        <w:rPr>
          <w:rFonts w:ascii="宋体" w:hAnsi="宋体" w:cs="宋体" w:hint="eastAsia"/>
          <w:color w:val="000000"/>
          <w:kern w:val="0"/>
          <w:sz w:val="32"/>
          <w:szCs w:val="32"/>
          <w:u w:val="single"/>
        </w:rPr>
        <w:t xml:space="preserve">        </w:t>
      </w:r>
      <w:r>
        <w:rPr>
          <w:rFonts w:ascii="宋体" w:hAnsi="宋体" w:cs="宋体" w:hint="eastAsia"/>
          <w:color w:val="000000"/>
          <w:kern w:val="0"/>
          <w:sz w:val="32"/>
          <w:szCs w:val="32"/>
        </w:rPr>
        <w:t>同志为</w:t>
      </w:r>
      <w:del w:id="4199" w:author="yunwei01" w:date="2017-08-02T14:23:00Z">
        <w:r w:rsidR="003623A3" w:rsidDel="00A97AE9">
          <w:rPr>
            <w:rFonts w:ascii="宋体" w:hAnsi="宋体" w:cs="宋体" w:hint="eastAsia"/>
            <w:color w:val="000000"/>
            <w:kern w:val="0"/>
            <w:sz w:val="32"/>
            <w:szCs w:val="32"/>
          </w:rPr>
          <w:delText>DDDDD</w:delText>
        </w:r>
      </w:del>
      <w:ins w:id="4200" w:author="yunwei01" w:date="2017-08-02T14:23:00Z">
        <w:r w:rsidR="00A97AE9">
          <w:rPr>
            <w:rFonts w:ascii="宋体" w:hAnsi="宋体" w:cs="宋体" w:hint="eastAsia"/>
            <w:color w:val="000000"/>
            <w:kern w:val="0"/>
            <w:sz w:val="32"/>
            <w:szCs w:val="32"/>
          </w:rPr>
          <w:t>资鼎金服</w:t>
        </w:r>
      </w:ins>
      <w:r>
        <w:rPr>
          <w:rFonts w:ascii="宋体" w:hAnsi="宋体" w:cs="宋体" w:hint="eastAsia"/>
          <w:color w:val="000000"/>
          <w:kern w:val="0"/>
          <w:sz w:val="32"/>
          <w:szCs w:val="32"/>
        </w:rPr>
        <w:t>信息安全专家，聘期自</w:t>
      </w:r>
      <w:r>
        <w:rPr>
          <w:rFonts w:ascii="宋体" w:hAnsi="宋体" w:cs="宋体" w:hint="eastAsia"/>
          <w:color w:val="000000"/>
          <w:kern w:val="0"/>
          <w:sz w:val="32"/>
          <w:szCs w:val="32"/>
          <w:u w:val="single"/>
        </w:rPr>
        <w:t xml:space="preserve">        </w:t>
      </w:r>
      <w:r>
        <w:rPr>
          <w:rFonts w:ascii="宋体" w:hAnsi="宋体" w:cs="宋体" w:hint="eastAsia"/>
          <w:color w:val="000000"/>
          <w:kern w:val="0"/>
          <w:sz w:val="32"/>
          <w:szCs w:val="32"/>
        </w:rPr>
        <w:t>年</w:t>
      </w:r>
      <w:r>
        <w:rPr>
          <w:rFonts w:ascii="宋体" w:hAnsi="宋体" w:cs="宋体" w:hint="eastAsia"/>
          <w:color w:val="000000"/>
          <w:kern w:val="0"/>
          <w:sz w:val="32"/>
          <w:szCs w:val="32"/>
          <w:u w:val="single"/>
        </w:rPr>
        <w:t xml:space="preserve">        </w:t>
      </w:r>
      <w:r>
        <w:rPr>
          <w:rFonts w:ascii="宋体" w:hAnsi="宋体" w:cs="宋体" w:hint="eastAsia"/>
          <w:color w:val="000000"/>
          <w:kern w:val="0"/>
          <w:sz w:val="32"/>
          <w:szCs w:val="32"/>
        </w:rPr>
        <w:t>月</w:t>
      </w:r>
      <w:r>
        <w:rPr>
          <w:rFonts w:ascii="宋体" w:hAnsi="宋体" w:cs="宋体" w:hint="eastAsia"/>
          <w:color w:val="000000"/>
          <w:kern w:val="0"/>
          <w:sz w:val="32"/>
          <w:szCs w:val="32"/>
          <w:u w:val="single"/>
        </w:rPr>
        <w:t xml:space="preserve">        </w:t>
      </w:r>
      <w:r>
        <w:rPr>
          <w:rFonts w:ascii="宋体" w:hAnsi="宋体" w:cs="宋体" w:hint="eastAsia"/>
          <w:color w:val="000000"/>
          <w:kern w:val="0"/>
          <w:sz w:val="32"/>
          <w:szCs w:val="32"/>
        </w:rPr>
        <w:t>日至</w:t>
      </w:r>
      <w:r>
        <w:rPr>
          <w:rFonts w:ascii="宋体" w:hAnsi="宋体" w:cs="宋体" w:hint="eastAsia"/>
          <w:color w:val="000000"/>
          <w:kern w:val="0"/>
          <w:sz w:val="32"/>
          <w:szCs w:val="32"/>
          <w:u w:val="single"/>
        </w:rPr>
        <w:t xml:space="preserve">        </w:t>
      </w:r>
      <w:r>
        <w:rPr>
          <w:rFonts w:ascii="宋体" w:hAnsi="宋体" w:cs="宋体" w:hint="eastAsia"/>
          <w:color w:val="000000"/>
          <w:kern w:val="0"/>
          <w:sz w:val="32"/>
          <w:szCs w:val="32"/>
        </w:rPr>
        <w:t>年</w:t>
      </w:r>
      <w:r>
        <w:rPr>
          <w:rFonts w:ascii="宋体" w:hAnsi="宋体" w:cs="宋体" w:hint="eastAsia"/>
          <w:color w:val="000000"/>
          <w:kern w:val="0"/>
          <w:sz w:val="32"/>
          <w:szCs w:val="32"/>
          <w:u w:val="single"/>
        </w:rPr>
        <w:t xml:space="preserve">          </w:t>
      </w:r>
      <w:r>
        <w:rPr>
          <w:rFonts w:ascii="宋体" w:hAnsi="宋体" w:cs="宋体" w:hint="eastAsia"/>
          <w:color w:val="000000"/>
          <w:kern w:val="0"/>
          <w:sz w:val="32"/>
          <w:szCs w:val="32"/>
        </w:rPr>
        <w:t>月</w:t>
      </w:r>
      <w:r>
        <w:rPr>
          <w:rFonts w:ascii="宋体" w:hAnsi="宋体" w:cs="宋体" w:hint="eastAsia"/>
          <w:color w:val="000000"/>
          <w:kern w:val="0"/>
          <w:sz w:val="32"/>
          <w:szCs w:val="32"/>
          <w:u w:val="single"/>
        </w:rPr>
        <w:t xml:space="preserve">        </w:t>
      </w:r>
      <w:r>
        <w:rPr>
          <w:rFonts w:ascii="宋体" w:hAnsi="宋体" w:cs="宋体" w:hint="eastAsia"/>
          <w:color w:val="000000"/>
          <w:kern w:val="0"/>
          <w:sz w:val="32"/>
          <w:szCs w:val="32"/>
        </w:rPr>
        <w:t>日。聘任期间，</w:t>
      </w:r>
      <w:r>
        <w:rPr>
          <w:rFonts w:ascii="宋体" w:hAnsi="宋体" w:cs="宋体" w:hint="eastAsia"/>
          <w:color w:val="000000"/>
          <w:kern w:val="0"/>
          <w:sz w:val="32"/>
          <w:szCs w:val="32"/>
          <w:u w:val="single"/>
        </w:rPr>
        <w:t xml:space="preserve">        </w:t>
      </w:r>
      <w:r>
        <w:rPr>
          <w:rFonts w:ascii="宋体" w:hAnsi="宋体" w:cs="宋体" w:hint="eastAsia"/>
          <w:color w:val="000000"/>
          <w:kern w:val="0"/>
          <w:sz w:val="32"/>
          <w:szCs w:val="32"/>
        </w:rPr>
        <w:t>同志作为专家之一指导</w:t>
      </w:r>
      <w:del w:id="4201" w:author="yunwei01" w:date="2017-08-02T14:23:00Z">
        <w:r w:rsidR="003623A3" w:rsidDel="00A97AE9">
          <w:rPr>
            <w:rFonts w:ascii="宋体" w:hAnsi="宋体" w:cs="宋体" w:hint="eastAsia"/>
            <w:color w:val="000000"/>
            <w:kern w:val="0"/>
            <w:sz w:val="32"/>
            <w:szCs w:val="32"/>
          </w:rPr>
          <w:delText>DDDDD</w:delText>
        </w:r>
      </w:del>
      <w:ins w:id="4202" w:author="yunwei01" w:date="2017-08-02T14:23:00Z">
        <w:r w:rsidR="00A97AE9">
          <w:rPr>
            <w:rFonts w:ascii="宋体" w:hAnsi="宋体" w:cs="宋体" w:hint="eastAsia"/>
            <w:color w:val="000000"/>
            <w:kern w:val="0"/>
            <w:sz w:val="32"/>
            <w:szCs w:val="32"/>
          </w:rPr>
          <w:t>资鼎金服</w:t>
        </w:r>
      </w:ins>
      <w:r>
        <w:rPr>
          <w:rFonts w:ascii="宋体" w:hAnsi="宋体" w:cs="宋体" w:hint="eastAsia"/>
          <w:color w:val="000000"/>
          <w:kern w:val="0"/>
          <w:sz w:val="32"/>
          <w:szCs w:val="32"/>
        </w:rPr>
        <w:t>信息安全建设，参与信息安全规划和安全评审等。</w:t>
      </w:r>
    </w:p>
    <w:p w14:paraId="0EB8C139" w14:textId="77777777" w:rsidR="0024427F" w:rsidRDefault="0024427F">
      <w:pPr>
        <w:autoSpaceDE w:val="0"/>
        <w:autoSpaceDN w:val="0"/>
        <w:adjustRightInd w:val="0"/>
        <w:ind w:firstLineChars="200" w:firstLine="640"/>
        <w:jc w:val="left"/>
        <w:rPr>
          <w:rFonts w:ascii="宋体" w:hAnsi="宋体" w:cs="宋体"/>
          <w:color w:val="000000"/>
          <w:kern w:val="0"/>
          <w:sz w:val="32"/>
          <w:szCs w:val="32"/>
        </w:rPr>
      </w:pPr>
    </w:p>
    <w:p w14:paraId="60D9612D" w14:textId="77777777" w:rsidR="0024427F" w:rsidRDefault="0024427F">
      <w:pPr>
        <w:autoSpaceDE w:val="0"/>
        <w:autoSpaceDN w:val="0"/>
        <w:adjustRightInd w:val="0"/>
        <w:ind w:firstLineChars="200" w:firstLine="640"/>
        <w:jc w:val="left"/>
        <w:rPr>
          <w:rFonts w:ascii="宋体" w:hAnsi="宋体" w:cs="宋体"/>
          <w:color w:val="000000"/>
          <w:kern w:val="0"/>
          <w:sz w:val="32"/>
          <w:szCs w:val="32"/>
        </w:rPr>
      </w:pPr>
    </w:p>
    <w:p w14:paraId="0E71E167" w14:textId="5FEA2892" w:rsidR="0024427F" w:rsidRDefault="00543823">
      <w:pPr>
        <w:rPr>
          <w:rFonts w:ascii="宋体" w:hAnsi="宋体" w:cs="宋体"/>
          <w:color w:val="000000"/>
          <w:kern w:val="0"/>
          <w:sz w:val="32"/>
          <w:szCs w:val="32"/>
        </w:rPr>
        <w:pPrChange w:id="4203" w:author="yunwei01" w:date="2017-08-03T17:46:00Z">
          <w:pPr>
            <w:autoSpaceDE w:val="0"/>
            <w:autoSpaceDN w:val="0"/>
            <w:adjustRightInd w:val="0"/>
            <w:ind w:firstLineChars="100" w:firstLine="320"/>
            <w:jc w:val="right"/>
            <w:outlineLvl w:val="0"/>
          </w:pPr>
        </w:pPrChange>
      </w:pPr>
      <w:del w:id="4204" w:author="yunwei01" w:date="2017-08-02T14:22:00Z">
        <w:r w:rsidDel="00A97AE9">
          <w:rPr>
            <w:rFonts w:ascii="宋体" w:hAnsi="宋体" w:cs="宋体" w:hint="eastAsia"/>
            <w:color w:val="000000"/>
            <w:kern w:val="0"/>
            <w:sz w:val="32"/>
            <w:szCs w:val="32"/>
          </w:rPr>
          <w:delText>AAAAA</w:delText>
        </w:r>
      </w:del>
      <w:bookmarkStart w:id="4205" w:name="_Toc489545363"/>
      <w:ins w:id="4206" w:author="yunwei01" w:date="2017-08-02T14:22:00Z">
        <w:r w:rsidR="00A97AE9">
          <w:rPr>
            <w:rFonts w:ascii="宋体" w:hAnsi="宋体" w:cs="宋体" w:hint="eastAsia"/>
            <w:color w:val="000000"/>
            <w:kern w:val="0"/>
            <w:sz w:val="32"/>
            <w:szCs w:val="32"/>
          </w:rPr>
          <w:t>资鼎(上海)互联网金融信息服务有限</w:t>
        </w:r>
      </w:ins>
      <w:del w:id="4207" w:author="yunwei01" w:date="2017-08-02T14:38:00Z">
        <w:r w:rsidDel="004C1B14">
          <w:rPr>
            <w:rFonts w:ascii="宋体" w:hAnsi="宋体" w:cs="宋体" w:hint="eastAsia"/>
            <w:color w:val="000000"/>
            <w:kern w:val="0"/>
            <w:sz w:val="32"/>
            <w:szCs w:val="32"/>
          </w:rPr>
          <w:delText>公司</w:delText>
        </w:r>
      </w:del>
      <w:ins w:id="4208" w:author="yunwei01" w:date="2017-08-02T14:38:00Z">
        <w:r w:rsidR="004C1B14">
          <w:rPr>
            <w:rFonts w:ascii="宋体" w:hAnsi="宋体" w:cs="宋体" w:hint="eastAsia"/>
            <w:color w:val="000000"/>
            <w:kern w:val="0"/>
            <w:sz w:val="32"/>
            <w:szCs w:val="32"/>
          </w:rPr>
          <w:t>公司</w:t>
        </w:r>
      </w:ins>
      <w:del w:id="4209" w:author="yunwei01" w:date="2017-08-02T14:23:00Z">
        <w:r w:rsidR="00FF67FC" w:rsidDel="00A97AE9">
          <w:rPr>
            <w:rFonts w:ascii="宋体" w:hAnsi="宋体" w:cs="宋体" w:hint="eastAsia"/>
            <w:color w:val="000000"/>
            <w:kern w:val="0"/>
            <w:sz w:val="32"/>
            <w:szCs w:val="32"/>
          </w:rPr>
          <w:delText>XXXXX</w:delText>
        </w:r>
      </w:del>
      <w:r w:rsidR="0063422A">
        <w:rPr>
          <w:rFonts w:ascii="宋体" w:hAnsi="宋体" w:cs="宋体" w:hint="eastAsia"/>
          <w:color w:val="000000"/>
          <w:kern w:val="0"/>
          <w:sz w:val="32"/>
          <w:szCs w:val="32"/>
        </w:rPr>
        <w:t>(章)</w:t>
      </w:r>
      <w:bookmarkEnd w:id="4205"/>
    </w:p>
    <w:p w14:paraId="41E0EF08" w14:textId="77777777" w:rsidR="0024427F" w:rsidRDefault="0063422A">
      <w:pPr>
        <w:wordWrap w:val="0"/>
        <w:ind w:right="960" w:firstLineChars="100" w:firstLine="320"/>
        <w:jc w:val="right"/>
      </w:pPr>
      <w:r>
        <w:rPr>
          <w:rFonts w:ascii="宋体" w:hAnsi="宋体" w:cs="宋体" w:hint="eastAsia"/>
          <w:color w:val="000000"/>
          <w:kern w:val="0"/>
          <w:sz w:val="32"/>
          <w:szCs w:val="32"/>
        </w:rPr>
        <w:t xml:space="preserve">年   月  </w:t>
      </w:r>
    </w:p>
    <w:p w14:paraId="6D3ECBBD" w14:textId="0FD5DBB9" w:rsidR="0024427F" w:rsidRDefault="0063422A">
      <w:pPr>
        <w:pStyle w:val="3"/>
      </w:pPr>
      <w:bookmarkStart w:id="4210" w:name="_Toc428792657"/>
      <w:bookmarkStart w:id="4211" w:name="_Toc489545364"/>
      <w:bookmarkStart w:id="4212" w:name="_Toc489546834"/>
      <w:bookmarkStart w:id="4213" w:name="_Toc489547177"/>
      <w:bookmarkStart w:id="4214" w:name="_Toc489548052"/>
      <w:bookmarkStart w:id="4215" w:name="_Toc489607255"/>
      <w:r>
        <w:rPr>
          <w:rFonts w:hint="eastAsia"/>
        </w:rPr>
        <w:t>附录</w:t>
      </w:r>
      <w:r>
        <w:t>22</w:t>
      </w:r>
      <w:r>
        <w:rPr>
          <w:rFonts w:hint="eastAsia"/>
        </w:rPr>
        <w:t xml:space="preserve"> :</w:t>
      </w:r>
      <w:r>
        <w:rPr>
          <w:rFonts w:hint="eastAsia"/>
        </w:rPr>
        <w:t>保密协议</w:t>
      </w:r>
      <w:bookmarkEnd w:id="4210"/>
      <w:bookmarkEnd w:id="4211"/>
      <w:bookmarkEnd w:id="4212"/>
      <w:bookmarkEnd w:id="4213"/>
      <w:bookmarkEnd w:id="4214"/>
      <w:bookmarkEnd w:id="4215"/>
    </w:p>
    <w:p w14:paraId="1D1AF697" w14:textId="77777777" w:rsidR="0024427F" w:rsidRDefault="0063422A">
      <w:pPr>
        <w:widowControl/>
        <w:jc w:val="center"/>
        <w:rPr>
          <w:rFonts w:ascii="宋体" w:cs="宋体"/>
          <w:color w:val="000000"/>
          <w:kern w:val="0"/>
          <w:sz w:val="48"/>
          <w:szCs w:val="48"/>
        </w:rPr>
      </w:pPr>
      <w:r>
        <w:rPr>
          <w:rFonts w:ascii="宋体" w:cs="宋体" w:hint="eastAsia"/>
          <w:color w:val="000000"/>
          <w:kern w:val="0"/>
          <w:sz w:val="48"/>
          <w:szCs w:val="48"/>
        </w:rPr>
        <w:t>保 密 协 议</w:t>
      </w:r>
    </w:p>
    <w:p w14:paraId="2E72CC1C" w14:textId="77777777" w:rsidR="0024427F" w:rsidRDefault="0024427F"/>
    <w:p w14:paraId="050D0C11" w14:textId="28F11390" w:rsidR="0024427F" w:rsidRDefault="0063422A">
      <w:pPr>
        <w:pStyle w:val="aff4"/>
        <w:spacing w:beforeLines="50" w:before="156" w:beforeAutospacing="0" w:after="0" w:afterAutospacing="0" w:line="440" w:lineRule="exact"/>
        <w:ind w:firstLineChars="200" w:firstLine="420"/>
        <w:rPr>
          <w:sz w:val="21"/>
          <w:szCs w:val="21"/>
        </w:rPr>
      </w:pPr>
      <w:r>
        <w:rPr>
          <w:rFonts w:hint="eastAsia"/>
          <w:sz w:val="21"/>
          <w:szCs w:val="21"/>
        </w:rPr>
        <w:t>甲</w:t>
      </w:r>
      <w:r>
        <w:rPr>
          <w:sz w:val="21"/>
          <w:szCs w:val="21"/>
        </w:rPr>
        <w:t>方：</w:t>
      </w:r>
      <w:r>
        <w:rPr>
          <w:rFonts w:hint="eastAsia"/>
          <w:sz w:val="21"/>
          <w:szCs w:val="21"/>
        </w:rPr>
        <w:t>（以下简称甲方）</w:t>
      </w:r>
      <w:del w:id="4216" w:author="yunwei01" w:date="2017-08-02T14:22:00Z">
        <w:r w:rsidR="00543823" w:rsidDel="00A97AE9">
          <w:rPr>
            <w:rFonts w:cs="宋体" w:hint="eastAsia"/>
            <w:color w:val="000000"/>
          </w:rPr>
          <w:delText>AAAAA</w:delText>
        </w:r>
      </w:del>
      <w:ins w:id="4217" w:author="yunwei01" w:date="2017-08-02T14:22:00Z">
        <w:r w:rsidR="00A97AE9">
          <w:rPr>
            <w:rFonts w:cs="宋体" w:hint="eastAsia"/>
            <w:color w:val="000000"/>
          </w:rPr>
          <w:t>资鼎(上海)互联网金融信息服务有限</w:t>
        </w:r>
      </w:ins>
      <w:del w:id="4218" w:author="yunwei01" w:date="2017-08-02T14:38:00Z">
        <w:r w:rsidR="00543823" w:rsidDel="004C1B14">
          <w:rPr>
            <w:rFonts w:cs="宋体" w:hint="eastAsia"/>
            <w:color w:val="000000"/>
          </w:rPr>
          <w:delText>公司</w:delText>
        </w:r>
      </w:del>
      <w:ins w:id="4219" w:author="yunwei01" w:date="2017-08-02T14:38:00Z">
        <w:r w:rsidR="004C1B14">
          <w:rPr>
            <w:rFonts w:cs="宋体" w:hint="eastAsia"/>
            <w:color w:val="000000"/>
          </w:rPr>
          <w:t>公司</w:t>
        </w:r>
      </w:ins>
      <w:del w:id="4220" w:author="yunwei01" w:date="2017-08-02T14:23:00Z">
        <w:r w:rsidR="00FF67FC" w:rsidDel="00A97AE9">
          <w:rPr>
            <w:rFonts w:cs="宋体"/>
            <w:color w:val="000000"/>
          </w:rPr>
          <w:delText>XXXXX</w:delText>
        </w:r>
      </w:del>
      <w:ins w:id="4221" w:author="yunwei01" w:date="2017-08-04T15:57:00Z">
        <w:r w:rsidR="004C2A5E">
          <w:rPr>
            <w:sz w:val="21"/>
            <w:szCs w:val="21"/>
          </w:rPr>
          <w:t xml:space="preserve"> </w:t>
        </w:r>
      </w:ins>
    </w:p>
    <w:p w14:paraId="60949D00" w14:textId="262267EF" w:rsidR="0024427F" w:rsidRDefault="00CF4D3F">
      <w:pPr>
        <w:pStyle w:val="aff4"/>
        <w:spacing w:beforeLines="50" w:before="156" w:beforeAutospacing="0" w:afterLines="100" w:after="312" w:afterAutospacing="0" w:line="440" w:lineRule="exact"/>
        <w:ind w:firstLineChars="200" w:firstLine="420"/>
        <w:rPr>
          <w:sz w:val="21"/>
          <w:szCs w:val="21"/>
        </w:rPr>
      </w:pPr>
      <w:r>
        <w:rPr>
          <w:noProof/>
          <w:sz w:val="21"/>
          <w:szCs w:val="21"/>
        </w:rPr>
        <mc:AlternateContent>
          <mc:Choice Requires="wps">
            <w:drawing>
              <wp:anchor distT="0" distB="0" distL="114300" distR="114300" simplePos="0" relativeHeight="251682304" behindDoc="0" locked="0" layoutInCell="1" allowOverlap="1" wp14:anchorId="0B062F30" wp14:editId="62A9C61E">
                <wp:simplePos x="0" y="0"/>
                <wp:positionH relativeFrom="column">
                  <wp:posOffset>804545</wp:posOffset>
                </wp:positionH>
                <wp:positionV relativeFrom="paragraph">
                  <wp:posOffset>37465</wp:posOffset>
                </wp:positionV>
                <wp:extent cx="1107440" cy="418465"/>
                <wp:effectExtent l="4445" t="0" r="2540" b="3810"/>
                <wp:wrapNone/>
                <wp:docPr id="2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826C9" w14:textId="77777777" w:rsidR="003C2A8A" w:rsidRDefault="003C2A8A">
                            <w:pPr>
                              <w:rPr>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62F30" id="文本框 1" o:spid="_x0000_s1054" style="position:absolute;left:0;text-align:left;margin-left:63.35pt;margin-top:2.95pt;width:87.2pt;height:32.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" filled="f" stroked="f">
                <v:textbox>
                  <w:txbxContent>
                    <w:p w14:paraId="790826C9" w14:textId="77777777" w:rsidR="003C2A8A" w:rsidRDefault="003C2A8A">
                      <w:pPr>
                        <w:rPr>
                          <w:szCs w:val="21"/>
                        </w:rPr>
                      </w:pPr>
                    </w:p>
                  </w:txbxContent>
                </v:textbox>
              </v:rect>
            </w:pict>
          </mc:Fallback>
        </mc:AlternateContent>
      </w:r>
      <w:r w:rsidR="0063422A">
        <w:rPr>
          <w:rFonts w:hint="eastAsia"/>
          <w:sz w:val="21"/>
          <w:szCs w:val="21"/>
        </w:rPr>
        <w:t>乙</w:t>
      </w:r>
      <w:r w:rsidR="0063422A">
        <w:rPr>
          <w:sz w:val="21"/>
          <w:szCs w:val="21"/>
        </w:rPr>
        <w:t>方：</w:t>
      </w:r>
      <w:r w:rsidR="0063422A">
        <w:rPr>
          <w:rFonts w:hint="eastAsia"/>
          <w:sz w:val="21"/>
          <w:szCs w:val="21"/>
        </w:rPr>
        <w:t>（以下简称乙方）</w:t>
      </w:r>
    </w:p>
    <w:p w14:paraId="4057E503" w14:textId="48F880A5" w:rsidR="0024427F" w:rsidRDefault="0063422A">
      <w:pPr>
        <w:spacing w:line="480" w:lineRule="exact"/>
        <w:ind w:firstLineChars="200" w:firstLine="420"/>
        <w:rPr>
          <w:szCs w:val="21"/>
        </w:rPr>
      </w:pPr>
      <w:r>
        <w:rPr>
          <w:rFonts w:hint="eastAsia"/>
          <w:szCs w:val="21"/>
        </w:rPr>
        <w:t>甲方工作内容可能涉及</w:t>
      </w:r>
      <w:r w:rsidR="006224CC">
        <w:rPr>
          <w:rFonts w:hint="eastAsia"/>
          <w:szCs w:val="21"/>
        </w:rPr>
        <w:t>交通运输</w:t>
      </w:r>
      <w:r>
        <w:rPr>
          <w:rFonts w:hint="eastAsia"/>
          <w:szCs w:val="21"/>
        </w:rPr>
        <w:t>信息，</w:t>
      </w:r>
      <w:r w:rsidR="006224CC">
        <w:rPr>
          <w:rFonts w:hint="eastAsia"/>
          <w:szCs w:val="21"/>
        </w:rPr>
        <w:t>人员</w:t>
      </w:r>
      <w:r>
        <w:rPr>
          <w:rFonts w:hint="eastAsia"/>
          <w:szCs w:val="21"/>
        </w:rPr>
        <w:t>隐私等敏感或机密信息，为保护国家和个人的秘密信息，维护国家安全和社会稳定，依据</w:t>
      </w:r>
      <w:r>
        <w:rPr>
          <w:rFonts w:ascii="宋体" w:hAnsi="宋体" w:hint="eastAsia"/>
          <w:szCs w:val="21"/>
        </w:rPr>
        <w:t>《中华人民共和国保守国家秘密法》、《科学技术保密规定》等相关法规</w:t>
      </w:r>
      <w:r>
        <w:rPr>
          <w:rFonts w:hint="eastAsia"/>
          <w:szCs w:val="21"/>
        </w:rPr>
        <w:t>规定，双方就乙方在履行服务期间保守甲方秘密，同时维护公司合作伙伴的技术和商业秘密，签订下列条款共同遵守：</w:t>
      </w:r>
    </w:p>
    <w:p w14:paraId="06F98008" w14:textId="77777777" w:rsidR="0024427F" w:rsidRDefault="0063422A">
      <w:pPr>
        <w:spacing w:line="480" w:lineRule="exact"/>
        <w:ind w:firstLineChars="200" w:firstLine="422"/>
        <w:rPr>
          <w:szCs w:val="21"/>
        </w:rPr>
      </w:pPr>
      <w:r>
        <w:rPr>
          <w:rFonts w:hint="eastAsia"/>
          <w:b/>
          <w:szCs w:val="21"/>
        </w:rPr>
        <w:lastRenderedPageBreak/>
        <w:t>第一条</w:t>
      </w:r>
      <w:r>
        <w:rPr>
          <w:szCs w:val="21"/>
        </w:rPr>
        <w:t>双方确认，乙方在甲方</w:t>
      </w:r>
      <w:r>
        <w:rPr>
          <w:rFonts w:hint="eastAsia"/>
          <w:szCs w:val="21"/>
        </w:rPr>
        <w:t>服务</w:t>
      </w:r>
      <w:r>
        <w:rPr>
          <w:szCs w:val="21"/>
        </w:rPr>
        <w:t>期间，因履行</w:t>
      </w:r>
      <w:r>
        <w:rPr>
          <w:rFonts w:hint="eastAsia"/>
          <w:szCs w:val="21"/>
        </w:rPr>
        <w:t>服务合同</w:t>
      </w:r>
      <w:r>
        <w:rPr>
          <w:szCs w:val="21"/>
        </w:rPr>
        <w:t>或者主要是利用甲方的物质技术条件、业务信息等产生的发明创造、</w:t>
      </w:r>
      <w:r>
        <w:rPr>
          <w:rFonts w:hint="eastAsia"/>
          <w:szCs w:val="21"/>
        </w:rPr>
        <w:t>技术秘密和国家秘密等</w:t>
      </w:r>
      <w:r>
        <w:rPr>
          <w:szCs w:val="21"/>
        </w:rPr>
        <w:t>，有关的知识产权均属于甲方享有。甲方可以在其业务范围内充分自由地利用这些发明创造、</w:t>
      </w:r>
      <w:r>
        <w:rPr>
          <w:rFonts w:hint="eastAsia"/>
          <w:szCs w:val="21"/>
        </w:rPr>
        <w:t>技术秘密和国家秘密</w:t>
      </w:r>
      <w:r>
        <w:rPr>
          <w:szCs w:val="21"/>
        </w:rPr>
        <w:t>，进行生产、经营或者向第三方转让。乙方应当依甲方的要求，提供一切必要的信息和采取一切必要的行动，包括申请、注册、登记等，协助甲方取得和行使有关的知识产权。</w:t>
      </w:r>
    </w:p>
    <w:p w14:paraId="2CB16183" w14:textId="77777777" w:rsidR="0024427F" w:rsidRDefault="0063422A">
      <w:pPr>
        <w:spacing w:line="480" w:lineRule="exact"/>
        <w:ind w:firstLineChars="200" w:firstLine="422"/>
        <w:rPr>
          <w:szCs w:val="21"/>
        </w:rPr>
      </w:pPr>
      <w:r>
        <w:rPr>
          <w:b/>
          <w:szCs w:val="21"/>
        </w:rPr>
        <w:t>第二条</w:t>
      </w:r>
      <w:r>
        <w:rPr>
          <w:szCs w:val="21"/>
        </w:rPr>
        <w:t>乙方在甲方</w:t>
      </w:r>
      <w:r>
        <w:rPr>
          <w:rFonts w:hint="eastAsia"/>
          <w:szCs w:val="21"/>
        </w:rPr>
        <w:t>服务</w:t>
      </w:r>
      <w:r>
        <w:rPr>
          <w:szCs w:val="21"/>
        </w:rPr>
        <w:t>期间所完成的、与甲方业务相关的发明创造、</w:t>
      </w:r>
      <w:r>
        <w:rPr>
          <w:rFonts w:hint="eastAsia"/>
          <w:szCs w:val="21"/>
        </w:rPr>
        <w:t>技术秘密、公司秘密和国家秘密</w:t>
      </w:r>
      <w:r>
        <w:rPr>
          <w:szCs w:val="21"/>
        </w:rPr>
        <w:t>，乙方主张由其本人享有知识产权的，应当及时向甲方申明。经甲方核实，认为确属于非</w:t>
      </w:r>
      <w:r>
        <w:rPr>
          <w:rFonts w:hint="eastAsia"/>
          <w:szCs w:val="21"/>
        </w:rPr>
        <w:t>职责</w:t>
      </w:r>
      <w:r>
        <w:rPr>
          <w:szCs w:val="21"/>
        </w:rPr>
        <w:t>成果的，由乙方享有知识产权，甲方不得在未经乙方明确授权的前提下利用这些成果进行生产、经营，亦不得自行向第三方转让。</w:t>
      </w:r>
    </w:p>
    <w:p w14:paraId="2BF6B7AE" w14:textId="77777777" w:rsidR="0024427F" w:rsidRDefault="0063422A">
      <w:pPr>
        <w:spacing w:line="480" w:lineRule="exact"/>
        <w:ind w:firstLineChars="200" w:firstLine="420"/>
        <w:rPr>
          <w:szCs w:val="21"/>
        </w:rPr>
      </w:pPr>
      <w:r>
        <w:rPr>
          <w:szCs w:val="21"/>
        </w:rPr>
        <w:t>乙方没有申明的，推定其属于职</w:t>
      </w:r>
      <w:r>
        <w:rPr>
          <w:rFonts w:hint="eastAsia"/>
          <w:szCs w:val="21"/>
        </w:rPr>
        <w:t>责</w:t>
      </w:r>
      <w:r>
        <w:rPr>
          <w:szCs w:val="21"/>
        </w:rPr>
        <w:t>成果，甲方可以使用这些成果进行生产、经营或者向第三方转让。即使日后证明实际上是非职</w:t>
      </w:r>
      <w:r>
        <w:rPr>
          <w:rFonts w:hint="eastAsia"/>
          <w:szCs w:val="21"/>
        </w:rPr>
        <w:t>责</w:t>
      </w:r>
      <w:r>
        <w:rPr>
          <w:szCs w:val="21"/>
        </w:rPr>
        <w:t>成果的，乙方亦不得要求甲方承担任何经济责任</w:t>
      </w:r>
      <w:r>
        <w:rPr>
          <w:rFonts w:hint="eastAsia"/>
          <w:szCs w:val="21"/>
        </w:rPr>
        <w:t>和法律责任</w:t>
      </w:r>
      <w:r>
        <w:rPr>
          <w:szCs w:val="21"/>
        </w:rPr>
        <w:t>。</w:t>
      </w:r>
    </w:p>
    <w:p w14:paraId="32F166ED" w14:textId="77777777" w:rsidR="0024427F" w:rsidRDefault="0063422A">
      <w:pPr>
        <w:spacing w:line="480" w:lineRule="exact"/>
        <w:ind w:firstLineChars="200" w:firstLine="420"/>
        <w:rPr>
          <w:szCs w:val="21"/>
        </w:rPr>
      </w:pPr>
      <w:r>
        <w:rPr>
          <w:szCs w:val="21"/>
        </w:rPr>
        <w:t>乙方申明后，甲方对成果的权属有异议的，可以通过协商解决；协商不成的，通过</w:t>
      </w:r>
      <w:r>
        <w:rPr>
          <w:rFonts w:hint="eastAsia"/>
          <w:szCs w:val="21"/>
        </w:rPr>
        <w:t>当地</w:t>
      </w:r>
      <w:r>
        <w:rPr>
          <w:szCs w:val="21"/>
        </w:rPr>
        <w:t>仲裁委员会仲裁解决。</w:t>
      </w:r>
    </w:p>
    <w:p w14:paraId="72066E55" w14:textId="77777777" w:rsidR="0024427F" w:rsidRDefault="0063422A">
      <w:pPr>
        <w:spacing w:line="480" w:lineRule="exact"/>
        <w:ind w:firstLineChars="200" w:firstLine="422"/>
        <w:rPr>
          <w:szCs w:val="21"/>
        </w:rPr>
      </w:pPr>
      <w:r>
        <w:rPr>
          <w:b/>
          <w:szCs w:val="21"/>
        </w:rPr>
        <w:t>第三条</w:t>
      </w:r>
      <w:r>
        <w:rPr>
          <w:szCs w:val="21"/>
        </w:rPr>
        <w:t>乙方在甲方</w:t>
      </w:r>
      <w:r>
        <w:rPr>
          <w:rFonts w:hint="eastAsia"/>
          <w:szCs w:val="21"/>
        </w:rPr>
        <w:t>服务</w:t>
      </w:r>
      <w:r>
        <w:rPr>
          <w:szCs w:val="21"/>
        </w:rPr>
        <w:t>期间，</w:t>
      </w:r>
      <w:r>
        <w:rPr>
          <w:rFonts w:hint="eastAsia"/>
          <w:szCs w:val="21"/>
        </w:rPr>
        <w:t>须指定乙方代表和乙方派遣人员，该人员须与乙方签定相关保密协议，乙方须以书面通知的形式告知甲方，经甲方同意后，方可进驻甲方履行服务。</w:t>
      </w:r>
    </w:p>
    <w:p w14:paraId="7BC3A3B8" w14:textId="77777777" w:rsidR="0024427F" w:rsidRDefault="0063422A">
      <w:pPr>
        <w:spacing w:line="480" w:lineRule="exact"/>
        <w:ind w:firstLineChars="200" w:firstLine="422"/>
        <w:rPr>
          <w:szCs w:val="21"/>
        </w:rPr>
      </w:pPr>
      <w:r>
        <w:rPr>
          <w:rFonts w:hint="eastAsia"/>
          <w:b/>
          <w:szCs w:val="21"/>
        </w:rPr>
        <w:t>第四条</w:t>
      </w:r>
      <w:r>
        <w:rPr>
          <w:szCs w:val="21"/>
        </w:rPr>
        <w:t>乙方在甲方</w:t>
      </w:r>
      <w:r>
        <w:rPr>
          <w:rFonts w:hint="eastAsia"/>
          <w:szCs w:val="21"/>
        </w:rPr>
        <w:t>服务</w:t>
      </w:r>
      <w:r>
        <w:rPr>
          <w:szCs w:val="21"/>
        </w:rPr>
        <w:t>期间，必须遵守甲方规定的任何成文或不成文的保密规章、制度，履行与其工作</w:t>
      </w:r>
      <w:r>
        <w:rPr>
          <w:rFonts w:hint="eastAsia"/>
          <w:szCs w:val="21"/>
        </w:rPr>
        <w:t>职责</w:t>
      </w:r>
      <w:r>
        <w:rPr>
          <w:szCs w:val="21"/>
        </w:rPr>
        <w:t>相应的保密职责。</w:t>
      </w:r>
    </w:p>
    <w:p w14:paraId="1B6CB8F7" w14:textId="77777777" w:rsidR="0024427F" w:rsidRDefault="0063422A">
      <w:pPr>
        <w:spacing w:line="480" w:lineRule="exact"/>
        <w:ind w:firstLineChars="200" w:firstLine="420"/>
        <w:rPr>
          <w:szCs w:val="21"/>
        </w:rPr>
      </w:pPr>
      <w:r>
        <w:rPr>
          <w:szCs w:val="21"/>
        </w:rPr>
        <w:t>甲方的保密规章、制度没有规定或者规定不明确之处，乙方亦应本着谨慎、诚实的态度，采取任何必要、合理的措施，维护其于</w:t>
      </w:r>
      <w:r>
        <w:rPr>
          <w:rFonts w:hint="eastAsia"/>
          <w:szCs w:val="21"/>
        </w:rPr>
        <w:t>服务</w:t>
      </w:r>
      <w:r>
        <w:rPr>
          <w:szCs w:val="21"/>
        </w:rPr>
        <w:t>期间知悉或者持有的任何属于甲方或者虽属于第三方但甲方承诺有保密义务的</w:t>
      </w:r>
      <w:r>
        <w:rPr>
          <w:rFonts w:hint="eastAsia"/>
          <w:szCs w:val="21"/>
        </w:rPr>
        <w:t>技术秘密、公司秘密和国家秘密</w:t>
      </w:r>
      <w:r>
        <w:rPr>
          <w:szCs w:val="21"/>
        </w:rPr>
        <w:t>，以保持其机密性。</w:t>
      </w:r>
    </w:p>
    <w:p w14:paraId="35009D98" w14:textId="77777777" w:rsidR="0024427F" w:rsidRDefault="0063422A">
      <w:pPr>
        <w:spacing w:line="480" w:lineRule="exact"/>
        <w:ind w:firstLineChars="200" w:firstLine="420"/>
        <w:rPr>
          <w:szCs w:val="21"/>
        </w:rPr>
      </w:pPr>
      <w:r>
        <w:rPr>
          <w:rFonts w:ascii="宋体" w:hAnsi="宋体"/>
        </w:rPr>
        <w:t>保密资料的接触范围严格限制在因本协议规定目的而需接触保密资料的各自负责任的代表的范围内。</w:t>
      </w:r>
    </w:p>
    <w:p w14:paraId="73AA9D18" w14:textId="77777777" w:rsidR="0024427F" w:rsidRDefault="0063422A">
      <w:pPr>
        <w:spacing w:line="480" w:lineRule="exact"/>
        <w:ind w:firstLineChars="200" w:firstLine="422"/>
        <w:rPr>
          <w:szCs w:val="21"/>
        </w:rPr>
      </w:pPr>
      <w:r>
        <w:rPr>
          <w:b/>
          <w:szCs w:val="21"/>
        </w:rPr>
        <w:t>第四条</w:t>
      </w:r>
      <w:r>
        <w:rPr>
          <w:szCs w:val="21"/>
        </w:rPr>
        <w:t>除了履行职务的需要之外，乙方承诺，未经甲方同意，不得以泄露、公布、发布、出版、传授、转让或者其他任何方式使任何第三方（包括按照保密制度的规定不得知悉该项秘密的甲方的其他职员）知悉属于甲方或者虽属于他人但甲方承诺有保密义务的技术秘密或其他商业秘密信息，也不得在履行职务之外使用这些秘密信息。</w:t>
      </w:r>
    </w:p>
    <w:p w14:paraId="7359897E" w14:textId="77777777" w:rsidR="0024427F" w:rsidRDefault="0063422A">
      <w:pPr>
        <w:spacing w:line="480" w:lineRule="exact"/>
        <w:ind w:firstLineChars="200" w:firstLine="422"/>
        <w:rPr>
          <w:szCs w:val="21"/>
        </w:rPr>
      </w:pPr>
      <w:r>
        <w:rPr>
          <w:b/>
          <w:szCs w:val="21"/>
        </w:rPr>
        <w:t>第五条</w:t>
      </w:r>
      <w:r>
        <w:rPr>
          <w:rFonts w:hint="eastAsia"/>
          <w:szCs w:val="21"/>
        </w:rPr>
        <w:t>乙方同意，</w:t>
      </w:r>
      <w:r>
        <w:rPr>
          <w:szCs w:val="21"/>
        </w:rPr>
        <w:t>乙方</w:t>
      </w:r>
      <w:r>
        <w:rPr>
          <w:rFonts w:hint="eastAsia"/>
          <w:szCs w:val="21"/>
        </w:rPr>
        <w:t>服务期满</w:t>
      </w:r>
      <w:r>
        <w:rPr>
          <w:szCs w:val="21"/>
        </w:rPr>
        <w:t>之后仍对其在甲方</w:t>
      </w:r>
      <w:r>
        <w:rPr>
          <w:rFonts w:hint="eastAsia"/>
          <w:szCs w:val="21"/>
        </w:rPr>
        <w:t>服务</w:t>
      </w:r>
      <w:r>
        <w:rPr>
          <w:szCs w:val="21"/>
        </w:rPr>
        <w:t>期间接触、知悉的属于甲方或者虽属于第三方但甲方承诺有保密义务的</w:t>
      </w:r>
      <w:r>
        <w:rPr>
          <w:rFonts w:hint="eastAsia"/>
          <w:szCs w:val="21"/>
        </w:rPr>
        <w:t>技术秘密、公司秘密和国家秘密</w:t>
      </w:r>
      <w:r>
        <w:rPr>
          <w:szCs w:val="21"/>
        </w:rPr>
        <w:t>信息，承担如同</w:t>
      </w:r>
      <w:r>
        <w:rPr>
          <w:rFonts w:hint="eastAsia"/>
          <w:szCs w:val="21"/>
        </w:rPr>
        <w:t>服务</w:t>
      </w:r>
      <w:r>
        <w:rPr>
          <w:szCs w:val="21"/>
        </w:rPr>
        <w:lastRenderedPageBreak/>
        <w:t>期间一样的保密义务和不</w:t>
      </w:r>
      <w:r>
        <w:rPr>
          <w:rFonts w:hint="eastAsia"/>
          <w:szCs w:val="21"/>
        </w:rPr>
        <w:t>保存、不</w:t>
      </w:r>
      <w:r>
        <w:rPr>
          <w:szCs w:val="21"/>
        </w:rPr>
        <w:t>使用</w:t>
      </w:r>
      <w:r>
        <w:rPr>
          <w:rFonts w:hint="eastAsia"/>
          <w:szCs w:val="21"/>
        </w:rPr>
        <w:t>、不外泄</w:t>
      </w:r>
      <w:r>
        <w:rPr>
          <w:szCs w:val="21"/>
        </w:rPr>
        <w:t>有关秘密信息的义务，而无论乙方因何种原因</w:t>
      </w:r>
      <w:r>
        <w:rPr>
          <w:rFonts w:hint="eastAsia"/>
          <w:szCs w:val="21"/>
        </w:rPr>
        <w:t>与甲方终止服务</w:t>
      </w:r>
      <w:r>
        <w:rPr>
          <w:szCs w:val="21"/>
        </w:rPr>
        <w:t>。</w:t>
      </w:r>
    </w:p>
    <w:p w14:paraId="4CFC96A4" w14:textId="77777777" w:rsidR="0024427F" w:rsidRDefault="0063422A">
      <w:pPr>
        <w:spacing w:line="480" w:lineRule="exact"/>
        <w:ind w:firstLineChars="200" w:firstLine="420"/>
        <w:rPr>
          <w:szCs w:val="21"/>
        </w:rPr>
      </w:pPr>
      <w:r>
        <w:rPr>
          <w:szCs w:val="21"/>
        </w:rPr>
        <w:t>乙方</w:t>
      </w:r>
      <w:r>
        <w:rPr>
          <w:rFonts w:hint="eastAsia"/>
          <w:szCs w:val="21"/>
        </w:rPr>
        <w:t>服务期满之</w:t>
      </w:r>
      <w:r>
        <w:rPr>
          <w:szCs w:val="21"/>
        </w:rPr>
        <w:t>后承担保密义务的期限为自</w:t>
      </w:r>
      <w:r>
        <w:rPr>
          <w:rFonts w:hint="eastAsia"/>
          <w:szCs w:val="21"/>
        </w:rPr>
        <w:t>服务终止</w:t>
      </w:r>
      <w:r>
        <w:rPr>
          <w:szCs w:val="21"/>
        </w:rPr>
        <w:t>之日</w:t>
      </w:r>
      <w:r>
        <w:rPr>
          <w:rFonts w:hint="eastAsia"/>
          <w:szCs w:val="21"/>
        </w:rPr>
        <w:t>3</w:t>
      </w:r>
      <w:r>
        <w:rPr>
          <w:szCs w:val="21"/>
        </w:rPr>
        <w:t>年内。</w:t>
      </w:r>
    </w:p>
    <w:p w14:paraId="112BF2C3" w14:textId="43B00D68" w:rsidR="0024427F" w:rsidRDefault="0063422A">
      <w:pPr>
        <w:spacing w:line="480" w:lineRule="exact"/>
        <w:ind w:firstLineChars="200" w:firstLine="422"/>
        <w:rPr>
          <w:szCs w:val="21"/>
        </w:rPr>
      </w:pPr>
      <w:r>
        <w:rPr>
          <w:b/>
          <w:szCs w:val="21"/>
        </w:rPr>
        <w:t>第六条</w:t>
      </w:r>
      <w:r>
        <w:rPr>
          <w:szCs w:val="21"/>
        </w:rPr>
        <w:t>乙方承诺，在履行职</w:t>
      </w:r>
      <w:r>
        <w:rPr>
          <w:rFonts w:hint="eastAsia"/>
          <w:szCs w:val="21"/>
        </w:rPr>
        <w:t>责</w:t>
      </w:r>
      <w:r>
        <w:rPr>
          <w:szCs w:val="21"/>
        </w:rPr>
        <w:t>时，</w:t>
      </w:r>
      <w:r>
        <w:rPr>
          <w:rFonts w:hint="eastAsia"/>
          <w:szCs w:val="21"/>
        </w:rPr>
        <w:t>由于乙方的原因，造成甲方的技术秘密、</w:t>
      </w:r>
      <w:r w:rsidR="00283995">
        <w:rPr>
          <w:rFonts w:hint="eastAsia"/>
          <w:szCs w:val="21"/>
        </w:rPr>
        <w:t>相关</w:t>
      </w:r>
      <w:r>
        <w:rPr>
          <w:rFonts w:hint="eastAsia"/>
          <w:szCs w:val="21"/>
        </w:rPr>
        <w:t>信息和国家秘密等秘密信息的泄漏，</w:t>
      </w:r>
      <w:r>
        <w:rPr>
          <w:szCs w:val="21"/>
        </w:rPr>
        <w:t>乙方应当承担</w:t>
      </w:r>
      <w:r>
        <w:rPr>
          <w:rFonts w:hint="eastAsia"/>
          <w:szCs w:val="21"/>
        </w:rPr>
        <w:t>全部的法律责任和经济赔偿责任。</w:t>
      </w:r>
    </w:p>
    <w:p w14:paraId="5E0CECDE" w14:textId="77777777" w:rsidR="0024427F" w:rsidRDefault="0063422A">
      <w:pPr>
        <w:spacing w:line="480" w:lineRule="exact"/>
        <w:ind w:firstLineChars="200" w:firstLine="422"/>
        <w:rPr>
          <w:szCs w:val="21"/>
        </w:rPr>
      </w:pPr>
      <w:r>
        <w:rPr>
          <w:b/>
          <w:szCs w:val="21"/>
        </w:rPr>
        <w:t>第</w:t>
      </w:r>
      <w:r>
        <w:rPr>
          <w:rFonts w:hint="eastAsia"/>
          <w:b/>
          <w:szCs w:val="21"/>
        </w:rPr>
        <w:t>七</w:t>
      </w:r>
      <w:r>
        <w:rPr>
          <w:b/>
          <w:szCs w:val="21"/>
        </w:rPr>
        <w:t>条</w:t>
      </w:r>
      <w:r>
        <w:rPr>
          <w:szCs w:val="21"/>
        </w:rPr>
        <w:t>乙方在履行职</w:t>
      </w:r>
      <w:r>
        <w:rPr>
          <w:rFonts w:hint="eastAsia"/>
          <w:szCs w:val="21"/>
        </w:rPr>
        <w:t>责</w:t>
      </w:r>
      <w:r>
        <w:rPr>
          <w:szCs w:val="21"/>
        </w:rPr>
        <w:t>时，不得擅自使用任何属于他人的</w:t>
      </w:r>
      <w:r>
        <w:rPr>
          <w:rFonts w:hint="eastAsia"/>
          <w:szCs w:val="21"/>
        </w:rPr>
        <w:t>技术秘密、公司秘密和国家秘密</w:t>
      </w:r>
      <w:r>
        <w:rPr>
          <w:szCs w:val="21"/>
        </w:rPr>
        <w:t>，亦不得擅自实施可能侵犯他人知识产权的行为。</w:t>
      </w:r>
    </w:p>
    <w:p w14:paraId="30E7EC2C" w14:textId="77777777" w:rsidR="0024427F" w:rsidRDefault="0063422A">
      <w:pPr>
        <w:spacing w:line="480" w:lineRule="exact"/>
        <w:ind w:firstLineChars="200" w:firstLine="420"/>
        <w:rPr>
          <w:szCs w:val="21"/>
        </w:rPr>
      </w:pPr>
      <w:r>
        <w:rPr>
          <w:szCs w:val="21"/>
        </w:rPr>
        <w:t>若乙方违反上述承诺而导致甲方遭受第三方的侵仅指控时，乙方应当承担</w:t>
      </w:r>
      <w:r>
        <w:rPr>
          <w:rFonts w:hint="eastAsia"/>
          <w:szCs w:val="21"/>
        </w:rPr>
        <w:t>全部的法律责任和经济赔偿责任。</w:t>
      </w:r>
    </w:p>
    <w:p w14:paraId="4C5C2090" w14:textId="77777777" w:rsidR="0024427F" w:rsidRDefault="0063422A">
      <w:pPr>
        <w:spacing w:line="480" w:lineRule="exact"/>
        <w:ind w:firstLineChars="200" w:firstLine="422"/>
        <w:rPr>
          <w:szCs w:val="21"/>
        </w:rPr>
      </w:pPr>
      <w:r>
        <w:rPr>
          <w:b/>
          <w:szCs w:val="21"/>
        </w:rPr>
        <w:t>第</w:t>
      </w:r>
      <w:r>
        <w:rPr>
          <w:rFonts w:hint="eastAsia"/>
          <w:b/>
          <w:szCs w:val="21"/>
        </w:rPr>
        <w:t>八</w:t>
      </w:r>
      <w:r>
        <w:rPr>
          <w:b/>
          <w:szCs w:val="21"/>
        </w:rPr>
        <w:t>条</w:t>
      </w:r>
      <w:r>
        <w:rPr>
          <w:szCs w:val="21"/>
        </w:rPr>
        <w:t>乙方在履行职</w:t>
      </w:r>
      <w:r>
        <w:rPr>
          <w:rFonts w:hint="eastAsia"/>
          <w:szCs w:val="21"/>
        </w:rPr>
        <w:t>责</w:t>
      </w:r>
      <w:r>
        <w:rPr>
          <w:szCs w:val="21"/>
        </w:rPr>
        <w:t>时，按照甲方的明确要求或者为了完成甲方明确交付的具体工作任务必然导致侵犯他人知识产权的，若甲方遭受第三方的侵权指控，应诉费用和侵权赔偿不得由乙方承担或部分承担。</w:t>
      </w:r>
    </w:p>
    <w:p w14:paraId="055A0038" w14:textId="77777777" w:rsidR="0024427F" w:rsidRDefault="0063422A">
      <w:pPr>
        <w:spacing w:line="480" w:lineRule="exact"/>
        <w:ind w:firstLineChars="200" w:firstLine="422"/>
        <w:rPr>
          <w:szCs w:val="21"/>
        </w:rPr>
      </w:pPr>
      <w:r>
        <w:rPr>
          <w:b/>
          <w:szCs w:val="21"/>
        </w:rPr>
        <w:t>第</w:t>
      </w:r>
      <w:r>
        <w:rPr>
          <w:rFonts w:hint="eastAsia"/>
          <w:b/>
          <w:szCs w:val="21"/>
        </w:rPr>
        <w:t>九</w:t>
      </w:r>
      <w:r>
        <w:rPr>
          <w:b/>
          <w:szCs w:val="21"/>
        </w:rPr>
        <w:t>条</w:t>
      </w:r>
      <w:r>
        <w:rPr>
          <w:szCs w:val="21"/>
        </w:rPr>
        <w:t>乙方因</w:t>
      </w:r>
      <w:r>
        <w:rPr>
          <w:rFonts w:hint="eastAsia"/>
          <w:szCs w:val="21"/>
        </w:rPr>
        <w:t>工作</w:t>
      </w:r>
      <w:r>
        <w:rPr>
          <w:szCs w:val="21"/>
        </w:rPr>
        <w:t>上的需要所持有或保管的一切记录着甲方秘密信息的文件、资料、图表、笔记、报告、信件、传真、磁带、磁盘、</w:t>
      </w:r>
      <w:r>
        <w:rPr>
          <w:rFonts w:hint="eastAsia"/>
          <w:szCs w:val="21"/>
        </w:rPr>
        <w:t>光盘、软盘、录像带、幻灯片、</w:t>
      </w:r>
      <w:r>
        <w:rPr>
          <w:szCs w:val="21"/>
        </w:rPr>
        <w:t>仪器以及其他任何形式的载体，均归甲方所有，而无论这些秘密信息有无商业上的价值。</w:t>
      </w:r>
    </w:p>
    <w:p w14:paraId="68C717E4" w14:textId="77777777" w:rsidR="0024427F" w:rsidRDefault="0063422A">
      <w:pPr>
        <w:spacing w:line="480" w:lineRule="exact"/>
        <w:ind w:firstLineChars="200" w:firstLine="422"/>
        <w:rPr>
          <w:szCs w:val="21"/>
        </w:rPr>
      </w:pPr>
      <w:r>
        <w:rPr>
          <w:b/>
          <w:szCs w:val="21"/>
        </w:rPr>
        <w:t>第</w:t>
      </w:r>
      <w:r>
        <w:rPr>
          <w:rFonts w:hint="eastAsia"/>
          <w:b/>
          <w:szCs w:val="21"/>
        </w:rPr>
        <w:t>十</w:t>
      </w:r>
      <w:r>
        <w:rPr>
          <w:b/>
          <w:szCs w:val="21"/>
        </w:rPr>
        <w:t>条</w:t>
      </w:r>
      <w:r>
        <w:rPr>
          <w:szCs w:val="21"/>
        </w:rPr>
        <w:t>乙方应当于</w:t>
      </w:r>
      <w:r>
        <w:rPr>
          <w:rFonts w:hint="eastAsia"/>
          <w:szCs w:val="21"/>
        </w:rPr>
        <w:t>服务终止</w:t>
      </w:r>
      <w:r>
        <w:rPr>
          <w:szCs w:val="21"/>
        </w:rPr>
        <w:t>时，或者于甲方提出请求时，返还全部属于甲方的财物，包括记载着甲方秘密信息的一切载体。</w:t>
      </w:r>
    </w:p>
    <w:p w14:paraId="38EC84D5" w14:textId="77777777" w:rsidR="0024427F" w:rsidRDefault="0063422A">
      <w:pPr>
        <w:spacing w:line="480" w:lineRule="exact"/>
        <w:ind w:firstLineChars="200" w:firstLine="420"/>
        <w:rPr>
          <w:szCs w:val="21"/>
        </w:rPr>
      </w:pPr>
      <w:r>
        <w:rPr>
          <w:szCs w:val="21"/>
        </w:rPr>
        <w:t>但当记录着秘密信息的栽体是由乙方自备的，且秘密信息可以从载体上消除或复制出来时，可以由甲方将秘密信息复制到甲方享有所有权的其他载体上，并把原载体上的秘密信息消除。此种情况乙方无须将载体返还，甲方也无须给予乙方经济补偿。</w:t>
      </w:r>
    </w:p>
    <w:p w14:paraId="64B0B4A5" w14:textId="23EC8D7E" w:rsidR="0024427F" w:rsidRDefault="0063422A">
      <w:pPr>
        <w:spacing w:line="480" w:lineRule="exact"/>
        <w:ind w:firstLineChars="200" w:firstLine="422"/>
        <w:rPr>
          <w:szCs w:val="21"/>
        </w:rPr>
      </w:pPr>
      <w:r>
        <w:rPr>
          <w:b/>
          <w:szCs w:val="21"/>
        </w:rPr>
        <w:t>第十</w:t>
      </w:r>
      <w:r>
        <w:rPr>
          <w:rFonts w:hint="eastAsia"/>
          <w:b/>
          <w:szCs w:val="21"/>
        </w:rPr>
        <w:t>一</w:t>
      </w:r>
      <w:r>
        <w:rPr>
          <w:b/>
          <w:szCs w:val="21"/>
        </w:rPr>
        <w:t>条</w:t>
      </w:r>
      <w:r>
        <w:rPr>
          <w:szCs w:val="21"/>
        </w:rPr>
        <w:t>本协议提及的秘密，包括但不限于：</w:t>
      </w:r>
      <w:r w:rsidR="006224CC">
        <w:rPr>
          <w:rFonts w:hint="eastAsia"/>
          <w:szCs w:val="21"/>
        </w:rPr>
        <w:t>人员</w:t>
      </w:r>
      <w:r>
        <w:rPr>
          <w:rFonts w:hint="eastAsia"/>
          <w:szCs w:val="21"/>
        </w:rPr>
        <w:t>信息、</w:t>
      </w:r>
      <w:r w:rsidR="006224CC">
        <w:rPr>
          <w:rFonts w:hint="eastAsia"/>
          <w:szCs w:val="21"/>
        </w:rPr>
        <w:t>交通运输</w:t>
      </w:r>
      <w:r>
        <w:rPr>
          <w:rFonts w:hint="eastAsia"/>
          <w:szCs w:val="21"/>
        </w:rPr>
        <w:t>数据、</w:t>
      </w:r>
      <w:r>
        <w:rPr>
          <w:szCs w:val="21"/>
        </w:rPr>
        <w:t>技术方案、工程设计、</w:t>
      </w:r>
      <w:r>
        <w:rPr>
          <w:rFonts w:hint="eastAsia"/>
          <w:szCs w:val="21"/>
        </w:rPr>
        <w:t>业务</w:t>
      </w:r>
      <w:r>
        <w:rPr>
          <w:szCs w:val="21"/>
        </w:rPr>
        <w:t>流程、技术指标、计算机软件、数据库、研究开发记录、技术报告、检测报告、</w:t>
      </w:r>
      <w:r>
        <w:rPr>
          <w:rFonts w:hint="eastAsia"/>
          <w:szCs w:val="21"/>
        </w:rPr>
        <w:t>系统</w:t>
      </w:r>
      <w:r>
        <w:rPr>
          <w:szCs w:val="21"/>
        </w:rPr>
        <w:t>数据、</w:t>
      </w:r>
      <w:r>
        <w:rPr>
          <w:rFonts w:hint="eastAsia"/>
          <w:szCs w:val="21"/>
        </w:rPr>
        <w:t>评测</w:t>
      </w:r>
      <w:r>
        <w:rPr>
          <w:szCs w:val="21"/>
        </w:rPr>
        <w:t>结果、图纸、操作手册、技术文档、相关的函电，等等。</w:t>
      </w:r>
    </w:p>
    <w:p w14:paraId="6A0F12E7" w14:textId="77777777" w:rsidR="0024427F" w:rsidRDefault="0063422A">
      <w:pPr>
        <w:spacing w:line="480" w:lineRule="exact"/>
        <w:ind w:firstLineChars="200" w:firstLine="422"/>
        <w:rPr>
          <w:szCs w:val="21"/>
        </w:rPr>
      </w:pPr>
      <w:r>
        <w:rPr>
          <w:b/>
          <w:szCs w:val="21"/>
        </w:rPr>
        <w:t>第十</w:t>
      </w:r>
      <w:r>
        <w:rPr>
          <w:rFonts w:hint="eastAsia"/>
          <w:b/>
          <w:szCs w:val="21"/>
        </w:rPr>
        <w:t>二</w:t>
      </w:r>
      <w:r>
        <w:rPr>
          <w:b/>
          <w:szCs w:val="21"/>
        </w:rPr>
        <w:t>条</w:t>
      </w:r>
      <w:r>
        <w:rPr>
          <w:szCs w:val="21"/>
        </w:rPr>
        <w:t>本协议中所称的</w:t>
      </w:r>
      <w:r>
        <w:rPr>
          <w:rFonts w:hint="eastAsia"/>
          <w:szCs w:val="21"/>
        </w:rPr>
        <w:t>服务</w:t>
      </w:r>
      <w:r>
        <w:rPr>
          <w:szCs w:val="21"/>
        </w:rPr>
        <w:t>期间，以</w:t>
      </w:r>
      <w:r>
        <w:rPr>
          <w:rFonts w:hint="eastAsia"/>
          <w:szCs w:val="21"/>
        </w:rPr>
        <w:t>甲乙双方签订合同</w:t>
      </w:r>
      <w:r>
        <w:rPr>
          <w:szCs w:val="21"/>
        </w:rPr>
        <w:t>为标志，并以该</w:t>
      </w:r>
      <w:r>
        <w:rPr>
          <w:rFonts w:hint="eastAsia"/>
          <w:szCs w:val="21"/>
        </w:rPr>
        <w:t>合同</w:t>
      </w:r>
      <w:r>
        <w:rPr>
          <w:szCs w:val="21"/>
        </w:rPr>
        <w:t>的</w:t>
      </w:r>
      <w:r>
        <w:rPr>
          <w:rFonts w:hint="eastAsia"/>
          <w:szCs w:val="21"/>
        </w:rPr>
        <w:t>有效</w:t>
      </w:r>
      <w:r>
        <w:rPr>
          <w:szCs w:val="21"/>
        </w:rPr>
        <w:t>期间为</w:t>
      </w:r>
      <w:r>
        <w:rPr>
          <w:rFonts w:hint="eastAsia"/>
          <w:szCs w:val="21"/>
        </w:rPr>
        <w:t>服务</w:t>
      </w:r>
      <w:r>
        <w:rPr>
          <w:szCs w:val="21"/>
        </w:rPr>
        <w:t>期间。</w:t>
      </w:r>
    </w:p>
    <w:p w14:paraId="5F551683" w14:textId="77777777" w:rsidR="0024427F" w:rsidRDefault="0063422A">
      <w:pPr>
        <w:spacing w:line="480" w:lineRule="exact"/>
        <w:ind w:firstLineChars="200" w:firstLine="422"/>
        <w:rPr>
          <w:szCs w:val="21"/>
        </w:rPr>
      </w:pPr>
      <w:r>
        <w:rPr>
          <w:b/>
          <w:szCs w:val="21"/>
        </w:rPr>
        <w:t>第十</w:t>
      </w:r>
      <w:r>
        <w:rPr>
          <w:rFonts w:hint="eastAsia"/>
          <w:b/>
          <w:szCs w:val="21"/>
        </w:rPr>
        <w:t>三</w:t>
      </w:r>
      <w:r>
        <w:rPr>
          <w:b/>
          <w:szCs w:val="21"/>
        </w:rPr>
        <w:t>条</w:t>
      </w:r>
      <w:r>
        <w:rPr>
          <w:rFonts w:hint="eastAsia"/>
          <w:szCs w:val="21"/>
        </w:rPr>
        <w:t>如乙方受甲方委派为第三方提供外包服务，乙方对甲方的保密责任和义务同样有效，作用范围自动延伸到外包服务工作的全过程。</w:t>
      </w:r>
    </w:p>
    <w:p w14:paraId="5E4D7D53" w14:textId="77777777" w:rsidR="0024427F" w:rsidRDefault="0063422A">
      <w:pPr>
        <w:spacing w:line="480" w:lineRule="exact"/>
        <w:ind w:firstLineChars="200" w:firstLine="422"/>
        <w:rPr>
          <w:szCs w:val="21"/>
        </w:rPr>
      </w:pPr>
      <w:r>
        <w:rPr>
          <w:b/>
          <w:szCs w:val="21"/>
        </w:rPr>
        <w:t>第十</w:t>
      </w:r>
      <w:r>
        <w:rPr>
          <w:rFonts w:hint="eastAsia"/>
          <w:b/>
          <w:szCs w:val="21"/>
        </w:rPr>
        <w:t>四</w:t>
      </w:r>
      <w:r>
        <w:rPr>
          <w:b/>
          <w:szCs w:val="21"/>
        </w:rPr>
        <w:t>条</w:t>
      </w:r>
      <w:r>
        <w:rPr>
          <w:szCs w:val="21"/>
        </w:rPr>
        <w:t>因本协议而引起的纠纷，如果协商解决不成，任何一方均有权提交当地仲裁委员会仲裁。</w:t>
      </w:r>
    </w:p>
    <w:p w14:paraId="5DCDBBE8" w14:textId="77777777" w:rsidR="0024427F" w:rsidRDefault="0063422A">
      <w:pPr>
        <w:spacing w:line="480" w:lineRule="exact"/>
        <w:ind w:firstLineChars="200" w:firstLine="422"/>
        <w:rPr>
          <w:szCs w:val="21"/>
        </w:rPr>
      </w:pPr>
      <w:r>
        <w:rPr>
          <w:b/>
          <w:szCs w:val="21"/>
        </w:rPr>
        <w:lastRenderedPageBreak/>
        <w:t>第十</w:t>
      </w:r>
      <w:r>
        <w:rPr>
          <w:rFonts w:hint="eastAsia"/>
          <w:b/>
          <w:szCs w:val="21"/>
        </w:rPr>
        <w:t>五</w:t>
      </w:r>
      <w:r>
        <w:rPr>
          <w:b/>
          <w:szCs w:val="21"/>
        </w:rPr>
        <w:t>条</w:t>
      </w:r>
      <w:r>
        <w:rPr>
          <w:szCs w:val="21"/>
        </w:rPr>
        <w:t>本协议自双方签字或盖章完成之日起生效</w:t>
      </w:r>
      <w:r>
        <w:rPr>
          <w:rFonts w:hint="eastAsia"/>
          <w:szCs w:val="21"/>
        </w:rPr>
        <w:t>，</w:t>
      </w:r>
      <w:r>
        <w:rPr>
          <w:rFonts w:ascii="宋体" w:hAnsi="宋体"/>
        </w:rPr>
        <w:t>本协议一式四份，双方各执两份，具有同等法律效力。</w:t>
      </w:r>
    </w:p>
    <w:p w14:paraId="38AE9C8E" w14:textId="77777777" w:rsidR="0024427F" w:rsidRDefault="0063422A">
      <w:pPr>
        <w:spacing w:line="480" w:lineRule="exact"/>
        <w:ind w:firstLineChars="200" w:firstLine="422"/>
        <w:rPr>
          <w:szCs w:val="21"/>
        </w:rPr>
      </w:pPr>
      <w:r>
        <w:rPr>
          <w:b/>
          <w:szCs w:val="21"/>
        </w:rPr>
        <w:t>第十</w:t>
      </w:r>
      <w:r>
        <w:rPr>
          <w:rFonts w:hint="eastAsia"/>
          <w:b/>
          <w:szCs w:val="21"/>
        </w:rPr>
        <w:t>六</w:t>
      </w:r>
      <w:r>
        <w:rPr>
          <w:b/>
          <w:szCs w:val="21"/>
        </w:rPr>
        <w:t>条</w:t>
      </w:r>
      <w:r>
        <w:rPr>
          <w:szCs w:val="21"/>
        </w:rPr>
        <w:t>本协议如与双方以前的口头或书面协议有抵触，以本协议为准。本协议的修改必须采用双方同意的书面形式。</w:t>
      </w:r>
    </w:p>
    <w:p w14:paraId="1DB8D54B" w14:textId="77777777" w:rsidR="0024427F" w:rsidRDefault="0024427F">
      <w:pPr>
        <w:rPr>
          <w:rFonts w:ascii="宋体" w:hAnsi="宋体"/>
        </w:rPr>
      </w:pPr>
    </w:p>
    <w:p w14:paraId="56DB72B0" w14:textId="77777777" w:rsidR="0024427F" w:rsidRDefault="0063422A">
      <w:pPr>
        <w:rPr>
          <w:rFonts w:ascii="宋体" w:hAnsi="宋体"/>
        </w:rPr>
      </w:pPr>
      <w:r>
        <w:rPr>
          <w:rFonts w:ascii="宋体" w:hAnsi="宋体"/>
        </w:rPr>
        <w:t>甲方（</w:t>
      </w:r>
      <w:r>
        <w:rPr>
          <w:rFonts w:ascii="宋体" w:hAnsi="宋体" w:hint="eastAsia"/>
        </w:rPr>
        <w:t>签字/</w:t>
      </w:r>
      <w:r>
        <w:rPr>
          <w:rFonts w:ascii="宋体" w:hAnsi="宋体"/>
        </w:rPr>
        <w:t xml:space="preserve">盖章）：　　</w:t>
      </w:r>
      <w:r>
        <w:rPr>
          <w:rFonts w:ascii="宋体" w:hAnsi="宋体" w:hint="eastAsia"/>
        </w:rPr>
        <w:t xml:space="preserve">                     </w:t>
      </w:r>
      <w:r>
        <w:rPr>
          <w:rFonts w:ascii="宋体" w:hAnsi="宋体"/>
        </w:rPr>
        <w:t xml:space="preserve">乙方（签字）： </w:t>
      </w:r>
    </w:p>
    <w:p w14:paraId="3BCBBEFA" w14:textId="77777777" w:rsidR="0024427F" w:rsidRDefault="0024427F">
      <w:pPr>
        <w:rPr>
          <w:rFonts w:ascii="宋体" w:hAnsi="宋体"/>
        </w:rPr>
      </w:pPr>
    </w:p>
    <w:p w14:paraId="126A4C06" w14:textId="77777777" w:rsidR="0024427F" w:rsidRDefault="0063422A">
      <w:pPr>
        <w:rPr>
          <w:rFonts w:ascii="宋体" w:hAnsi="宋体"/>
        </w:rPr>
      </w:pPr>
      <w:r>
        <w:rPr>
          <w:rFonts w:ascii="宋体" w:hAnsi="宋体"/>
        </w:rPr>
        <w:t>地址：</w:t>
      </w:r>
      <w:r>
        <w:rPr>
          <w:rFonts w:ascii="宋体" w:hAnsi="宋体" w:hint="eastAsia"/>
        </w:rPr>
        <w:t xml:space="preserve">                                     </w:t>
      </w:r>
      <w:r>
        <w:rPr>
          <w:rFonts w:ascii="宋体" w:hAnsi="宋体"/>
        </w:rPr>
        <w:t>地址：</w:t>
      </w:r>
    </w:p>
    <w:p w14:paraId="12F3356F" w14:textId="77777777" w:rsidR="0024427F" w:rsidRDefault="0024427F">
      <w:pPr>
        <w:rPr>
          <w:rFonts w:ascii="宋体" w:hAnsi="宋体"/>
        </w:rPr>
      </w:pPr>
    </w:p>
    <w:p w14:paraId="1755A018" w14:textId="77777777" w:rsidR="0024427F" w:rsidRDefault="0063422A">
      <w:pPr>
        <w:rPr>
          <w:rFonts w:ascii="宋体" w:hAnsi="宋体"/>
        </w:rPr>
      </w:pPr>
      <w:r>
        <w:rPr>
          <w:rFonts w:ascii="宋体" w:hAnsi="宋体"/>
        </w:rPr>
        <w:t xml:space="preserve">联系电话：_________　　　　　　　　　</w:t>
      </w:r>
      <w:r>
        <w:rPr>
          <w:rFonts w:ascii="宋体" w:hAnsi="宋体" w:hint="eastAsia"/>
        </w:rPr>
        <w:t xml:space="preserve">    </w:t>
      </w:r>
      <w:r>
        <w:rPr>
          <w:rFonts w:ascii="宋体" w:hAnsi="宋体"/>
        </w:rPr>
        <w:t xml:space="preserve">　联系电话：_________</w:t>
      </w:r>
    </w:p>
    <w:p w14:paraId="4AEB781C" w14:textId="77777777" w:rsidR="0024427F" w:rsidRDefault="0024427F">
      <w:pPr>
        <w:rPr>
          <w:rFonts w:ascii="宋体" w:hAnsi="宋体"/>
        </w:rPr>
      </w:pPr>
    </w:p>
    <w:p w14:paraId="466B9746" w14:textId="77777777" w:rsidR="0024427F" w:rsidRDefault="0063422A">
      <w:pPr>
        <w:rPr>
          <w:rFonts w:ascii="宋体" w:hAnsi="宋体"/>
        </w:rPr>
      </w:pPr>
      <w:r>
        <w:rPr>
          <w:rFonts w:ascii="宋体" w:hAnsi="宋体"/>
        </w:rPr>
        <w:t xml:space="preserve">传真：_________　　　　　　　　　　　</w:t>
      </w:r>
      <w:r>
        <w:rPr>
          <w:rFonts w:ascii="宋体" w:hAnsi="宋体" w:hint="eastAsia"/>
        </w:rPr>
        <w:t xml:space="preserve">    </w:t>
      </w:r>
      <w:r>
        <w:rPr>
          <w:rFonts w:ascii="宋体" w:hAnsi="宋体"/>
        </w:rPr>
        <w:t xml:space="preserve">　传真：_________</w:t>
      </w:r>
    </w:p>
    <w:p w14:paraId="28972EC0" w14:textId="77777777" w:rsidR="0024427F" w:rsidRDefault="0024427F">
      <w:pPr>
        <w:rPr>
          <w:rFonts w:ascii="宋体" w:hAnsi="宋体"/>
        </w:rPr>
      </w:pPr>
    </w:p>
    <w:p w14:paraId="4AE938D1" w14:textId="77777777" w:rsidR="0024427F" w:rsidRDefault="0063422A">
      <w:pPr>
        <w:rPr>
          <w:rFonts w:ascii="宋体" w:hAnsi="宋体"/>
        </w:rPr>
      </w:pPr>
      <w:r>
        <w:rPr>
          <w:rFonts w:ascii="宋体" w:hAnsi="宋体"/>
        </w:rPr>
        <w:t xml:space="preserve">邮政编码：_________　　　　　　　　　</w:t>
      </w:r>
      <w:r>
        <w:rPr>
          <w:rFonts w:ascii="宋体" w:hAnsi="宋体" w:hint="eastAsia"/>
        </w:rPr>
        <w:t xml:space="preserve">    </w:t>
      </w:r>
      <w:r>
        <w:rPr>
          <w:rFonts w:ascii="宋体" w:hAnsi="宋体"/>
        </w:rPr>
        <w:t xml:space="preserve">　邮政编码：_________</w:t>
      </w:r>
    </w:p>
    <w:p w14:paraId="70358530" w14:textId="77777777" w:rsidR="0024427F" w:rsidRDefault="0024427F">
      <w:pPr>
        <w:rPr>
          <w:rFonts w:ascii="宋体" w:hAnsi="宋体"/>
        </w:rPr>
      </w:pPr>
    </w:p>
    <w:p w14:paraId="5043656B" w14:textId="77777777" w:rsidR="0024427F" w:rsidRDefault="0063422A">
      <w:pPr>
        <w:rPr>
          <w:rFonts w:ascii="宋体" w:hAnsi="宋体"/>
        </w:rPr>
      </w:pPr>
      <w:r>
        <w:rPr>
          <w:rFonts w:ascii="宋体" w:hAnsi="宋体"/>
        </w:rPr>
        <w:t xml:space="preserve">_________年____月____日　　　　　　　</w:t>
      </w:r>
      <w:r>
        <w:rPr>
          <w:rFonts w:ascii="宋体" w:hAnsi="宋体" w:hint="eastAsia"/>
        </w:rPr>
        <w:t xml:space="preserve">    </w:t>
      </w:r>
      <w:r>
        <w:rPr>
          <w:rFonts w:ascii="宋体" w:hAnsi="宋体"/>
        </w:rPr>
        <w:t xml:space="preserve">　_________年____月____日</w:t>
      </w:r>
    </w:p>
    <w:p w14:paraId="449691C3" w14:textId="77777777" w:rsidR="0024427F" w:rsidRDefault="0024427F">
      <w:pPr>
        <w:widowControl/>
        <w:jc w:val="left"/>
        <w:rPr>
          <w:rFonts w:ascii="宋体" w:cs="宋体"/>
          <w:color w:val="000000"/>
          <w:kern w:val="0"/>
          <w:sz w:val="24"/>
        </w:rPr>
      </w:pPr>
    </w:p>
    <w:p w14:paraId="5F62C226" w14:textId="77777777" w:rsidR="0024427F" w:rsidRDefault="0024427F">
      <w:pPr>
        <w:widowControl/>
        <w:jc w:val="left"/>
        <w:rPr>
          <w:rFonts w:ascii="宋体" w:cs="宋体"/>
          <w:color w:val="000000"/>
          <w:kern w:val="0"/>
          <w:sz w:val="24"/>
        </w:rPr>
      </w:pPr>
    </w:p>
    <w:p w14:paraId="6ABF239D" w14:textId="77777777" w:rsidR="0024427F" w:rsidRDefault="0024427F">
      <w:pPr>
        <w:widowControl/>
        <w:jc w:val="left"/>
        <w:rPr>
          <w:rFonts w:ascii="宋体" w:cs="宋体"/>
          <w:color w:val="000000"/>
          <w:kern w:val="0"/>
          <w:sz w:val="24"/>
        </w:rPr>
      </w:pPr>
    </w:p>
    <w:p w14:paraId="41C628E2" w14:textId="77777777" w:rsidR="0024427F" w:rsidRDefault="0024427F">
      <w:pPr>
        <w:widowControl/>
        <w:jc w:val="left"/>
        <w:rPr>
          <w:rFonts w:ascii="宋体" w:cs="宋体"/>
          <w:color w:val="000000"/>
          <w:kern w:val="0"/>
          <w:sz w:val="24"/>
        </w:rPr>
      </w:pPr>
    </w:p>
    <w:p w14:paraId="6A1B40B0" w14:textId="77777777" w:rsidR="0024427F" w:rsidRDefault="0063422A">
      <w:pPr>
        <w:jc w:val="center"/>
        <w:rPr>
          <w:rFonts w:ascii="宋体" w:hAnsi="宋体" w:cs="宋体"/>
          <w:b/>
          <w:kern w:val="0"/>
          <w:sz w:val="28"/>
          <w:szCs w:val="28"/>
        </w:rPr>
      </w:pPr>
      <w:r>
        <w:rPr>
          <w:rFonts w:ascii="宋体" w:hAnsi="宋体" w:cs="宋体" w:hint="eastAsia"/>
          <w:b/>
          <w:kern w:val="0"/>
          <w:sz w:val="28"/>
          <w:szCs w:val="28"/>
        </w:rPr>
        <w:t>岗位安全协议</w:t>
      </w:r>
    </w:p>
    <w:p w14:paraId="328D90EE" w14:textId="2B1DB5EB"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甲方：</w:t>
      </w:r>
      <w:del w:id="4222" w:author="yunwei01" w:date="2017-08-02T14:22:00Z">
        <w:r w:rsidR="00543823" w:rsidDel="00A97AE9">
          <w:rPr>
            <w:rFonts w:ascii="宋体" w:hAnsi="宋体" w:cs="宋体" w:hint="eastAsia"/>
            <w:color w:val="000000"/>
            <w:kern w:val="0"/>
            <w:sz w:val="24"/>
          </w:rPr>
          <w:delText>AAAAA</w:delText>
        </w:r>
      </w:del>
      <w:ins w:id="4223" w:author="yunwei01" w:date="2017-08-02T14:22:00Z">
        <w:r w:rsidR="00A97AE9">
          <w:rPr>
            <w:rFonts w:ascii="宋体" w:hAnsi="宋体" w:cs="宋体" w:hint="eastAsia"/>
            <w:color w:val="000000"/>
            <w:kern w:val="0"/>
            <w:sz w:val="24"/>
          </w:rPr>
          <w:t>资鼎(上海)互联网金融信息服务有限</w:t>
        </w:r>
      </w:ins>
      <w:del w:id="4224" w:author="yunwei01" w:date="2017-08-02T14:38:00Z">
        <w:r w:rsidR="00543823" w:rsidDel="004C1B14">
          <w:rPr>
            <w:rFonts w:ascii="宋体" w:hAnsi="宋体" w:cs="宋体" w:hint="eastAsia"/>
            <w:color w:val="000000"/>
            <w:kern w:val="0"/>
            <w:sz w:val="24"/>
          </w:rPr>
          <w:delText>公司</w:delText>
        </w:r>
      </w:del>
      <w:ins w:id="4225" w:author="yunwei01" w:date="2017-08-02T14:38:00Z">
        <w:r w:rsidR="004C1B14">
          <w:rPr>
            <w:rFonts w:ascii="宋体" w:hAnsi="宋体" w:cs="宋体" w:hint="eastAsia"/>
            <w:color w:val="000000"/>
            <w:kern w:val="0"/>
            <w:sz w:val="24"/>
          </w:rPr>
          <w:t>公司</w:t>
        </w:r>
      </w:ins>
      <w:del w:id="4226" w:author="yunwei01" w:date="2017-08-02T14:23:00Z">
        <w:r w:rsidR="00FF67FC" w:rsidDel="00A97AE9">
          <w:rPr>
            <w:rFonts w:ascii="宋体" w:hAnsi="宋体" w:cs="宋体"/>
            <w:color w:val="000000"/>
            <w:kern w:val="0"/>
            <w:sz w:val="24"/>
          </w:rPr>
          <w:delText>XXXXX</w:delText>
        </w:r>
      </w:del>
    </w:p>
    <w:p w14:paraId="7BFDD100"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乙方：</w:t>
      </w:r>
    </w:p>
    <w:p w14:paraId="5347E556"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根据《中华人民共和国劳动合同法》规定，经双方协商一致，自愿签订本协议，共同遵守本协议所列条款</w:t>
      </w:r>
    </w:p>
    <w:p w14:paraId="0835E34C" w14:textId="77777777" w:rsidR="0024427F" w:rsidRDefault="0063422A">
      <w:pPr>
        <w:rPr>
          <w:rFonts w:ascii="宋体" w:hAnsi="宋体" w:cs="宋体"/>
          <w:color w:val="000000"/>
          <w:kern w:val="0"/>
          <w:sz w:val="24"/>
        </w:rPr>
        <w:pPrChange w:id="4227" w:author="yunwei01" w:date="2017-08-03T17:47:00Z">
          <w:pPr>
            <w:autoSpaceDE w:val="0"/>
            <w:autoSpaceDN w:val="0"/>
            <w:adjustRightInd w:val="0"/>
            <w:spacing w:line="360" w:lineRule="auto"/>
            <w:ind w:firstLineChars="200" w:firstLine="480"/>
            <w:jc w:val="left"/>
            <w:outlineLvl w:val="0"/>
          </w:pPr>
        </w:pPrChange>
      </w:pPr>
      <w:bookmarkStart w:id="4228" w:name="_Toc489545365"/>
      <w:r>
        <w:rPr>
          <w:rFonts w:ascii="宋体" w:hAnsi="宋体" w:cs="宋体" w:hint="eastAsia"/>
          <w:color w:val="000000"/>
          <w:kern w:val="0"/>
          <w:sz w:val="24"/>
        </w:rPr>
        <w:t>一、聘用岗位</w:t>
      </w:r>
      <w:bookmarkEnd w:id="4228"/>
    </w:p>
    <w:p w14:paraId="165D7FED"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甲方根据工作需要，聘任乙方到＿＿＿＿＿＿＿＿部门，＿＿＿＿岗位工作，任＿＿＿＿＿＿职务，岗位级别＿＿＿＿＿＿。</w:t>
      </w:r>
    </w:p>
    <w:p w14:paraId="1C016C1C" w14:textId="77777777" w:rsidR="0024427F" w:rsidRDefault="0063422A">
      <w:pPr>
        <w:rPr>
          <w:rFonts w:ascii="宋体" w:hAnsi="宋体" w:cs="宋体"/>
          <w:color w:val="000000"/>
          <w:kern w:val="0"/>
          <w:sz w:val="24"/>
        </w:rPr>
        <w:pPrChange w:id="4229" w:author="yunwei01" w:date="2017-08-03T17:47:00Z">
          <w:pPr>
            <w:autoSpaceDE w:val="0"/>
            <w:autoSpaceDN w:val="0"/>
            <w:adjustRightInd w:val="0"/>
            <w:spacing w:line="360" w:lineRule="auto"/>
            <w:ind w:firstLineChars="200" w:firstLine="480"/>
            <w:jc w:val="left"/>
            <w:outlineLvl w:val="0"/>
          </w:pPr>
        </w:pPrChange>
      </w:pPr>
      <w:bookmarkStart w:id="4230" w:name="_Toc489545366"/>
      <w:r>
        <w:rPr>
          <w:rFonts w:ascii="宋体" w:hAnsi="宋体" w:cs="宋体" w:hint="eastAsia"/>
          <w:color w:val="000000"/>
          <w:kern w:val="0"/>
          <w:sz w:val="24"/>
        </w:rPr>
        <w:t>二、协议期限</w:t>
      </w:r>
      <w:bookmarkEnd w:id="4230"/>
    </w:p>
    <w:p w14:paraId="7D9D2CCF"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本协议期限为_____年，自____年＿＿月＿＿日起至____年＿＿月＿＿日止。</w:t>
      </w:r>
    </w:p>
    <w:p w14:paraId="11CCFBB6" w14:textId="77777777" w:rsidR="0024427F" w:rsidRDefault="0063422A">
      <w:pPr>
        <w:rPr>
          <w:rFonts w:ascii="宋体" w:hAnsi="宋体" w:cs="宋体"/>
          <w:color w:val="000000"/>
          <w:kern w:val="0"/>
          <w:sz w:val="24"/>
        </w:rPr>
        <w:pPrChange w:id="4231" w:author="yunwei01" w:date="2017-08-03T17:47:00Z">
          <w:pPr>
            <w:autoSpaceDE w:val="0"/>
            <w:autoSpaceDN w:val="0"/>
            <w:adjustRightInd w:val="0"/>
            <w:spacing w:line="360" w:lineRule="auto"/>
            <w:ind w:firstLineChars="200" w:firstLine="480"/>
            <w:jc w:val="left"/>
            <w:outlineLvl w:val="0"/>
          </w:pPr>
        </w:pPrChange>
      </w:pPr>
      <w:bookmarkStart w:id="4232" w:name="_Toc489545367"/>
      <w:r>
        <w:rPr>
          <w:rFonts w:ascii="宋体" w:hAnsi="宋体" w:cs="宋体" w:hint="eastAsia"/>
          <w:color w:val="000000"/>
          <w:kern w:val="0"/>
          <w:sz w:val="24"/>
        </w:rPr>
        <w:t>三、岗位职责</w:t>
      </w:r>
      <w:bookmarkEnd w:id="4232"/>
    </w:p>
    <w:p w14:paraId="7FE127FD"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乙方应在聘用期内，按照所聘岗位的《岗位协议书》，接受甲方的管理，在规定的时限内完成规定的工作任务，并达到岗位说明书规定的工作标准，以及甲方确定的其他工作指标。</w:t>
      </w:r>
    </w:p>
    <w:p w14:paraId="7BC821EC" w14:textId="77777777" w:rsidR="0024427F" w:rsidRDefault="0063422A">
      <w:pPr>
        <w:rPr>
          <w:rFonts w:ascii="宋体" w:hAnsi="宋体" w:cs="宋体"/>
          <w:color w:val="000000"/>
          <w:kern w:val="0"/>
          <w:sz w:val="24"/>
        </w:rPr>
        <w:pPrChange w:id="4233" w:author="yunwei01" w:date="2017-08-03T17:47:00Z">
          <w:pPr>
            <w:autoSpaceDE w:val="0"/>
            <w:autoSpaceDN w:val="0"/>
            <w:adjustRightInd w:val="0"/>
            <w:spacing w:line="360" w:lineRule="auto"/>
            <w:ind w:firstLineChars="200" w:firstLine="480"/>
            <w:jc w:val="left"/>
            <w:outlineLvl w:val="0"/>
          </w:pPr>
        </w:pPrChange>
      </w:pPr>
      <w:bookmarkStart w:id="4234" w:name="_Toc489545368"/>
      <w:r>
        <w:rPr>
          <w:rFonts w:ascii="宋体" w:hAnsi="宋体" w:cs="宋体" w:hint="eastAsia"/>
          <w:color w:val="000000"/>
          <w:kern w:val="0"/>
          <w:sz w:val="24"/>
        </w:rPr>
        <w:t>四、岗位协议解除</w:t>
      </w:r>
      <w:bookmarkEnd w:id="4234"/>
    </w:p>
    <w:p w14:paraId="47CA553E"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lastRenderedPageBreak/>
        <w:t>劳动者发生职务晋升或岗位调整或出现其他情况不得不解除岗位协议的，本协议可以提前解除。</w:t>
      </w:r>
    </w:p>
    <w:p w14:paraId="383504C4"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本协议作为劳动合同的附件，与劳动合同一并管理。</w:t>
      </w:r>
    </w:p>
    <w:p w14:paraId="6504937D"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本协议一式两份，甲乙双方各执一份，自签订之日起生效。</w:t>
      </w:r>
    </w:p>
    <w:p w14:paraId="7B9B1CC4"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甲乙双方一经签订协议，公司的各项规章制度，将与本协议一并生效。</w:t>
      </w:r>
    </w:p>
    <w:p w14:paraId="08AB7CCC" w14:textId="77777777" w:rsidR="0024427F" w:rsidRDefault="0024427F">
      <w:pPr>
        <w:autoSpaceDE w:val="0"/>
        <w:autoSpaceDN w:val="0"/>
        <w:adjustRightInd w:val="0"/>
        <w:spacing w:line="360" w:lineRule="auto"/>
        <w:ind w:firstLineChars="200" w:firstLine="480"/>
        <w:jc w:val="left"/>
        <w:rPr>
          <w:rFonts w:ascii="宋体" w:hAnsi="宋体" w:cs="宋体"/>
          <w:color w:val="000000"/>
          <w:kern w:val="0"/>
          <w:sz w:val="24"/>
        </w:rPr>
      </w:pPr>
    </w:p>
    <w:p w14:paraId="35DF5FAC"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甲方（公章）</w:t>
      </w:r>
    </w:p>
    <w:p w14:paraId="556620DA" w14:textId="77777777" w:rsidR="0024427F" w:rsidRDefault="0063422A">
      <w:pPr>
        <w:spacing w:line="360" w:lineRule="auto"/>
        <w:ind w:firstLineChars="200" w:firstLine="480"/>
        <w:rPr>
          <w:rFonts w:ascii="宋体" w:hAnsi="宋体" w:cs="宋体"/>
          <w:color w:val="000000"/>
          <w:kern w:val="0"/>
          <w:sz w:val="24"/>
        </w:rPr>
      </w:pPr>
      <w:r>
        <w:rPr>
          <w:rFonts w:ascii="宋体" w:hAnsi="宋体" w:cs="宋体" w:hint="eastAsia"/>
          <w:color w:val="000000"/>
          <w:kern w:val="0"/>
          <w:sz w:val="24"/>
        </w:rPr>
        <w:t>乙方（签字或盖章）</w:t>
      </w:r>
    </w:p>
    <w:p w14:paraId="4A071D17"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签订日期：</w:t>
      </w:r>
    </w:p>
    <w:p w14:paraId="0DF3E9A7" w14:textId="0292F509" w:rsidR="001F132D" w:rsidRDefault="001F132D">
      <w:pPr>
        <w:widowControl/>
        <w:jc w:val="left"/>
        <w:rPr>
          <w:ins w:id="4235" w:author="yunwei01" w:date="2017-08-04T10:35:00Z"/>
          <w:rFonts w:ascii="宋体" w:cs="宋体"/>
          <w:color w:val="000000"/>
          <w:kern w:val="0"/>
          <w:sz w:val="24"/>
        </w:rPr>
      </w:pPr>
      <w:ins w:id="4236" w:author="yunwei01" w:date="2017-08-04T10:35:00Z">
        <w:r>
          <w:rPr>
            <w:rFonts w:ascii="宋体" w:cs="宋体"/>
            <w:color w:val="000000"/>
            <w:kern w:val="0"/>
            <w:sz w:val="24"/>
          </w:rPr>
          <w:br w:type="page"/>
        </w:r>
      </w:ins>
    </w:p>
    <w:p w14:paraId="5ACF1144" w14:textId="45D7EA28" w:rsidR="0024427F" w:rsidDel="001F132D" w:rsidRDefault="0024427F">
      <w:pPr>
        <w:widowControl/>
        <w:jc w:val="left"/>
        <w:rPr>
          <w:del w:id="4237" w:author="yunwei01" w:date="2017-08-04T10:35:00Z"/>
          <w:rFonts w:ascii="宋体" w:cs="宋体"/>
          <w:color w:val="000000"/>
          <w:kern w:val="0"/>
          <w:sz w:val="24"/>
        </w:rPr>
      </w:pPr>
      <w:bookmarkStart w:id="4238" w:name="_Toc489607256"/>
      <w:bookmarkEnd w:id="4238"/>
    </w:p>
    <w:p w14:paraId="61576D87" w14:textId="073EE769" w:rsidR="0024427F" w:rsidDel="001F132D" w:rsidRDefault="0024427F">
      <w:pPr>
        <w:widowControl/>
        <w:jc w:val="left"/>
        <w:rPr>
          <w:del w:id="4239" w:author="yunwei01" w:date="2017-08-04T10:35:00Z"/>
          <w:rFonts w:ascii="宋体" w:cs="宋体"/>
          <w:color w:val="000000"/>
          <w:kern w:val="0"/>
          <w:sz w:val="24"/>
        </w:rPr>
      </w:pPr>
      <w:bookmarkStart w:id="4240" w:name="_Toc489607257"/>
      <w:bookmarkEnd w:id="4240"/>
    </w:p>
    <w:p w14:paraId="7211C748" w14:textId="134069AF" w:rsidR="0024427F" w:rsidDel="001F132D" w:rsidRDefault="0024427F">
      <w:pPr>
        <w:widowControl/>
        <w:jc w:val="left"/>
        <w:rPr>
          <w:del w:id="4241" w:author="yunwei01" w:date="2017-08-04T10:35:00Z"/>
          <w:rFonts w:ascii="宋体" w:cs="宋体"/>
          <w:color w:val="000000"/>
          <w:kern w:val="0"/>
          <w:sz w:val="24"/>
        </w:rPr>
      </w:pPr>
      <w:bookmarkStart w:id="4242" w:name="_Toc489607258"/>
      <w:bookmarkEnd w:id="4242"/>
    </w:p>
    <w:p w14:paraId="73592E4E" w14:textId="29231D71" w:rsidR="00BA2648" w:rsidDel="001F132D" w:rsidRDefault="00BA2648">
      <w:pPr>
        <w:widowControl/>
        <w:jc w:val="left"/>
        <w:rPr>
          <w:del w:id="4243" w:author="yunwei01" w:date="2017-08-04T10:35:00Z"/>
          <w:rFonts w:ascii="宋体" w:cs="宋体"/>
          <w:color w:val="000000"/>
          <w:kern w:val="0"/>
          <w:sz w:val="24"/>
        </w:rPr>
      </w:pPr>
      <w:bookmarkStart w:id="4244" w:name="_Toc489607259"/>
      <w:bookmarkEnd w:id="4244"/>
    </w:p>
    <w:p w14:paraId="1FF22655" w14:textId="172ACB1D" w:rsidR="0024427F" w:rsidRDefault="0063422A">
      <w:pPr>
        <w:pStyle w:val="3"/>
      </w:pPr>
      <w:bookmarkStart w:id="4245" w:name="_Toc428792658"/>
      <w:bookmarkStart w:id="4246" w:name="_Toc489545369"/>
      <w:bookmarkStart w:id="4247" w:name="_Toc489546835"/>
      <w:bookmarkStart w:id="4248" w:name="_Toc489547178"/>
      <w:bookmarkStart w:id="4249" w:name="_Toc489548053"/>
      <w:bookmarkStart w:id="4250" w:name="_Toc489607260"/>
      <w:r>
        <w:rPr>
          <w:rFonts w:hint="eastAsia"/>
        </w:rPr>
        <w:t>附录</w:t>
      </w:r>
      <w:r>
        <w:t>23</w:t>
      </w:r>
      <w:r>
        <w:rPr>
          <w:rFonts w:hint="eastAsia"/>
        </w:rPr>
        <w:t>:</w:t>
      </w:r>
      <w:r>
        <w:rPr>
          <w:rFonts w:ascii="宋体" w:hAnsi="宋体" w:cs="宋体" w:hint="eastAsia"/>
          <w:b w:val="0"/>
          <w:bCs w:val="0"/>
          <w:color w:val="000000"/>
          <w:kern w:val="0"/>
        </w:rPr>
        <w:t xml:space="preserve"> </w:t>
      </w:r>
      <w:r>
        <w:rPr>
          <w:rFonts w:hint="eastAsia"/>
        </w:rPr>
        <w:t>上岗人员情况登记表</w:t>
      </w:r>
      <w:bookmarkEnd w:id="4245"/>
      <w:bookmarkEnd w:id="4246"/>
      <w:bookmarkEnd w:id="4247"/>
      <w:bookmarkEnd w:id="4248"/>
      <w:bookmarkEnd w:id="4249"/>
      <w:bookmarkEnd w:id="4250"/>
    </w:p>
    <w:p w14:paraId="27B545A0" w14:textId="23A26C29" w:rsidR="0024427F" w:rsidRDefault="00543823">
      <w:pPr>
        <w:rPr>
          <w:rFonts w:ascii="宋体" w:hAnsi="宋体" w:cs="宋体"/>
          <w:color w:val="000000"/>
          <w:kern w:val="0"/>
          <w:sz w:val="32"/>
          <w:szCs w:val="32"/>
        </w:rPr>
        <w:pPrChange w:id="4251" w:author="yunwei01" w:date="2017-08-03T17:47:00Z">
          <w:pPr>
            <w:widowControl/>
            <w:jc w:val="center"/>
            <w:outlineLvl w:val="0"/>
          </w:pPr>
        </w:pPrChange>
      </w:pPr>
      <w:del w:id="4252" w:author="yunwei01" w:date="2017-08-02T14:22:00Z">
        <w:r w:rsidDel="00A97AE9">
          <w:rPr>
            <w:rFonts w:ascii="宋体" w:hAnsi="宋体" w:cs="宋体" w:hint="eastAsia"/>
            <w:color w:val="000000"/>
            <w:kern w:val="0"/>
            <w:sz w:val="32"/>
            <w:szCs w:val="32"/>
          </w:rPr>
          <w:delText>AAAAA</w:delText>
        </w:r>
      </w:del>
      <w:bookmarkStart w:id="4253" w:name="_Toc489545370"/>
      <w:ins w:id="4254" w:author="yunwei01" w:date="2017-08-02T14:22:00Z">
        <w:r w:rsidR="00A97AE9">
          <w:rPr>
            <w:rFonts w:ascii="宋体" w:hAnsi="宋体" w:cs="宋体" w:hint="eastAsia"/>
            <w:color w:val="000000"/>
            <w:kern w:val="0"/>
            <w:sz w:val="32"/>
            <w:szCs w:val="32"/>
          </w:rPr>
          <w:t>资鼎(上海)互联网金融信息服务有限</w:t>
        </w:r>
      </w:ins>
      <w:del w:id="4255" w:author="yunwei01" w:date="2017-08-02T14:38:00Z">
        <w:r w:rsidDel="004C1B14">
          <w:rPr>
            <w:rFonts w:ascii="宋体" w:hAnsi="宋体" w:cs="宋体" w:hint="eastAsia"/>
            <w:color w:val="000000"/>
            <w:kern w:val="0"/>
            <w:sz w:val="32"/>
            <w:szCs w:val="32"/>
          </w:rPr>
          <w:delText>公司</w:delText>
        </w:r>
      </w:del>
      <w:ins w:id="4256" w:author="yunwei01" w:date="2017-08-02T14:38:00Z">
        <w:r w:rsidR="004C1B14">
          <w:rPr>
            <w:rFonts w:ascii="宋体" w:hAnsi="宋体" w:cs="宋体" w:hint="eastAsia"/>
            <w:color w:val="000000"/>
            <w:kern w:val="0"/>
            <w:sz w:val="32"/>
            <w:szCs w:val="32"/>
          </w:rPr>
          <w:t>公司</w:t>
        </w:r>
      </w:ins>
      <w:bookmarkEnd w:id="4253"/>
    </w:p>
    <w:p w14:paraId="703CCE2F" w14:textId="77777777" w:rsidR="0024427F" w:rsidRDefault="0063422A">
      <w:pPr>
        <w:widowControl/>
        <w:jc w:val="center"/>
        <w:rPr>
          <w:rFonts w:ascii="宋体" w:hAnsi="宋体"/>
          <w:sz w:val="32"/>
          <w:szCs w:val="32"/>
        </w:rPr>
      </w:pPr>
      <w:r>
        <w:rPr>
          <w:rFonts w:ascii="宋体" w:hAnsi="宋体" w:cs="宋体" w:hint="eastAsia"/>
          <w:color w:val="000000"/>
          <w:kern w:val="0"/>
          <w:sz w:val="32"/>
          <w:szCs w:val="32"/>
        </w:rPr>
        <w:t>上岗人员情况</w:t>
      </w:r>
      <w:r>
        <w:rPr>
          <w:rFonts w:ascii="宋体" w:hAnsi="宋体" w:hint="eastAsia"/>
          <w:sz w:val="32"/>
          <w:szCs w:val="32"/>
        </w:rPr>
        <w:t>登记表</w:t>
      </w:r>
    </w:p>
    <w:tbl>
      <w:tblPr>
        <w:tblW w:w="82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865"/>
        <w:gridCol w:w="694"/>
        <w:gridCol w:w="1559"/>
        <w:gridCol w:w="142"/>
        <w:gridCol w:w="1559"/>
        <w:gridCol w:w="992"/>
        <w:gridCol w:w="993"/>
      </w:tblGrid>
      <w:tr w:rsidR="0024427F" w14:paraId="0217B0F6" w14:textId="77777777">
        <w:trPr>
          <w:cantSplit/>
          <w:trHeight w:val="567"/>
        </w:trPr>
        <w:tc>
          <w:tcPr>
            <w:tcW w:w="1447" w:type="dxa"/>
            <w:tcBorders>
              <w:top w:val="single" w:sz="4" w:space="0" w:color="auto"/>
              <w:left w:val="single" w:sz="4" w:space="0" w:color="auto"/>
              <w:bottom w:val="single" w:sz="4" w:space="0" w:color="auto"/>
              <w:right w:val="single" w:sz="4" w:space="0" w:color="auto"/>
            </w:tcBorders>
            <w:vAlign w:val="center"/>
          </w:tcPr>
          <w:p w14:paraId="67BED0B7"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姓  名</w:t>
            </w:r>
          </w:p>
        </w:tc>
        <w:tc>
          <w:tcPr>
            <w:tcW w:w="4819" w:type="dxa"/>
            <w:gridSpan w:val="5"/>
            <w:tcBorders>
              <w:top w:val="single" w:sz="4" w:space="0" w:color="auto"/>
              <w:left w:val="single" w:sz="4" w:space="0" w:color="auto"/>
              <w:bottom w:val="single" w:sz="4" w:space="0" w:color="auto"/>
              <w:right w:val="single" w:sz="4" w:space="0" w:color="auto"/>
            </w:tcBorders>
            <w:vAlign w:val="center"/>
          </w:tcPr>
          <w:p w14:paraId="1E59EF33" w14:textId="77777777" w:rsidR="0024427F" w:rsidRDefault="0024427F">
            <w:pPr>
              <w:spacing w:line="360" w:lineRule="auto"/>
              <w:rPr>
                <w:rFonts w:ascii="仿宋_GB2312" w:eastAsia="仿宋_GB2312" w:hAnsi="宋体"/>
                <w:color w:val="000000"/>
                <w:sz w:val="24"/>
              </w:rPr>
            </w:pPr>
          </w:p>
        </w:tc>
        <w:tc>
          <w:tcPr>
            <w:tcW w:w="1985" w:type="dxa"/>
            <w:gridSpan w:val="2"/>
            <w:vMerge w:val="restart"/>
            <w:tcBorders>
              <w:top w:val="single" w:sz="4" w:space="0" w:color="auto"/>
              <w:left w:val="single" w:sz="4" w:space="0" w:color="auto"/>
              <w:bottom w:val="single" w:sz="4" w:space="0" w:color="auto"/>
              <w:right w:val="single" w:sz="4" w:space="0" w:color="auto"/>
            </w:tcBorders>
            <w:vAlign w:val="center"/>
          </w:tcPr>
          <w:p w14:paraId="7B3A2E85"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一寸免冠彩照</w:t>
            </w:r>
          </w:p>
        </w:tc>
      </w:tr>
      <w:tr w:rsidR="0024427F" w14:paraId="17463408"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61EC7E98"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出生年月</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8C17406"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408CDCC0"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76FD9208"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 男   □ 女</w:t>
            </w:r>
          </w:p>
        </w:tc>
        <w:tc>
          <w:tcPr>
            <w:tcW w:w="1985" w:type="dxa"/>
            <w:gridSpan w:val="2"/>
            <w:vMerge/>
            <w:tcBorders>
              <w:top w:val="single" w:sz="4" w:space="0" w:color="auto"/>
              <w:left w:val="single" w:sz="4" w:space="0" w:color="auto"/>
              <w:bottom w:val="single" w:sz="4" w:space="0" w:color="auto"/>
              <w:right w:val="single" w:sz="4" w:space="0" w:color="auto"/>
            </w:tcBorders>
            <w:vAlign w:val="center"/>
          </w:tcPr>
          <w:p w14:paraId="78D82667" w14:textId="77777777" w:rsidR="0024427F" w:rsidRDefault="0024427F">
            <w:pPr>
              <w:widowControl/>
              <w:jc w:val="left"/>
              <w:rPr>
                <w:rFonts w:ascii="仿宋_GB2312" w:eastAsia="仿宋_GB2312" w:hAnsi="宋体"/>
                <w:color w:val="000000"/>
                <w:sz w:val="24"/>
              </w:rPr>
            </w:pPr>
          </w:p>
        </w:tc>
      </w:tr>
      <w:tr w:rsidR="0024427F" w14:paraId="7FFA0C50"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7B46DF0F"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籍    贯</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68E83F94"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30DBF7CB" w14:textId="77777777" w:rsidR="0024427F" w:rsidRDefault="0063422A">
            <w:pPr>
              <w:spacing w:line="360" w:lineRule="auto"/>
              <w:rPr>
                <w:rFonts w:ascii="仿宋_GB2312" w:eastAsia="仿宋_GB2312" w:hAnsi="宋体"/>
                <w:color w:val="000000"/>
                <w:sz w:val="24"/>
              </w:rPr>
            </w:pPr>
            <w:r>
              <w:rPr>
                <w:rFonts w:ascii="仿宋_GB2312" w:eastAsia="仿宋_GB2312" w:hint="eastAsia"/>
                <w:color w:val="000000"/>
                <w:sz w:val="24"/>
              </w:rPr>
              <w:t>民 族</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1BDF739" w14:textId="77777777" w:rsidR="0024427F" w:rsidRDefault="0024427F">
            <w:pPr>
              <w:spacing w:line="360" w:lineRule="auto"/>
              <w:rPr>
                <w:rFonts w:ascii="仿宋_GB2312" w:eastAsia="仿宋_GB2312" w:hAnsi="宋体"/>
                <w:color w:val="000000"/>
                <w:sz w:val="24"/>
              </w:rPr>
            </w:pPr>
          </w:p>
        </w:tc>
        <w:tc>
          <w:tcPr>
            <w:tcW w:w="1985" w:type="dxa"/>
            <w:gridSpan w:val="2"/>
            <w:vMerge/>
            <w:tcBorders>
              <w:top w:val="single" w:sz="4" w:space="0" w:color="auto"/>
              <w:left w:val="single" w:sz="4" w:space="0" w:color="auto"/>
              <w:bottom w:val="single" w:sz="4" w:space="0" w:color="auto"/>
              <w:right w:val="single" w:sz="4" w:space="0" w:color="auto"/>
            </w:tcBorders>
            <w:vAlign w:val="center"/>
          </w:tcPr>
          <w:p w14:paraId="6FC1FC54" w14:textId="77777777" w:rsidR="0024427F" w:rsidRDefault="0024427F">
            <w:pPr>
              <w:widowControl/>
              <w:jc w:val="left"/>
              <w:rPr>
                <w:rFonts w:ascii="仿宋_GB2312" w:eastAsia="仿宋_GB2312" w:hAnsi="宋体"/>
                <w:color w:val="000000"/>
                <w:sz w:val="24"/>
              </w:rPr>
            </w:pPr>
          </w:p>
        </w:tc>
      </w:tr>
      <w:tr w:rsidR="0024427F" w14:paraId="717AD495"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36B75C43" w14:textId="77777777" w:rsidR="0024427F" w:rsidRDefault="0063422A">
            <w:pPr>
              <w:spacing w:line="360" w:lineRule="auto"/>
              <w:rPr>
                <w:rFonts w:ascii="仿宋_GB2312" w:eastAsia="仿宋_GB2312"/>
                <w:color w:val="000000"/>
                <w:sz w:val="24"/>
              </w:rPr>
            </w:pPr>
            <w:r>
              <w:rPr>
                <w:rFonts w:ascii="仿宋_GB2312" w:eastAsia="仿宋_GB2312" w:hAnsi="宋体" w:hint="eastAsia"/>
                <w:color w:val="000000"/>
                <w:sz w:val="24"/>
              </w:rPr>
              <w:t>身份证件号码</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335B5247"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517042C3"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签发机关</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ABE0BEE" w14:textId="77777777" w:rsidR="0024427F" w:rsidRDefault="0024427F">
            <w:pPr>
              <w:spacing w:line="360" w:lineRule="auto"/>
              <w:rPr>
                <w:rFonts w:ascii="仿宋_GB2312" w:eastAsia="仿宋_GB2312" w:hAnsi="宋体"/>
                <w:color w:val="000000"/>
                <w:sz w:val="24"/>
              </w:rPr>
            </w:pPr>
          </w:p>
        </w:tc>
        <w:tc>
          <w:tcPr>
            <w:tcW w:w="1985" w:type="dxa"/>
            <w:gridSpan w:val="2"/>
            <w:vMerge/>
            <w:tcBorders>
              <w:top w:val="single" w:sz="4" w:space="0" w:color="auto"/>
              <w:left w:val="single" w:sz="4" w:space="0" w:color="auto"/>
              <w:bottom w:val="single" w:sz="4" w:space="0" w:color="auto"/>
              <w:right w:val="single" w:sz="4" w:space="0" w:color="auto"/>
            </w:tcBorders>
            <w:vAlign w:val="center"/>
          </w:tcPr>
          <w:p w14:paraId="47DC822D" w14:textId="77777777" w:rsidR="0024427F" w:rsidRDefault="0024427F">
            <w:pPr>
              <w:widowControl/>
              <w:jc w:val="left"/>
              <w:rPr>
                <w:rFonts w:ascii="仿宋_GB2312" w:eastAsia="仿宋_GB2312" w:hAnsi="宋体"/>
                <w:color w:val="000000"/>
                <w:sz w:val="24"/>
              </w:rPr>
            </w:pPr>
          </w:p>
        </w:tc>
      </w:tr>
      <w:tr w:rsidR="0024427F" w14:paraId="6E62429C"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103A48F9" w14:textId="77777777" w:rsidR="0024427F" w:rsidRDefault="0063422A">
            <w:pPr>
              <w:spacing w:line="360" w:lineRule="auto"/>
              <w:rPr>
                <w:rFonts w:ascii="仿宋_GB2312" w:eastAsia="仿宋_GB2312" w:hAnsi="宋体"/>
                <w:color w:val="000000"/>
                <w:sz w:val="24"/>
              </w:rPr>
            </w:pPr>
            <w:r>
              <w:rPr>
                <w:rFonts w:ascii="仿宋_GB2312" w:eastAsia="仿宋_GB2312" w:hint="eastAsia"/>
                <w:color w:val="000000"/>
                <w:sz w:val="24"/>
              </w:rPr>
              <w:t>政治面貌</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70E4137"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68E89CC4" w14:textId="77777777" w:rsidR="0024427F" w:rsidRDefault="0063422A">
            <w:pPr>
              <w:spacing w:line="360" w:lineRule="auto"/>
              <w:rPr>
                <w:rFonts w:ascii="仿宋_GB2312" w:eastAsia="仿宋_GB2312"/>
                <w:color w:val="000000"/>
                <w:sz w:val="24"/>
              </w:rPr>
            </w:pPr>
            <w:r>
              <w:rPr>
                <w:rFonts w:ascii="仿宋_GB2312" w:eastAsia="仿宋_GB2312" w:hint="eastAsia"/>
                <w:color w:val="000000"/>
                <w:sz w:val="24"/>
              </w:rPr>
              <w:t>国 籍</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ED2F77A" w14:textId="77777777" w:rsidR="0024427F" w:rsidRDefault="0024427F">
            <w:pPr>
              <w:spacing w:line="360" w:lineRule="auto"/>
              <w:rPr>
                <w:rFonts w:ascii="仿宋_GB2312" w:eastAsia="仿宋_GB2312" w:hAnsi="宋体"/>
                <w:color w:val="000000"/>
                <w:sz w:val="24"/>
              </w:rPr>
            </w:pPr>
          </w:p>
        </w:tc>
        <w:tc>
          <w:tcPr>
            <w:tcW w:w="1985" w:type="dxa"/>
            <w:gridSpan w:val="2"/>
            <w:vMerge/>
            <w:tcBorders>
              <w:top w:val="single" w:sz="4" w:space="0" w:color="auto"/>
              <w:left w:val="single" w:sz="4" w:space="0" w:color="auto"/>
              <w:bottom w:val="single" w:sz="4" w:space="0" w:color="auto"/>
              <w:right w:val="single" w:sz="4" w:space="0" w:color="auto"/>
            </w:tcBorders>
            <w:vAlign w:val="center"/>
          </w:tcPr>
          <w:p w14:paraId="3E6CC8DB" w14:textId="77777777" w:rsidR="0024427F" w:rsidRDefault="0024427F">
            <w:pPr>
              <w:widowControl/>
              <w:jc w:val="left"/>
              <w:rPr>
                <w:rFonts w:ascii="仿宋_GB2312" w:eastAsia="仿宋_GB2312" w:hAnsi="宋体"/>
                <w:color w:val="000000"/>
                <w:sz w:val="24"/>
              </w:rPr>
            </w:pPr>
          </w:p>
        </w:tc>
      </w:tr>
      <w:tr w:rsidR="0024427F" w14:paraId="71921EE9" w14:textId="77777777">
        <w:trPr>
          <w:cantSplit/>
          <w:trHeight w:hRule="exact" w:val="688"/>
        </w:trPr>
        <w:tc>
          <w:tcPr>
            <w:tcW w:w="1447" w:type="dxa"/>
            <w:tcBorders>
              <w:top w:val="single" w:sz="4" w:space="0" w:color="auto"/>
              <w:left w:val="single" w:sz="4" w:space="0" w:color="auto"/>
              <w:bottom w:val="single" w:sz="4" w:space="0" w:color="auto"/>
              <w:right w:val="single" w:sz="4" w:space="0" w:color="auto"/>
            </w:tcBorders>
            <w:vAlign w:val="center"/>
          </w:tcPr>
          <w:p w14:paraId="4AA25EB2" w14:textId="77777777" w:rsidR="0024427F" w:rsidRDefault="0063422A">
            <w:pPr>
              <w:spacing w:line="360" w:lineRule="auto"/>
              <w:rPr>
                <w:rFonts w:ascii="仿宋_GB2312" w:eastAsia="仿宋_GB2312" w:hAnsi="宋体"/>
                <w:color w:val="000000"/>
                <w:sz w:val="24"/>
              </w:rPr>
            </w:pPr>
            <w:r>
              <w:rPr>
                <w:rFonts w:ascii="仿宋_GB2312" w:eastAsia="仿宋_GB2312" w:hint="eastAsia"/>
                <w:color w:val="000000"/>
                <w:sz w:val="24"/>
              </w:rPr>
              <w:t>婚    姻</w:t>
            </w:r>
          </w:p>
        </w:tc>
        <w:tc>
          <w:tcPr>
            <w:tcW w:w="6804" w:type="dxa"/>
            <w:gridSpan w:val="7"/>
            <w:tcBorders>
              <w:top w:val="single" w:sz="4" w:space="0" w:color="auto"/>
              <w:left w:val="single" w:sz="4" w:space="0" w:color="auto"/>
              <w:bottom w:val="single" w:sz="4" w:space="0" w:color="auto"/>
              <w:right w:val="single" w:sz="4" w:space="0" w:color="auto"/>
            </w:tcBorders>
            <w:vAlign w:val="center"/>
          </w:tcPr>
          <w:p w14:paraId="5217AE9A" w14:textId="77777777" w:rsidR="0024427F" w:rsidRDefault="0063422A">
            <w:pPr>
              <w:spacing w:line="360" w:lineRule="auto"/>
              <w:rPr>
                <w:rFonts w:ascii="仿宋_GB2312" w:eastAsia="仿宋_GB2312" w:hAnsi="宋体"/>
                <w:color w:val="000000"/>
                <w:sz w:val="24"/>
              </w:rPr>
            </w:pPr>
            <w:r>
              <w:rPr>
                <w:rFonts w:ascii="仿宋_GB2312" w:eastAsia="仿宋_GB2312" w:hint="eastAsia"/>
                <w:color w:val="000000"/>
                <w:sz w:val="24"/>
              </w:rPr>
              <w:t xml:space="preserve">   □已婚       □未婚      □离异       □丧偶 </w:t>
            </w:r>
          </w:p>
        </w:tc>
      </w:tr>
      <w:tr w:rsidR="0024427F" w14:paraId="50E2055F"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0DB8D01A" w14:textId="77777777" w:rsidR="0024427F" w:rsidRDefault="0063422A">
            <w:pPr>
              <w:spacing w:line="360" w:lineRule="auto"/>
              <w:rPr>
                <w:rFonts w:ascii="仿宋_GB2312" w:eastAsia="仿宋_GB2312"/>
                <w:color w:val="000000"/>
                <w:sz w:val="24"/>
              </w:rPr>
            </w:pPr>
            <w:r>
              <w:rPr>
                <w:rFonts w:ascii="仿宋_GB2312" w:eastAsia="仿宋_GB2312" w:hint="eastAsia"/>
                <w:color w:val="000000"/>
                <w:sz w:val="24"/>
              </w:rPr>
              <w:t>户籍地址</w:t>
            </w:r>
          </w:p>
        </w:tc>
        <w:tc>
          <w:tcPr>
            <w:tcW w:w="3260" w:type="dxa"/>
            <w:gridSpan w:val="4"/>
            <w:tcBorders>
              <w:top w:val="single" w:sz="4" w:space="0" w:color="auto"/>
              <w:left w:val="single" w:sz="4" w:space="0" w:color="auto"/>
              <w:bottom w:val="single" w:sz="4" w:space="0" w:color="auto"/>
              <w:right w:val="single" w:sz="4" w:space="0" w:color="auto"/>
            </w:tcBorders>
            <w:vAlign w:val="center"/>
          </w:tcPr>
          <w:p w14:paraId="061427E0"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4E4A7937"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邮  编</w:t>
            </w:r>
          </w:p>
        </w:tc>
        <w:tc>
          <w:tcPr>
            <w:tcW w:w="1985" w:type="dxa"/>
            <w:gridSpan w:val="2"/>
            <w:tcBorders>
              <w:top w:val="single" w:sz="4" w:space="0" w:color="auto"/>
              <w:left w:val="single" w:sz="4" w:space="0" w:color="auto"/>
              <w:bottom w:val="single" w:sz="4" w:space="0" w:color="auto"/>
              <w:right w:val="single" w:sz="4" w:space="0" w:color="auto"/>
            </w:tcBorders>
            <w:vAlign w:val="center"/>
          </w:tcPr>
          <w:p w14:paraId="1A191FB4" w14:textId="77777777" w:rsidR="0024427F" w:rsidRDefault="0024427F">
            <w:pPr>
              <w:spacing w:line="360" w:lineRule="auto"/>
              <w:rPr>
                <w:rFonts w:ascii="仿宋_GB2312" w:eastAsia="仿宋_GB2312" w:hAnsi="宋体"/>
                <w:color w:val="000000"/>
                <w:sz w:val="24"/>
              </w:rPr>
            </w:pPr>
          </w:p>
        </w:tc>
      </w:tr>
      <w:tr w:rsidR="0024427F" w14:paraId="3C370FAD"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09F4E435" w14:textId="77777777" w:rsidR="0024427F" w:rsidRDefault="0063422A">
            <w:pPr>
              <w:spacing w:line="360" w:lineRule="auto"/>
              <w:rPr>
                <w:rFonts w:ascii="仿宋_GB2312" w:eastAsia="仿宋_GB2312" w:hAnsi="宋体"/>
                <w:color w:val="000000"/>
                <w:sz w:val="24"/>
              </w:rPr>
            </w:pPr>
            <w:r>
              <w:rPr>
                <w:rFonts w:ascii="仿宋_GB2312" w:eastAsia="仿宋_GB2312" w:hint="eastAsia"/>
                <w:color w:val="000000"/>
                <w:sz w:val="24"/>
              </w:rPr>
              <w:t>居住地址</w:t>
            </w:r>
          </w:p>
        </w:tc>
        <w:tc>
          <w:tcPr>
            <w:tcW w:w="3260" w:type="dxa"/>
            <w:gridSpan w:val="4"/>
            <w:tcBorders>
              <w:top w:val="single" w:sz="4" w:space="0" w:color="auto"/>
              <w:left w:val="single" w:sz="4" w:space="0" w:color="auto"/>
              <w:bottom w:val="single" w:sz="4" w:space="0" w:color="auto"/>
              <w:right w:val="single" w:sz="4" w:space="0" w:color="auto"/>
            </w:tcBorders>
            <w:vAlign w:val="center"/>
          </w:tcPr>
          <w:p w14:paraId="12E37ECD"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3C844521"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邮  编</w:t>
            </w:r>
          </w:p>
        </w:tc>
        <w:tc>
          <w:tcPr>
            <w:tcW w:w="1985" w:type="dxa"/>
            <w:gridSpan w:val="2"/>
            <w:tcBorders>
              <w:top w:val="single" w:sz="4" w:space="0" w:color="auto"/>
              <w:left w:val="single" w:sz="4" w:space="0" w:color="auto"/>
              <w:bottom w:val="single" w:sz="4" w:space="0" w:color="auto"/>
              <w:right w:val="single" w:sz="4" w:space="0" w:color="auto"/>
            </w:tcBorders>
            <w:vAlign w:val="center"/>
          </w:tcPr>
          <w:p w14:paraId="395CE7D8" w14:textId="77777777" w:rsidR="0024427F" w:rsidRDefault="0024427F">
            <w:pPr>
              <w:spacing w:line="360" w:lineRule="auto"/>
              <w:rPr>
                <w:rFonts w:ascii="仿宋_GB2312" w:eastAsia="仿宋_GB2312" w:hAnsi="宋体"/>
                <w:color w:val="000000"/>
                <w:sz w:val="24"/>
              </w:rPr>
            </w:pPr>
          </w:p>
        </w:tc>
      </w:tr>
      <w:tr w:rsidR="0024427F" w14:paraId="105F2FA8"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27614142" w14:textId="77777777" w:rsidR="0024427F" w:rsidRDefault="0063422A">
            <w:pPr>
              <w:spacing w:line="360" w:lineRule="auto"/>
              <w:rPr>
                <w:rFonts w:ascii="仿宋_GB2312" w:eastAsia="仿宋_GB2312"/>
                <w:color w:val="000000"/>
                <w:sz w:val="24"/>
              </w:rPr>
            </w:pPr>
            <w:r>
              <w:rPr>
                <w:rFonts w:ascii="仿宋_GB2312" w:eastAsia="仿宋_GB2312" w:hint="eastAsia"/>
                <w:color w:val="000000"/>
                <w:sz w:val="24"/>
              </w:rPr>
              <w:t>工作单位</w:t>
            </w:r>
          </w:p>
        </w:tc>
        <w:tc>
          <w:tcPr>
            <w:tcW w:w="3260" w:type="dxa"/>
            <w:gridSpan w:val="4"/>
            <w:tcBorders>
              <w:top w:val="single" w:sz="4" w:space="0" w:color="auto"/>
              <w:left w:val="single" w:sz="4" w:space="0" w:color="auto"/>
              <w:bottom w:val="single" w:sz="4" w:space="0" w:color="auto"/>
              <w:right w:val="single" w:sz="4" w:space="0" w:color="auto"/>
            </w:tcBorders>
            <w:vAlign w:val="center"/>
          </w:tcPr>
          <w:p w14:paraId="5911398C"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04D98F06"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邮  编</w:t>
            </w:r>
          </w:p>
        </w:tc>
        <w:tc>
          <w:tcPr>
            <w:tcW w:w="1985" w:type="dxa"/>
            <w:gridSpan w:val="2"/>
            <w:tcBorders>
              <w:top w:val="single" w:sz="4" w:space="0" w:color="auto"/>
              <w:left w:val="single" w:sz="4" w:space="0" w:color="auto"/>
              <w:bottom w:val="single" w:sz="4" w:space="0" w:color="auto"/>
              <w:right w:val="single" w:sz="4" w:space="0" w:color="auto"/>
            </w:tcBorders>
            <w:vAlign w:val="center"/>
          </w:tcPr>
          <w:p w14:paraId="29508085" w14:textId="77777777" w:rsidR="0024427F" w:rsidRDefault="0024427F">
            <w:pPr>
              <w:spacing w:line="360" w:lineRule="auto"/>
              <w:rPr>
                <w:rFonts w:ascii="仿宋_GB2312" w:eastAsia="仿宋_GB2312" w:hAnsi="宋体"/>
                <w:color w:val="000000"/>
                <w:sz w:val="24"/>
              </w:rPr>
            </w:pPr>
          </w:p>
        </w:tc>
      </w:tr>
      <w:tr w:rsidR="0024427F" w14:paraId="371FABA1"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2EB4027E" w14:textId="77777777" w:rsidR="0024427F" w:rsidRDefault="0063422A">
            <w:pPr>
              <w:spacing w:line="360" w:lineRule="auto"/>
              <w:rPr>
                <w:rFonts w:ascii="仿宋_GB2312" w:eastAsia="仿宋_GB2312"/>
                <w:color w:val="000000"/>
                <w:sz w:val="24"/>
              </w:rPr>
            </w:pPr>
            <w:r>
              <w:rPr>
                <w:rFonts w:ascii="仿宋_GB2312" w:eastAsia="仿宋_GB2312" w:hint="eastAsia"/>
                <w:color w:val="000000"/>
                <w:sz w:val="24"/>
              </w:rPr>
              <w:t>职    务</w:t>
            </w:r>
          </w:p>
        </w:tc>
        <w:tc>
          <w:tcPr>
            <w:tcW w:w="3260" w:type="dxa"/>
            <w:gridSpan w:val="4"/>
            <w:tcBorders>
              <w:top w:val="single" w:sz="4" w:space="0" w:color="auto"/>
              <w:left w:val="single" w:sz="4" w:space="0" w:color="auto"/>
              <w:bottom w:val="single" w:sz="4" w:space="0" w:color="auto"/>
              <w:right w:val="single" w:sz="4" w:space="0" w:color="auto"/>
            </w:tcBorders>
            <w:vAlign w:val="center"/>
          </w:tcPr>
          <w:p w14:paraId="4AD07A08"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3AE67214" w14:textId="77777777" w:rsidR="0024427F" w:rsidRDefault="0063422A">
            <w:pPr>
              <w:spacing w:line="360" w:lineRule="auto"/>
              <w:rPr>
                <w:rFonts w:ascii="仿宋_GB2312" w:eastAsia="仿宋_GB2312" w:hAnsi="宋体"/>
                <w:color w:val="000000"/>
                <w:sz w:val="24"/>
              </w:rPr>
            </w:pPr>
            <w:r>
              <w:rPr>
                <w:rFonts w:ascii="仿宋_GB2312" w:eastAsia="仿宋_GB2312" w:hint="eastAsia"/>
                <w:color w:val="000000"/>
                <w:sz w:val="24"/>
              </w:rPr>
              <w:t>职  称</w:t>
            </w:r>
          </w:p>
        </w:tc>
        <w:tc>
          <w:tcPr>
            <w:tcW w:w="1985" w:type="dxa"/>
            <w:gridSpan w:val="2"/>
            <w:tcBorders>
              <w:top w:val="single" w:sz="4" w:space="0" w:color="auto"/>
              <w:left w:val="single" w:sz="4" w:space="0" w:color="auto"/>
              <w:bottom w:val="single" w:sz="4" w:space="0" w:color="auto"/>
              <w:right w:val="single" w:sz="4" w:space="0" w:color="auto"/>
            </w:tcBorders>
            <w:vAlign w:val="center"/>
          </w:tcPr>
          <w:p w14:paraId="35B335B2" w14:textId="77777777" w:rsidR="0024427F" w:rsidRDefault="0024427F">
            <w:pPr>
              <w:spacing w:line="360" w:lineRule="auto"/>
              <w:rPr>
                <w:rFonts w:ascii="仿宋_GB2312" w:eastAsia="仿宋_GB2312" w:hAnsi="宋体"/>
                <w:color w:val="000000"/>
                <w:sz w:val="24"/>
              </w:rPr>
            </w:pPr>
          </w:p>
        </w:tc>
      </w:tr>
      <w:tr w:rsidR="0024427F" w14:paraId="625F2A4F"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550821A5" w14:textId="77777777" w:rsidR="0024427F" w:rsidRDefault="0063422A">
            <w:pPr>
              <w:spacing w:line="360" w:lineRule="auto"/>
              <w:rPr>
                <w:rFonts w:ascii="仿宋_GB2312" w:eastAsia="仿宋_GB2312"/>
                <w:color w:val="000000"/>
                <w:sz w:val="24"/>
              </w:rPr>
            </w:pPr>
            <w:r>
              <w:rPr>
                <w:rFonts w:ascii="仿宋_GB2312" w:eastAsia="仿宋_GB2312" w:hint="eastAsia"/>
                <w:color w:val="000000"/>
                <w:sz w:val="24"/>
              </w:rPr>
              <w:t>学    历</w:t>
            </w:r>
          </w:p>
        </w:tc>
        <w:tc>
          <w:tcPr>
            <w:tcW w:w="3260" w:type="dxa"/>
            <w:gridSpan w:val="4"/>
            <w:tcBorders>
              <w:top w:val="single" w:sz="4" w:space="0" w:color="auto"/>
              <w:left w:val="single" w:sz="4" w:space="0" w:color="auto"/>
              <w:bottom w:val="single" w:sz="4" w:space="0" w:color="auto"/>
              <w:right w:val="single" w:sz="4" w:space="0" w:color="auto"/>
            </w:tcBorders>
            <w:vAlign w:val="center"/>
          </w:tcPr>
          <w:p w14:paraId="33FF8ED5"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6E175DB0" w14:textId="77777777" w:rsidR="0024427F" w:rsidRDefault="0063422A">
            <w:pPr>
              <w:spacing w:line="360" w:lineRule="auto"/>
              <w:rPr>
                <w:rFonts w:ascii="仿宋_GB2312" w:eastAsia="仿宋_GB2312"/>
                <w:color w:val="000000"/>
                <w:sz w:val="24"/>
              </w:rPr>
            </w:pPr>
            <w:r>
              <w:rPr>
                <w:rFonts w:ascii="仿宋_GB2312" w:eastAsia="仿宋_GB2312" w:hint="eastAsia"/>
                <w:color w:val="000000"/>
                <w:sz w:val="24"/>
              </w:rPr>
              <w:t>学历签发院校</w:t>
            </w:r>
          </w:p>
        </w:tc>
        <w:tc>
          <w:tcPr>
            <w:tcW w:w="1985" w:type="dxa"/>
            <w:gridSpan w:val="2"/>
            <w:tcBorders>
              <w:top w:val="single" w:sz="4" w:space="0" w:color="auto"/>
              <w:left w:val="single" w:sz="4" w:space="0" w:color="auto"/>
              <w:bottom w:val="single" w:sz="4" w:space="0" w:color="auto"/>
              <w:right w:val="single" w:sz="4" w:space="0" w:color="auto"/>
            </w:tcBorders>
            <w:vAlign w:val="center"/>
          </w:tcPr>
          <w:p w14:paraId="117220C0" w14:textId="77777777" w:rsidR="0024427F" w:rsidRDefault="0024427F">
            <w:pPr>
              <w:spacing w:line="360" w:lineRule="auto"/>
              <w:rPr>
                <w:rFonts w:ascii="仿宋_GB2312" w:eastAsia="仿宋_GB2312" w:hAnsi="宋体"/>
                <w:color w:val="000000"/>
                <w:sz w:val="24"/>
              </w:rPr>
            </w:pPr>
          </w:p>
        </w:tc>
      </w:tr>
      <w:tr w:rsidR="0024427F" w14:paraId="0EB5C822"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77E6FA41" w14:textId="77777777" w:rsidR="0024427F" w:rsidRDefault="0063422A">
            <w:pPr>
              <w:spacing w:line="360" w:lineRule="auto"/>
              <w:rPr>
                <w:rFonts w:ascii="仿宋_GB2312" w:eastAsia="仿宋_GB2312"/>
                <w:color w:val="000000"/>
                <w:sz w:val="24"/>
              </w:rPr>
            </w:pPr>
            <w:r>
              <w:rPr>
                <w:rFonts w:ascii="仿宋_GB2312" w:eastAsia="仿宋_GB2312" w:hint="eastAsia"/>
                <w:color w:val="000000"/>
                <w:sz w:val="24"/>
              </w:rPr>
              <w:t>学    位</w:t>
            </w:r>
          </w:p>
        </w:tc>
        <w:tc>
          <w:tcPr>
            <w:tcW w:w="3260" w:type="dxa"/>
            <w:gridSpan w:val="4"/>
            <w:tcBorders>
              <w:top w:val="single" w:sz="4" w:space="0" w:color="auto"/>
              <w:left w:val="single" w:sz="4" w:space="0" w:color="auto"/>
              <w:bottom w:val="single" w:sz="4" w:space="0" w:color="auto"/>
              <w:right w:val="single" w:sz="4" w:space="0" w:color="auto"/>
            </w:tcBorders>
            <w:vAlign w:val="center"/>
          </w:tcPr>
          <w:p w14:paraId="731B7C7B" w14:textId="77777777" w:rsidR="0024427F" w:rsidRDefault="0024427F">
            <w:pPr>
              <w:spacing w:line="360" w:lineRule="auto"/>
              <w:rPr>
                <w:rFonts w:ascii="仿宋_GB2312" w:eastAsia="仿宋_GB2312" w:hAnsi="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0083780B" w14:textId="77777777" w:rsidR="0024427F" w:rsidRDefault="0063422A">
            <w:pPr>
              <w:spacing w:line="360" w:lineRule="auto"/>
              <w:rPr>
                <w:rFonts w:ascii="仿宋_GB2312" w:eastAsia="仿宋_GB2312"/>
                <w:color w:val="000000"/>
                <w:sz w:val="24"/>
              </w:rPr>
            </w:pPr>
            <w:r>
              <w:rPr>
                <w:rFonts w:ascii="仿宋_GB2312" w:eastAsia="仿宋_GB2312" w:hint="eastAsia"/>
                <w:color w:val="000000"/>
                <w:sz w:val="24"/>
              </w:rPr>
              <w:t>学位证书编号</w:t>
            </w:r>
          </w:p>
        </w:tc>
        <w:tc>
          <w:tcPr>
            <w:tcW w:w="1985" w:type="dxa"/>
            <w:gridSpan w:val="2"/>
            <w:tcBorders>
              <w:top w:val="single" w:sz="4" w:space="0" w:color="auto"/>
              <w:left w:val="single" w:sz="4" w:space="0" w:color="auto"/>
              <w:bottom w:val="single" w:sz="4" w:space="0" w:color="auto"/>
              <w:right w:val="single" w:sz="4" w:space="0" w:color="auto"/>
            </w:tcBorders>
            <w:vAlign w:val="center"/>
          </w:tcPr>
          <w:p w14:paraId="4EA0ED20" w14:textId="77777777" w:rsidR="0024427F" w:rsidRDefault="0024427F">
            <w:pPr>
              <w:spacing w:line="360" w:lineRule="auto"/>
              <w:rPr>
                <w:rFonts w:ascii="仿宋_GB2312" w:eastAsia="仿宋_GB2312" w:hAnsi="宋体"/>
                <w:color w:val="000000"/>
                <w:sz w:val="24"/>
              </w:rPr>
            </w:pPr>
          </w:p>
        </w:tc>
      </w:tr>
      <w:tr w:rsidR="0024427F" w14:paraId="3E259F6E" w14:textId="77777777">
        <w:trPr>
          <w:cantSplit/>
          <w:trHeight w:hRule="exact" w:val="567"/>
        </w:trPr>
        <w:tc>
          <w:tcPr>
            <w:tcW w:w="1447" w:type="dxa"/>
            <w:tcBorders>
              <w:top w:val="single" w:sz="4" w:space="0" w:color="auto"/>
              <w:left w:val="single" w:sz="4" w:space="0" w:color="auto"/>
              <w:bottom w:val="single" w:sz="4" w:space="0" w:color="auto"/>
              <w:right w:val="single" w:sz="4" w:space="0" w:color="auto"/>
            </w:tcBorders>
            <w:vAlign w:val="center"/>
          </w:tcPr>
          <w:p w14:paraId="6ECB87AE"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联系电话</w:t>
            </w:r>
          </w:p>
        </w:tc>
        <w:tc>
          <w:tcPr>
            <w:tcW w:w="6804" w:type="dxa"/>
            <w:gridSpan w:val="7"/>
            <w:tcBorders>
              <w:top w:val="single" w:sz="4" w:space="0" w:color="auto"/>
              <w:left w:val="single" w:sz="4" w:space="0" w:color="auto"/>
              <w:bottom w:val="single" w:sz="4" w:space="0" w:color="auto"/>
              <w:right w:val="single" w:sz="4" w:space="0" w:color="auto"/>
            </w:tcBorders>
            <w:vAlign w:val="center"/>
          </w:tcPr>
          <w:p w14:paraId="11211B6B" w14:textId="77777777" w:rsidR="0024427F" w:rsidRDefault="0063422A">
            <w:pPr>
              <w:spacing w:line="360" w:lineRule="auto"/>
              <w:rPr>
                <w:rFonts w:ascii="仿宋_GB2312" w:eastAsia="仿宋_GB2312" w:hAnsi="宋体"/>
                <w:color w:val="000000"/>
                <w:sz w:val="24"/>
              </w:rPr>
            </w:pPr>
            <w:r>
              <w:rPr>
                <w:rFonts w:ascii="仿宋_GB2312" w:eastAsia="仿宋_GB2312" w:hAnsi="宋体" w:hint="eastAsia"/>
                <w:color w:val="000000"/>
                <w:sz w:val="24"/>
              </w:rPr>
              <w:t xml:space="preserve">单位电话：              手机：        </w:t>
            </w:r>
          </w:p>
        </w:tc>
      </w:tr>
      <w:tr w:rsidR="0024427F" w14:paraId="7F4D8572" w14:textId="77777777">
        <w:trPr>
          <w:cantSplit/>
          <w:trHeight w:val="632"/>
        </w:trPr>
        <w:tc>
          <w:tcPr>
            <w:tcW w:w="8251" w:type="dxa"/>
            <w:gridSpan w:val="8"/>
            <w:tcBorders>
              <w:top w:val="single" w:sz="4" w:space="0" w:color="auto"/>
              <w:left w:val="single" w:sz="4" w:space="0" w:color="auto"/>
              <w:bottom w:val="single" w:sz="4" w:space="0" w:color="auto"/>
              <w:right w:val="single" w:sz="4" w:space="0" w:color="auto"/>
            </w:tcBorders>
            <w:vAlign w:val="center"/>
          </w:tcPr>
          <w:p w14:paraId="44620458" w14:textId="77777777" w:rsidR="0024427F" w:rsidRDefault="0063422A">
            <w:pPr>
              <w:rPr>
                <w:rFonts w:ascii="仿宋_GB2312" w:eastAsia="仿宋_GB2312"/>
                <w:color w:val="000000"/>
                <w:sz w:val="24"/>
              </w:rPr>
            </w:pPr>
            <w:r>
              <w:rPr>
                <w:rFonts w:ascii="仿宋_GB2312" w:eastAsia="仿宋_GB2312" w:hint="eastAsia"/>
                <w:b/>
                <w:color w:val="000000"/>
                <w:sz w:val="24"/>
              </w:rPr>
              <w:t>工作经历</w:t>
            </w:r>
          </w:p>
        </w:tc>
      </w:tr>
      <w:tr w:rsidR="0024427F" w14:paraId="2BDD468B" w14:textId="77777777">
        <w:trPr>
          <w:cantSplit/>
          <w:trHeight w:hRule="exact" w:val="632"/>
        </w:trPr>
        <w:tc>
          <w:tcPr>
            <w:tcW w:w="1447" w:type="dxa"/>
            <w:tcBorders>
              <w:top w:val="single" w:sz="4" w:space="0" w:color="auto"/>
              <w:left w:val="single" w:sz="4" w:space="0" w:color="auto"/>
              <w:bottom w:val="single" w:sz="4" w:space="0" w:color="auto"/>
              <w:right w:val="single" w:sz="4" w:space="0" w:color="auto"/>
            </w:tcBorders>
            <w:vAlign w:val="center"/>
          </w:tcPr>
          <w:p w14:paraId="5C0572AE" w14:textId="77777777" w:rsidR="0024427F" w:rsidRDefault="0063422A">
            <w:pPr>
              <w:rPr>
                <w:rFonts w:ascii="仿宋_GB2312" w:eastAsia="仿宋_GB2312"/>
                <w:color w:val="000000"/>
                <w:sz w:val="24"/>
              </w:rPr>
            </w:pPr>
            <w:r>
              <w:rPr>
                <w:rFonts w:ascii="仿宋_GB2312" w:eastAsia="仿宋_GB2312" w:hint="eastAsia"/>
                <w:color w:val="000000"/>
                <w:sz w:val="24"/>
              </w:rPr>
              <w:t>起止时间</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80D583F" w14:textId="77777777" w:rsidR="0024427F" w:rsidRDefault="0063422A">
            <w:pPr>
              <w:rPr>
                <w:rFonts w:ascii="仿宋_GB2312" w:eastAsia="仿宋_GB2312"/>
                <w:color w:val="000000"/>
                <w:sz w:val="24"/>
              </w:rPr>
            </w:pPr>
            <w:r>
              <w:rPr>
                <w:rFonts w:ascii="仿宋_GB2312" w:eastAsia="仿宋_GB2312" w:hint="eastAsia"/>
                <w:color w:val="000000"/>
                <w:sz w:val="24"/>
              </w:rPr>
              <w:t>单 位 名 称</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2FF5D54" w14:textId="77777777" w:rsidR="0024427F" w:rsidRDefault="0063422A">
            <w:pPr>
              <w:rPr>
                <w:rFonts w:ascii="仿宋_GB2312" w:eastAsia="仿宋_GB2312"/>
                <w:color w:val="000000"/>
                <w:sz w:val="24"/>
              </w:rPr>
            </w:pPr>
            <w:r>
              <w:rPr>
                <w:rFonts w:ascii="仿宋_GB2312" w:eastAsia="仿宋_GB2312" w:hint="eastAsia"/>
                <w:color w:val="000000"/>
                <w:sz w:val="24"/>
              </w:rPr>
              <w:t>职　务</w:t>
            </w:r>
          </w:p>
        </w:tc>
        <w:tc>
          <w:tcPr>
            <w:tcW w:w="1559" w:type="dxa"/>
            <w:tcBorders>
              <w:top w:val="single" w:sz="4" w:space="0" w:color="auto"/>
              <w:left w:val="single" w:sz="4" w:space="0" w:color="auto"/>
              <w:bottom w:val="single" w:sz="4" w:space="0" w:color="auto"/>
              <w:right w:val="single" w:sz="4" w:space="0" w:color="auto"/>
            </w:tcBorders>
            <w:vAlign w:val="center"/>
          </w:tcPr>
          <w:p w14:paraId="69AC1D54" w14:textId="77777777" w:rsidR="0024427F" w:rsidRDefault="0063422A">
            <w:pPr>
              <w:rPr>
                <w:rFonts w:ascii="仿宋_GB2312" w:eastAsia="仿宋_GB2312"/>
                <w:color w:val="000000"/>
                <w:sz w:val="24"/>
              </w:rPr>
            </w:pPr>
            <w:r>
              <w:rPr>
                <w:rFonts w:ascii="仿宋_GB2312" w:eastAsia="仿宋_GB2312" w:hint="eastAsia"/>
                <w:color w:val="000000"/>
                <w:sz w:val="24"/>
              </w:rPr>
              <w:t>离职原因</w:t>
            </w:r>
          </w:p>
        </w:tc>
        <w:tc>
          <w:tcPr>
            <w:tcW w:w="992" w:type="dxa"/>
            <w:tcBorders>
              <w:top w:val="single" w:sz="4" w:space="0" w:color="auto"/>
              <w:left w:val="single" w:sz="4" w:space="0" w:color="auto"/>
              <w:bottom w:val="single" w:sz="4" w:space="0" w:color="auto"/>
              <w:right w:val="single" w:sz="4" w:space="0" w:color="auto"/>
            </w:tcBorders>
            <w:vAlign w:val="center"/>
          </w:tcPr>
          <w:p w14:paraId="0AEE1A1A" w14:textId="77777777" w:rsidR="0024427F" w:rsidRDefault="0063422A">
            <w:pPr>
              <w:rPr>
                <w:rFonts w:ascii="仿宋_GB2312" w:eastAsia="仿宋_GB2312"/>
                <w:color w:val="000000"/>
                <w:sz w:val="24"/>
              </w:rPr>
            </w:pPr>
            <w:r>
              <w:rPr>
                <w:rFonts w:ascii="仿宋_GB2312" w:eastAsia="仿宋_GB2312" w:hint="eastAsia"/>
                <w:color w:val="000000"/>
                <w:sz w:val="24"/>
              </w:rPr>
              <w:t>证明人</w:t>
            </w:r>
          </w:p>
        </w:tc>
        <w:tc>
          <w:tcPr>
            <w:tcW w:w="993" w:type="dxa"/>
            <w:tcBorders>
              <w:top w:val="single" w:sz="4" w:space="0" w:color="auto"/>
              <w:left w:val="single" w:sz="4" w:space="0" w:color="auto"/>
              <w:bottom w:val="single" w:sz="4" w:space="0" w:color="auto"/>
              <w:right w:val="single" w:sz="4" w:space="0" w:color="auto"/>
            </w:tcBorders>
            <w:vAlign w:val="center"/>
          </w:tcPr>
          <w:p w14:paraId="6B6C1136" w14:textId="77777777" w:rsidR="0024427F" w:rsidRDefault="0063422A">
            <w:pPr>
              <w:rPr>
                <w:rFonts w:ascii="仿宋_GB2312" w:eastAsia="仿宋_GB2312"/>
                <w:color w:val="000000"/>
                <w:sz w:val="24"/>
              </w:rPr>
            </w:pPr>
            <w:r>
              <w:rPr>
                <w:rFonts w:ascii="仿宋_GB2312" w:eastAsia="仿宋_GB2312" w:hint="eastAsia"/>
                <w:color w:val="000000"/>
                <w:sz w:val="24"/>
              </w:rPr>
              <w:t>电话</w:t>
            </w:r>
          </w:p>
        </w:tc>
      </w:tr>
      <w:tr w:rsidR="0024427F" w14:paraId="7E31FA5F" w14:textId="77777777">
        <w:trPr>
          <w:cantSplit/>
          <w:trHeight w:hRule="exact" w:val="632"/>
        </w:trPr>
        <w:tc>
          <w:tcPr>
            <w:tcW w:w="1447" w:type="dxa"/>
            <w:tcBorders>
              <w:top w:val="single" w:sz="4" w:space="0" w:color="auto"/>
              <w:left w:val="single" w:sz="4" w:space="0" w:color="auto"/>
              <w:bottom w:val="single" w:sz="4" w:space="0" w:color="auto"/>
              <w:right w:val="single" w:sz="4" w:space="0" w:color="auto"/>
            </w:tcBorders>
            <w:vAlign w:val="center"/>
          </w:tcPr>
          <w:p w14:paraId="62E81B22" w14:textId="77777777" w:rsidR="0024427F" w:rsidRDefault="0024427F">
            <w:pPr>
              <w:rPr>
                <w:rFonts w:ascii="仿宋_GB2312" w:eastAsia="仿宋_GB2312"/>
                <w:color w:val="000000"/>
                <w:sz w:val="24"/>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D65E2FB" w14:textId="77777777" w:rsidR="0024427F" w:rsidRDefault="0024427F">
            <w:pPr>
              <w:rPr>
                <w:rFonts w:ascii="仿宋_GB2312" w:eastAsia="仿宋_GB2312"/>
                <w:color w:val="000000"/>
                <w:sz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8C1AC25" w14:textId="77777777" w:rsidR="0024427F" w:rsidRDefault="0024427F">
            <w:pPr>
              <w:rPr>
                <w:rFonts w:ascii="仿宋_GB2312" w:eastAsia="仿宋_GB2312"/>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48F5F61C" w14:textId="77777777" w:rsidR="0024427F" w:rsidRDefault="0024427F">
            <w:pPr>
              <w:rPr>
                <w:rFonts w:ascii="仿宋_GB2312" w:eastAsia="仿宋_GB2312"/>
                <w:color w:val="000000"/>
                <w:spacing w:val="-20"/>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EEF74E1" w14:textId="77777777" w:rsidR="0024427F" w:rsidRDefault="0024427F">
            <w:pPr>
              <w:rPr>
                <w:rFonts w:ascii="仿宋_GB2312" w:eastAsia="仿宋_GB2312"/>
                <w:color w:val="000000"/>
                <w:sz w:val="24"/>
              </w:rPr>
            </w:pPr>
          </w:p>
        </w:tc>
        <w:tc>
          <w:tcPr>
            <w:tcW w:w="993" w:type="dxa"/>
            <w:tcBorders>
              <w:top w:val="single" w:sz="4" w:space="0" w:color="auto"/>
              <w:left w:val="single" w:sz="4" w:space="0" w:color="auto"/>
              <w:bottom w:val="single" w:sz="4" w:space="0" w:color="auto"/>
              <w:right w:val="single" w:sz="4" w:space="0" w:color="auto"/>
            </w:tcBorders>
            <w:vAlign w:val="center"/>
          </w:tcPr>
          <w:p w14:paraId="63639402" w14:textId="77777777" w:rsidR="0024427F" w:rsidRDefault="0024427F">
            <w:pPr>
              <w:rPr>
                <w:rFonts w:ascii="仿宋_GB2312" w:eastAsia="仿宋_GB2312"/>
                <w:color w:val="000000"/>
                <w:sz w:val="24"/>
              </w:rPr>
            </w:pPr>
          </w:p>
        </w:tc>
      </w:tr>
      <w:tr w:rsidR="0024427F" w14:paraId="1787AB5E" w14:textId="77777777">
        <w:trPr>
          <w:cantSplit/>
          <w:trHeight w:hRule="exact" w:val="632"/>
        </w:trPr>
        <w:tc>
          <w:tcPr>
            <w:tcW w:w="1447" w:type="dxa"/>
            <w:tcBorders>
              <w:top w:val="single" w:sz="4" w:space="0" w:color="auto"/>
              <w:left w:val="single" w:sz="4" w:space="0" w:color="auto"/>
              <w:bottom w:val="single" w:sz="4" w:space="0" w:color="auto"/>
              <w:right w:val="single" w:sz="4" w:space="0" w:color="auto"/>
            </w:tcBorders>
            <w:vAlign w:val="center"/>
          </w:tcPr>
          <w:p w14:paraId="5E5F130F" w14:textId="77777777" w:rsidR="0024427F" w:rsidRDefault="0024427F">
            <w:pPr>
              <w:rPr>
                <w:rFonts w:ascii="仿宋_GB2312" w:eastAsia="仿宋_GB2312"/>
                <w:color w:val="000000"/>
                <w:sz w:val="24"/>
              </w:rPr>
            </w:pPr>
          </w:p>
          <w:p w14:paraId="006B0CBB" w14:textId="77777777" w:rsidR="0024427F" w:rsidRDefault="0024427F">
            <w:pPr>
              <w:rPr>
                <w:rFonts w:ascii="仿宋_GB2312" w:eastAsia="仿宋_GB2312"/>
                <w:color w:val="000000"/>
                <w:sz w:val="24"/>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5D41317" w14:textId="77777777" w:rsidR="0024427F" w:rsidRDefault="0024427F">
            <w:pPr>
              <w:rPr>
                <w:rFonts w:ascii="仿宋_GB2312" w:eastAsia="仿宋_GB2312"/>
                <w:color w:val="000000"/>
                <w:sz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3ED12D3" w14:textId="77777777" w:rsidR="0024427F" w:rsidRDefault="0024427F">
            <w:pPr>
              <w:rPr>
                <w:rFonts w:ascii="仿宋_GB2312" w:eastAsia="仿宋_GB2312"/>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48F81A35" w14:textId="77777777" w:rsidR="0024427F" w:rsidRDefault="0024427F">
            <w:pPr>
              <w:rPr>
                <w:rFonts w:ascii="仿宋_GB2312" w:eastAsia="仿宋_GB2312"/>
                <w:color w:val="000000"/>
                <w:spacing w:val="-20"/>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71123479" w14:textId="77777777" w:rsidR="0024427F" w:rsidRDefault="0024427F">
            <w:pPr>
              <w:rPr>
                <w:rFonts w:ascii="仿宋_GB2312" w:eastAsia="仿宋_GB2312"/>
                <w:color w:val="000000"/>
                <w:sz w:val="24"/>
              </w:rPr>
            </w:pPr>
          </w:p>
        </w:tc>
        <w:tc>
          <w:tcPr>
            <w:tcW w:w="993" w:type="dxa"/>
            <w:tcBorders>
              <w:top w:val="single" w:sz="4" w:space="0" w:color="auto"/>
              <w:left w:val="single" w:sz="4" w:space="0" w:color="auto"/>
              <w:bottom w:val="single" w:sz="4" w:space="0" w:color="auto"/>
              <w:right w:val="single" w:sz="4" w:space="0" w:color="auto"/>
            </w:tcBorders>
            <w:vAlign w:val="center"/>
          </w:tcPr>
          <w:p w14:paraId="62740243" w14:textId="77777777" w:rsidR="0024427F" w:rsidRDefault="0024427F">
            <w:pPr>
              <w:rPr>
                <w:rFonts w:ascii="仿宋_GB2312" w:eastAsia="仿宋_GB2312"/>
                <w:color w:val="000000"/>
                <w:sz w:val="24"/>
              </w:rPr>
            </w:pPr>
          </w:p>
        </w:tc>
      </w:tr>
      <w:tr w:rsidR="0024427F" w14:paraId="29D281C0" w14:textId="77777777">
        <w:trPr>
          <w:cantSplit/>
          <w:trHeight w:val="632"/>
        </w:trPr>
        <w:tc>
          <w:tcPr>
            <w:tcW w:w="8251" w:type="dxa"/>
            <w:gridSpan w:val="8"/>
            <w:tcBorders>
              <w:top w:val="single" w:sz="4" w:space="0" w:color="auto"/>
              <w:left w:val="single" w:sz="4" w:space="0" w:color="auto"/>
              <w:bottom w:val="single" w:sz="4" w:space="0" w:color="auto"/>
              <w:right w:val="single" w:sz="4" w:space="0" w:color="auto"/>
            </w:tcBorders>
            <w:vAlign w:val="center"/>
          </w:tcPr>
          <w:p w14:paraId="4AC6059F" w14:textId="77777777" w:rsidR="0024427F" w:rsidRDefault="0063422A">
            <w:pPr>
              <w:rPr>
                <w:rFonts w:ascii="仿宋_GB2312" w:eastAsia="仿宋_GB2312" w:hAnsi="宋体"/>
                <w:b/>
                <w:color w:val="000000"/>
                <w:sz w:val="24"/>
              </w:rPr>
            </w:pPr>
            <w:r>
              <w:rPr>
                <w:rFonts w:ascii="仿宋_GB2312" w:eastAsia="仿宋_GB2312" w:hAnsi="宋体" w:hint="eastAsia"/>
                <w:b/>
                <w:color w:val="000000"/>
                <w:sz w:val="24"/>
              </w:rPr>
              <w:t>相关技能</w:t>
            </w:r>
          </w:p>
        </w:tc>
      </w:tr>
      <w:tr w:rsidR="0024427F" w14:paraId="5E8ED430" w14:textId="77777777">
        <w:trPr>
          <w:cantSplit/>
          <w:trHeight w:hRule="exact" w:val="2308"/>
        </w:trPr>
        <w:tc>
          <w:tcPr>
            <w:tcW w:w="2312" w:type="dxa"/>
            <w:gridSpan w:val="2"/>
            <w:tcBorders>
              <w:top w:val="single" w:sz="4" w:space="0" w:color="auto"/>
              <w:left w:val="single" w:sz="4" w:space="0" w:color="auto"/>
              <w:bottom w:val="single" w:sz="4" w:space="0" w:color="auto"/>
              <w:right w:val="single" w:sz="4" w:space="0" w:color="auto"/>
            </w:tcBorders>
            <w:vAlign w:val="center"/>
          </w:tcPr>
          <w:p w14:paraId="0BC86630" w14:textId="77777777" w:rsidR="0024427F" w:rsidRDefault="0063422A">
            <w:pPr>
              <w:rPr>
                <w:rFonts w:ascii="仿宋_GB2312" w:eastAsia="仿宋_GB2312" w:hAnsi="宋体"/>
                <w:color w:val="000000"/>
                <w:sz w:val="24"/>
              </w:rPr>
            </w:pPr>
            <w:r>
              <w:rPr>
                <w:rFonts w:ascii="仿宋_GB2312" w:eastAsia="仿宋_GB2312" w:hint="eastAsia"/>
                <w:color w:val="000000"/>
                <w:kern w:val="0"/>
                <w:sz w:val="24"/>
              </w:rPr>
              <w:lastRenderedPageBreak/>
              <w:t>与从事业务相关的认证、技能、资质等证书说明</w:t>
            </w:r>
          </w:p>
        </w:tc>
        <w:tc>
          <w:tcPr>
            <w:tcW w:w="5939" w:type="dxa"/>
            <w:gridSpan w:val="6"/>
            <w:tcBorders>
              <w:top w:val="single" w:sz="4" w:space="0" w:color="auto"/>
              <w:left w:val="single" w:sz="4" w:space="0" w:color="auto"/>
              <w:bottom w:val="single" w:sz="4" w:space="0" w:color="auto"/>
              <w:right w:val="single" w:sz="4" w:space="0" w:color="auto"/>
            </w:tcBorders>
            <w:vAlign w:val="center"/>
          </w:tcPr>
          <w:p w14:paraId="22050533" w14:textId="77777777" w:rsidR="0024427F" w:rsidRDefault="0024427F">
            <w:pPr>
              <w:rPr>
                <w:rFonts w:ascii="仿宋_GB2312" w:eastAsia="仿宋_GB2312" w:hAnsi="宋体"/>
                <w:b/>
                <w:color w:val="000000"/>
                <w:sz w:val="24"/>
              </w:rPr>
            </w:pPr>
          </w:p>
          <w:p w14:paraId="35A52D20" w14:textId="77777777" w:rsidR="0024427F" w:rsidRDefault="0024427F">
            <w:pPr>
              <w:rPr>
                <w:rFonts w:ascii="仿宋_GB2312" w:eastAsia="仿宋_GB2312" w:hAnsi="宋体"/>
                <w:b/>
                <w:color w:val="000000"/>
                <w:sz w:val="24"/>
              </w:rPr>
            </w:pPr>
          </w:p>
          <w:p w14:paraId="1CC0F5ED" w14:textId="77777777" w:rsidR="0024427F" w:rsidRDefault="0024427F">
            <w:pPr>
              <w:rPr>
                <w:rFonts w:ascii="仿宋_GB2312" w:eastAsia="仿宋_GB2312" w:hAnsi="宋体"/>
                <w:b/>
                <w:color w:val="000000"/>
                <w:sz w:val="24"/>
              </w:rPr>
            </w:pPr>
          </w:p>
          <w:p w14:paraId="31A73BA6" w14:textId="77777777" w:rsidR="0024427F" w:rsidRDefault="0024427F">
            <w:pPr>
              <w:rPr>
                <w:rFonts w:ascii="仿宋_GB2312" w:eastAsia="仿宋_GB2312" w:hAnsi="宋体"/>
                <w:b/>
                <w:color w:val="000000"/>
                <w:sz w:val="24"/>
              </w:rPr>
            </w:pPr>
          </w:p>
          <w:p w14:paraId="77A80BC5" w14:textId="77777777" w:rsidR="0024427F" w:rsidRDefault="0024427F">
            <w:pPr>
              <w:rPr>
                <w:rFonts w:ascii="仿宋_GB2312" w:eastAsia="仿宋_GB2312" w:hAnsi="宋体"/>
                <w:b/>
                <w:color w:val="000000"/>
                <w:sz w:val="24"/>
              </w:rPr>
            </w:pPr>
          </w:p>
          <w:p w14:paraId="04D874D0" w14:textId="77777777" w:rsidR="0024427F" w:rsidRDefault="0024427F">
            <w:pPr>
              <w:rPr>
                <w:rFonts w:ascii="仿宋_GB2312" w:eastAsia="仿宋_GB2312" w:hAnsi="宋体"/>
                <w:b/>
                <w:color w:val="000000"/>
                <w:sz w:val="24"/>
              </w:rPr>
            </w:pPr>
          </w:p>
          <w:p w14:paraId="7F0606EE" w14:textId="77777777" w:rsidR="0024427F" w:rsidRDefault="0024427F">
            <w:pPr>
              <w:rPr>
                <w:rFonts w:ascii="仿宋_GB2312" w:eastAsia="仿宋_GB2312" w:hAnsi="宋体"/>
                <w:b/>
                <w:color w:val="000000"/>
                <w:sz w:val="24"/>
              </w:rPr>
            </w:pPr>
          </w:p>
          <w:p w14:paraId="2544E195" w14:textId="77777777" w:rsidR="0024427F" w:rsidRDefault="0024427F">
            <w:pPr>
              <w:rPr>
                <w:rFonts w:ascii="仿宋_GB2312" w:eastAsia="仿宋_GB2312" w:hAnsi="宋体"/>
                <w:b/>
                <w:color w:val="000000"/>
                <w:sz w:val="24"/>
              </w:rPr>
            </w:pPr>
          </w:p>
        </w:tc>
      </w:tr>
      <w:tr w:rsidR="0024427F" w14:paraId="4AEE62D5" w14:textId="77777777">
        <w:trPr>
          <w:cantSplit/>
          <w:trHeight w:val="478"/>
        </w:trPr>
        <w:tc>
          <w:tcPr>
            <w:tcW w:w="8251" w:type="dxa"/>
            <w:gridSpan w:val="8"/>
            <w:tcBorders>
              <w:top w:val="single" w:sz="4" w:space="0" w:color="auto"/>
              <w:left w:val="single" w:sz="4" w:space="0" w:color="auto"/>
              <w:bottom w:val="single" w:sz="4" w:space="0" w:color="auto"/>
              <w:right w:val="single" w:sz="4" w:space="0" w:color="auto"/>
            </w:tcBorders>
            <w:vAlign w:val="center"/>
          </w:tcPr>
          <w:p w14:paraId="286F2515" w14:textId="77777777" w:rsidR="0024427F" w:rsidRDefault="0063422A">
            <w:pPr>
              <w:rPr>
                <w:rFonts w:ascii="仿宋_GB2312" w:eastAsia="仿宋_GB2312" w:hAnsi="宋体"/>
                <w:b/>
                <w:color w:val="000000"/>
                <w:sz w:val="24"/>
              </w:rPr>
            </w:pPr>
            <w:r>
              <w:rPr>
                <w:rFonts w:ascii="仿宋_GB2312" w:eastAsia="仿宋_GB2312" w:hAnsi="宋体" w:hint="eastAsia"/>
                <w:b/>
                <w:color w:val="000000"/>
                <w:sz w:val="24"/>
              </w:rPr>
              <w:t>参与项目情况</w:t>
            </w:r>
          </w:p>
        </w:tc>
      </w:tr>
      <w:tr w:rsidR="0024427F" w14:paraId="0F5A290B" w14:textId="77777777">
        <w:trPr>
          <w:cantSplit/>
          <w:trHeight w:hRule="exact" w:val="1640"/>
        </w:trPr>
        <w:tc>
          <w:tcPr>
            <w:tcW w:w="2312" w:type="dxa"/>
            <w:gridSpan w:val="2"/>
            <w:tcBorders>
              <w:top w:val="single" w:sz="4" w:space="0" w:color="auto"/>
              <w:left w:val="single" w:sz="4" w:space="0" w:color="auto"/>
              <w:bottom w:val="single" w:sz="4" w:space="0" w:color="auto"/>
              <w:right w:val="single" w:sz="4" w:space="0" w:color="auto"/>
            </w:tcBorders>
            <w:vAlign w:val="center"/>
          </w:tcPr>
          <w:p w14:paraId="365254CE" w14:textId="77777777" w:rsidR="0024427F" w:rsidRDefault="0063422A">
            <w:pPr>
              <w:rPr>
                <w:rFonts w:ascii="仿宋_GB2312" w:eastAsia="仿宋_GB2312"/>
                <w:color w:val="000000"/>
                <w:sz w:val="24"/>
              </w:rPr>
            </w:pPr>
            <w:r>
              <w:rPr>
                <w:rFonts w:ascii="仿宋_GB2312" w:eastAsia="仿宋_GB2312" w:hint="eastAsia"/>
                <w:color w:val="000000"/>
                <w:sz w:val="24"/>
              </w:rPr>
              <w:t>参与的项目及负责的主要任务</w:t>
            </w:r>
          </w:p>
        </w:tc>
        <w:tc>
          <w:tcPr>
            <w:tcW w:w="5939" w:type="dxa"/>
            <w:gridSpan w:val="6"/>
            <w:tcBorders>
              <w:top w:val="single" w:sz="4" w:space="0" w:color="auto"/>
              <w:left w:val="single" w:sz="4" w:space="0" w:color="auto"/>
              <w:bottom w:val="single" w:sz="4" w:space="0" w:color="auto"/>
              <w:right w:val="single" w:sz="4" w:space="0" w:color="auto"/>
            </w:tcBorders>
            <w:vAlign w:val="center"/>
          </w:tcPr>
          <w:p w14:paraId="0F8C2AFF" w14:textId="77777777" w:rsidR="0024427F" w:rsidRDefault="0024427F">
            <w:pPr>
              <w:rPr>
                <w:rFonts w:ascii="仿宋_GB2312" w:eastAsia="仿宋_GB2312" w:hAnsi="宋体"/>
                <w:b/>
                <w:color w:val="000000"/>
                <w:sz w:val="24"/>
              </w:rPr>
            </w:pPr>
          </w:p>
        </w:tc>
      </w:tr>
      <w:tr w:rsidR="0024427F" w14:paraId="2B0F7F3F" w14:textId="77777777">
        <w:trPr>
          <w:cantSplit/>
          <w:trHeight w:val="1693"/>
        </w:trPr>
        <w:tc>
          <w:tcPr>
            <w:tcW w:w="8251" w:type="dxa"/>
            <w:gridSpan w:val="8"/>
            <w:tcBorders>
              <w:top w:val="single" w:sz="4" w:space="0" w:color="auto"/>
              <w:left w:val="single" w:sz="4" w:space="0" w:color="auto"/>
              <w:bottom w:val="single" w:sz="4" w:space="0" w:color="auto"/>
              <w:right w:val="single" w:sz="4" w:space="0" w:color="auto"/>
            </w:tcBorders>
            <w:vAlign w:val="center"/>
          </w:tcPr>
          <w:p w14:paraId="10E54B83" w14:textId="77777777" w:rsidR="0024427F" w:rsidRDefault="0063422A">
            <w:pPr>
              <w:rPr>
                <w:rFonts w:ascii="仿宋_GB2312" w:eastAsia="仿宋_GB2312" w:hAnsi="宋体"/>
                <w:color w:val="000000"/>
                <w:sz w:val="24"/>
              </w:rPr>
            </w:pPr>
            <w:r>
              <w:rPr>
                <w:rFonts w:ascii="仿宋_GB2312" w:eastAsia="仿宋_GB2312" w:hAnsi="宋体" w:hint="eastAsia"/>
                <w:color w:val="000000"/>
                <w:sz w:val="24"/>
              </w:rPr>
              <w:t xml:space="preserve">        本人保证以上所填内容均属实。  </w:t>
            </w:r>
          </w:p>
          <w:p w14:paraId="478EA320" w14:textId="77777777" w:rsidR="0024427F" w:rsidRDefault="0063422A">
            <w:pPr>
              <w:pStyle w:val="afc"/>
              <w:spacing w:line="360" w:lineRule="auto"/>
              <w:ind w:left="5250"/>
              <w:rPr>
                <w:rFonts w:ascii="仿宋_GB2312" w:eastAsia="仿宋_GB2312" w:hAnsi="宋体"/>
                <w:color w:val="000000"/>
                <w:sz w:val="24"/>
                <w:szCs w:val="24"/>
                <w:u w:val="single"/>
              </w:rPr>
            </w:pPr>
            <w:r>
              <w:rPr>
                <w:rFonts w:ascii="仿宋_GB2312" w:eastAsia="仿宋_GB2312" w:hAnsi="宋体" w:hint="eastAsia"/>
                <w:color w:val="000000"/>
                <w:sz w:val="24"/>
                <w:szCs w:val="24"/>
              </w:rPr>
              <w:t xml:space="preserve">                                    签字：  </w:t>
            </w:r>
          </w:p>
          <w:p w14:paraId="4614E7DA" w14:textId="77777777" w:rsidR="0024427F" w:rsidRDefault="0063422A">
            <w:pPr>
              <w:pStyle w:val="afc"/>
              <w:spacing w:line="360" w:lineRule="auto"/>
              <w:ind w:left="5250"/>
              <w:rPr>
                <w:rFonts w:ascii="仿宋_GB2312" w:eastAsia="仿宋_GB2312" w:hAnsi="宋体"/>
                <w:color w:val="000000"/>
                <w:sz w:val="24"/>
              </w:rPr>
            </w:pPr>
            <w:r>
              <w:rPr>
                <w:rFonts w:ascii="仿宋_GB2312" w:eastAsia="仿宋_GB2312" w:hAnsi="宋体" w:hint="eastAsia"/>
                <w:color w:val="000000"/>
                <w:sz w:val="24"/>
                <w:szCs w:val="24"/>
              </w:rPr>
              <w:t xml:space="preserve">                                    时间：  </w:t>
            </w:r>
            <w:r>
              <w:rPr>
                <w:rFonts w:ascii="仿宋_GB2312" w:eastAsia="仿宋_GB2312" w:hint="eastAsia"/>
                <w:color w:val="000000"/>
                <w:sz w:val="24"/>
                <w:szCs w:val="24"/>
                <w:u w:val="single"/>
              </w:rPr>
              <w:t xml:space="preserve">　  </w:t>
            </w:r>
            <w:r>
              <w:rPr>
                <w:rFonts w:ascii="仿宋_GB2312" w:eastAsia="仿宋_GB2312" w:hint="eastAsia"/>
                <w:color w:val="000000"/>
                <w:sz w:val="24"/>
                <w:szCs w:val="24"/>
              </w:rPr>
              <w:t xml:space="preserve">年 </w:t>
            </w:r>
            <w:r>
              <w:rPr>
                <w:rFonts w:ascii="仿宋_GB2312" w:eastAsia="仿宋_GB2312" w:hint="eastAsia"/>
                <w:color w:val="000000"/>
                <w:sz w:val="24"/>
                <w:szCs w:val="24"/>
                <w:u w:val="single"/>
              </w:rPr>
              <w:t xml:space="preserve">　</w:t>
            </w:r>
            <w:r>
              <w:rPr>
                <w:rFonts w:ascii="仿宋_GB2312" w:eastAsia="仿宋_GB2312" w:hint="eastAsia"/>
                <w:color w:val="000000"/>
                <w:sz w:val="24"/>
                <w:szCs w:val="24"/>
              </w:rPr>
              <w:t>月</w:t>
            </w:r>
            <w:r>
              <w:rPr>
                <w:rFonts w:ascii="仿宋_GB2312" w:eastAsia="仿宋_GB2312" w:hint="eastAsia"/>
                <w:color w:val="000000"/>
                <w:sz w:val="24"/>
                <w:szCs w:val="24"/>
                <w:u w:val="single"/>
              </w:rPr>
              <w:t xml:space="preserve">　 </w:t>
            </w:r>
            <w:r>
              <w:rPr>
                <w:rFonts w:ascii="仿宋_GB2312" w:eastAsia="仿宋_GB2312" w:hint="eastAsia"/>
                <w:color w:val="000000"/>
                <w:sz w:val="24"/>
                <w:szCs w:val="24"/>
              </w:rPr>
              <w:t>日</w:t>
            </w:r>
          </w:p>
        </w:tc>
      </w:tr>
      <w:tr w:rsidR="0024427F" w14:paraId="403720BF" w14:textId="77777777">
        <w:trPr>
          <w:cantSplit/>
          <w:trHeight w:val="615"/>
        </w:trPr>
        <w:tc>
          <w:tcPr>
            <w:tcW w:w="8251" w:type="dxa"/>
            <w:gridSpan w:val="8"/>
            <w:tcBorders>
              <w:top w:val="single" w:sz="4" w:space="0" w:color="auto"/>
              <w:left w:val="single" w:sz="4" w:space="0" w:color="auto"/>
              <w:bottom w:val="single" w:sz="4" w:space="0" w:color="auto"/>
              <w:right w:val="single" w:sz="4" w:space="0" w:color="auto"/>
            </w:tcBorders>
            <w:vAlign w:val="center"/>
          </w:tcPr>
          <w:p w14:paraId="0C9160B1" w14:textId="36B92180" w:rsidR="0024427F" w:rsidRDefault="0063422A">
            <w:pPr>
              <w:rPr>
                <w:rFonts w:ascii="仿宋_GB2312" w:eastAsia="仿宋_GB2312" w:hAnsi="宋体"/>
                <w:color w:val="000000"/>
                <w:sz w:val="24"/>
              </w:rPr>
            </w:pPr>
            <w:r>
              <w:rPr>
                <w:rFonts w:ascii="仿宋_GB2312" w:eastAsia="仿宋_GB2312" w:hAnsi="宋体" w:hint="eastAsia"/>
                <w:color w:val="000000"/>
                <w:sz w:val="24"/>
              </w:rPr>
              <w:t>备注：</w:t>
            </w:r>
            <w:del w:id="4257" w:author="yunwei01" w:date="2017-08-02T14:22:00Z">
              <w:r w:rsidR="00543823" w:rsidDel="00A97AE9">
                <w:rPr>
                  <w:rFonts w:ascii="仿宋_GB2312" w:eastAsia="仿宋_GB2312" w:hAnsi="宋体" w:hint="eastAsia"/>
                  <w:color w:val="000000"/>
                  <w:sz w:val="24"/>
                </w:rPr>
                <w:delText>AAAAA</w:delText>
              </w:r>
            </w:del>
            <w:ins w:id="4258" w:author="yunwei01" w:date="2017-08-02T14:22:00Z">
              <w:r w:rsidR="00A97AE9">
                <w:rPr>
                  <w:rFonts w:ascii="仿宋_GB2312" w:eastAsia="仿宋_GB2312" w:hAnsi="宋体" w:hint="eastAsia"/>
                  <w:color w:val="000000"/>
                  <w:sz w:val="24"/>
                </w:rPr>
                <w:t>资鼎(上海)互联网金融信息服务有限</w:t>
              </w:r>
            </w:ins>
            <w:del w:id="4259" w:author="yunwei01" w:date="2017-08-02T14:38:00Z">
              <w:r w:rsidR="00543823" w:rsidDel="004C1B14">
                <w:rPr>
                  <w:rFonts w:ascii="仿宋_GB2312" w:eastAsia="仿宋_GB2312" w:hAnsi="宋体" w:hint="eastAsia"/>
                  <w:color w:val="000000"/>
                  <w:sz w:val="24"/>
                </w:rPr>
                <w:delText>公司</w:delText>
              </w:r>
            </w:del>
            <w:ins w:id="4260" w:author="yunwei01" w:date="2017-08-02T14:38:00Z">
              <w:r w:rsidR="004C1B14">
                <w:rPr>
                  <w:rFonts w:ascii="仿宋_GB2312" w:eastAsia="仿宋_GB2312" w:hAnsi="宋体" w:hint="eastAsia"/>
                  <w:color w:val="000000"/>
                  <w:sz w:val="24"/>
                </w:rPr>
                <w:t>公司</w:t>
              </w:r>
            </w:ins>
            <w:r>
              <w:rPr>
                <w:rFonts w:ascii="仿宋_GB2312" w:eastAsia="仿宋_GB2312" w:hAnsi="宋体" w:hint="eastAsia"/>
                <w:color w:val="000000"/>
                <w:sz w:val="24"/>
              </w:rPr>
              <w:t>永久存档</w:t>
            </w:r>
          </w:p>
        </w:tc>
      </w:tr>
    </w:tbl>
    <w:p w14:paraId="1DF00CF1" w14:textId="77777777" w:rsidR="0024427F" w:rsidRDefault="0063422A">
      <w:pPr>
        <w:widowControl/>
        <w:jc w:val="left"/>
        <w:rPr>
          <w:rFonts w:ascii="宋体" w:cs="宋体"/>
          <w:color w:val="000000"/>
          <w:kern w:val="0"/>
          <w:sz w:val="24"/>
        </w:rPr>
      </w:pPr>
      <w:r>
        <w:rPr>
          <w:rFonts w:ascii="宋体" w:cs="宋体"/>
          <w:color w:val="000000"/>
          <w:kern w:val="0"/>
          <w:sz w:val="24"/>
        </w:rPr>
        <w:br w:type="page"/>
      </w:r>
    </w:p>
    <w:p w14:paraId="1D2D2CF4" w14:textId="39DBB61F" w:rsidR="0024427F" w:rsidRDefault="0063422A">
      <w:pPr>
        <w:pStyle w:val="3"/>
      </w:pPr>
      <w:bookmarkStart w:id="4261" w:name="_Toc428792659"/>
      <w:bookmarkStart w:id="4262" w:name="_Toc489545371"/>
      <w:bookmarkStart w:id="4263" w:name="_Toc489546836"/>
      <w:bookmarkStart w:id="4264" w:name="_Toc489547179"/>
      <w:bookmarkStart w:id="4265" w:name="_Toc489548054"/>
      <w:bookmarkStart w:id="4266" w:name="_Toc489607261"/>
      <w:r>
        <w:rPr>
          <w:rFonts w:hint="eastAsia"/>
        </w:rPr>
        <w:lastRenderedPageBreak/>
        <w:t>附录</w:t>
      </w:r>
      <w:r>
        <w:t>24</w:t>
      </w:r>
      <w:r>
        <w:rPr>
          <w:rFonts w:hint="eastAsia"/>
        </w:rPr>
        <w:t>:</w:t>
      </w:r>
      <w:r>
        <w:rPr>
          <w:rFonts w:ascii="宋体" w:cs="宋体" w:hint="eastAsia"/>
          <w:bCs w:val="0"/>
          <w:color w:val="000000"/>
          <w:kern w:val="0"/>
        </w:rPr>
        <w:t xml:space="preserve"> </w:t>
      </w:r>
      <w:r>
        <w:rPr>
          <w:rFonts w:hint="eastAsia"/>
        </w:rPr>
        <w:t>人员入岗审核表</w:t>
      </w:r>
      <w:bookmarkEnd w:id="4261"/>
      <w:bookmarkEnd w:id="4262"/>
      <w:bookmarkEnd w:id="4263"/>
      <w:bookmarkEnd w:id="4264"/>
      <w:bookmarkEnd w:id="4265"/>
      <w:bookmarkEnd w:id="4266"/>
    </w:p>
    <w:p w14:paraId="69225758" w14:textId="7B65439C" w:rsidR="0024427F" w:rsidRDefault="00543823">
      <w:pPr>
        <w:rPr>
          <w:rFonts w:ascii="宋体" w:cs="宋体"/>
          <w:b/>
          <w:color w:val="000000"/>
          <w:kern w:val="0"/>
          <w:sz w:val="32"/>
          <w:szCs w:val="32"/>
        </w:rPr>
        <w:pPrChange w:id="4267" w:author="yunwei01" w:date="2017-08-03T17:47:00Z">
          <w:pPr>
            <w:autoSpaceDE w:val="0"/>
            <w:autoSpaceDN w:val="0"/>
            <w:adjustRightInd w:val="0"/>
            <w:spacing w:line="360" w:lineRule="auto"/>
            <w:jc w:val="center"/>
            <w:outlineLvl w:val="0"/>
          </w:pPr>
        </w:pPrChange>
      </w:pPr>
      <w:del w:id="4268" w:author="yunwei01" w:date="2017-08-02T14:22:00Z">
        <w:r w:rsidDel="00A97AE9">
          <w:rPr>
            <w:rFonts w:ascii="宋体" w:cs="宋体" w:hint="eastAsia"/>
            <w:b/>
            <w:color w:val="000000"/>
            <w:kern w:val="0"/>
            <w:sz w:val="32"/>
            <w:szCs w:val="32"/>
          </w:rPr>
          <w:delText>AAAAA</w:delText>
        </w:r>
      </w:del>
      <w:bookmarkStart w:id="4269" w:name="_Toc489545372"/>
      <w:ins w:id="4270" w:author="yunwei01" w:date="2017-08-02T14:22:00Z">
        <w:r w:rsidR="00A97AE9">
          <w:rPr>
            <w:rFonts w:ascii="宋体" w:cs="宋体" w:hint="eastAsia"/>
            <w:b/>
            <w:color w:val="000000"/>
            <w:kern w:val="0"/>
            <w:sz w:val="32"/>
            <w:szCs w:val="32"/>
          </w:rPr>
          <w:t>资鼎(上海)互联网金融信息服务有限</w:t>
        </w:r>
      </w:ins>
      <w:del w:id="4271" w:author="yunwei01" w:date="2017-08-02T14:38:00Z">
        <w:r w:rsidDel="004C1B14">
          <w:rPr>
            <w:rFonts w:ascii="宋体" w:cs="宋体" w:hint="eastAsia"/>
            <w:b/>
            <w:color w:val="000000"/>
            <w:kern w:val="0"/>
            <w:sz w:val="32"/>
            <w:szCs w:val="32"/>
          </w:rPr>
          <w:delText>公司</w:delText>
        </w:r>
      </w:del>
      <w:ins w:id="4272" w:author="yunwei01" w:date="2017-08-02T14:38:00Z">
        <w:r w:rsidR="004C1B14">
          <w:rPr>
            <w:rFonts w:ascii="宋体" w:cs="宋体" w:hint="eastAsia"/>
            <w:b/>
            <w:color w:val="000000"/>
            <w:kern w:val="0"/>
            <w:sz w:val="32"/>
            <w:szCs w:val="32"/>
          </w:rPr>
          <w:t>公司</w:t>
        </w:r>
      </w:ins>
      <w:bookmarkEnd w:id="4269"/>
    </w:p>
    <w:p w14:paraId="657DA87A" w14:textId="77777777" w:rsidR="0024427F" w:rsidRDefault="0063422A">
      <w:pPr>
        <w:autoSpaceDE w:val="0"/>
        <w:autoSpaceDN w:val="0"/>
        <w:adjustRightInd w:val="0"/>
        <w:spacing w:line="360" w:lineRule="auto"/>
        <w:jc w:val="center"/>
        <w:rPr>
          <w:rFonts w:ascii="宋体" w:cs="宋体"/>
          <w:b/>
          <w:color w:val="000000"/>
          <w:kern w:val="0"/>
          <w:sz w:val="32"/>
          <w:szCs w:val="32"/>
        </w:rPr>
      </w:pPr>
      <w:r>
        <w:rPr>
          <w:rFonts w:ascii="宋体" w:cs="宋体" w:hint="eastAsia"/>
          <w:b/>
          <w:color w:val="000000"/>
          <w:kern w:val="0"/>
          <w:sz w:val="32"/>
          <w:szCs w:val="32"/>
        </w:rPr>
        <w:t>人员入岗审核表</w:t>
      </w:r>
    </w:p>
    <w:tbl>
      <w:tblPr>
        <w:tblW w:w="80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800"/>
        <w:gridCol w:w="720"/>
        <w:gridCol w:w="1440"/>
        <w:gridCol w:w="1260"/>
        <w:gridCol w:w="1681"/>
      </w:tblGrid>
      <w:tr w:rsidR="0024427F" w14:paraId="5F9AAC9E" w14:textId="77777777">
        <w:trPr>
          <w:trHeight w:val="587"/>
          <w:jc w:val="center"/>
        </w:trPr>
        <w:tc>
          <w:tcPr>
            <w:tcW w:w="1116" w:type="dxa"/>
            <w:tcBorders>
              <w:top w:val="single" w:sz="4" w:space="0" w:color="auto"/>
              <w:left w:val="single" w:sz="4" w:space="0" w:color="auto"/>
              <w:bottom w:val="single" w:sz="4" w:space="0" w:color="auto"/>
              <w:right w:val="single" w:sz="4" w:space="0" w:color="auto"/>
            </w:tcBorders>
            <w:vAlign w:val="center"/>
          </w:tcPr>
          <w:p w14:paraId="20B54489" w14:textId="77777777" w:rsidR="0024427F" w:rsidRDefault="0063422A">
            <w:pPr>
              <w:jc w:val="center"/>
              <w:rPr>
                <w:b/>
                <w:bCs/>
              </w:rPr>
            </w:pPr>
            <w:r>
              <w:rPr>
                <w:rFonts w:hint="eastAsia"/>
                <w:b/>
                <w:bCs/>
              </w:rPr>
              <w:t>申请人</w:t>
            </w:r>
          </w:p>
        </w:tc>
        <w:tc>
          <w:tcPr>
            <w:tcW w:w="1800" w:type="dxa"/>
            <w:tcBorders>
              <w:top w:val="single" w:sz="4" w:space="0" w:color="auto"/>
              <w:left w:val="single" w:sz="4" w:space="0" w:color="auto"/>
              <w:bottom w:val="single" w:sz="4" w:space="0" w:color="auto"/>
              <w:right w:val="single" w:sz="4" w:space="0" w:color="auto"/>
            </w:tcBorders>
            <w:vAlign w:val="center"/>
          </w:tcPr>
          <w:p w14:paraId="65130B0B" w14:textId="77777777" w:rsidR="0024427F" w:rsidRDefault="0024427F">
            <w:pPr>
              <w:jc w:val="center"/>
              <w:rPr>
                <w:b/>
                <w:bCs/>
              </w:rPr>
            </w:pPr>
          </w:p>
        </w:tc>
        <w:tc>
          <w:tcPr>
            <w:tcW w:w="720" w:type="dxa"/>
            <w:tcBorders>
              <w:top w:val="single" w:sz="4" w:space="0" w:color="auto"/>
              <w:left w:val="single" w:sz="4" w:space="0" w:color="auto"/>
              <w:bottom w:val="single" w:sz="4" w:space="0" w:color="auto"/>
              <w:right w:val="single" w:sz="4" w:space="0" w:color="auto"/>
            </w:tcBorders>
            <w:vAlign w:val="center"/>
          </w:tcPr>
          <w:p w14:paraId="269B8595" w14:textId="77777777" w:rsidR="0024427F" w:rsidRDefault="0063422A">
            <w:pPr>
              <w:jc w:val="center"/>
              <w:rPr>
                <w:b/>
                <w:bCs/>
              </w:rPr>
            </w:pPr>
            <w:r>
              <w:rPr>
                <w:rFonts w:hint="eastAsia"/>
                <w:b/>
                <w:bCs/>
              </w:rPr>
              <w:t>工号</w:t>
            </w:r>
          </w:p>
        </w:tc>
        <w:tc>
          <w:tcPr>
            <w:tcW w:w="1440" w:type="dxa"/>
            <w:tcBorders>
              <w:top w:val="single" w:sz="4" w:space="0" w:color="auto"/>
              <w:left w:val="single" w:sz="4" w:space="0" w:color="auto"/>
              <w:bottom w:val="single" w:sz="4" w:space="0" w:color="auto"/>
              <w:right w:val="single" w:sz="4" w:space="0" w:color="auto"/>
            </w:tcBorders>
            <w:vAlign w:val="center"/>
          </w:tcPr>
          <w:p w14:paraId="37605DC7" w14:textId="77777777" w:rsidR="0024427F" w:rsidRDefault="0024427F">
            <w:pPr>
              <w:jc w:val="center"/>
              <w:rPr>
                <w:b/>
                <w:bCs/>
              </w:rPr>
            </w:pPr>
          </w:p>
        </w:tc>
        <w:tc>
          <w:tcPr>
            <w:tcW w:w="1260" w:type="dxa"/>
            <w:tcBorders>
              <w:top w:val="single" w:sz="4" w:space="0" w:color="auto"/>
              <w:left w:val="single" w:sz="4" w:space="0" w:color="auto"/>
              <w:bottom w:val="single" w:sz="4" w:space="0" w:color="auto"/>
              <w:right w:val="single" w:sz="4" w:space="0" w:color="auto"/>
            </w:tcBorders>
            <w:vAlign w:val="center"/>
          </w:tcPr>
          <w:p w14:paraId="06FA5B10" w14:textId="77777777" w:rsidR="0024427F" w:rsidRDefault="0063422A">
            <w:pPr>
              <w:jc w:val="center"/>
              <w:rPr>
                <w:b/>
                <w:bCs/>
              </w:rPr>
            </w:pPr>
            <w:r>
              <w:rPr>
                <w:rFonts w:hint="eastAsia"/>
                <w:b/>
                <w:bCs/>
              </w:rPr>
              <w:t>所属部门</w:t>
            </w:r>
          </w:p>
        </w:tc>
        <w:tc>
          <w:tcPr>
            <w:tcW w:w="1681" w:type="dxa"/>
            <w:tcBorders>
              <w:top w:val="single" w:sz="4" w:space="0" w:color="auto"/>
              <w:left w:val="single" w:sz="4" w:space="0" w:color="auto"/>
              <w:bottom w:val="single" w:sz="4" w:space="0" w:color="auto"/>
              <w:right w:val="single" w:sz="4" w:space="0" w:color="auto"/>
            </w:tcBorders>
            <w:vAlign w:val="center"/>
          </w:tcPr>
          <w:p w14:paraId="4D841807" w14:textId="77777777" w:rsidR="0024427F" w:rsidRDefault="0024427F">
            <w:pPr>
              <w:jc w:val="center"/>
              <w:rPr>
                <w:b/>
                <w:bCs/>
              </w:rPr>
            </w:pPr>
          </w:p>
        </w:tc>
      </w:tr>
      <w:tr w:rsidR="0024427F" w14:paraId="15586A0B" w14:textId="77777777">
        <w:trPr>
          <w:trHeight w:val="587"/>
          <w:jc w:val="center"/>
        </w:trPr>
        <w:tc>
          <w:tcPr>
            <w:tcW w:w="1116" w:type="dxa"/>
            <w:tcBorders>
              <w:top w:val="single" w:sz="4" w:space="0" w:color="auto"/>
              <w:left w:val="single" w:sz="4" w:space="0" w:color="auto"/>
              <w:bottom w:val="single" w:sz="4" w:space="0" w:color="auto"/>
              <w:right w:val="single" w:sz="4" w:space="0" w:color="auto"/>
            </w:tcBorders>
            <w:vAlign w:val="center"/>
          </w:tcPr>
          <w:p w14:paraId="4BDD0EB3" w14:textId="77777777" w:rsidR="0024427F" w:rsidRDefault="0063422A">
            <w:pPr>
              <w:jc w:val="center"/>
              <w:rPr>
                <w:b/>
                <w:bCs/>
              </w:rPr>
            </w:pPr>
            <w:r>
              <w:rPr>
                <w:rFonts w:hint="eastAsia"/>
                <w:b/>
                <w:bCs/>
              </w:rPr>
              <w:t>入岗时间</w:t>
            </w:r>
          </w:p>
        </w:tc>
        <w:tc>
          <w:tcPr>
            <w:tcW w:w="6901" w:type="dxa"/>
            <w:gridSpan w:val="5"/>
            <w:tcBorders>
              <w:top w:val="single" w:sz="4" w:space="0" w:color="auto"/>
              <w:left w:val="single" w:sz="4" w:space="0" w:color="auto"/>
              <w:bottom w:val="single" w:sz="4" w:space="0" w:color="auto"/>
              <w:right w:val="single" w:sz="4" w:space="0" w:color="auto"/>
            </w:tcBorders>
            <w:vAlign w:val="center"/>
          </w:tcPr>
          <w:p w14:paraId="7A89D90B" w14:textId="77777777" w:rsidR="0024427F" w:rsidRDefault="0063422A">
            <w:pPr>
              <w:jc w:val="center"/>
              <w:rPr>
                <w:b/>
                <w:bCs/>
              </w:rPr>
            </w:pPr>
            <w:r>
              <w:rPr>
                <w:rFonts w:hint="eastAsia"/>
                <w:b/>
                <w:bCs/>
              </w:rPr>
              <w:t>年月日</w:t>
            </w:r>
          </w:p>
        </w:tc>
      </w:tr>
      <w:tr w:rsidR="0024427F" w14:paraId="70BE2029" w14:textId="77777777">
        <w:trPr>
          <w:trHeight w:val="1797"/>
          <w:jc w:val="center"/>
        </w:trPr>
        <w:tc>
          <w:tcPr>
            <w:tcW w:w="8017" w:type="dxa"/>
            <w:gridSpan w:val="6"/>
            <w:tcBorders>
              <w:top w:val="single" w:sz="4" w:space="0" w:color="auto"/>
              <w:left w:val="single" w:sz="4" w:space="0" w:color="auto"/>
              <w:bottom w:val="single" w:sz="4" w:space="0" w:color="auto"/>
              <w:right w:val="single" w:sz="4" w:space="0" w:color="auto"/>
            </w:tcBorders>
          </w:tcPr>
          <w:p w14:paraId="7BE8E2F6" w14:textId="7E6D2BD4" w:rsidR="0024427F" w:rsidRDefault="0063422A">
            <w:pPr>
              <w:spacing w:line="480" w:lineRule="auto"/>
            </w:pPr>
            <w:r>
              <w:rPr>
                <w:rFonts w:hint="eastAsia"/>
              </w:rPr>
              <w:t>是否与</w:t>
            </w:r>
            <w:del w:id="4273" w:author="yunwei01" w:date="2017-08-02T14:22:00Z">
              <w:r w:rsidR="00543823" w:rsidDel="00A97AE9">
                <w:rPr>
                  <w:rFonts w:hint="eastAsia"/>
                </w:rPr>
                <w:delText>AAAAA</w:delText>
              </w:r>
            </w:del>
            <w:ins w:id="4274" w:author="yunwei01" w:date="2017-08-02T14:22:00Z">
              <w:r w:rsidR="00A97AE9">
                <w:rPr>
                  <w:rFonts w:hint="eastAsia"/>
                </w:rPr>
                <w:t>资鼎</w:t>
              </w:r>
              <w:r w:rsidR="00A97AE9">
                <w:rPr>
                  <w:rFonts w:hint="eastAsia"/>
                </w:rPr>
                <w:t>(</w:t>
              </w:r>
              <w:r w:rsidR="00A97AE9">
                <w:rPr>
                  <w:rFonts w:hint="eastAsia"/>
                </w:rPr>
                <w:t>上海</w:t>
              </w:r>
              <w:r w:rsidR="00A97AE9">
                <w:rPr>
                  <w:rFonts w:hint="eastAsia"/>
                </w:rPr>
                <w:t>)</w:t>
              </w:r>
              <w:r w:rsidR="00A97AE9">
                <w:rPr>
                  <w:rFonts w:hint="eastAsia"/>
                </w:rPr>
                <w:t>互联网金融信息服务有限</w:t>
              </w:r>
            </w:ins>
            <w:del w:id="4275" w:author="yunwei01" w:date="2017-08-02T14:38:00Z">
              <w:r w:rsidR="00543823" w:rsidDel="004C1B14">
                <w:rPr>
                  <w:rFonts w:hint="eastAsia"/>
                </w:rPr>
                <w:delText>公司</w:delText>
              </w:r>
            </w:del>
            <w:ins w:id="4276" w:author="yunwei01" w:date="2017-08-02T14:38:00Z">
              <w:r w:rsidR="004C1B14">
                <w:rPr>
                  <w:rFonts w:hint="eastAsia"/>
                </w:rPr>
                <w:t>公司</w:t>
              </w:r>
            </w:ins>
            <w:r>
              <w:rPr>
                <w:rFonts w:hint="eastAsia"/>
              </w:rPr>
              <w:t>签订保密协议：是</w:t>
            </w:r>
            <w:r>
              <w:sym w:font="Wingdings" w:char="F06F"/>
            </w:r>
            <w:r>
              <w:rPr>
                <w:rFonts w:hint="eastAsia"/>
              </w:rPr>
              <w:t>否</w:t>
            </w:r>
            <w:r>
              <w:sym w:font="Wingdings" w:char="F06F"/>
            </w:r>
          </w:p>
          <w:p w14:paraId="3057F5B3" w14:textId="77777777" w:rsidR="0024427F" w:rsidRDefault="0063422A">
            <w:pPr>
              <w:spacing w:line="480" w:lineRule="auto"/>
            </w:pPr>
            <w:r>
              <w:rPr>
                <w:rFonts w:hint="eastAsia"/>
              </w:rPr>
              <w:t>是否签订《保密协议（在岗）》：是</w:t>
            </w:r>
            <w:r>
              <w:sym w:font="Wingdings" w:char="F06F"/>
            </w:r>
            <w:r>
              <w:rPr>
                <w:rFonts w:hint="eastAsia"/>
              </w:rPr>
              <w:t>否</w:t>
            </w:r>
            <w:r>
              <w:sym w:font="Wingdings" w:char="F06F"/>
            </w:r>
          </w:p>
          <w:p w14:paraId="39799118" w14:textId="77777777" w:rsidR="0024427F" w:rsidRDefault="0063422A">
            <w:pPr>
              <w:spacing w:line="480" w:lineRule="auto"/>
            </w:pPr>
            <w:r>
              <w:rPr>
                <w:rFonts w:hint="eastAsia"/>
              </w:rPr>
              <w:t>是否填写《人员情况登记表》：是</w:t>
            </w:r>
            <w:r>
              <w:sym w:font="Wingdings" w:char="F06F"/>
            </w:r>
            <w:r>
              <w:rPr>
                <w:rFonts w:hint="eastAsia"/>
              </w:rPr>
              <w:t>否</w:t>
            </w:r>
            <w:r>
              <w:sym w:font="Wingdings" w:char="F06F"/>
            </w:r>
          </w:p>
          <w:p w14:paraId="07C020FC" w14:textId="77777777" w:rsidR="0024427F" w:rsidRDefault="0063422A">
            <w:pPr>
              <w:spacing w:line="480" w:lineRule="auto"/>
            </w:pPr>
            <w:r>
              <w:rPr>
                <w:rFonts w:hint="eastAsia"/>
                <w:b/>
              </w:rPr>
              <w:t>主管领导签字：</w:t>
            </w:r>
          </w:p>
        </w:tc>
      </w:tr>
      <w:tr w:rsidR="0024427F" w14:paraId="0719BAAE" w14:textId="77777777">
        <w:trPr>
          <w:trHeight w:val="2373"/>
          <w:jc w:val="center"/>
        </w:trPr>
        <w:tc>
          <w:tcPr>
            <w:tcW w:w="8017" w:type="dxa"/>
            <w:gridSpan w:val="6"/>
            <w:tcBorders>
              <w:top w:val="single" w:sz="4" w:space="0" w:color="auto"/>
              <w:left w:val="single" w:sz="4" w:space="0" w:color="auto"/>
              <w:bottom w:val="single" w:sz="4" w:space="0" w:color="auto"/>
              <w:right w:val="single" w:sz="4" w:space="0" w:color="auto"/>
            </w:tcBorders>
          </w:tcPr>
          <w:p w14:paraId="48E4C313" w14:textId="77777777" w:rsidR="0024427F" w:rsidRDefault="0063422A">
            <w:pPr>
              <w:spacing w:line="480" w:lineRule="auto"/>
            </w:pPr>
            <w:r>
              <w:rPr>
                <w:rFonts w:hint="eastAsia"/>
                <w:b/>
              </w:rPr>
              <w:t>承担的角色</w:t>
            </w:r>
            <w:r>
              <w:rPr>
                <w:rFonts w:hint="eastAsia"/>
              </w:rPr>
              <w:t>：</w:t>
            </w:r>
          </w:p>
          <w:p w14:paraId="0B1C8540" w14:textId="77777777" w:rsidR="0024427F" w:rsidRDefault="0063422A">
            <w:pPr>
              <w:spacing w:line="480" w:lineRule="auto"/>
            </w:pPr>
            <w:r>
              <w:rPr>
                <w:rFonts w:hint="eastAsia"/>
              </w:rPr>
              <w:t>安全管理工作小组成员</w:t>
            </w:r>
            <w:r>
              <w:sym w:font="Wingdings" w:char="F06F"/>
            </w:r>
            <w:r>
              <w:rPr>
                <w:rFonts w:hint="eastAsia"/>
              </w:rPr>
              <w:t>项目总监</w:t>
            </w:r>
            <w:r>
              <w:sym w:font="Wingdings" w:char="F06F"/>
            </w:r>
            <w:r>
              <w:rPr>
                <w:rFonts w:hint="eastAsia"/>
              </w:rPr>
              <w:t>项目经理</w:t>
            </w:r>
            <w:r>
              <w:sym w:font="Wingdings" w:char="F06F"/>
            </w:r>
            <w:r>
              <w:rPr>
                <w:rFonts w:hint="eastAsia"/>
              </w:rPr>
              <w:t>项目安全管理员</w:t>
            </w:r>
            <w:r>
              <w:sym w:font="Wingdings" w:char="F06F"/>
            </w:r>
          </w:p>
          <w:p w14:paraId="60309774" w14:textId="77777777" w:rsidR="0024427F" w:rsidRDefault="0063422A">
            <w:pPr>
              <w:spacing w:line="480" w:lineRule="auto"/>
            </w:pPr>
            <w:r>
              <w:rPr>
                <w:rFonts w:hint="eastAsia"/>
              </w:rPr>
              <w:t>项目开发人员</w:t>
            </w:r>
            <w:r>
              <w:sym w:font="Wingdings" w:char="F06F"/>
            </w:r>
            <w:r>
              <w:rPr>
                <w:rFonts w:hint="eastAsia"/>
              </w:rPr>
              <w:t>系统集成人员</w:t>
            </w:r>
            <w:r>
              <w:sym w:font="Wingdings" w:char="F06F"/>
            </w:r>
            <w:r>
              <w:rPr>
                <w:rFonts w:hint="eastAsia"/>
              </w:rPr>
              <w:t>系统维护人员</w:t>
            </w:r>
            <w:r>
              <w:sym w:font="Wingdings" w:char="F06F"/>
            </w:r>
          </w:p>
          <w:p w14:paraId="432F279D" w14:textId="77777777" w:rsidR="0024427F" w:rsidRDefault="0063422A">
            <w:pPr>
              <w:spacing w:line="480" w:lineRule="auto"/>
              <w:rPr>
                <w:b/>
              </w:rPr>
            </w:pPr>
            <w:r>
              <w:rPr>
                <w:rFonts w:hint="eastAsia"/>
                <w:b/>
              </w:rPr>
              <w:t>承担的主要工作：</w:t>
            </w:r>
          </w:p>
          <w:p w14:paraId="030F9026" w14:textId="77777777" w:rsidR="0024427F" w:rsidRDefault="0063422A">
            <w:pPr>
              <w:spacing w:line="480" w:lineRule="auto"/>
            </w:pPr>
            <w:r>
              <w:rPr>
                <w:rFonts w:hint="eastAsia"/>
              </w:rPr>
              <w:t>项目管理</w:t>
            </w:r>
            <w:r>
              <w:sym w:font="Wingdings" w:char="F06F"/>
            </w:r>
            <w:r>
              <w:rPr>
                <w:rFonts w:hint="eastAsia"/>
              </w:rPr>
              <w:t>安全管理</w:t>
            </w:r>
            <w:r>
              <w:sym w:font="Wingdings" w:char="F06F"/>
            </w:r>
            <w:r>
              <w:rPr>
                <w:rFonts w:hint="eastAsia"/>
              </w:rPr>
              <w:t>软件开发</w:t>
            </w:r>
            <w:r>
              <w:sym w:font="Wingdings" w:char="F06F"/>
            </w:r>
            <w:r>
              <w:rPr>
                <w:rFonts w:hint="eastAsia"/>
              </w:rPr>
              <w:t>系统集成</w:t>
            </w:r>
            <w:r>
              <w:sym w:font="Wingdings" w:char="F06F"/>
            </w:r>
            <w:r>
              <w:rPr>
                <w:rFonts w:hint="eastAsia"/>
              </w:rPr>
              <w:t>系统维护</w:t>
            </w:r>
            <w:r>
              <w:sym w:font="Wingdings" w:char="F06F"/>
            </w:r>
          </w:p>
        </w:tc>
      </w:tr>
      <w:tr w:rsidR="0024427F" w14:paraId="709CF3B7" w14:textId="77777777">
        <w:trPr>
          <w:trHeight w:val="2489"/>
          <w:jc w:val="center"/>
        </w:trPr>
        <w:tc>
          <w:tcPr>
            <w:tcW w:w="8017" w:type="dxa"/>
            <w:gridSpan w:val="6"/>
            <w:tcBorders>
              <w:top w:val="single" w:sz="4" w:space="0" w:color="auto"/>
              <w:left w:val="single" w:sz="4" w:space="0" w:color="auto"/>
              <w:bottom w:val="single" w:sz="4" w:space="0" w:color="auto"/>
              <w:right w:val="single" w:sz="4" w:space="0" w:color="auto"/>
            </w:tcBorders>
          </w:tcPr>
          <w:p w14:paraId="011B5386" w14:textId="77777777" w:rsidR="0024427F" w:rsidRDefault="0063422A">
            <w:r>
              <w:rPr>
                <w:rFonts w:hint="eastAsia"/>
                <w:b/>
              </w:rPr>
              <w:t>核定程度</w:t>
            </w:r>
            <w:r>
              <w:rPr>
                <w:rFonts w:hint="eastAsia"/>
              </w:rPr>
              <w:t>：</w:t>
            </w:r>
          </w:p>
          <w:p w14:paraId="105FE988" w14:textId="77777777" w:rsidR="0024427F" w:rsidRDefault="0024427F"/>
          <w:p w14:paraId="4A8EB0EB" w14:textId="77777777" w:rsidR="0024427F" w:rsidRDefault="0063422A">
            <w:r>
              <w:rPr>
                <w:rFonts w:hint="eastAsia"/>
              </w:rPr>
              <w:t>核心人员</w:t>
            </w:r>
            <w:r>
              <w:sym w:font="Wingdings" w:char="F06F"/>
            </w:r>
            <w:r>
              <w:rPr>
                <w:rFonts w:hint="eastAsia"/>
              </w:rPr>
              <w:t>重要人员</w:t>
            </w:r>
            <w:r>
              <w:sym w:font="Wingdings" w:char="F06F"/>
            </w:r>
            <w:r>
              <w:rPr>
                <w:rFonts w:hint="eastAsia"/>
              </w:rPr>
              <w:t>一般人员</w:t>
            </w:r>
            <w:r>
              <w:sym w:font="Wingdings" w:char="F06F"/>
            </w:r>
          </w:p>
          <w:p w14:paraId="5F2613BC" w14:textId="77777777" w:rsidR="0024427F" w:rsidRDefault="0024427F"/>
          <w:p w14:paraId="52CFFE4B" w14:textId="77777777" w:rsidR="0024427F" w:rsidRDefault="0024427F"/>
          <w:p w14:paraId="105B6BC6" w14:textId="77777777" w:rsidR="0024427F" w:rsidRDefault="0024427F"/>
          <w:p w14:paraId="1E424D52" w14:textId="0E82E752" w:rsidR="0024427F" w:rsidRDefault="00543823">
            <w:del w:id="4277" w:author="yunwei01" w:date="2017-08-02T14:22:00Z">
              <w:r w:rsidDel="00A97AE9">
                <w:rPr>
                  <w:rFonts w:hint="eastAsia"/>
                  <w:b/>
                </w:rPr>
                <w:delText>AAAAA</w:delText>
              </w:r>
            </w:del>
            <w:ins w:id="4278" w:author="yunwei01" w:date="2017-08-02T14:22:00Z">
              <w:r w:rsidR="00A97AE9">
                <w:rPr>
                  <w:rFonts w:hint="eastAsia"/>
                  <w:b/>
                </w:rPr>
                <w:t>资鼎</w:t>
              </w:r>
              <w:r w:rsidR="00A97AE9">
                <w:rPr>
                  <w:rFonts w:hint="eastAsia"/>
                  <w:b/>
                </w:rPr>
                <w:t>(</w:t>
              </w:r>
              <w:r w:rsidR="00A97AE9">
                <w:rPr>
                  <w:rFonts w:hint="eastAsia"/>
                  <w:b/>
                </w:rPr>
                <w:t>上海</w:t>
              </w:r>
              <w:r w:rsidR="00A97AE9">
                <w:rPr>
                  <w:rFonts w:hint="eastAsia"/>
                  <w:b/>
                </w:rPr>
                <w:t>)</w:t>
              </w:r>
              <w:r w:rsidR="00A97AE9">
                <w:rPr>
                  <w:rFonts w:hint="eastAsia"/>
                  <w:b/>
                </w:rPr>
                <w:t>互联网金融信息服务有限</w:t>
              </w:r>
            </w:ins>
            <w:del w:id="4279" w:author="yunwei01" w:date="2017-08-02T14:38:00Z">
              <w:r w:rsidDel="004C1B14">
                <w:rPr>
                  <w:rFonts w:hint="eastAsia"/>
                  <w:b/>
                </w:rPr>
                <w:delText>公司</w:delText>
              </w:r>
            </w:del>
            <w:ins w:id="4280" w:author="yunwei01" w:date="2017-08-02T14:38:00Z">
              <w:r w:rsidR="004C1B14">
                <w:rPr>
                  <w:rFonts w:hint="eastAsia"/>
                  <w:b/>
                </w:rPr>
                <w:t>公司</w:t>
              </w:r>
            </w:ins>
            <w:r w:rsidR="0063422A">
              <w:rPr>
                <w:rFonts w:hint="eastAsia"/>
                <w:b/>
              </w:rPr>
              <w:t>领导签字：</w:t>
            </w:r>
          </w:p>
        </w:tc>
      </w:tr>
      <w:tr w:rsidR="0024427F" w14:paraId="0E440BFC" w14:textId="77777777">
        <w:trPr>
          <w:trHeight w:val="657"/>
          <w:jc w:val="center"/>
        </w:trPr>
        <w:tc>
          <w:tcPr>
            <w:tcW w:w="8017" w:type="dxa"/>
            <w:gridSpan w:val="6"/>
            <w:tcBorders>
              <w:top w:val="single" w:sz="4" w:space="0" w:color="auto"/>
              <w:left w:val="single" w:sz="4" w:space="0" w:color="auto"/>
              <w:bottom w:val="single" w:sz="4" w:space="0" w:color="auto"/>
              <w:right w:val="single" w:sz="4" w:space="0" w:color="auto"/>
            </w:tcBorders>
            <w:vAlign w:val="center"/>
          </w:tcPr>
          <w:p w14:paraId="503EA4C5" w14:textId="0D9D8CC3" w:rsidR="0024427F" w:rsidRDefault="0063422A">
            <w:pPr>
              <w:rPr>
                <w:rFonts w:ascii="仿宋_GB2312" w:eastAsia="仿宋_GB2312" w:hAnsi="宋体"/>
                <w:color w:val="000000"/>
                <w:sz w:val="24"/>
              </w:rPr>
            </w:pPr>
            <w:r>
              <w:rPr>
                <w:rFonts w:ascii="仿宋_GB2312" w:eastAsia="仿宋_GB2312" w:hAnsi="宋体" w:hint="eastAsia"/>
                <w:color w:val="000000"/>
                <w:sz w:val="24"/>
              </w:rPr>
              <w:t>备注：</w:t>
            </w:r>
            <w:del w:id="4281" w:author="yunwei01" w:date="2017-08-02T14:22:00Z">
              <w:r w:rsidR="00543823" w:rsidDel="00A97AE9">
                <w:rPr>
                  <w:rFonts w:ascii="仿宋_GB2312" w:eastAsia="仿宋_GB2312" w:hAnsi="宋体" w:hint="eastAsia"/>
                  <w:color w:val="000000"/>
                  <w:sz w:val="24"/>
                </w:rPr>
                <w:delText>AAAAA</w:delText>
              </w:r>
            </w:del>
            <w:ins w:id="4282" w:author="yunwei01" w:date="2017-08-02T14:22:00Z">
              <w:r w:rsidR="00A97AE9">
                <w:rPr>
                  <w:rFonts w:ascii="仿宋_GB2312" w:eastAsia="仿宋_GB2312" w:hAnsi="宋体" w:hint="eastAsia"/>
                  <w:color w:val="000000"/>
                  <w:sz w:val="24"/>
                </w:rPr>
                <w:t>资鼎(上海)互联网金融信息服务有限</w:t>
              </w:r>
            </w:ins>
            <w:del w:id="4283" w:author="yunwei01" w:date="2017-08-02T14:38:00Z">
              <w:r w:rsidR="00543823" w:rsidDel="004C1B14">
                <w:rPr>
                  <w:rFonts w:ascii="仿宋_GB2312" w:eastAsia="仿宋_GB2312" w:hAnsi="宋体" w:hint="eastAsia"/>
                  <w:color w:val="000000"/>
                  <w:sz w:val="24"/>
                </w:rPr>
                <w:delText>公司</w:delText>
              </w:r>
            </w:del>
            <w:ins w:id="4284" w:author="yunwei01" w:date="2017-08-02T14:38:00Z">
              <w:r w:rsidR="004C1B14">
                <w:rPr>
                  <w:rFonts w:ascii="仿宋_GB2312" w:eastAsia="仿宋_GB2312" w:hAnsi="宋体" w:hint="eastAsia"/>
                  <w:color w:val="000000"/>
                  <w:sz w:val="24"/>
                </w:rPr>
                <w:t>公司</w:t>
              </w:r>
            </w:ins>
            <w:r>
              <w:rPr>
                <w:rFonts w:ascii="仿宋_GB2312" w:eastAsia="仿宋_GB2312" w:hAnsi="宋体" w:hint="eastAsia"/>
                <w:color w:val="000000"/>
                <w:sz w:val="24"/>
              </w:rPr>
              <w:t>永久存档</w:t>
            </w:r>
          </w:p>
        </w:tc>
      </w:tr>
    </w:tbl>
    <w:p w14:paraId="638C8408" w14:textId="77777777" w:rsidR="0024427F" w:rsidRDefault="0024427F"/>
    <w:p w14:paraId="20B21DAB" w14:textId="77777777" w:rsidR="0024427F" w:rsidRDefault="0024427F"/>
    <w:p w14:paraId="6C28FF23" w14:textId="77777777" w:rsidR="0024427F" w:rsidRDefault="0024427F"/>
    <w:p w14:paraId="7BD0CFA2" w14:textId="77777777" w:rsidR="0024427F" w:rsidRDefault="0024427F"/>
    <w:p w14:paraId="14BA65AD" w14:textId="77777777" w:rsidR="0024427F" w:rsidRDefault="0024427F"/>
    <w:p w14:paraId="4DDB6002" w14:textId="616770AC" w:rsidR="0024427F" w:rsidRDefault="0063422A">
      <w:pPr>
        <w:pStyle w:val="3"/>
      </w:pPr>
      <w:bookmarkStart w:id="4285" w:name="_Toc428792660"/>
      <w:bookmarkStart w:id="4286" w:name="_Toc489545373"/>
      <w:bookmarkStart w:id="4287" w:name="_Toc489546837"/>
      <w:bookmarkStart w:id="4288" w:name="_Toc489547180"/>
      <w:bookmarkStart w:id="4289" w:name="_Toc489548055"/>
      <w:bookmarkStart w:id="4290" w:name="_Toc489607262"/>
      <w:r>
        <w:rPr>
          <w:rFonts w:hint="eastAsia"/>
        </w:rPr>
        <w:lastRenderedPageBreak/>
        <w:t>附录</w:t>
      </w:r>
      <w:r>
        <w:t>25</w:t>
      </w:r>
      <w:r>
        <w:rPr>
          <w:rFonts w:hint="eastAsia"/>
        </w:rPr>
        <w:t>:</w:t>
      </w:r>
      <w:r>
        <w:rPr>
          <w:rFonts w:ascii="宋体" w:cs="宋体" w:hint="eastAsia"/>
          <w:bCs w:val="0"/>
          <w:kern w:val="0"/>
        </w:rPr>
        <w:t xml:space="preserve"> </w:t>
      </w:r>
      <w:r>
        <w:rPr>
          <w:rFonts w:hint="eastAsia"/>
        </w:rPr>
        <w:t>岗位协议书</w:t>
      </w:r>
      <w:r>
        <w:rPr>
          <w:rFonts w:hint="eastAsia"/>
        </w:rPr>
        <w:t xml:space="preserve"> </w:t>
      </w:r>
      <w:r>
        <w:rPr>
          <w:rFonts w:hint="eastAsia"/>
        </w:rPr>
        <w:t>（需打印）</w:t>
      </w:r>
      <w:bookmarkEnd w:id="4285"/>
      <w:bookmarkEnd w:id="4286"/>
      <w:bookmarkEnd w:id="4287"/>
      <w:bookmarkEnd w:id="4288"/>
      <w:bookmarkEnd w:id="4289"/>
      <w:bookmarkEnd w:id="4290"/>
    </w:p>
    <w:p w14:paraId="73FF1579" w14:textId="2DD8CEB1" w:rsidR="0024427F" w:rsidRDefault="00543823">
      <w:pPr>
        <w:jc w:val="center"/>
        <w:rPr>
          <w:rFonts w:ascii="宋体" w:cs="宋体"/>
          <w:b/>
          <w:kern w:val="0"/>
          <w:sz w:val="32"/>
          <w:szCs w:val="32"/>
        </w:rPr>
        <w:pPrChange w:id="4291" w:author="yunwei01" w:date="2017-08-04T10:36:00Z">
          <w:pPr>
            <w:autoSpaceDE w:val="0"/>
            <w:autoSpaceDN w:val="0"/>
            <w:adjustRightInd w:val="0"/>
            <w:spacing w:line="360" w:lineRule="auto"/>
            <w:jc w:val="center"/>
            <w:outlineLvl w:val="0"/>
          </w:pPr>
        </w:pPrChange>
      </w:pPr>
      <w:del w:id="4292" w:author="yunwei01" w:date="2017-08-02T14:22:00Z">
        <w:r w:rsidDel="00A97AE9">
          <w:rPr>
            <w:rFonts w:ascii="宋体" w:cs="宋体" w:hint="eastAsia"/>
            <w:b/>
            <w:kern w:val="0"/>
            <w:sz w:val="32"/>
            <w:szCs w:val="32"/>
          </w:rPr>
          <w:delText>AAAAA</w:delText>
        </w:r>
      </w:del>
      <w:bookmarkStart w:id="4293" w:name="_Toc489545374"/>
      <w:ins w:id="4294" w:author="yunwei01" w:date="2017-08-02T14:22:00Z">
        <w:r w:rsidR="00A97AE9">
          <w:rPr>
            <w:rFonts w:ascii="宋体" w:cs="宋体" w:hint="eastAsia"/>
            <w:b/>
            <w:kern w:val="0"/>
            <w:sz w:val="32"/>
            <w:szCs w:val="32"/>
          </w:rPr>
          <w:t>资鼎(上海)互联网金融信息服务有限</w:t>
        </w:r>
      </w:ins>
      <w:del w:id="4295" w:author="yunwei01" w:date="2017-08-02T14:38:00Z">
        <w:r w:rsidDel="004C1B14">
          <w:rPr>
            <w:rFonts w:ascii="宋体" w:cs="宋体" w:hint="eastAsia"/>
            <w:b/>
            <w:kern w:val="0"/>
            <w:sz w:val="32"/>
            <w:szCs w:val="32"/>
          </w:rPr>
          <w:delText>公司</w:delText>
        </w:r>
      </w:del>
      <w:ins w:id="4296" w:author="yunwei01" w:date="2017-08-02T14:38:00Z">
        <w:r w:rsidR="004C1B14">
          <w:rPr>
            <w:rFonts w:ascii="宋体" w:cs="宋体" w:hint="eastAsia"/>
            <w:b/>
            <w:kern w:val="0"/>
            <w:sz w:val="32"/>
            <w:szCs w:val="32"/>
          </w:rPr>
          <w:t>公司</w:t>
        </w:r>
      </w:ins>
      <w:del w:id="4297" w:author="yunwei01" w:date="2017-08-02T14:23:00Z">
        <w:r w:rsidR="00FF67FC" w:rsidDel="00A97AE9">
          <w:rPr>
            <w:rFonts w:ascii="宋体" w:cs="宋体" w:hint="eastAsia"/>
            <w:b/>
            <w:kern w:val="0"/>
            <w:sz w:val="32"/>
            <w:szCs w:val="32"/>
          </w:rPr>
          <w:delText>XXXXX</w:delText>
        </w:r>
      </w:del>
      <w:r w:rsidR="0063422A">
        <w:rPr>
          <w:rFonts w:ascii="宋体" w:cs="宋体" w:hint="eastAsia"/>
          <w:b/>
          <w:kern w:val="0"/>
          <w:sz w:val="32"/>
          <w:szCs w:val="32"/>
        </w:rPr>
        <w:t>系统管理员岗位协议书</w:t>
      </w:r>
      <w:bookmarkEnd w:id="429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378"/>
        <w:gridCol w:w="1875"/>
        <w:gridCol w:w="1095"/>
        <w:gridCol w:w="3049"/>
      </w:tblGrid>
      <w:tr w:rsidR="0024427F" w14:paraId="1B9FD7D4" w14:textId="77777777">
        <w:tc>
          <w:tcPr>
            <w:tcW w:w="899" w:type="dxa"/>
          </w:tcPr>
          <w:p w14:paraId="1BE7C09D"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名字</w:t>
            </w:r>
          </w:p>
        </w:tc>
        <w:tc>
          <w:tcPr>
            <w:tcW w:w="3253" w:type="dxa"/>
            <w:gridSpan w:val="2"/>
          </w:tcPr>
          <w:p w14:paraId="24D5120A" w14:textId="77777777" w:rsidR="0024427F" w:rsidRDefault="0024427F">
            <w:pPr>
              <w:autoSpaceDE w:val="0"/>
              <w:autoSpaceDN w:val="0"/>
              <w:adjustRightInd w:val="0"/>
              <w:spacing w:line="360" w:lineRule="auto"/>
              <w:jc w:val="left"/>
              <w:rPr>
                <w:rFonts w:ascii="宋体" w:cs="宋体"/>
                <w:kern w:val="0"/>
                <w:sz w:val="24"/>
              </w:rPr>
            </w:pPr>
          </w:p>
        </w:tc>
        <w:tc>
          <w:tcPr>
            <w:tcW w:w="1095" w:type="dxa"/>
          </w:tcPr>
          <w:p w14:paraId="1D21DCA8"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部门</w:t>
            </w:r>
          </w:p>
        </w:tc>
        <w:tc>
          <w:tcPr>
            <w:tcW w:w="3049" w:type="dxa"/>
          </w:tcPr>
          <w:p w14:paraId="371AD666" w14:textId="77777777" w:rsidR="0024427F" w:rsidRDefault="0024427F">
            <w:pPr>
              <w:autoSpaceDE w:val="0"/>
              <w:autoSpaceDN w:val="0"/>
              <w:adjustRightInd w:val="0"/>
              <w:spacing w:line="360" w:lineRule="auto"/>
              <w:jc w:val="left"/>
              <w:rPr>
                <w:rFonts w:ascii="宋体" w:cs="宋体"/>
                <w:kern w:val="0"/>
                <w:sz w:val="24"/>
              </w:rPr>
            </w:pPr>
          </w:p>
        </w:tc>
      </w:tr>
      <w:tr w:rsidR="0024427F" w14:paraId="201DD87A" w14:textId="77777777">
        <w:trPr>
          <w:trHeight w:val="699"/>
        </w:trPr>
        <w:tc>
          <w:tcPr>
            <w:tcW w:w="8296" w:type="dxa"/>
            <w:gridSpan w:val="5"/>
          </w:tcPr>
          <w:p w14:paraId="5E27B283"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职责范围：</w:t>
            </w:r>
          </w:p>
          <w:p w14:paraId="33F824E8"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负责保障主机（包括服务器设备、操作系统、数据库系统、数据备份）；</w:t>
            </w:r>
          </w:p>
          <w:p w14:paraId="51AC9F8A"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信息安全日常管理</w:t>
            </w:r>
          </w:p>
          <w:p w14:paraId="66714101" w14:textId="2E9F5F2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包括系统口令管理、无人值守设备管理、屏幕保护、便携机管理等，促使每位人员的日常工作符合</w:t>
            </w:r>
            <w:del w:id="4298" w:author="yunwei01" w:date="2017-08-02T14:22:00Z">
              <w:r w:rsidR="00317016" w:rsidDel="00A97AE9">
                <w:rPr>
                  <w:rFonts w:ascii="宋体" w:cs="宋体" w:hint="eastAsia"/>
                  <w:color w:val="000000"/>
                  <w:kern w:val="0"/>
                  <w:sz w:val="24"/>
                </w:rPr>
                <w:delText>AAAAA</w:delText>
              </w:r>
            </w:del>
            <w:ins w:id="4299" w:author="yunwei01" w:date="2017-08-02T14:22:00Z">
              <w:r w:rsidR="00A97AE9">
                <w:rPr>
                  <w:rFonts w:ascii="宋体" w:cs="宋体" w:hint="eastAsia"/>
                  <w:color w:val="000000"/>
                  <w:kern w:val="0"/>
                  <w:sz w:val="24"/>
                </w:rPr>
                <w:t>资鼎(上海)互联网金融信息服务有限</w:t>
              </w:r>
            </w:ins>
            <w:del w:id="4300" w:author="yunwei01" w:date="2017-08-02T14:38:00Z">
              <w:r w:rsidR="00317016" w:rsidDel="004C1B14">
                <w:rPr>
                  <w:rFonts w:ascii="宋体" w:cs="宋体" w:hint="eastAsia"/>
                  <w:color w:val="000000"/>
                  <w:kern w:val="0"/>
                  <w:sz w:val="24"/>
                </w:rPr>
                <w:delText>公司</w:delText>
              </w:r>
            </w:del>
            <w:ins w:id="4301"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4302" w:author="yunwei01" w:date="2017-08-02T14:23:00Z">
              <w:r w:rsidR="00317016" w:rsidDel="00A97AE9">
                <w:rPr>
                  <w:rFonts w:ascii="宋体" w:cs="宋体" w:hint="eastAsia"/>
                  <w:color w:val="000000"/>
                  <w:kern w:val="0"/>
                  <w:sz w:val="24"/>
                </w:rPr>
                <w:delText>BBBBB</w:delText>
              </w:r>
            </w:del>
            <w:ins w:id="4303" w:author="yunwei01" w:date="2017-08-02T14:46:00Z">
              <w:r w:rsidR="004C1B14">
                <w:rPr>
                  <w:rFonts w:ascii="宋体" w:cs="宋体" w:hint="eastAsia"/>
                  <w:color w:val="000000"/>
                  <w:kern w:val="0"/>
                  <w:sz w:val="24"/>
                </w:rPr>
                <w:t>“</w:t>
              </w:r>
            </w:ins>
            <w:ins w:id="4304"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的信息安全策略和制度要求。</w:t>
            </w:r>
          </w:p>
          <w:p w14:paraId="21D7B555"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负责主机运行维护体系和主机技术支持平台的建设与运行管理</w:t>
            </w:r>
          </w:p>
          <w:p w14:paraId="6B543BEB"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建立服务器设备、操作系统、数据库系统、数据备份文档化的操作和维护规程，使得各个相关人员能够采用规范化的形式对系统进行操作，降低和避免因误操作所引发信息安全事件的可能性。</w:t>
            </w:r>
          </w:p>
          <w:p w14:paraId="786D56D6"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重要信息和信息系统备份</w:t>
            </w:r>
          </w:p>
          <w:p w14:paraId="15A93FEA" w14:textId="77777777" w:rsidR="0024427F" w:rsidRDefault="0063422A">
            <w:pPr>
              <w:autoSpaceDE w:val="0"/>
              <w:autoSpaceDN w:val="0"/>
              <w:adjustRightInd w:val="0"/>
              <w:spacing w:line="360" w:lineRule="auto"/>
              <w:ind w:firstLineChars="200" w:firstLine="480"/>
              <w:jc w:val="left"/>
              <w:rPr>
                <w:rFonts w:ascii="宋体" w:cs="宋体"/>
                <w:color w:val="000000"/>
                <w:kern w:val="0"/>
                <w:sz w:val="24"/>
              </w:rPr>
            </w:pPr>
            <w:r>
              <w:rPr>
                <w:rFonts w:ascii="宋体" w:cs="宋体" w:hint="eastAsia"/>
                <w:color w:val="000000"/>
                <w:kern w:val="0"/>
                <w:sz w:val="24"/>
              </w:rPr>
              <w:t>定期进行重要信息和信息系统备份，并对备份介质进行安全地保存，以及对备份数据定期进行备份测试验证，保证各种备份信息的保密性、完整性和可用性，确保所有重要信息系统和重要数据在故障、灾难后及其它特定要求下进行可靠的恢复。</w:t>
            </w:r>
          </w:p>
          <w:p w14:paraId="1905A457"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负责统一部署防病毒软件，并定期更新病毒库；</w:t>
            </w:r>
          </w:p>
          <w:p w14:paraId="087E5727"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负责全系统的计算机恶意代码防治和主机安全的管理工作，制定检查计划（包含在主机巡检工作中），督促检查工作；</w:t>
            </w:r>
          </w:p>
          <w:p w14:paraId="71E239D3"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负责重要信息系统的访问控制管理，对系统特殊权限和系统实用工具的使用进行严格的审批和监管；</w:t>
            </w:r>
          </w:p>
          <w:p w14:paraId="0ED13882"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负责组织实施主机各类事故（故障）的应急处理。</w:t>
            </w:r>
          </w:p>
          <w:p w14:paraId="0B719996" w14:textId="77777777" w:rsidR="0024427F" w:rsidRDefault="0063422A" w:rsidP="002A4DAA">
            <w:pPr>
              <w:numPr>
                <w:ilvl w:val="0"/>
                <w:numId w:val="50"/>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严格遵守保密协议。</w:t>
            </w:r>
          </w:p>
        </w:tc>
      </w:tr>
      <w:tr w:rsidR="0024427F" w14:paraId="5B63B624" w14:textId="77777777">
        <w:tc>
          <w:tcPr>
            <w:tcW w:w="2277" w:type="dxa"/>
            <w:gridSpan w:val="2"/>
          </w:tcPr>
          <w:p w14:paraId="340670A6"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签字确认：</w:t>
            </w:r>
          </w:p>
        </w:tc>
        <w:tc>
          <w:tcPr>
            <w:tcW w:w="2970" w:type="dxa"/>
            <w:gridSpan w:val="2"/>
          </w:tcPr>
          <w:p w14:paraId="761C7036" w14:textId="77777777" w:rsidR="0024427F" w:rsidRDefault="0024427F">
            <w:pPr>
              <w:autoSpaceDE w:val="0"/>
              <w:autoSpaceDN w:val="0"/>
              <w:adjustRightInd w:val="0"/>
              <w:spacing w:line="360" w:lineRule="auto"/>
              <w:jc w:val="right"/>
              <w:rPr>
                <w:rFonts w:ascii="宋体" w:cs="宋体"/>
                <w:kern w:val="0"/>
                <w:sz w:val="24"/>
              </w:rPr>
            </w:pPr>
          </w:p>
        </w:tc>
        <w:tc>
          <w:tcPr>
            <w:tcW w:w="3049" w:type="dxa"/>
          </w:tcPr>
          <w:p w14:paraId="3C09B4A3"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_____年_____月_____日</w:t>
            </w:r>
          </w:p>
        </w:tc>
      </w:tr>
      <w:tr w:rsidR="0024427F" w14:paraId="528668AF" w14:textId="77777777">
        <w:tc>
          <w:tcPr>
            <w:tcW w:w="8296" w:type="dxa"/>
            <w:gridSpan w:val="5"/>
          </w:tcPr>
          <w:p w14:paraId="1B4F769F" w14:textId="59B23693"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lastRenderedPageBreak/>
              <w:t>备注：</w:t>
            </w:r>
            <w:del w:id="4305" w:author="yunwei01" w:date="2017-08-02T14:22:00Z">
              <w:r w:rsidR="00543823" w:rsidDel="00A97AE9">
                <w:rPr>
                  <w:rFonts w:ascii="宋体" w:cs="宋体" w:hint="eastAsia"/>
                  <w:kern w:val="0"/>
                  <w:sz w:val="24"/>
                </w:rPr>
                <w:delText>AAAAA</w:delText>
              </w:r>
            </w:del>
            <w:ins w:id="4306" w:author="yunwei01" w:date="2017-08-02T14:22:00Z">
              <w:r w:rsidR="00A97AE9">
                <w:rPr>
                  <w:rFonts w:ascii="宋体" w:cs="宋体" w:hint="eastAsia"/>
                  <w:kern w:val="0"/>
                  <w:sz w:val="24"/>
                </w:rPr>
                <w:t>资鼎(上海)互联网金融信息服务有限</w:t>
              </w:r>
            </w:ins>
            <w:del w:id="4307" w:author="yunwei01" w:date="2017-08-02T14:38:00Z">
              <w:r w:rsidR="00543823" w:rsidDel="004C1B14">
                <w:rPr>
                  <w:rFonts w:ascii="宋体" w:cs="宋体" w:hint="eastAsia"/>
                  <w:kern w:val="0"/>
                  <w:sz w:val="24"/>
                </w:rPr>
                <w:delText>公司</w:delText>
              </w:r>
            </w:del>
            <w:ins w:id="4308" w:author="yunwei01" w:date="2017-08-02T14:38:00Z">
              <w:r w:rsidR="004C1B14">
                <w:rPr>
                  <w:rFonts w:ascii="宋体" w:cs="宋体" w:hint="eastAsia"/>
                  <w:kern w:val="0"/>
                  <w:sz w:val="24"/>
                </w:rPr>
                <w:t>公司</w:t>
              </w:r>
            </w:ins>
            <w:r>
              <w:rPr>
                <w:rFonts w:ascii="宋体" w:cs="宋体" w:hint="eastAsia"/>
                <w:kern w:val="0"/>
                <w:sz w:val="24"/>
              </w:rPr>
              <w:t>永久存档</w:t>
            </w:r>
          </w:p>
        </w:tc>
      </w:tr>
    </w:tbl>
    <w:p w14:paraId="096AE0E3" w14:textId="77777777" w:rsidR="0024427F" w:rsidRDefault="0024427F">
      <w:pPr>
        <w:autoSpaceDE w:val="0"/>
        <w:autoSpaceDN w:val="0"/>
        <w:adjustRightInd w:val="0"/>
        <w:spacing w:line="360" w:lineRule="auto"/>
        <w:jc w:val="left"/>
        <w:rPr>
          <w:rFonts w:ascii="宋体" w:cs="宋体"/>
          <w:kern w:val="0"/>
          <w:sz w:val="24"/>
        </w:rPr>
      </w:pPr>
    </w:p>
    <w:p w14:paraId="644219BD" w14:textId="717E195D" w:rsidR="0024427F" w:rsidRDefault="00543823">
      <w:pPr>
        <w:jc w:val="center"/>
        <w:rPr>
          <w:rFonts w:ascii="宋体" w:cs="宋体"/>
          <w:b/>
          <w:kern w:val="0"/>
          <w:sz w:val="32"/>
          <w:szCs w:val="32"/>
        </w:rPr>
        <w:pPrChange w:id="4309" w:author="yunwei01" w:date="2017-08-03T18:16:00Z">
          <w:pPr>
            <w:autoSpaceDE w:val="0"/>
            <w:autoSpaceDN w:val="0"/>
            <w:adjustRightInd w:val="0"/>
            <w:spacing w:line="360" w:lineRule="auto"/>
            <w:jc w:val="center"/>
            <w:outlineLvl w:val="0"/>
          </w:pPr>
        </w:pPrChange>
      </w:pPr>
      <w:del w:id="4310" w:author="yunwei01" w:date="2017-08-02T14:22:00Z">
        <w:r w:rsidDel="00A97AE9">
          <w:rPr>
            <w:rFonts w:ascii="宋体" w:cs="宋体" w:hint="eastAsia"/>
            <w:b/>
            <w:kern w:val="0"/>
            <w:sz w:val="32"/>
            <w:szCs w:val="32"/>
          </w:rPr>
          <w:delText>AAAAA</w:delText>
        </w:r>
      </w:del>
      <w:bookmarkStart w:id="4311" w:name="_Toc489545375"/>
      <w:ins w:id="4312" w:author="yunwei01" w:date="2017-08-02T14:22:00Z">
        <w:r w:rsidR="00A97AE9">
          <w:rPr>
            <w:rFonts w:ascii="宋体" w:cs="宋体" w:hint="eastAsia"/>
            <w:b/>
            <w:kern w:val="0"/>
            <w:sz w:val="32"/>
            <w:szCs w:val="32"/>
          </w:rPr>
          <w:t>资鼎(上海)互联网金融信息服务有限</w:t>
        </w:r>
      </w:ins>
      <w:del w:id="4313" w:author="yunwei01" w:date="2017-08-02T14:38:00Z">
        <w:r w:rsidDel="004C1B14">
          <w:rPr>
            <w:rFonts w:ascii="宋体" w:cs="宋体" w:hint="eastAsia"/>
            <w:b/>
            <w:kern w:val="0"/>
            <w:sz w:val="32"/>
            <w:szCs w:val="32"/>
          </w:rPr>
          <w:delText>公司</w:delText>
        </w:r>
      </w:del>
      <w:ins w:id="4314" w:author="yunwei01" w:date="2017-08-02T14:38:00Z">
        <w:r w:rsidR="004C1B14">
          <w:rPr>
            <w:rFonts w:ascii="宋体" w:cs="宋体" w:hint="eastAsia"/>
            <w:b/>
            <w:kern w:val="0"/>
            <w:sz w:val="32"/>
            <w:szCs w:val="32"/>
          </w:rPr>
          <w:t>公司</w:t>
        </w:r>
      </w:ins>
      <w:del w:id="4315" w:author="yunwei01" w:date="2017-08-02T14:23:00Z">
        <w:r w:rsidR="00FF67FC" w:rsidDel="00A97AE9">
          <w:rPr>
            <w:rFonts w:ascii="宋体" w:cs="宋体" w:hint="eastAsia"/>
            <w:b/>
            <w:kern w:val="0"/>
            <w:sz w:val="32"/>
            <w:szCs w:val="32"/>
          </w:rPr>
          <w:delText>XXXXX</w:delText>
        </w:r>
      </w:del>
      <w:r w:rsidR="0063422A">
        <w:rPr>
          <w:rFonts w:ascii="宋体" w:cs="宋体" w:hint="eastAsia"/>
          <w:b/>
          <w:kern w:val="0"/>
          <w:sz w:val="32"/>
          <w:szCs w:val="32"/>
        </w:rPr>
        <w:t>安全管理员岗位协议书</w:t>
      </w:r>
      <w:bookmarkEnd w:id="431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378"/>
        <w:gridCol w:w="1875"/>
        <w:gridCol w:w="1095"/>
        <w:gridCol w:w="3049"/>
      </w:tblGrid>
      <w:tr w:rsidR="0024427F" w14:paraId="788560DF" w14:textId="77777777">
        <w:tc>
          <w:tcPr>
            <w:tcW w:w="899" w:type="dxa"/>
          </w:tcPr>
          <w:p w14:paraId="56E2471E"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名字</w:t>
            </w:r>
          </w:p>
        </w:tc>
        <w:tc>
          <w:tcPr>
            <w:tcW w:w="3253" w:type="dxa"/>
            <w:gridSpan w:val="2"/>
          </w:tcPr>
          <w:p w14:paraId="41CF3379" w14:textId="77777777" w:rsidR="0024427F" w:rsidRDefault="0024427F">
            <w:pPr>
              <w:autoSpaceDE w:val="0"/>
              <w:autoSpaceDN w:val="0"/>
              <w:adjustRightInd w:val="0"/>
              <w:spacing w:line="360" w:lineRule="auto"/>
              <w:jc w:val="left"/>
              <w:rPr>
                <w:rFonts w:ascii="宋体" w:cs="宋体"/>
                <w:kern w:val="0"/>
                <w:sz w:val="24"/>
              </w:rPr>
            </w:pPr>
          </w:p>
        </w:tc>
        <w:tc>
          <w:tcPr>
            <w:tcW w:w="1095" w:type="dxa"/>
          </w:tcPr>
          <w:p w14:paraId="44F6802C"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部门</w:t>
            </w:r>
          </w:p>
        </w:tc>
        <w:tc>
          <w:tcPr>
            <w:tcW w:w="3049" w:type="dxa"/>
          </w:tcPr>
          <w:p w14:paraId="3FA0024F" w14:textId="77777777" w:rsidR="0024427F" w:rsidRDefault="0024427F">
            <w:pPr>
              <w:autoSpaceDE w:val="0"/>
              <w:autoSpaceDN w:val="0"/>
              <w:adjustRightInd w:val="0"/>
              <w:spacing w:line="360" w:lineRule="auto"/>
              <w:jc w:val="left"/>
              <w:rPr>
                <w:rFonts w:ascii="宋体" w:cs="宋体"/>
                <w:kern w:val="0"/>
                <w:sz w:val="24"/>
              </w:rPr>
            </w:pPr>
          </w:p>
        </w:tc>
      </w:tr>
      <w:tr w:rsidR="0024427F" w14:paraId="372CEEB6" w14:textId="77777777">
        <w:trPr>
          <w:trHeight w:val="5202"/>
        </w:trPr>
        <w:tc>
          <w:tcPr>
            <w:tcW w:w="8296" w:type="dxa"/>
            <w:gridSpan w:val="5"/>
          </w:tcPr>
          <w:p w14:paraId="2FE2327D"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职责范围：</w:t>
            </w:r>
          </w:p>
          <w:p w14:paraId="13B7B968" w14:textId="650EF31F"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w:t>
            </w:r>
            <w:r w:rsidR="00083326">
              <w:rPr>
                <w:rFonts w:ascii="宋体" w:cs="宋体" w:hint="eastAsia"/>
                <w:color w:val="000000"/>
                <w:kern w:val="0"/>
                <w:sz w:val="24"/>
              </w:rPr>
              <w:t>我局</w:t>
            </w:r>
            <w:r>
              <w:rPr>
                <w:rFonts w:ascii="宋体" w:cs="宋体" w:hint="eastAsia"/>
                <w:color w:val="000000"/>
                <w:kern w:val="0"/>
                <w:sz w:val="24"/>
              </w:rPr>
              <w:t>安全制度的贯彻执行；</w:t>
            </w:r>
          </w:p>
          <w:p w14:paraId="0A509603"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负责制订信息系统安全规划，并在实施过程中逐步完善；</w:t>
            </w:r>
          </w:p>
          <w:p w14:paraId="5097B2A7" w14:textId="3A1311FA"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负责制定</w:t>
            </w:r>
            <w:r w:rsidR="00083326">
              <w:rPr>
                <w:rFonts w:ascii="宋体" w:cs="宋体" w:hint="eastAsia"/>
                <w:color w:val="000000"/>
                <w:kern w:val="0"/>
                <w:sz w:val="24"/>
              </w:rPr>
              <w:t>我局</w:t>
            </w:r>
            <w:r>
              <w:rPr>
                <w:rFonts w:ascii="宋体" w:cs="宋体" w:hint="eastAsia"/>
                <w:color w:val="000000"/>
                <w:kern w:val="0"/>
                <w:sz w:val="24"/>
              </w:rPr>
              <w:t>安全设备或系统的相关资产清单。内容包括资产管理的责任部门、资产名称、重要程度、所处位置等；</w:t>
            </w:r>
          </w:p>
          <w:p w14:paraId="66AD8808"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负责制定安全设备或系统的文档化的操作和维护规程，使得相关人员能够采用规范化的形式对系统进行操作，降低和避免因误操作所引发信息安全事件的可能性；</w:t>
            </w:r>
          </w:p>
          <w:p w14:paraId="2A48932B" w14:textId="5056C81E"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w:t>
            </w:r>
            <w:r w:rsidR="00083326">
              <w:rPr>
                <w:rFonts w:ascii="宋体" w:cs="宋体" w:hint="eastAsia"/>
                <w:color w:val="000000"/>
                <w:kern w:val="0"/>
                <w:sz w:val="24"/>
              </w:rPr>
              <w:t>我局</w:t>
            </w:r>
            <w:r>
              <w:rPr>
                <w:rFonts w:ascii="宋体" w:cs="宋体" w:hint="eastAsia"/>
                <w:color w:val="000000"/>
                <w:kern w:val="0"/>
                <w:sz w:val="24"/>
              </w:rPr>
              <w:t>安全设备或系统运行维护管理，对安全设备或系统运转情况进行定期巡检、维护、故障处理和变更管理。负责组织实施安全设备或系统各类事故（故障）的应急处理；</w:t>
            </w:r>
          </w:p>
          <w:p w14:paraId="3D42A08E"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每年进行风险评估，根据评估结果会同其他负责人进行风险处置；</w:t>
            </w:r>
          </w:p>
          <w:p w14:paraId="40162973"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负责协助领导安排安全培训，负责协助负责制定每年安全教育计划，加强信息系统的安全教育，通过各种方式进行宣传和培训，提高全系统安全防范意识；</w:t>
            </w:r>
          </w:p>
          <w:p w14:paraId="2D40EDA8"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负责制定安全检查计划</w:t>
            </w:r>
          </w:p>
          <w:p w14:paraId="2EEA0772"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包括检查职责、检查周期、检查范围、检查内容、检查报告的编制、检查整改、检查通报等内容。对信息系统安全检查并进行情况通报。对记录进行收集、整理、归档。</w:t>
            </w:r>
          </w:p>
          <w:p w14:paraId="632C69D8"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当出现安全事件时，负责对发生的安全事件及时上报，并配合相关的调查和纠正工作；</w:t>
            </w:r>
          </w:p>
          <w:p w14:paraId="39E55D9C"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当信息系统运行发生重大问题时，协助相关部门正确判断原因，根据指令立即采取安全措施启动相关处理程序；</w:t>
            </w:r>
          </w:p>
          <w:p w14:paraId="2F44F0DB"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负责与外部安全机构的协调联系，在发生重大安全事件时以协调获</w:t>
            </w:r>
            <w:r>
              <w:rPr>
                <w:rFonts w:ascii="宋体" w:cs="宋体" w:hint="eastAsia"/>
                <w:color w:val="000000"/>
                <w:kern w:val="0"/>
                <w:sz w:val="24"/>
              </w:rPr>
              <w:lastRenderedPageBreak/>
              <w:t>取外部安全机构的支持；</w:t>
            </w:r>
          </w:p>
          <w:p w14:paraId="02D8CA78"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负责对介质的管理</w:t>
            </w:r>
          </w:p>
          <w:p w14:paraId="51DC06F4"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对介质的归档、查询和借用进行记录，对介质进行定期盘点并记录，对故障介质的进行送修和销毁并记录，对于保密性高的介质销毁需要申报领导批准，并进行记录。对介质物理传输的交接进行记录。</w:t>
            </w:r>
          </w:p>
          <w:p w14:paraId="0103A2AD" w14:textId="77777777" w:rsidR="0024427F" w:rsidRDefault="0063422A" w:rsidP="002A4DAA">
            <w:pPr>
              <w:numPr>
                <w:ilvl w:val="0"/>
                <w:numId w:val="51"/>
              </w:num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加强对信息系统外包业务与外包方的管理</w:t>
            </w:r>
          </w:p>
          <w:p w14:paraId="03847DC6" w14:textId="77777777" w:rsidR="0024427F" w:rsidRDefault="0063422A">
            <w:pPr>
              <w:autoSpaceDE w:val="0"/>
              <w:autoSpaceDN w:val="0"/>
              <w:adjustRightInd w:val="0"/>
              <w:spacing w:line="360" w:lineRule="auto"/>
              <w:ind w:left="900"/>
              <w:jc w:val="left"/>
              <w:rPr>
                <w:rFonts w:ascii="宋体" w:cs="宋体"/>
                <w:color w:val="000000"/>
                <w:kern w:val="0"/>
                <w:sz w:val="24"/>
              </w:rPr>
            </w:pPr>
            <w:r>
              <w:rPr>
                <w:rFonts w:ascii="宋体" w:cs="宋体" w:hint="eastAsia"/>
                <w:color w:val="000000"/>
                <w:kern w:val="0"/>
                <w:sz w:val="24"/>
              </w:rPr>
              <w:t>在与信息系统外包方签署的服务协议中，对信息系统安全加以要求。通过审批、访问控制、监控、签署保密协议等措施，加强外部方访问“健康档案”的管理，防止外部方危害信息系统安全。</w:t>
            </w:r>
          </w:p>
          <w:p w14:paraId="0CD9CDE1" w14:textId="77777777" w:rsidR="0024427F" w:rsidRDefault="0063422A" w:rsidP="002A4DAA">
            <w:pPr>
              <w:numPr>
                <w:ilvl w:val="0"/>
                <w:numId w:val="51"/>
              </w:numPr>
              <w:autoSpaceDE w:val="0"/>
              <w:autoSpaceDN w:val="0"/>
              <w:adjustRightInd w:val="0"/>
              <w:spacing w:line="360" w:lineRule="auto"/>
              <w:jc w:val="left"/>
            </w:pPr>
            <w:r>
              <w:rPr>
                <w:rFonts w:ascii="宋体" w:cs="宋体" w:hint="eastAsia"/>
                <w:color w:val="000000"/>
                <w:kern w:val="0"/>
                <w:sz w:val="24"/>
              </w:rPr>
              <w:t>重视对</w:t>
            </w:r>
            <w:r>
              <w:rPr>
                <w:rFonts w:ascii="宋体" w:cs="宋体"/>
                <w:color w:val="000000"/>
                <w:kern w:val="0"/>
                <w:sz w:val="24"/>
              </w:rPr>
              <w:t>IT</w:t>
            </w:r>
            <w:r>
              <w:rPr>
                <w:rFonts w:ascii="宋体" w:cs="宋体" w:hint="eastAsia"/>
                <w:color w:val="000000"/>
                <w:kern w:val="0"/>
                <w:sz w:val="24"/>
              </w:rPr>
              <w:t>服务连续性的管理，建立对各类信息安全事件的预防、预警、响应、处置、恢复机制，并编写相应的应急预案；</w:t>
            </w:r>
          </w:p>
          <w:p w14:paraId="1ABBF183" w14:textId="77777777" w:rsidR="0024427F" w:rsidRDefault="0063422A" w:rsidP="002A4DAA">
            <w:pPr>
              <w:numPr>
                <w:ilvl w:val="0"/>
                <w:numId w:val="51"/>
              </w:numPr>
              <w:autoSpaceDE w:val="0"/>
              <w:autoSpaceDN w:val="0"/>
              <w:adjustRightInd w:val="0"/>
              <w:spacing w:line="360" w:lineRule="auto"/>
              <w:jc w:val="left"/>
            </w:pPr>
            <w:r>
              <w:rPr>
                <w:rFonts w:ascii="宋体" w:cs="宋体" w:hint="eastAsia"/>
                <w:color w:val="000000"/>
                <w:kern w:val="0"/>
                <w:sz w:val="24"/>
              </w:rPr>
              <w:t>在符合国家密码管理相关规定的条件下，合理使用密码技术和密码设备，严格密钥生成、分发、保存等方面的安全管理，保障密码技术使用的安全性。</w:t>
            </w:r>
          </w:p>
        </w:tc>
      </w:tr>
      <w:tr w:rsidR="0024427F" w14:paraId="5CE6C14B" w14:textId="77777777">
        <w:tc>
          <w:tcPr>
            <w:tcW w:w="2277" w:type="dxa"/>
            <w:gridSpan w:val="2"/>
          </w:tcPr>
          <w:p w14:paraId="51CE8A0B"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lastRenderedPageBreak/>
              <w:t>签字确认：</w:t>
            </w:r>
          </w:p>
        </w:tc>
        <w:tc>
          <w:tcPr>
            <w:tcW w:w="2970" w:type="dxa"/>
            <w:gridSpan w:val="2"/>
          </w:tcPr>
          <w:p w14:paraId="7B929E3C" w14:textId="77777777" w:rsidR="0024427F" w:rsidRDefault="0024427F">
            <w:pPr>
              <w:autoSpaceDE w:val="0"/>
              <w:autoSpaceDN w:val="0"/>
              <w:adjustRightInd w:val="0"/>
              <w:spacing w:line="360" w:lineRule="auto"/>
              <w:jc w:val="right"/>
              <w:rPr>
                <w:rFonts w:ascii="宋体" w:cs="宋体"/>
                <w:kern w:val="0"/>
                <w:sz w:val="24"/>
              </w:rPr>
            </w:pPr>
          </w:p>
        </w:tc>
        <w:tc>
          <w:tcPr>
            <w:tcW w:w="3049" w:type="dxa"/>
          </w:tcPr>
          <w:p w14:paraId="42CD669F"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_____年_____月_____日</w:t>
            </w:r>
          </w:p>
        </w:tc>
      </w:tr>
      <w:tr w:rsidR="0024427F" w14:paraId="564BFA7A" w14:textId="77777777">
        <w:tc>
          <w:tcPr>
            <w:tcW w:w="8296" w:type="dxa"/>
            <w:gridSpan w:val="5"/>
          </w:tcPr>
          <w:p w14:paraId="1B924ACA" w14:textId="17A52508"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备注：</w:t>
            </w:r>
            <w:del w:id="4316" w:author="yunwei01" w:date="2017-08-02T14:22:00Z">
              <w:r w:rsidR="00543823" w:rsidDel="00A97AE9">
                <w:rPr>
                  <w:rFonts w:ascii="宋体" w:cs="宋体" w:hint="eastAsia"/>
                  <w:kern w:val="0"/>
                  <w:sz w:val="24"/>
                </w:rPr>
                <w:delText>AAAAA</w:delText>
              </w:r>
            </w:del>
            <w:ins w:id="4317" w:author="yunwei01" w:date="2017-08-02T14:22:00Z">
              <w:r w:rsidR="00A97AE9">
                <w:rPr>
                  <w:rFonts w:ascii="宋体" w:cs="宋体" w:hint="eastAsia"/>
                  <w:kern w:val="0"/>
                  <w:sz w:val="24"/>
                </w:rPr>
                <w:t>资鼎(上海)互联网金融信息服务有限</w:t>
              </w:r>
            </w:ins>
            <w:del w:id="4318" w:author="yunwei01" w:date="2017-08-02T14:38:00Z">
              <w:r w:rsidR="00543823" w:rsidDel="004C1B14">
                <w:rPr>
                  <w:rFonts w:ascii="宋体" w:cs="宋体" w:hint="eastAsia"/>
                  <w:kern w:val="0"/>
                  <w:sz w:val="24"/>
                </w:rPr>
                <w:delText>公司</w:delText>
              </w:r>
            </w:del>
            <w:ins w:id="4319" w:author="yunwei01" w:date="2017-08-02T14:38:00Z">
              <w:r w:rsidR="004C1B14">
                <w:rPr>
                  <w:rFonts w:ascii="宋体" w:cs="宋体" w:hint="eastAsia"/>
                  <w:kern w:val="0"/>
                  <w:sz w:val="24"/>
                </w:rPr>
                <w:t>公司</w:t>
              </w:r>
            </w:ins>
            <w:r>
              <w:rPr>
                <w:rFonts w:ascii="宋体" w:cs="宋体" w:hint="eastAsia"/>
                <w:kern w:val="0"/>
                <w:sz w:val="24"/>
              </w:rPr>
              <w:t>永久存档</w:t>
            </w:r>
          </w:p>
        </w:tc>
      </w:tr>
    </w:tbl>
    <w:p w14:paraId="50E11BE2" w14:textId="40EEAB43" w:rsidR="001F132D" w:rsidRDefault="001F132D" w:rsidP="00083326">
      <w:pPr>
        <w:autoSpaceDE w:val="0"/>
        <w:autoSpaceDN w:val="0"/>
        <w:adjustRightInd w:val="0"/>
        <w:spacing w:line="360" w:lineRule="auto"/>
        <w:ind w:firstLine="643"/>
        <w:jc w:val="center"/>
        <w:rPr>
          <w:ins w:id="4320" w:author="yunwei01" w:date="2017-08-04T10:37:00Z"/>
          <w:rFonts w:ascii="宋体" w:cs="宋体"/>
          <w:b/>
          <w:kern w:val="0"/>
          <w:sz w:val="32"/>
          <w:szCs w:val="32"/>
        </w:rPr>
      </w:pPr>
      <w:ins w:id="4321" w:author="yunwei01" w:date="2017-08-04T10:37:00Z">
        <w:r>
          <w:rPr>
            <w:rFonts w:ascii="宋体" w:cs="宋体"/>
            <w:b/>
            <w:kern w:val="0"/>
            <w:sz w:val="32"/>
            <w:szCs w:val="32"/>
          </w:rPr>
          <w:br w:type="page"/>
        </w:r>
      </w:ins>
    </w:p>
    <w:p w14:paraId="7112DED2" w14:textId="1B1F618F" w:rsidR="00BA2648" w:rsidDel="001F132D" w:rsidRDefault="00BA2648" w:rsidP="00083326">
      <w:pPr>
        <w:autoSpaceDE w:val="0"/>
        <w:autoSpaceDN w:val="0"/>
        <w:adjustRightInd w:val="0"/>
        <w:spacing w:line="360" w:lineRule="auto"/>
        <w:ind w:firstLine="643"/>
        <w:jc w:val="center"/>
        <w:rPr>
          <w:del w:id="4322" w:author="yunwei01" w:date="2017-08-04T10:37:00Z"/>
          <w:rFonts w:ascii="宋体" w:cs="宋体"/>
          <w:b/>
          <w:kern w:val="0"/>
          <w:sz w:val="32"/>
          <w:szCs w:val="32"/>
        </w:rPr>
      </w:pPr>
    </w:p>
    <w:p w14:paraId="7048AADE" w14:textId="0DA0066A" w:rsidR="00083326" w:rsidRDefault="00543823">
      <w:pPr>
        <w:jc w:val="center"/>
        <w:rPr>
          <w:rFonts w:ascii="宋体" w:cs="宋体"/>
          <w:b/>
          <w:kern w:val="0"/>
          <w:sz w:val="32"/>
          <w:szCs w:val="32"/>
        </w:rPr>
        <w:pPrChange w:id="4323" w:author="yunwei01" w:date="2017-08-03T18:17:00Z">
          <w:pPr>
            <w:autoSpaceDE w:val="0"/>
            <w:autoSpaceDN w:val="0"/>
            <w:adjustRightInd w:val="0"/>
            <w:spacing w:line="360" w:lineRule="auto"/>
            <w:ind w:firstLine="643"/>
            <w:jc w:val="center"/>
            <w:outlineLvl w:val="0"/>
          </w:pPr>
        </w:pPrChange>
      </w:pPr>
      <w:del w:id="4324" w:author="yunwei01" w:date="2017-08-02T14:22:00Z">
        <w:r w:rsidDel="00A97AE9">
          <w:rPr>
            <w:rFonts w:ascii="宋体" w:cs="宋体" w:hint="eastAsia"/>
            <w:b/>
            <w:kern w:val="0"/>
            <w:sz w:val="32"/>
            <w:szCs w:val="32"/>
          </w:rPr>
          <w:delText>AAAAA</w:delText>
        </w:r>
      </w:del>
      <w:bookmarkStart w:id="4325" w:name="_Toc489545376"/>
      <w:ins w:id="4326" w:author="yunwei01" w:date="2017-08-02T14:22:00Z">
        <w:r w:rsidR="00A97AE9">
          <w:rPr>
            <w:rFonts w:ascii="宋体" w:cs="宋体" w:hint="eastAsia"/>
            <w:b/>
            <w:kern w:val="0"/>
            <w:sz w:val="32"/>
            <w:szCs w:val="32"/>
          </w:rPr>
          <w:t>资鼎(上海)互联网金融信息服务有限</w:t>
        </w:r>
      </w:ins>
      <w:del w:id="4327" w:author="yunwei01" w:date="2017-08-02T14:38:00Z">
        <w:r w:rsidDel="004C1B14">
          <w:rPr>
            <w:rFonts w:ascii="宋体" w:cs="宋体" w:hint="eastAsia"/>
            <w:b/>
            <w:kern w:val="0"/>
            <w:sz w:val="32"/>
            <w:szCs w:val="32"/>
          </w:rPr>
          <w:delText>公司</w:delText>
        </w:r>
      </w:del>
      <w:ins w:id="4328" w:author="yunwei01" w:date="2017-08-02T14:38:00Z">
        <w:r w:rsidR="004C1B14">
          <w:rPr>
            <w:rFonts w:ascii="宋体" w:cs="宋体" w:hint="eastAsia"/>
            <w:b/>
            <w:kern w:val="0"/>
            <w:sz w:val="32"/>
            <w:szCs w:val="32"/>
          </w:rPr>
          <w:t>公司</w:t>
        </w:r>
      </w:ins>
      <w:del w:id="4329" w:author="yunwei01" w:date="2017-08-02T14:23:00Z">
        <w:r w:rsidR="00FF67FC" w:rsidDel="00A97AE9">
          <w:rPr>
            <w:rFonts w:ascii="宋体" w:cs="宋体" w:hint="eastAsia"/>
            <w:b/>
            <w:kern w:val="0"/>
            <w:sz w:val="32"/>
            <w:szCs w:val="32"/>
          </w:rPr>
          <w:delText>XXXXX</w:delText>
        </w:r>
      </w:del>
      <w:r w:rsidR="00083326" w:rsidRPr="00794756">
        <w:rPr>
          <w:rFonts w:ascii="宋体" w:cs="宋体" w:hint="eastAsia"/>
          <w:b/>
          <w:kern w:val="0"/>
          <w:sz w:val="32"/>
          <w:szCs w:val="32"/>
        </w:rPr>
        <w:t>安全审计员岗位协议</w:t>
      </w:r>
      <w:bookmarkEnd w:id="43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378"/>
        <w:gridCol w:w="1875"/>
        <w:gridCol w:w="1095"/>
        <w:gridCol w:w="3049"/>
      </w:tblGrid>
      <w:tr w:rsidR="00083326" w:rsidRPr="00825DB3" w14:paraId="184E896E" w14:textId="77777777" w:rsidTr="007624DC">
        <w:tc>
          <w:tcPr>
            <w:tcW w:w="909" w:type="dxa"/>
            <w:shd w:val="clear" w:color="auto" w:fill="auto"/>
          </w:tcPr>
          <w:p w14:paraId="2ECFE7E8" w14:textId="77777777" w:rsidR="00083326" w:rsidRPr="00825DB3" w:rsidRDefault="00083326" w:rsidP="007624DC">
            <w:pPr>
              <w:autoSpaceDE w:val="0"/>
              <w:autoSpaceDN w:val="0"/>
              <w:adjustRightInd w:val="0"/>
              <w:spacing w:line="360" w:lineRule="auto"/>
              <w:jc w:val="left"/>
              <w:rPr>
                <w:rFonts w:ascii="宋体" w:cs="宋体"/>
                <w:kern w:val="0"/>
                <w:sz w:val="24"/>
              </w:rPr>
            </w:pPr>
            <w:r w:rsidRPr="00825DB3">
              <w:rPr>
                <w:rFonts w:ascii="宋体" w:cs="宋体" w:hint="eastAsia"/>
                <w:kern w:val="0"/>
                <w:sz w:val="24"/>
              </w:rPr>
              <w:t>名字</w:t>
            </w:r>
          </w:p>
        </w:tc>
        <w:tc>
          <w:tcPr>
            <w:tcW w:w="3330" w:type="dxa"/>
            <w:gridSpan w:val="2"/>
            <w:shd w:val="clear" w:color="auto" w:fill="auto"/>
          </w:tcPr>
          <w:p w14:paraId="7900806D" w14:textId="77777777" w:rsidR="00083326" w:rsidRPr="00825DB3" w:rsidRDefault="00083326" w:rsidP="007624DC">
            <w:pPr>
              <w:autoSpaceDE w:val="0"/>
              <w:autoSpaceDN w:val="0"/>
              <w:adjustRightInd w:val="0"/>
              <w:spacing w:line="360" w:lineRule="auto"/>
              <w:jc w:val="left"/>
              <w:rPr>
                <w:rFonts w:ascii="宋体" w:cs="宋体"/>
                <w:kern w:val="0"/>
                <w:sz w:val="24"/>
              </w:rPr>
            </w:pPr>
          </w:p>
        </w:tc>
        <w:tc>
          <w:tcPr>
            <w:tcW w:w="1111" w:type="dxa"/>
            <w:shd w:val="clear" w:color="auto" w:fill="auto"/>
          </w:tcPr>
          <w:p w14:paraId="234BCAF0" w14:textId="77777777" w:rsidR="00083326" w:rsidRPr="00825DB3" w:rsidRDefault="00083326" w:rsidP="007624DC">
            <w:pPr>
              <w:autoSpaceDE w:val="0"/>
              <w:autoSpaceDN w:val="0"/>
              <w:adjustRightInd w:val="0"/>
              <w:spacing w:line="360" w:lineRule="auto"/>
              <w:jc w:val="left"/>
              <w:rPr>
                <w:rFonts w:ascii="宋体" w:cs="宋体"/>
                <w:kern w:val="0"/>
                <w:sz w:val="24"/>
              </w:rPr>
            </w:pPr>
            <w:r>
              <w:rPr>
                <w:rFonts w:ascii="宋体" w:cs="宋体" w:hint="eastAsia"/>
                <w:kern w:val="0"/>
                <w:sz w:val="24"/>
              </w:rPr>
              <w:t>部门</w:t>
            </w:r>
          </w:p>
        </w:tc>
        <w:tc>
          <w:tcPr>
            <w:tcW w:w="3106" w:type="dxa"/>
            <w:shd w:val="clear" w:color="auto" w:fill="auto"/>
          </w:tcPr>
          <w:p w14:paraId="2DB51E0C" w14:textId="02E2EF31" w:rsidR="00083326" w:rsidRPr="00825DB3" w:rsidRDefault="00083326" w:rsidP="007624DC">
            <w:pPr>
              <w:autoSpaceDE w:val="0"/>
              <w:autoSpaceDN w:val="0"/>
              <w:adjustRightInd w:val="0"/>
              <w:spacing w:line="360" w:lineRule="auto"/>
              <w:jc w:val="left"/>
              <w:rPr>
                <w:rFonts w:ascii="宋体" w:cs="宋体"/>
                <w:kern w:val="0"/>
                <w:sz w:val="24"/>
              </w:rPr>
            </w:pPr>
          </w:p>
        </w:tc>
      </w:tr>
      <w:tr w:rsidR="00083326" w:rsidRPr="00825DB3" w14:paraId="6CCB62FD" w14:textId="77777777" w:rsidTr="007624DC">
        <w:trPr>
          <w:trHeight w:val="3765"/>
        </w:trPr>
        <w:tc>
          <w:tcPr>
            <w:tcW w:w="8456" w:type="dxa"/>
            <w:gridSpan w:val="5"/>
            <w:shd w:val="clear" w:color="auto" w:fill="auto"/>
          </w:tcPr>
          <w:p w14:paraId="17FAF6FD" w14:textId="77777777" w:rsidR="00083326" w:rsidRPr="00EC435A" w:rsidRDefault="00083326" w:rsidP="007624DC">
            <w:pPr>
              <w:autoSpaceDE w:val="0"/>
              <w:autoSpaceDN w:val="0"/>
              <w:adjustRightInd w:val="0"/>
              <w:spacing w:line="360" w:lineRule="auto"/>
              <w:jc w:val="left"/>
              <w:rPr>
                <w:rFonts w:ascii="宋体" w:cs="宋体"/>
                <w:color w:val="000000"/>
                <w:kern w:val="0"/>
                <w:sz w:val="24"/>
              </w:rPr>
            </w:pPr>
            <w:r w:rsidRPr="00EC435A">
              <w:rPr>
                <w:rFonts w:ascii="宋体" w:cs="宋体" w:hint="eastAsia"/>
                <w:color w:val="000000"/>
                <w:kern w:val="0"/>
                <w:sz w:val="24"/>
              </w:rPr>
              <w:t>职责范围：</w:t>
            </w:r>
          </w:p>
          <w:p w14:paraId="11E1F9F7" w14:textId="77777777" w:rsidR="00083326" w:rsidRPr="00976D19" w:rsidRDefault="00083326" w:rsidP="00083326">
            <w:pPr>
              <w:numPr>
                <w:ilvl w:val="0"/>
                <w:numId w:val="52"/>
              </w:numPr>
              <w:autoSpaceDE w:val="0"/>
              <w:autoSpaceDN w:val="0"/>
              <w:adjustRightInd w:val="0"/>
              <w:spacing w:line="360" w:lineRule="auto"/>
              <w:jc w:val="left"/>
              <w:rPr>
                <w:rFonts w:ascii="宋体" w:cs="宋体"/>
                <w:color w:val="000000"/>
                <w:kern w:val="0"/>
                <w:sz w:val="24"/>
              </w:rPr>
            </w:pPr>
            <w:r w:rsidRPr="00EC435A">
              <w:rPr>
                <w:rFonts w:ascii="宋体" w:cs="宋体"/>
                <w:color w:val="000000"/>
                <w:kern w:val="0"/>
                <w:sz w:val="24"/>
              </w:rPr>
              <w:t>参与制定</w:t>
            </w:r>
            <w:r>
              <w:rPr>
                <w:rFonts w:ascii="宋体" w:cs="宋体" w:hint="eastAsia"/>
                <w:color w:val="000000"/>
                <w:kern w:val="0"/>
                <w:sz w:val="24"/>
              </w:rPr>
              <w:t>我</w:t>
            </w:r>
            <w:r w:rsidRPr="00EC435A">
              <w:rPr>
                <w:rFonts w:ascii="宋体" w:cs="宋体" w:hint="eastAsia"/>
                <w:color w:val="000000"/>
                <w:kern w:val="0"/>
                <w:sz w:val="24"/>
              </w:rPr>
              <w:t>局</w:t>
            </w:r>
            <w:r w:rsidRPr="00EC435A">
              <w:rPr>
                <w:rFonts w:ascii="宋体" w:cs="宋体"/>
                <w:color w:val="000000"/>
                <w:kern w:val="0"/>
                <w:sz w:val="24"/>
              </w:rPr>
              <w:t>规章制度和流程，规章制度和流程培训与宣传；</w:t>
            </w:r>
          </w:p>
          <w:p w14:paraId="253F3919" w14:textId="77777777" w:rsidR="00083326" w:rsidRPr="00EC435A" w:rsidRDefault="00083326" w:rsidP="00083326">
            <w:pPr>
              <w:numPr>
                <w:ilvl w:val="0"/>
                <w:numId w:val="52"/>
              </w:numPr>
              <w:autoSpaceDE w:val="0"/>
              <w:autoSpaceDN w:val="0"/>
              <w:adjustRightInd w:val="0"/>
              <w:spacing w:line="360" w:lineRule="auto"/>
              <w:jc w:val="left"/>
              <w:rPr>
                <w:rFonts w:ascii="宋体" w:cs="宋体"/>
                <w:color w:val="000000"/>
                <w:kern w:val="0"/>
                <w:sz w:val="24"/>
              </w:rPr>
            </w:pPr>
            <w:r w:rsidRPr="00EC435A">
              <w:rPr>
                <w:rFonts w:ascii="宋体" w:cs="宋体"/>
                <w:color w:val="000000"/>
                <w:kern w:val="0"/>
                <w:sz w:val="24"/>
              </w:rPr>
              <w:t>根据</w:t>
            </w:r>
            <w:r>
              <w:rPr>
                <w:rFonts w:ascii="宋体" w:cs="宋体" w:hint="eastAsia"/>
                <w:color w:val="000000"/>
                <w:kern w:val="0"/>
                <w:sz w:val="24"/>
              </w:rPr>
              <w:t>我</w:t>
            </w:r>
            <w:r w:rsidRPr="00EC435A">
              <w:rPr>
                <w:rFonts w:ascii="宋体" w:cs="宋体" w:hint="eastAsia"/>
                <w:color w:val="000000"/>
                <w:kern w:val="0"/>
                <w:sz w:val="24"/>
              </w:rPr>
              <w:t>局</w:t>
            </w:r>
            <w:r w:rsidRPr="00EC435A">
              <w:rPr>
                <w:rFonts w:ascii="宋体" w:cs="宋体"/>
                <w:color w:val="000000"/>
                <w:kern w:val="0"/>
                <w:sz w:val="24"/>
              </w:rPr>
              <w:t>的审计要求制定审计计划，定期或不定期的开展审计工作，撰写审计报告，开展风险评估，发现安全漏洞或隐患，提交处理报告和切合实际可操作的处理方案，指导实施；</w:t>
            </w:r>
          </w:p>
          <w:p w14:paraId="057E28B0" w14:textId="77777777" w:rsidR="00083326" w:rsidRPr="00EC435A" w:rsidRDefault="00083326" w:rsidP="00083326">
            <w:pPr>
              <w:numPr>
                <w:ilvl w:val="0"/>
                <w:numId w:val="52"/>
              </w:numPr>
              <w:autoSpaceDE w:val="0"/>
              <w:autoSpaceDN w:val="0"/>
              <w:adjustRightInd w:val="0"/>
              <w:spacing w:line="360" w:lineRule="auto"/>
              <w:jc w:val="left"/>
              <w:rPr>
                <w:rFonts w:ascii="宋体" w:cs="宋体"/>
                <w:color w:val="000000"/>
                <w:kern w:val="0"/>
                <w:sz w:val="24"/>
              </w:rPr>
            </w:pPr>
            <w:r w:rsidRPr="00EC435A">
              <w:rPr>
                <w:rFonts w:ascii="宋体" w:cs="宋体"/>
                <w:color w:val="000000"/>
                <w:kern w:val="0"/>
                <w:sz w:val="24"/>
              </w:rPr>
              <w:t>负责</w:t>
            </w:r>
            <w:r>
              <w:rPr>
                <w:rFonts w:ascii="宋体" w:cs="宋体" w:hint="eastAsia"/>
                <w:color w:val="000000"/>
                <w:kern w:val="0"/>
                <w:sz w:val="24"/>
              </w:rPr>
              <w:t>我局</w:t>
            </w:r>
            <w:r w:rsidRPr="00EC435A">
              <w:rPr>
                <w:rFonts w:ascii="宋体" w:cs="宋体"/>
                <w:color w:val="000000"/>
                <w:kern w:val="0"/>
                <w:sz w:val="24"/>
              </w:rPr>
              <w:t>机房安全审计，负责数据库服务器、数据备份与灾难恢复审计；</w:t>
            </w:r>
          </w:p>
          <w:p w14:paraId="53EB88AE" w14:textId="77777777" w:rsidR="00083326" w:rsidRPr="00EC435A" w:rsidRDefault="00083326" w:rsidP="00083326">
            <w:pPr>
              <w:numPr>
                <w:ilvl w:val="0"/>
                <w:numId w:val="52"/>
              </w:numPr>
              <w:autoSpaceDE w:val="0"/>
              <w:autoSpaceDN w:val="0"/>
              <w:adjustRightInd w:val="0"/>
              <w:spacing w:line="360" w:lineRule="auto"/>
              <w:jc w:val="left"/>
              <w:rPr>
                <w:rFonts w:ascii="宋体" w:cs="宋体"/>
                <w:color w:val="000000"/>
                <w:kern w:val="0"/>
                <w:sz w:val="24"/>
              </w:rPr>
            </w:pPr>
            <w:r w:rsidRPr="00EC435A">
              <w:rPr>
                <w:rFonts w:ascii="宋体" w:cs="宋体"/>
                <w:color w:val="000000"/>
                <w:kern w:val="0"/>
                <w:sz w:val="24"/>
              </w:rPr>
              <w:t>负责</w:t>
            </w:r>
            <w:r>
              <w:rPr>
                <w:rFonts w:ascii="宋体" w:cs="宋体" w:hint="eastAsia"/>
                <w:color w:val="000000"/>
                <w:kern w:val="0"/>
                <w:sz w:val="24"/>
              </w:rPr>
              <w:t>我局</w:t>
            </w:r>
            <w:r w:rsidRPr="00EC435A">
              <w:rPr>
                <w:rFonts w:ascii="宋体" w:cs="宋体"/>
                <w:color w:val="000000"/>
                <w:kern w:val="0"/>
                <w:sz w:val="24"/>
              </w:rPr>
              <w:t>操作系统安全审计，关键系统的用户角色权限审计；</w:t>
            </w:r>
          </w:p>
          <w:p w14:paraId="0DE76384" w14:textId="77777777" w:rsidR="00083326" w:rsidRPr="00EC435A" w:rsidRDefault="00083326" w:rsidP="00083326">
            <w:pPr>
              <w:numPr>
                <w:ilvl w:val="0"/>
                <w:numId w:val="52"/>
              </w:numPr>
              <w:autoSpaceDE w:val="0"/>
              <w:autoSpaceDN w:val="0"/>
              <w:adjustRightInd w:val="0"/>
              <w:spacing w:line="360" w:lineRule="auto"/>
              <w:jc w:val="left"/>
              <w:rPr>
                <w:rFonts w:ascii="宋体" w:cs="宋体"/>
                <w:color w:val="000000"/>
                <w:kern w:val="0"/>
                <w:sz w:val="24"/>
              </w:rPr>
            </w:pPr>
            <w:r w:rsidRPr="00EC435A">
              <w:rPr>
                <w:rFonts w:ascii="宋体" w:cs="宋体"/>
                <w:color w:val="000000"/>
                <w:kern w:val="0"/>
                <w:sz w:val="24"/>
              </w:rPr>
              <w:t>负责</w:t>
            </w:r>
            <w:r>
              <w:rPr>
                <w:rFonts w:ascii="宋体" w:cs="宋体" w:hint="eastAsia"/>
                <w:color w:val="000000"/>
                <w:kern w:val="0"/>
                <w:sz w:val="24"/>
              </w:rPr>
              <w:t>我局</w:t>
            </w:r>
            <w:r w:rsidRPr="00EC435A">
              <w:rPr>
                <w:rFonts w:ascii="宋体" w:cs="宋体"/>
                <w:color w:val="000000"/>
                <w:kern w:val="0"/>
                <w:sz w:val="24"/>
              </w:rPr>
              <w:t>日常信息安全规章制度和流程的执行审计，信息系统环境安全审计等；</w:t>
            </w:r>
          </w:p>
          <w:p w14:paraId="00E16C70" w14:textId="77777777" w:rsidR="00083326" w:rsidRPr="00EC435A" w:rsidRDefault="00083326" w:rsidP="00083326">
            <w:pPr>
              <w:numPr>
                <w:ilvl w:val="0"/>
                <w:numId w:val="52"/>
              </w:numPr>
              <w:autoSpaceDE w:val="0"/>
              <w:autoSpaceDN w:val="0"/>
              <w:adjustRightInd w:val="0"/>
              <w:spacing w:line="360" w:lineRule="auto"/>
              <w:jc w:val="left"/>
              <w:rPr>
                <w:rFonts w:ascii="宋体" w:cs="宋体"/>
                <w:color w:val="000000"/>
                <w:kern w:val="0"/>
                <w:sz w:val="24"/>
              </w:rPr>
            </w:pPr>
            <w:r w:rsidRPr="00EC435A">
              <w:rPr>
                <w:rFonts w:ascii="宋体" w:cs="宋体"/>
                <w:color w:val="000000"/>
                <w:kern w:val="0"/>
                <w:sz w:val="24"/>
              </w:rPr>
              <w:t>对被审计部门提供咨询、建议、协调等服务和公司领导安排的相关工作；</w:t>
            </w:r>
          </w:p>
          <w:p w14:paraId="6309C1FA" w14:textId="77777777" w:rsidR="00083326" w:rsidRPr="00EC435A" w:rsidRDefault="00083326" w:rsidP="00083326">
            <w:pPr>
              <w:numPr>
                <w:ilvl w:val="0"/>
                <w:numId w:val="52"/>
              </w:numPr>
              <w:autoSpaceDE w:val="0"/>
              <w:autoSpaceDN w:val="0"/>
              <w:adjustRightInd w:val="0"/>
              <w:spacing w:line="360" w:lineRule="auto"/>
              <w:jc w:val="left"/>
              <w:rPr>
                <w:rFonts w:ascii="宋体" w:cs="宋体"/>
                <w:color w:val="000000"/>
                <w:kern w:val="0"/>
                <w:sz w:val="24"/>
              </w:rPr>
            </w:pPr>
            <w:r w:rsidRPr="00EC435A">
              <w:rPr>
                <w:rFonts w:ascii="宋体" w:cs="宋体"/>
                <w:color w:val="000000"/>
                <w:kern w:val="0"/>
                <w:sz w:val="24"/>
              </w:rPr>
              <w:t>负责对系统管理员、安全管理员的操作行为进行审计跟踪分析和监督检查，及时发现违规行为，每月向</w:t>
            </w:r>
            <w:r>
              <w:rPr>
                <w:rFonts w:ascii="宋体" w:cs="宋体" w:hint="eastAsia"/>
                <w:color w:val="000000"/>
                <w:kern w:val="0"/>
                <w:sz w:val="24"/>
              </w:rPr>
              <w:t>信息</w:t>
            </w:r>
            <w:r>
              <w:rPr>
                <w:rFonts w:ascii="宋体" w:cs="宋体"/>
                <w:color w:val="000000"/>
                <w:kern w:val="0"/>
                <w:sz w:val="24"/>
              </w:rPr>
              <w:t>安全</w:t>
            </w:r>
            <w:r w:rsidRPr="00EC435A">
              <w:rPr>
                <w:rFonts w:ascii="宋体" w:cs="宋体" w:hint="eastAsia"/>
                <w:color w:val="000000"/>
                <w:kern w:val="0"/>
                <w:sz w:val="24"/>
              </w:rPr>
              <w:t>中心</w:t>
            </w:r>
            <w:r w:rsidRPr="00EC435A">
              <w:rPr>
                <w:rFonts w:ascii="宋体" w:cs="宋体"/>
                <w:color w:val="000000"/>
                <w:kern w:val="0"/>
                <w:sz w:val="24"/>
              </w:rPr>
              <w:t>汇报工作情况；</w:t>
            </w:r>
          </w:p>
          <w:p w14:paraId="086383FE" w14:textId="77777777" w:rsidR="00083326" w:rsidRPr="00825DB3" w:rsidRDefault="00083326" w:rsidP="007624DC">
            <w:pPr>
              <w:autoSpaceDE w:val="0"/>
              <w:autoSpaceDN w:val="0"/>
              <w:adjustRightInd w:val="0"/>
              <w:spacing w:line="360" w:lineRule="auto"/>
              <w:ind w:left="480"/>
              <w:jc w:val="left"/>
              <w:rPr>
                <w:rFonts w:ascii="宋体" w:cs="宋体"/>
                <w:color w:val="000000"/>
                <w:kern w:val="0"/>
                <w:sz w:val="24"/>
              </w:rPr>
            </w:pPr>
          </w:p>
        </w:tc>
      </w:tr>
      <w:tr w:rsidR="00083326" w:rsidRPr="00825DB3" w14:paraId="54F93009" w14:textId="77777777" w:rsidTr="007624DC">
        <w:tc>
          <w:tcPr>
            <w:tcW w:w="2318" w:type="dxa"/>
            <w:gridSpan w:val="2"/>
            <w:shd w:val="clear" w:color="auto" w:fill="auto"/>
          </w:tcPr>
          <w:p w14:paraId="51A17B32" w14:textId="77777777" w:rsidR="00083326" w:rsidRPr="00825DB3" w:rsidRDefault="00083326" w:rsidP="007624DC">
            <w:pPr>
              <w:autoSpaceDE w:val="0"/>
              <w:autoSpaceDN w:val="0"/>
              <w:adjustRightInd w:val="0"/>
              <w:spacing w:line="360" w:lineRule="auto"/>
              <w:jc w:val="left"/>
              <w:rPr>
                <w:rFonts w:ascii="宋体" w:cs="宋体"/>
                <w:kern w:val="0"/>
                <w:sz w:val="24"/>
              </w:rPr>
            </w:pPr>
            <w:r w:rsidRPr="00825DB3">
              <w:rPr>
                <w:rFonts w:ascii="宋体" w:cs="宋体" w:hint="eastAsia"/>
                <w:kern w:val="0"/>
                <w:sz w:val="24"/>
              </w:rPr>
              <w:t>签字确认：</w:t>
            </w:r>
          </w:p>
        </w:tc>
        <w:tc>
          <w:tcPr>
            <w:tcW w:w="3032" w:type="dxa"/>
            <w:gridSpan w:val="2"/>
            <w:shd w:val="clear" w:color="auto" w:fill="auto"/>
          </w:tcPr>
          <w:p w14:paraId="3B000D99" w14:textId="77777777" w:rsidR="00083326" w:rsidRPr="00825DB3" w:rsidRDefault="00083326" w:rsidP="007624DC">
            <w:pPr>
              <w:autoSpaceDE w:val="0"/>
              <w:autoSpaceDN w:val="0"/>
              <w:adjustRightInd w:val="0"/>
              <w:spacing w:line="360" w:lineRule="auto"/>
              <w:jc w:val="right"/>
              <w:rPr>
                <w:rFonts w:ascii="宋体" w:cs="宋体"/>
                <w:kern w:val="0"/>
                <w:sz w:val="24"/>
              </w:rPr>
            </w:pPr>
          </w:p>
        </w:tc>
        <w:tc>
          <w:tcPr>
            <w:tcW w:w="3106" w:type="dxa"/>
            <w:shd w:val="clear" w:color="auto" w:fill="auto"/>
          </w:tcPr>
          <w:p w14:paraId="0C1677A8" w14:textId="77777777" w:rsidR="00083326" w:rsidRPr="00825DB3" w:rsidRDefault="00083326" w:rsidP="007624DC">
            <w:pPr>
              <w:autoSpaceDE w:val="0"/>
              <w:autoSpaceDN w:val="0"/>
              <w:adjustRightInd w:val="0"/>
              <w:spacing w:line="360" w:lineRule="auto"/>
              <w:jc w:val="left"/>
              <w:rPr>
                <w:rFonts w:ascii="宋体" w:cs="宋体"/>
                <w:kern w:val="0"/>
                <w:sz w:val="24"/>
              </w:rPr>
            </w:pPr>
            <w:r w:rsidRPr="00825DB3">
              <w:rPr>
                <w:rFonts w:ascii="宋体" w:cs="宋体" w:hint="eastAsia"/>
                <w:kern w:val="0"/>
                <w:sz w:val="24"/>
              </w:rPr>
              <w:t>_____年_____月_____日</w:t>
            </w:r>
          </w:p>
        </w:tc>
      </w:tr>
      <w:tr w:rsidR="00083326" w:rsidRPr="00825DB3" w14:paraId="0E1575FD" w14:textId="77777777" w:rsidTr="007624DC">
        <w:tc>
          <w:tcPr>
            <w:tcW w:w="8456" w:type="dxa"/>
            <w:gridSpan w:val="5"/>
            <w:shd w:val="clear" w:color="auto" w:fill="auto"/>
          </w:tcPr>
          <w:p w14:paraId="76B4B876" w14:textId="66FF8D7D" w:rsidR="00083326" w:rsidRPr="00825DB3" w:rsidRDefault="00083326" w:rsidP="007624DC">
            <w:pPr>
              <w:autoSpaceDE w:val="0"/>
              <w:autoSpaceDN w:val="0"/>
              <w:adjustRightInd w:val="0"/>
              <w:spacing w:line="360" w:lineRule="auto"/>
              <w:jc w:val="left"/>
              <w:rPr>
                <w:rFonts w:ascii="宋体" w:cs="宋体"/>
                <w:kern w:val="0"/>
                <w:sz w:val="24"/>
              </w:rPr>
            </w:pPr>
            <w:r>
              <w:rPr>
                <w:rFonts w:ascii="宋体" w:cs="宋体" w:hint="eastAsia"/>
                <w:kern w:val="0"/>
                <w:sz w:val="24"/>
              </w:rPr>
              <w:t>备注：</w:t>
            </w:r>
            <w:del w:id="4330" w:author="yunwei01" w:date="2017-08-02T14:22:00Z">
              <w:r w:rsidR="00543823" w:rsidDel="00A97AE9">
                <w:rPr>
                  <w:rFonts w:ascii="宋体" w:cs="宋体" w:hint="eastAsia"/>
                  <w:kern w:val="0"/>
                  <w:sz w:val="24"/>
                </w:rPr>
                <w:delText>AAAAA</w:delText>
              </w:r>
            </w:del>
            <w:ins w:id="4331" w:author="yunwei01" w:date="2017-08-02T14:22:00Z">
              <w:r w:rsidR="00A97AE9">
                <w:rPr>
                  <w:rFonts w:ascii="宋体" w:cs="宋体" w:hint="eastAsia"/>
                  <w:kern w:val="0"/>
                  <w:sz w:val="24"/>
                </w:rPr>
                <w:t>资鼎(上海)互联网金融信息服务有限</w:t>
              </w:r>
            </w:ins>
            <w:del w:id="4332" w:author="yunwei01" w:date="2017-08-02T14:38:00Z">
              <w:r w:rsidR="00543823" w:rsidDel="004C1B14">
                <w:rPr>
                  <w:rFonts w:ascii="宋体" w:cs="宋体" w:hint="eastAsia"/>
                  <w:kern w:val="0"/>
                  <w:sz w:val="24"/>
                </w:rPr>
                <w:delText>公司</w:delText>
              </w:r>
            </w:del>
            <w:ins w:id="4333" w:author="yunwei01" w:date="2017-08-02T14:38:00Z">
              <w:r w:rsidR="004C1B14">
                <w:rPr>
                  <w:rFonts w:ascii="宋体" w:cs="宋体" w:hint="eastAsia"/>
                  <w:kern w:val="0"/>
                  <w:sz w:val="24"/>
                </w:rPr>
                <w:t>公司</w:t>
              </w:r>
            </w:ins>
            <w:r>
              <w:rPr>
                <w:rFonts w:ascii="宋体" w:cs="宋体" w:hint="eastAsia"/>
                <w:kern w:val="0"/>
                <w:sz w:val="24"/>
              </w:rPr>
              <w:t>永久存档</w:t>
            </w:r>
          </w:p>
        </w:tc>
      </w:tr>
    </w:tbl>
    <w:p w14:paraId="3BD50505" w14:textId="60F35BDE" w:rsidR="001F132D" w:rsidRDefault="001F132D">
      <w:pPr>
        <w:autoSpaceDE w:val="0"/>
        <w:autoSpaceDN w:val="0"/>
        <w:adjustRightInd w:val="0"/>
        <w:spacing w:line="360" w:lineRule="auto"/>
        <w:ind w:firstLine="643"/>
        <w:jc w:val="center"/>
        <w:rPr>
          <w:ins w:id="4334" w:author="yunwei01" w:date="2017-08-04T10:37:00Z"/>
          <w:sz w:val="24"/>
        </w:rPr>
      </w:pPr>
      <w:ins w:id="4335" w:author="yunwei01" w:date="2017-08-04T10:37:00Z">
        <w:r>
          <w:rPr>
            <w:sz w:val="24"/>
          </w:rPr>
          <w:br w:type="page"/>
        </w:r>
      </w:ins>
    </w:p>
    <w:p w14:paraId="0B92A217" w14:textId="0150E931" w:rsidR="00BA2648" w:rsidDel="001F132D" w:rsidRDefault="00BA2648">
      <w:pPr>
        <w:autoSpaceDE w:val="0"/>
        <w:autoSpaceDN w:val="0"/>
        <w:adjustRightInd w:val="0"/>
        <w:spacing w:line="360" w:lineRule="auto"/>
        <w:ind w:firstLine="643"/>
        <w:jc w:val="center"/>
        <w:rPr>
          <w:del w:id="4336" w:author="yunwei01" w:date="2017-08-04T10:37:00Z"/>
          <w:sz w:val="24"/>
        </w:rPr>
      </w:pPr>
      <w:bookmarkStart w:id="4337" w:name="_Toc489607263"/>
      <w:bookmarkEnd w:id="4337"/>
    </w:p>
    <w:p w14:paraId="762E5D77" w14:textId="338CAC07" w:rsidR="0024427F" w:rsidRDefault="0063422A">
      <w:pPr>
        <w:pStyle w:val="3"/>
      </w:pPr>
      <w:bookmarkStart w:id="4338" w:name="_Toc428792661"/>
      <w:bookmarkStart w:id="4339" w:name="_Toc489545377"/>
      <w:bookmarkStart w:id="4340" w:name="_Toc489546838"/>
      <w:bookmarkStart w:id="4341" w:name="_Toc489547181"/>
      <w:bookmarkStart w:id="4342" w:name="_Toc489548056"/>
      <w:bookmarkStart w:id="4343" w:name="_Toc489607264"/>
      <w:r>
        <w:rPr>
          <w:rFonts w:hint="eastAsia"/>
        </w:rPr>
        <w:t>附录</w:t>
      </w:r>
      <w:r>
        <w:t>26</w:t>
      </w:r>
      <w:r>
        <w:rPr>
          <w:rFonts w:hint="eastAsia"/>
        </w:rPr>
        <w:t>：信息安全岗位人员考核记录</w:t>
      </w:r>
      <w:bookmarkEnd w:id="4338"/>
      <w:bookmarkEnd w:id="4339"/>
      <w:bookmarkEnd w:id="4340"/>
      <w:bookmarkEnd w:id="4341"/>
      <w:bookmarkEnd w:id="4342"/>
      <w:bookmarkEnd w:id="4343"/>
    </w:p>
    <w:p w14:paraId="6BC49776" w14:textId="77777777" w:rsidR="0024427F" w:rsidRDefault="0063422A">
      <w:pPr>
        <w:jc w:val="center"/>
        <w:rPr>
          <w:b/>
          <w:sz w:val="28"/>
          <w:szCs w:val="28"/>
        </w:rPr>
      </w:pPr>
      <w:r>
        <w:rPr>
          <w:rFonts w:ascii="宋体" w:hAnsi="宋体" w:cs="宋体" w:hint="eastAsia"/>
          <w:b/>
          <w:color w:val="000000"/>
          <w:kern w:val="0"/>
          <w:sz w:val="28"/>
          <w:szCs w:val="28"/>
        </w:rPr>
        <w:t>信息安全岗位人员考核记录</w:t>
      </w:r>
    </w:p>
    <w:p w14:paraId="6FF3862C" w14:textId="77777777" w:rsidR="0024427F" w:rsidRDefault="0024427F"/>
    <w:tbl>
      <w:tblPr>
        <w:tblW w:w="9102" w:type="dxa"/>
        <w:jc w:val="center"/>
        <w:tblLayout w:type="fixed"/>
        <w:tblLook w:val="04A0" w:firstRow="1" w:lastRow="0" w:firstColumn="1" w:lastColumn="0" w:noHBand="0" w:noVBand="1"/>
      </w:tblPr>
      <w:tblGrid>
        <w:gridCol w:w="736"/>
        <w:gridCol w:w="716"/>
        <w:gridCol w:w="1383"/>
        <w:gridCol w:w="1164"/>
        <w:gridCol w:w="1134"/>
        <w:gridCol w:w="916"/>
        <w:gridCol w:w="1210"/>
        <w:gridCol w:w="992"/>
        <w:gridCol w:w="851"/>
      </w:tblGrid>
      <w:tr w:rsidR="0024427F" w14:paraId="08E20863" w14:textId="77777777">
        <w:trPr>
          <w:trHeight w:val="735"/>
          <w:jc w:val="center"/>
        </w:trPr>
        <w:tc>
          <w:tcPr>
            <w:tcW w:w="1452" w:type="dxa"/>
            <w:gridSpan w:val="2"/>
            <w:tcBorders>
              <w:top w:val="single" w:sz="4" w:space="0" w:color="auto"/>
              <w:left w:val="single" w:sz="4" w:space="0" w:color="auto"/>
              <w:bottom w:val="single" w:sz="4" w:space="0" w:color="auto"/>
              <w:right w:val="single" w:sz="4" w:space="0" w:color="000000"/>
            </w:tcBorders>
            <w:vAlign w:val="center"/>
          </w:tcPr>
          <w:p w14:paraId="6C6F2D02" w14:textId="77777777" w:rsidR="0024427F" w:rsidRDefault="0063422A">
            <w:pPr>
              <w:widowControl/>
              <w:jc w:val="center"/>
              <w:rPr>
                <w:rFonts w:ascii="宋体" w:hAnsi="宋体" w:cs="宋体"/>
                <w:color w:val="000000"/>
                <w:kern w:val="0"/>
                <w:sz w:val="22"/>
              </w:rPr>
            </w:pPr>
            <w:r>
              <w:rPr>
                <w:rFonts w:ascii="宋体" w:hAnsi="宋体" w:cs="宋体" w:hint="eastAsia"/>
                <w:color w:val="000000"/>
                <w:kern w:val="0"/>
                <w:sz w:val="22"/>
              </w:rPr>
              <w:t xml:space="preserve">考核对象 </w:t>
            </w:r>
          </w:p>
        </w:tc>
        <w:tc>
          <w:tcPr>
            <w:tcW w:w="3681" w:type="dxa"/>
            <w:gridSpan w:val="3"/>
            <w:tcBorders>
              <w:top w:val="single" w:sz="4" w:space="0" w:color="auto"/>
              <w:left w:val="nil"/>
              <w:bottom w:val="single" w:sz="4" w:space="0" w:color="auto"/>
              <w:right w:val="single" w:sz="4" w:space="0" w:color="000000"/>
            </w:tcBorders>
            <w:vAlign w:val="center"/>
          </w:tcPr>
          <w:p w14:paraId="001E9CA4" w14:textId="77777777" w:rsidR="0024427F" w:rsidRDefault="0063422A">
            <w:pPr>
              <w:widowControl/>
              <w:jc w:val="center"/>
              <w:rPr>
                <w:rFonts w:ascii="宋体" w:hAnsi="宋体" w:cs="宋体"/>
                <w:color w:val="000000"/>
                <w:kern w:val="0"/>
                <w:sz w:val="22"/>
              </w:rPr>
            </w:pPr>
            <w:r>
              <w:rPr>
                <w:rFonts w:ascii="宋体" w:hAnsi="宋体" w:cs="宋体" w:hint="eastAsia"/>
                <w:color w:val="000000"/>
                <w:kern w:val="0"/>
                <w:sz w:val="22"/>
              </w:rPr>
              <w:t xml:space="preserve">　</w:t>
            </w:r>
          </w:p>
        </w:tc>
        <w:tc>
          <w:tcPr>
            <w:tcW w:w="916" w:type="dxa"/>
            <w:tcBorders>
              <w:top w:val="single" w:sz="4" w:space="0" w:color="auto"/>
              <w:left w:val="nil"/>
              <w:bottom w:val="single" w:sz="4" w:space="0" w:color="auto"/>
              <w:right w:val="single" w:sz="4" w:space="0" w:color="000000"/>
            </w:tcBorders>
            <w:vAlign w:val="center"/>
          </w:tcPr>
          <w:p w14:paraId="316BFD3F" w14:textId="77777777" w:rsidR="0024427F" w:rsidRDefault="0063422A">
            <w:pPr>
              <w:widowControl/>
              <w:jc w:val="center"/>
              <w:rPr>
                <w:rFonts w:ascii="宋体" w:hAnsi="宋体" w:cs="宋体"/>
                <w:color w:val="000000"/>
                <w:kern w:val="0"/>
                <w:sz w:val="22"/>
              </w:rPr>
            </w:pPr>
            <w:r>
              <w:rPr>
                <w:rFonts w:ascii="宋体" w:hAnsi="宋体" w:cs="宋体" w:hint="eastAsia"/>
                <w:color w:val="000000"/>
                <w:kern w:val="0"/>
                <w:sz w:val="22"/>
              </w:rPr>
              <w:t>考核</w:t>
            </w:r>
            <w:r>
              <w:rPr>
                <w:rFonts w:ascii="宋体" w:hAnsi="宋体" w:cs="宋体"/>
                <w:color w:val="000000"/>
                <w:kern w:val="0"/>
                <w:sz w:val="22"/>
              </w:rPr>
              <w:br/>
            </w:r>
            <w:r>
              <w:rPr>
                <w:rFonts w:ascii="宋体" w:hAnsi="宋体" w:cs="宋体" w:hint="eastAsia"/>
                <w:color w:val="000000"/>
                <w:kern w:val="0"/>
                <w:sz w:val="22"/>
              </w:rPr>
              <w:t>日期</w:t>
            </w:r>
          </w:p>
        </w:tc>
        <w:tc>
          <w:tcPr>
            <w:tcW w:w="3053" w:type="dxa"/>
            <w:gridSpan w:val="3"/>
            <w:tcBorders>
              <w:top w:val="single" w:sz="4" w:space="0" w:color="auto"/>
              <w:left w:val="nil"/>
              <w:bottom w:val="single" w:sz="4" w:space="0" w:color="auto"/>
              <w:right w:val="single" w:sz="4" w:space="0" w:color="auto"/>
            </w:tcBorders>
            <w:vAlign w:val="center"/>
          </w:tcPr>
          <w:p w14:paraId="16DF202C" w14:textId="77777777" w:rsidR="0024427F" w:rsidRDefault="0063422A">
            <w:pPr>
              <w:widowControl/>
              <w:jc w:val="center"/>
              <w:rPr>
                <w:rFonts w:ascii="宋体" w:hAnsi="宋体" w:cs="宋体"/>
                <w:color w:val="000000"/>
                <w:kern w:val="0"/>
                <w:sz w:val="22"/>
              </w:rPr>
            </w:pPr>
            <w:r>
              <w:rPr>
                <w:rFonts w:ascii="宋体" w:hAnsi="宋体" w:cs="宋体" w:hint="eastAsia"/>
                <w:color w:val="000000"/>
                <w:kern w:val="0"/>
                <w:sz w:val="22"/>
              </w:rPr>
              <w:t xml:space="preserve">　</w:t>
            </w:r>
          </w:p>
        </w:tc>
      </w:tr>
      <w:tr w:rsidR="0024427F" w14:paraId="29D27B22" w14:textId="77777777">
        <w:trPr>
          <w:trHeight w:val="735"/>
          <w:jc w:val="center"/>
        </w:trPr>
        <w:tc>
          <w:tcPr>
            <w:tcW w:w="1452" w:type="dxa"/>
            <w:gridSpan w:val="2"/>
            <w:tcBorders>
              <w:top w:val="single" w:sz="4" w:space="0" w:color="auto"/>
              <w:left w:val="single" w:sz="4" w:space="0" w:color="auto"/>
              <w:bottom w:val="single" w:sz="4" w:space="0" w:color="auto"/>
              <w:right w:val="single" w:sz="4" w:space="0" w:color="000000"/>
            </w:tcBorders>
            <w:vAlign w:val="center"/>
          </w:tcPr>
          <w:p w14:paraId="62686D9E" w14:textId="77777777" w:rsidR="0024427F" w:rsidRDefault="0063422A">
            <w:pPr>
              <w:widowControl/>
              <w:jc w:val="center"/>
              <w:rPr>
                <w:rFonts w:ascii="宋体" w:hAnsi="宋体" w:cs="宋体"/>
                <w:color w:val="000000"/>
                <w:kern w:val="0"/>
                <w:sz w:val="22"/>
              </w:rPr>
            </w:pPr>
            <w:r>
              <w:rPr>
                <w:rFonts w:ascii="宋体" w:hAnsi="宋体" w:cs="宋体" w:hint="eastAsia"/>
                <w:color w:val="000000"/>
                <w:kern w:val="0"/>
                <w:sz w:val="22"/>
              </w:rPr>
              <w:t>所在岗位</w:t>
            </w:r>
          </w:p>
        </w:tc>
        <w:tc>
          <w:tcPr>
            <w:tcW w:w="3681" w:type="dxa"/>
            <w:gridSpan w:val="3"/>
            <w:tcBorders>
              <w:top w:val="single" w:sz="4" w:space="0" w:color="auto"/>
              <w:left w:val="nil"/>
              <w:bottom w:val="single" w:sz="4" w:space="0" w:color="auto"/>
              <w:right w:val="single" w:sz="4" w:space="0" w:color="000000"/>
            </w:tcBorders>
            <w:vAlign w:val="center"/>
          </w:tcPr>
          <w:p w14:paraId="5B423451" w14:textId="77777777" w:rsidR="0024427F" w:rsidRDefault="0024427F">
            <w:pPr>
              <w:widowControl/>
              <w:jc w:val="center"/>
              <w:rPr>
                <w:rFonts w:ascii="宋体" w:hAnsi="宋体" w:cs="宋体"/>
                <w:color w:val="000000"/>
                <w:kern w:val="0"/>
                <w:sz w:val="22"/>
              </w:rPr>
            </w:pPr>
          </w:p>
        </w:tc>
        <w:tc>
          <w:tcPr>
            <w:tcW w:w="916" w:type="dxa"/>
            <w:tcBorders>
              <w:top w:val="single" w:sz="4" w:space="0" w:color="auto"/>
              <w:left w:val="nil"/>
              <w:bottom w:val="single" w:sz="4" w:space="0" w:color="auto"/>
              <w:right w:val="single" w:sz="4" w:space="0" w:color="000000"/>
            </w:tcBorders>
            <w:vAlign w:val="center"/>
          </w:tcPr>
          <w:p w14:paraId="15DDF32D" w14:textId="77777777" w:rsidR="0024427F" w:rsidRDefault="0024427F">
            <w:pPr>
              <w:widowControl/>
              <w:jc w:val="center"/>
              <w:rPr>
                <w:rFonts w:ascii="宋体" w:hAnsi="宋体" w:cs="宋体"/>
                <w:color w:val="000000"/>
                <w:kern w:val="0"/>
                <w:sz w:val="22"/>
              </w:rPr>
            </w:pPr>
          </w:p>
        </w:tc>
        <w:tc>
          <w:tcPr>
            <w:tcW w:w="3053" w:type="dxa"/>
            <w:gridSpan w:val="3"/>
            <w:tcBorders>
              <w:top w:val="single" w:sz="4" w:space="0" w:color="auto"/>
              <w:left w:val="nil"/>
              <w:bottom w:val="single" w:sz="4" w:space="0" w:color="auto"/>
              <w:right w:val="single" w:sz="4" w:space="0" w:color="auto"/>
            </w:tcBorders>
            <w:vAlign w:val="center"/>
          </w:tcPr>
          <w:p w14:paraId="7EC6C076" w14:textId="77777777" w:rsidR="0024427F" w:rsidRDefault="0024427F">
            <w:pPr>
              <w:widowControl/>
              <w:jc w:val="center"/>
              <w:rPr>
                <w:rFonts w:ascii="宋体" w:hAnsi="宋体" w:cs="宋体"/>
                <w:color w:val="000000"/>
                <w:kern w:val="0"/>
                <w:sz w:val="22"/>
              </w:rPr>
            </w:pPr>
          </w:p>
        </w:tc>
      </w:tr>
      <w:tr w:rsidR="0024427F" w14:paraId="3638ACCD" w14:textId="77777777">
        <w:trPr>
          <w:trHeight w:val="405"/>
          <w:jc w:val="center"/>
        </w:trPr>
        <w:tc>
          <w:tcPr>
            <w:tcW w:w="736" w:type="dxa"/>
            <w:vMerge w:val="restart"/>
            <w:tcBorders>
              <w:top w:val="nil"/>
              <w:left w:val="single" w:sz="4" w:space="0" w:color="auto"/>
              <w:bottom w:val="single" w:sz="4" w:space="0" w:color="000000"/>
              <w:right w:val="single" w:sz="4" w:space="0" w:color="auto"/>
            </w:tcBorders>
            <w:vAlign w:val="center"/>
          </w:tcPr>
          <w:p w14:paraId="0ACAA265"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评定项目</w:t>
            </w:r>
          </w:p>
        </w:tc>
        <w:tc>
          <w:tcPr>
            <w:tcW w:w="716" w:type="dxa"/>
            <w:vMerge w:val="restart"/>
            <w:tcBorders>
              <w:top w:val="nil"/>
              <w:left w:val="single" w:sz="4" w:space="0" w:color="auto"/>
              <w:bottom w:val="single" w:sz="4" w:space="0" w:color="000000"/>
              <w:right w:val="single" w:sz="4" w:space="0" w:color="auto"/>
            </w:tcBorders>
            <w:vAlign w:val="center"/>
          </w:tcPr>
          <w:p w14:paraId="1AC4A468"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所占</w:t>
            </w:r>
            <w:r>
              <w:rPr>
                <w:rFonts w:ascii="宋体" w:hAnsi="宋体" w:cs="宋体" w:hint="eastAsia"/>
                <w:kern w:val="0"/>
                <w:sz w:val="20"/>
                <w:szCs w:val="20"/>
              </w:rPr>
              <w:br/>
              <w:t>比重</w:t>
            </w:r>
          </w:p>
        </w:tc>
        <w:tc>
          <w:tcPr>
            <w:tcW w:w="7650" w:type="dxa"/>
            <w:gridSpan w:val="7"/>
            <w:tcBorders>
              <w:top w:val="single" w:sz="4" w:space="0" w:color="auto"/>
              <w:left w:val="nil"/>
              <w:bottom w:val="single" w:sz="4" w:space="0" w:color="auto"/>
              <w:right w:val="single" w:sz="4" w:space="0" w:color="auto"/>
            </w:tcBorders>
            <w:vAlign w:val="center"/>
          </w:tcPr>
          <w:p w14:paraId="04E3E79A"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评分标准</w:t>
            </w:r>
          </w:p>
        </w:tc>
      </w:tr>
      <w:tr w:rsidR="0024427F" w14:paraId="1355E9AD" w14:textId="77777777">
        <w:trPr>
          <w:trHeight w:val="567"/>
          <w:jc w:val="center"/>
        </w:trPr>
        <w:tc>
          <w:tcPr>
            <w:tcW w:w="736" w:type="dxa"/>
            <w:vMerge/>
            <w:tcBorders>
              <w:top w:val="nil"/>
              <w:left w:val="single" w:sz="4" w:space="0" w:color="auto"/>
              <w:bottom w:val="single" w:sz="4" w:space="0" w:color="000000"/>
              <w:right w:val="single" w:sz="4" w:space="0" w:color="auto"/>
            </w:tcBorders>
            <w:vAlign w:val="center"/>
          </w:tcPr>
          <w:p w14:paraId="374A149B" w14:textId="77777777" w:rsidR="0024427F" w:rsidRDefault="0024427F">
            <w:pPr>
              <w:widowControl/>
              <w:jc w:val="left"/>
              <w:rPr>
                <w:rFonts w:ascii="宋体" w:hAnsi="宋体" w:cs="宋体"/>
                <w:kern w:val="0"/>
                <w:sz w:val="20"/>
                <w:szCs w:val="20"/>
              </w:rPr>
            </w:pPr>
          </w:p>
        </w:tc>
        <w:tc>
          <w:tcPr>
            <w:tcW w:w="716" w:type="dxa"/>
            <w:vMerge/>
            <w:tcBorders>
              <w:top w:val="nil"/>
              <w:left w:val="single" w:sz="4" w:space="0" w:color="auto"/>
              <w:bottom w:val="single" w:sz="4" w:space="0" w:color="000000"/>
              <w:right w:val="single" w:sz="4" w:space="0" w:color="auto"/>
            </w:tcBorders>
            <w:vAlign w:val="center"/>
          </w:tcPr>
          <w:p w14:paraId="300559DF" w14:textId="77777777" w:rsidR="0024427F" w:rsidRDefault="0024427F">
            <w:pPr>
              <w:widowControl/>
              <w:jc w:val="left"/>
              <w:rPr>
                <w:rFonts w:ascii="宋体" w:hAnsi="宋体" w:cs="宋体"/>
                <w:kern w:val="0"/>
                <w:sz w:val="20"/>
                <w:szCs w:val="20"/>
              </w:rPr>
            </w:pPr>
          </w:p>
        </w:tc>
        <w:tc>
          <w:tcPr>
            <w:tcW w:w="1383" w:type="dxa"/>
            <w:tcBorders>
              <w:top w:val="nil"/>
              <w:left w:val="nil"/>
              <w:bottom w:val="single" w:sz="4" w:space="0" w:color="auto"/>
              <w:right w:val="single" w:sz="4" w:space="0" w:color="000000"/>
            </w:tcBorders>
            <w:vAlign w:val="center"/>
          </w:tcPr>
          <w:p w14:paraId="58559880"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具体指标</w:t>
            </w:r>
          </w:p>
        </w:tc>
        <w:tc>
          <w:tcPr>
            <w:tcW w:w="1164" w:type="dxa"/>
            <w:tcBorders>
              <w:top w:val="nil"/>
              <w:left w:val="nil"/>
              <w:bottom w:val="single" w:sz="4" w:space="0" w:color="auto"/>
              <w:right w:val="single" w:sz="4" w:space="0" w:color="auto"/>
            </w:tcBorders>
            <w:vAlign w:val="center"/>
          </w:tcPr>
          <w:p w14:paraId="66C8543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优秀</w:t>
            </w:r>
            <w:r>
              <w:rPr>
                <w:rFonts w:ascii="宋体" w:hAnsi="宋体" w:cs="宋体" w:hint="eastAsia"/>
                <w:kern w:val="0"/>
                <w:sz w:val="20"/>
                <w:szCs w:val="20"/>
              </w:rPr>
              <w:br/>
              <w:t>100%-90%</w:t>
            </w:r>
          </w:p>
        </w:tc>
        <w:tc>
          <w:tcPr>
            <w:tcW w:w="1134" w:type="dxa"/>
            <w:tcBorders>
              <w:top w:val="nil"/>
              <w:left w:val="nil"/>
              <w:bottom w:val="single" w:sz="4" w:space="0" w:color="auto"/>
              <w:right w:val="single" w:sz="4" w:space="0" w:color="auto"/>
            </w:tcBorders>
            <w:vAlign w:val="center"/>
          </w:tcPr>
          <w:p w14:paraId="2E52D902"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较好</w:t>
            </w:r>
            <w:r>
              <w:rPr>
                <w:rFonts w:ascii="宋体" w:hAnsi="宋体" w:cs="宋体" w:hint="eastAsia"/>
                <w:kern w:val="0"/>
                <w:sz w:val="20"/>
                <w:szCs w:val="20"/>
              </w:rPr>
              <w:br/>
              <w:t>90%-80%</w:t>
            </w:r>
          </w:p>
        </w:tc>
        <w:tc>
          <w:tcPr>
            <w:tcW w:w="916" w:type="dxa"/>
            <w:tcBorders>
              <w:top w:val="nil"/>
              <w:left w:val="nil"/>
              <w:bottom w:val="single" w:sz="4" w:space="0" w:color="auto"/>
              <w:right w:val="single" w:sz="4" w:space="0" w:color="000000"/>
            </w:tcBorders>
            <w:vAlign w:val="center"/>
          </w:tcPr>
          <w:p w14:paraId="3B5BE935"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一般</w:t>
            </w:r>
            <w:r>
              <w:rPr>
                <w:rFonts w:ascii="宋体" w:hAnsi="宋体" w:cs="宋体" w:hint="eastAsia"/>
                <w:kern w:val="0"/>
                <w:sz w:val="20"/>
                <w:szCs w:val="20"/>
              </w:rPr>
              <w:br/>
              <w:t>80%-70%</w:t>
            </w:r>
          </w:p>
        </w:tc>
        <w:tc>
          <w:tcPr>
            <w:tcW w:w="1210" w:type="dxa"/>
            <w:tcBorders>
              <w:top w:val="nil"/>
              <w:left w:val="nil"/>
              <w:bottom w:val="single" w:sz="4" w:space="0" w:color="auto"/>
              <w:right w:val="single" w:sz="4" w:space="0" w:color="auto"/>
            </w:tcBorders>
            <w:vAlign w:val="center"/>
          </w:tcPr>
          <w:p w14:paraId="500E7B08"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较差</w:t>
            </w:r>
            <w:r>
              <w:rPr>
                <w:rFonts w:ascii="宋体" w:hAnsi="宋体" w:cs="宋体" w:hint="eastAsia"/>
                <w:kern w:val="0"/>
                <w:sz w:val="20"/>
                <w:szCs w:val="20"/>
              </w:rPr>
              <w:br/>
              <w:t>70%-60%</w:t>
            </w:r>
          </w:p>
        </w:tc>
        <w:tc>
          <w:tcPr>
            <w:tcW w:w="992" w:type="dxa"/>
            <w:tcBorders>
              <w:top w:val="nil"/>
              <w:left w:val="nil"/>
              <w:bottom w:val="single" w:sz="4" w:space="0" w:color="auto"/>
              <w:right w:val="single" w:sz="4" w:space="0" w:color="auto"/>
            </w:tcBorders>
            <w:vAlign w:val="center"/>
          </w:tcPr>
          <w:p w14:paraId="5692C782"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很差</w:t>
            </w:r>
            <w:r>
              <w:rPr>
                <w:rFonts w:ascii="宋体" w:hAnsi="宋体" w:cs="宋体" w:hint="eastAsia"/>
                <w:kern w:val="0"/>
                <w:sz w:val="20"/>
                <w:szCs w:val="20"/>
              </w:rPr>
              <w:br/>
              <w:t>60%以下</w:t>
            </w:r>
          </w:p>
        </w:tc>
        <w:tc>
          <w:tcPr>
            <w:tcW w:w="851" w:type="dxa"/>
            <w:tcBorders>
              <w:top w:val="nil"/>
              <w:left w:val="nil"/>
              <w:bottom w:val="single" w:sz="4" w:space="0" w:color="auto"/>
              <w:right w:val="single" w:sz="4" w:space="0" w:color="auto"/>
            </w:tcBorders>
            <w:vAlign w:val="center"/>
          </w:tcPr>
          <w:p w14:paraId="57FCABC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备注</w:t>
            </w:r>
          </w:p>
        </w:tc>
      </w:tr>
      <w:tr w:rsidR="0024427F" w14:paraId="55BA760B" w14:textId="77777777">
        <w:trPr>
          <w:trHeight w:val="567"/>
          <w:jc w:val="center"/>
        </w:trPr>
        <w:tc>
          <w:tcPr>
            <w:tcW w:w="736" w:type="dxa"/>
            <w:vMerge w:val="restart"/>
            <w:tcBorders>
              <w:top w:val="nil"/>
              <w:left w:val="single" w:sz="4" w:space="0" w:color="auto"/>
              <w:bottom w:val="nil"/>
              <w:right w:val="single" w:sz="4" w:space="0" w:color="auto"/>
            </w:tcBorders>
            <w:vAlign w:val="center"/>
          </w:tcPr>
          <w:p w14:paraId="61F24E2A"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安全知识</w:t>
            </w:r>
          </w:p>
        </w:tc>
        <w:tc>
          <w:tcPr>
            <w:tcW w:w="716" w:type="dxa"/>
            <w:vMerge w:val="restart"/>
            <w:tcBorders>
              <w:top w:val="nil"/>
              <w:left w:val="single" w:sz="4" w:space="0" w:color="auto"/>
              <w:bottom w:val="nil"/>
              <w:right w:val="single" w:sz="4" w:space="0" w:color="auto"/>
            </w:tcBorders>
            <w:vAlign w:val="center"/>
          </w:tcPr>
          <w:p w14:paraId="27AD839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20</w:t>
            </w:r>
          </w:p>
        </w:tc>
        <w:tc>
          <w:tcPr>
            <w:tcW w:w="1383" w:type="dxa"/>
            <w:tcBorders>
              <w:top w:val="single" w:sz="4" w:space="0" w:color="auto"/>
              <w:left w:val="nil"/>
              <w:bottom w:val="single" w:sz="4" w:space="0" w:color="auto"/>
              <w:right w:val="single" w:sz="4" w:space="0" w:color="000000"/>
            </w:tcBorders>
            <w:vAlign w:val="center"/>
          </w:tcPr>
          <w:p w14:paraId="469D1124"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安全意识10</w:t>
            </w:r>
          </w:p>
        </w:tc>
        <w:tc>
          <w:tcPr>
            <w:tcW w:w="1164" w:type="dxa"/>
            <w:tcBorders>
              <w:top w:val="nil"/>
              <w:left w:val="nil"/>
              <w:bottom w:val="single" w:sz="4" w:space="0" w:color="auto"/>
              <w:right w:val="single" w:sz="4" w:space="0" w:color="auto"/>
            </w:tcBorders>
            <w:vAlign w:val="center"/>
          </w:tcPr>
          <w:p w14:paraId="12A76627"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3B069200"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061BEDCF"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787ECF93"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33EE2F24"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539351EB"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65216B50" w14:textId="77777777">
        <w:trPr>
          <w:trHeight w:val="567"/>
          <w:jc w:val="center"/>
        </w:trPr>
        <w:tc>
          <w:tcPr>
            <w:tcW w:w="736" w:type="dxa"/>
            <w:vMerge/>
            <w:tcBorders>
              <w:top w:val="nil"/>
              <w:left w:val="single" w:sz="4" w:space="0" w:color="auto"/>
              <w:bottom w:val="nil"/>
              <w:right w:val="single" w:sz="4" w:space="0" w:color="auto"/>
            </w:tcBorders>
            <w:vAlign w:val="center"/>
          </w:tcPr>
          <w:p w14:paraId="6D4F5D62" w14:textId="77777777" w:rsidR="0024427F" w:rsidRDefault="0024427F">
            <w:pPr>
              <w:widowControl/>
              <w:jc w:val="left"/>
              <w:rPr>
                <w:rFonts w:ascii="宋体" w:hAnsi="宋体" w:cs="宋体"/>
                <w:kern w:val="0"/>
                <w:sz w:val="20"/>
                <w:szCs w:val="20"/>
              </w:rPr>
            </w:pPr>
          </w:p>
        </w:tc>
        <w:tc>
          <w:tcPr>
            <w:tcW w:w="716" w:type="dxa"/>
            <w:vMerge/>
            <w:tcBorders>
              <w:top w:val="nil"/>
              <w:left w:val="single" w:sz="4" w:space="0" w:color="auto"/>
              <w:bottom w:val="nil"/>
              <w:right w:val="single" w:sz="4" w:space="0" w:color="auto"/>
            </w:tcBorders>
            <w:vAlign w:val="center"/>
          </w:tcPr>
          <w:p w14:paraId="18BE6D31" w14:textId="77777777" w:rsidR="0024427F" w:rsidRDefault="0024427F">
            <w:pPr>
              <w:widowControl/>
              <w:jc w:val="left"/>
              <w:rPr>
                <w:rFonts w:ascii="宋体" w:hAnsi="宋体" w:cs="宋体"/>
                <w:kern w:val="0"/>
                <w:sz w:val="20"/>
                <w:szCs w:val="20"/>
              </w:rPr>
            </w:pPr>
          </w:p>
        </w:tc>
        <w:tc>
          <w:tcPr>
            <w:tcW w:w="1383" w:type="dxa"/>
            <w:tcBorders>
              <w:top w:val="single" w:sz="4" w:space="0" w:color="auto"/>
              <w:left w:val="nil"/>
              <w:bottom w:val="single" w:sz="4" w:space="0" w:color="auto"/>
              <w:right w:val="single" w:sz="4" w:space="0" w:color="000000"/>
            </w:tcBorders>
            <w:vAlign w:val="center"/>
          </w:tcPr>
          <w:p w14:paraId="5C6FBC8D"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参加培训的成绩10</w:t>
            </w:r>
          </w:p>
        </w:tc>
        <w:tc>
          <w:tcPr>
            <w:tcW w:w="1164" w:type="dxa"/>
            <w:tcBorders>
              <w:top w:val="nil"/>
              <w:left w:val="nil"/>
              <w:bottom w:val="single" w:sz="4" w:space="0" w:color="auto"/>
              <w:right w:val="single" w:sz="4" w:space="0" w:color="auto"/>
            </w:tcBorders>
            <w:vAlign w:val="center"/>
          </w:tcPr>
          <w:p w14:paraId="45A15F90"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5ADBF832"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43CD6AAF"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3A829138"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3E09DC6C"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1B59F53A"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344B9ABB" w14:textId="77777777">
        <w:trPr>
          <w:trHeight w:val="567"/>
          <w:jc w:val="center"/>
        </w:trPr>
        <w:tc>
          <w:tcPr>
            <w:tcW w:w="736" w:type="dxa"/>
            <w:vMerge w:val="restart"/>
            <w:tcBorders>
              <w:top w:val="single" w:sz="4" w:space="0" w:color="auto"/>
              <w:left w:val="single" w:sz="4" w:space="0" w:color="auto"/>
              <w:bottom w:val="nil"/>
              <w:right w:val="single" w:sz="4" w:space="0" w:color="auto"/>
            </w:tcBorders>
            <w:vAlign w:val="center"/>
          </w:tcPr>
          <w:p w14:paraId="4E1ED393"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安全技能</w:t>
            </w:r>
          </w:p>
        </w:tc>
        <w:tc>
          <w:tcPr>
            <w:tcW w:w="716" w:type="dxa"/>
            <w:vMerge w:val="restart"/>
            <w:tcBorders>
              <w:top w:val="single" w:sz="4" w:space="0" w:color="auto"/>
              <w:left w:val="single" w:sz="4" w:space="0" w:color="auto"/>
              <w:bottom w:val="nil"/>
              <w:right w:val="single" w:sz="4" w:space="0" w:color="auto"/>
            </w:tcBorders>
            <w:vAlign w:val="center"/>
          </w:tcPr>
          <w:p w14:paraId="0FA77D6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40</w:t>
            </w:r>
          </w:p>
        </w:tc>
        <w:tc>
          <w:tcPr>
            <w:tcW w:w="1383" w:type="dxa"/>
            <w:tcBorders>
              <w:top w:val="single" w:sz="4" w:space="0" w:color="auto"/>
              <w:left w:val="nil"/>
              <w:bottom w:val="single" w:sz="4" w:space="0" w:color="auto"/>
              <w:right w:val="single" w:sz="4" w:space="0" w:color="000000"/>
            </w:tcBorders>
            <w:vAlign w:val="center"/>
          </w:tcPr>
          <w:p w14:paraId="2781B6F3"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专业知识10</w:t>
            </w:r>
          </w:p>
        </w:tc>
        <w:tc>
          <w:tcPr>
            <w:tcW w:w="1164" w:type="dxa"/>
            <w:tcBorders>
              <w:top w:val="nil"/>
              <w:left w:val="nil"/>
              <w:bottom w:val="single" w:sz="4" w:space="0" w:color="auto"/>
              <w:right w:val="single" w:sz="4" w:space="0" w:color="auto"/>
            </w:tcBorders>
            <w:vAlign w:val="center"/>
          </w:tcPr>
          <w:p w14:paraId="36545169"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5BC3E769"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05917ED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39BAB8F8"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4B56DFE7"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5ED88AA4"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4C952EA6" w14:textId="77777777">
        <w:trPr>
          <w:trHeight w:val="567"/>
          <w:jc w:val="center"/>
        </w:trPr>
        <w:tc>
          <w:tcPr>
            <w:tcW w:w="736" w:type="dxa"/>
            <w:vMerge/>
            <w:tcBorders>
              <w:top w:val="single" w:sz="4" w:space="0" w:color="auto"/>
              <w:left w:val="single" w:sz="4" w:space="0" w:color="auto"/>
              <w:bottom w:val="nil"/>
              <w:right w:val="single" w:sz="4" w:space="0" w:color="auto"/>
            </w:tcBorders>
            <w:vAlign w:val="center"/>
          </w:tcPr>
          <w:p w14:paraId="537BDA04" w14:textId="77777777" w:rsidR="0024427F" w:rsidRDefault="0024427F">
            <w:pPr>
              <w:widowControl/>
              <w:jc w:val="center"/>
              <w:rPr>
                <w:rFonts w:ascii="宋体" w:hAnsi="宋体" w:cs="宋体"/>
                <w:kern w:val="0"/>
                <w:sz w:val="20"/>
                <w:szCs w:val="20"/>
              </w:rPr>
            </w:pPr>
          </w:p>
        </w:tc>
        <w:tc>
          <w:tcPr>
            <w:tcW w:w="716" w:type="dxa"/>
            <w:vMerge/>
            <w:tcBorders>
              <w:top w:val="single" w:sz="4" w:space="0" w:color="auto"/>
              <w:left w:val="single" w:sz="4" w:space="0" w:color="auto"/>
              <w:bottom w:val="nil"/>
              <w:right w:val="single" w:sz="4" w:space="0" w:color="auto"/>
            </w:tcBorders>
            <w:vAlign w:val="center"/>
          </w:tcPr>
          <w:p w14:paraId="51679C60" w14:textId="77777777" w:rsidR="0024427F" w:rsidRDefault="0024427F">
            <w:pPr>
              <w:widowControl/>
              <w:jc w:val="center"/>
              <w:rPr>
                <w:rFonts w:ascii="宋体" w:hAnsi="宋体" w:cs="宋体"/>
                <w:kern w:val="0"/>
                <w:sz w:val="20"/>
                <w:szCs w:val="20"/>
              </w:rPr>
            </w:pPr>
          </w:p>
        </w:tc>
        <w:tc>
          <w:tcPr>
            <w:tcW w:w="1383" w:type="dxa"/>
            <w:tcBorders>
              <w:top w:val="single" w:sz="4" w:space="0" w:color="auto"/>
              <w:left w:val="nil"/>
              <w:bottom w:val="single" w:sz="4" w:space="0" w:color="auto"/>
              <w:right w:val="single" w:sz="4" w:space="0" w:color="000000"/>
            </w:tcBorders>
            <w:vAlign w:val="center"/>
          </w:tcPr>
          <w:p w14:paraId="0EE6EF50"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实际经验5</w:t>
            </w:r>
          </w:p>
        </w:tc>
        <w:tc>
          <w:tcPr>
            <w:tcW w:w="1164" w:type="dxa"/>
            <w:tcBorders>
              <w:top w:val="nil"/>
              <w:left w:val="nil"/>
              <w:bottom w:val="single" w:sz="4" w:space="0" w:color="auto"/>
              <w:right w:val="single" w:sz="4" w:space="0" w:color="auto"/>
            </w:tcBorders>
            <w:vAlign w:val="center"/>
          </w:tcPr>
          <w:p w14:paraId="4C777AC5" w14:textId="77777777" w:rsidR="0024427F" w:rsidRDefault="0024427F">
            <w:pPr>
              <w:widowControl/>
              <w:jc w:val="center"/>
              <w:rPr>
                <w:rFonts w:ascii="宋体" w:hAnsi="宋体" w:cs="宋体"/>
                <w:kern w:val="0"/>
                <w:sz w:val="20"/>
                <w:szCs w:val="20"/>
              </w:rPr>
            </w:pPr>
          </w:p>
        </w:tc>
        <w:tc>
          <w:tcPr>
            <w:tcW w:w="1134" w:type="dxa"/>
            <w:tcBorders>
              <w:top w:val="nil"/>
              <w:left w:val="nil"/>
              <w:bottom w:val="single" w:sz="4" w:space="0" w:color="auto"/>
              <w:right w:val="single" w:sz="4" w:space="0" w:color="auto"/>
            </w:tcBorders>
            <w:vAlign w:val="center"/>
          </w:tcPr>
          <w:p w14:paraId="1EADC5F0" w14:textId="77777777" w:rsidR="0024427F" w:rsidRDefault="0024427F">
            <w:pPr>
              <w:widowControl/>
              <w:jc w:val="center"/>
              <w:rPr>
                <w:rFonts w:ascii="宋体" w:hAnsi="宋体" w:cs="宋体"/>
                <w:kern w:val="0"/>
                <w:sz w:val="20"/>
                <w:szCs w:val="20"/>
              </w:rPr>
            </w:pPr>
          </w:p>
        </w:tc>
        <w:tc>
          <w:tcPr>
            <w:tcW w:w="916" w:type="dxa"/>
            <w:tcBorders>
              <w:top w:val="single" w:sz="4" w:space="0" w:color="auto"/>
              <w:left w:val="nil"/>
              <w:bottom w:val="single" w:sz="4" w:space="0" w:color="auto"/>
              <w:right w:val="single" w:sz="4" w:space="0" w:color="000000"/>
            </w:tcBorders>
            <w:vAlign w:val="center"/>
          </w:tcPr>
          <w:p w14:paraId="0B8F5105" w14:textId="77777777" w:rsidR="0024427F" w:rsidRDefault="0024427F">
            <w:pPr>
              <w:widowControl/>
              <w:jc w:val="center"/>
              <w:rPr>
                <w:rFonts w:ascii="宋体" w:hAnsi="宋体" w:cs="宋体"/>
                <w:kern w:val="0"/>
                <w:sz w:val="20"/>
                <w:szCs w:val="20"/>
              </w:rPr>
            </w:pPr>
          </w:p>
        </w:tc>
        <w:tc>
          <w:tcPr>
            <w:tcW w:w="1210" w:type="dxa"/>
            <w:tcBorders>
              <w:top w:val="nil"/>
              <w:left w:val="nil"/>
              <w:bottom w:val="single" w:sz="4" w:space="0" w:color="auto"/>
              <w:right w:val="single" w:sz="4" w:space="0" w:color="auto"/>
            </w:tcBorders>
            <w:vAlign w:val="center"/>
          </w:tcPr>
          <w:p w14:paraId="1423F593" w14:textId="77777777" w:rsidR="0024427F" w:rsidRDefault="0024427F">
            <w:pPr>
              <w:widowControl/>
              <w:jc w:val="center"/>
              <w:rPr>
                <w:rFonts w:ascii="宋体" w:hAnsi="宋体" w:cs="宋体"/>
                <w:kern w:val="0"/>
                <w:sz w:val="20"/>
                <w:szCs w:val="20"/>
              </w:rPr>
            </w:pPr>
          </w:p>
        </w:tc>
        <w:tc>
          <w:tcPr>
            <w:tcW w:w="992" w:type="dxa"/>
            <w:tcBorders>
              <w:top w:val="nil"/>
              <w:left w:val="nil"/>
              <w:bottom w:val="single" w:sz="4" w:space="0" w:color="auto"/>
              <w:right w:val="single" w:sz="4" w:space="0" w:color="auto"/>
            </w:tcBorders>
            <w:vAlign w:val="center"/>
          </w:tcPr>
          <w:p w14:paraId="4290CA31" w14:textId="77777777" w:rsidR="0024427F" w:rsidRDefault="0024427F">
            <w:pPr>
              <w:widowControl/>
              <w:jc w:val="left"/>
              <w:rPr>
                <w:rFonts w:ascii="宋体" w:hAnsi="宋体" w:cs="宋体"/>
                <w:kern w:val="0"/>
                <w:sz w:val="20"/>
                <w:szCs w:val="20"/>
              </w:rPr>
            </w:pPr>
          </w:p>
        </w:tc>
        <w:tc>
          <w:tcPr>
            <w:tcW w:w="851" w:type="dxa"/>
            <w:tcBorders>
              <w:top w:val="nil"/>
              <w:left w:val="nil"/>
              <w:bottom w:val="single" w:sz="4" w:space="0" w:color="auto"/>
              <w:right w:val="single" w:sz="4" w:space="0" w:color="auto"/>
            </w:tcBorders>
            <w:vAlign w:val="center"/>
          </w:tcPr>
          <w:p w14:paraId="47A97FB5" w14:textId="77777777" w:rsidR="0024427F" w:rsidRDefault="0024427F">
            <w:pPr>
              <w:widowControl/>
              <w:jc w:val="left"/>
              <w:rPr>
                <w:rFonts w:ascii="宋体" w:hAnsi="宋体" w:cs="宋体"/>
                <w:kern w:val="0"/>
                <w:sz w:val="20"/>
                <w:szCs w:val="20"/>
              </w:rPr>
            </w:pPr>
          </w:p>
        </w:tc>
      </w:tr>
      <w:tr w:rsidR="0024427F" w14:paraId="557516A0" w14:textId="77777777">
        <w:trPr>
          <w:trHeight w:val="567"/>
          <w:jc w:val="center"/>
        </w:trPr>
        <w:tc>
          <w:tcPr>
            <w:tcW w:w="736" w:type="dxa"/>
            <w:vMerge/>
            <w:tcBorders>
              <w:top w:val="single" w:sz="4" w:space="0" w:color="auto"/>
              <w:left w:val="single" w:sz="4" w:space="0" w:color="auto"/>
              <w:bottom w:val="nil"/>
              <w:right w:val="single" w:sz="4" w:space="0" w:color="auto"/>
            </w:tcBorders>
            <w:vAlign w:val="center"/>
          </w:tcPr>
          <w:p w14:paraId="122B85BA" w14:textId="77777777" w:rsidR="0024427F" w:rsidRDefault="0024427F">
            <w:pPr>
              <w:widowControl/>
              <w:jc w:val="left"/>
              <w:rPr>
                <w:rFonts w:ascii="宋体" w:hAnsi="宋体" w:cs="宋体"/>
                <w:kern w:val="0"/>
                <w:sz w:val="20"/>
                <w:szCs w:val="20"/>
              </w:rPr>
            </w:pPr>
          </w:p>
        </w:tc>
        <w:tc>
          <w:tcPr>
            <w:tcW w:w="716" w:type="dxa"/>
            <w:vMerge/>
            <w:tcBorders>
              <w:top w:val="single" w:sz="4" w:space="0" w:color="auto"/>
              <w:left w:val="single" w:sz="4" w:space="0" w:color="auto"/>
              <w:bottom w:val="nil"/>
              <w:right w:val="single" w:sz="4" w:space="0" w:color="auto"/>
            </w:tcBorders>
            <w:vAlign w:val="center"/>
          </w:tcPr>
          <w:p w14:paraId="2AB5E7DE" w14:textId="77777777" w:rsidR="0024427F" w:rsidRDefault="0024427F">
            <w:pPr>
              <w:widowControl/>
              <w:jc w:val="left"/>
              <w:rPr>
                <w:rFonts w:ascii="宋体" w:hAnsi="宋体" w:cs="宋体"/>
                <w:kern w:val="0"/>
                <w:sz w:val="20"/>
                <w:szCs w:val="20"/>
              </w:rPr>
            </w:pPr>
          </w:p>
        </w:tc>
        <w:tc>
          <w:tcPr>
            <w:tcW w:w="1383" w:type="dxa"/>
            <w:tcBorders>
              <w:top w:val="single" w:sz="4" w:space="0" w:color="auto"/>
              <w:left w:val="nil"/>
              <w:bottom w:val="single" w:sz="4" w:space="0" w:color="auto"/>
              <w:right w:val="single" w:sz="4" w:space="0" w:color="000000"/>
            </w:tcBorders>
            <w:vAlign w:val="center"/>
          </w:tcPr>
          <w:p w14:paraId="1F8D0B70"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应变能力15</w:t>
            </w:r>
          </w:p>
        </w:tc>
        <w:tc>
          <w:tcPr>
            <w:tcW w:w="1164" w:type="dxa"/>
            <w:tcBorders>
              <w:top w:val="nil"/>
              <w:left w:val="nil"/>
              <w:bottom w:val="single" w:sz="4" w:space="0" w:color="auto"/>
              <w:right w:val="single" w:sz="4" w:space="0" w:color="auto"/>
            </w:tcBorders>
            <w:vAlign w:val="center"/>
          </w:tcPr>
          <w:p w14:paraId="00FC8EB9"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73FC0A2C"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271F385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73C043E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31F90161"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38B6BCC8"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65F7D85B" w14:textId="77777777">
        <w:trPr>
          <w:trHeight w:val="567"/>
          <w:jc w:val="center"/>
        </w:trPr>
        <w:tc>
          <w:tcPr>
            <w:tcW w:w="736" w:type="dxa"/>
            <w:vMerge/>
            <w:tcBorders>
              <w:top w:val="single" w:sz="4" w:space="0" w:color="auto"/>
              <w:left w:val="single" w:sz="4" w:space="0" w:color="auto"/>
              <w:bottom w:val="nil"/>
              <w:right w:val="single" w:sz="4" w:space="0" w:color="auto"/>
            </w:tcBorders>
            <w:vAlign w:val="center"/>
          </w:tcPr>
          <w:p w14:paraId="07F1ED64" w14:textId="77777777" w:rsidR="0024427F" w:rsidRDefault="0024427F">
            <w:pPr>
              <w:widowControl/>
              <w:jc w:val="left"/>
              <w:rPr>
                <w:rFonts w:ascii="宋体" w:hAnsi="宋体" w:cs="宋体"/>
                <w:kern w:val="0"/>
                <w:sz w:val="20"/>
                <w:szCs w:val="20"/>
              </w:rPr>
            </w:pPr>
          </w:p>
        </w:tc>
        <w:tc>
          <w:tcPr>
            <w:tcW w:w="716" w:type="dxa"/>
            <w:vMerge/>
            <w:tcBorders>
              <w:top w:val="single" w:sz="4" w:space="0" w:color="auto"/>
              <w:left w:val="single" w:sz="4" w:space="0" w:color="auto"/>
              <w:bottom w:val="nil"/>
              <w:right w:val="single" w:sz="4" w:space="0" w:color="auto"/>
            </w:tcBorders>
            <w:vAlign w:val="center"/>
          </w:tcPr>
          <w:p w14:paraId="672CD311" w14:textId="77777777" w:rsidR="0024427F" w:rsidRDefault="0024427F">
            <w:pPr>
              <w:widowControl/>
              <w:jc w:val="left"/>
              <w:rPr>
                <w:rFonts w:ascii="宋体" w:hAnsi="宋体" w:cs="宋体"/>
                <w:kern w:val="0"/>
                <w:sz w:val="20"/>
                <w:szCs w:val="20"/>
              </w:rPr>
            </w:pPr>
          </w:p>
        </w:tc>
        <w:tc>
          <w:tcPr>
            <w:tcW w:w="1383" w:type="dxa"/>
            <w:tcBorders>
              <w:top w:val="single" w:sz="4" w:space="0" w:color="auto"/>
              <w:left w:val="nil"/>
              <w:bottom w:val="single" w:sz="4" w:space="0" w:color="auto"/>
              <w:right w:val="single" w:sz="4" w:space="0" w:color="000000"/>
            </w:tcBorders>
            <w:vAlign w:val="center"/>
          </w:tcPr>
          <w:p w14:paraId="3DAA26CA"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处理难题能力10</w:t>
            </w:r>
          </w:p>
        </w:tc>
        <w:tc>
          <w:tcPr>
            <w:tcW w:w="1164" w:type="dxa"/>
            <w:tcBorders>
              <w:top w:val="nil"/>
              <w:left w:val="nil"/>
              <w:bottom w:val="single" w:sz="4" w:space="0" w:color="auto"/>
              <w:right w:val="single" w:sz="4" w:space="0" w:color="auto"/>
            </w:tcBorders>
            <w:vAlign w:val="center"/>
          </w:tcPr>
          <w:p w14:paraId="439EF7A3"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448F0367"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3D82626E"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4E06F1E6"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7B7AD985"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32F7C2C5"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06AFBD13" w14:textId="77777777">
        <w:trPr>
          <w:trHeight w:val="567"/>
          <w:jc w:val="center"/>
        </w:trPr>
        <w:tc>
          <w:tcPr>
            <w:tcW w:w="736" w:type="dxa"/>
            <w:vMerge w:val="restart"/>
            <w:tcBorders>
              <w:top w:val="single" w:sz="4" w:space="0" w:color="auto"/>
              <w:left w:val="single" w:sz="4" w:space="0" w:color="auto"/>
              <w:bottom w:val="nil"/>
              <w:right w:val="single" w:sz="4" w:space="0" w:color="auto"/>
            </w:tcBorders>
            <w:vAlign w:val="center"/>
          </w:tcPr>
          <w:p w14:paraId="7033FE43"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安全制度的执行方面</w:t>
            </w:r>
          </w:p>
        </w:tc>
        <w:tc>
          <w:tcPr>
            <w:tcW w:w="716" w:type="dxa"/>
            <w:vMerge w:val="restart"/>
            <w:tcBorders>
              <w:top w:val="single" w:sz="4" w:space="0" w:color="auto"/>
              <w:left w:val="single" w:sz="4" w:space="0" w:color="auto"/>
              <w:bottom w:val="nil"/>
              <w:right w:val="single" w:sz="4" w:space="0" w:color="auto"/>
            </w:tcBorders>
            <w:vAlign w:val="center"/>
          </w:tcPr>
          <w:p w14:paraId="15AE3D10"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40</w:t>
            </w:r>
          </w:p>
        </w:tc>
        <w:tc>
          <w:tcPr>
            <w:tcW w:w="1383" w:type="dxa"/>
            <w:tcBorders>
              <w:top w:val="single" w:sz="4" w:space="0" w:color="auto"/>
              <w:left w:val="nil"/>
              <w:bottom w:val="single" w:sz="4" w:space="0" w:color="auto"/>
              <w:right w:val="single" w:sz="4" w:space="0" w:color="000000"/>
            </w:tcBorders>
            <w:vAlign w:val="center"/>
          </w:tcPr>
          <w:p w14:paraId="586957DE"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对安全文件的理解力10</w:t>
            </w:r>
          </w:p>
        </w:tc>
        <w:tc>
          <w:tcPr>
            <w:tcW w:w="1164" w:type="dxa"/>
            <w:tcBorders>
              <w:top w:val="nil"/>
              <w:left w:val="nil"/>
              <w:bottom w:val="single" w:sz="4" w:space="0" w:color="auto"/>
              <w:right w:val="single" w:sz="4" w:space="0" w:color="auto"/>
            </w:tcBorders>
            <w:vAlign w:val="center"/>
          </w:tcPr>
          <w:p w14:paraId="5C5CBD4F"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6CD75B7C"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1CDD9172"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7B217D6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4ED3F091"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33C0CE1B"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7B774D04" w14:textId="77777777">
        <w:trPr>
          <w:trHeight w:val="567"/>
          <w:jc w:val="center"/>
        </w:trPr>
        <w:tc>
          <w:tcPr>
            <w:tcW w:w="736" w:type="dxa"/>
            <w:vMerge/>
            <w:tcBorders>
              <w:top w:val="single" w:sz="4" w:space="0" w:color="auto"/>
              <w:left w:val="single" w:sz="4" w:space="0" w:color="auto"/>
              <w:bottom w:val="nil"/>
              <w:right w:val="single" w:sz="4" w:space="0" w:color="auto"/>
            </w:tcBorders>
            <w:vAlign w:val="center"/>
          </w:tcPr>
          <w:p w14:paraId="1EF53E86" w14:textId="77777777" w:rsidR="0024427F" w:rsidRDefault="0024427F">
            <w:pPr>
              <w:widowControl/>
              <w:jc w:val="left"/>
              <w:rPr>
                <w:rFonts w:ascii="宋体" w:hAnsi="宋体" w:cs="宋体"/>
                <w:kern w:val="0"/>
                <w:sz w:val="20"/>
                <w:szCs w:val="20"/>
              </w:rPr>
            </w:pPr>
          </w:p>
        </w:tc>
        <w:tc>
          <w:tcPr>
            <w:tcW w:w="716" w:type="dxa"/>
            <w:vMerge/>
            <w:tcBorders>
              <w:top w:val="single" w:sz="4" w:space="0" w:color="auto"/>
              <w:left w:val="single" w:sz="4" w:space="0" w:color="auto"/>
              <w:bottom w:val="nil"/>
              <w:right w:val="single" w:sz="4" w:space="0" w:color="auto"/>
            </w:tcBorders>
            <w:vAlign w:val="center"/>
          </w:tcPr>
          <w:p w14:paraId="416C4C22" w14:textId="77777777" w:rsidR="0024427F" w:rsidRDefault="0024427F">
            <w:pPr>
              <w:widowControl/>
              <w:jc w:val="left"/>
              <w:rPr>
                <w:rFonts w:ascii="宋体" w:hAnsi="宋体" w:cs="宋体"/>
                <w:kern w:val="0"/>
                <w:sz w:val="20"/>
                <w:szCs w:val="20"/>
              </w:rPr>
            </w:pPr>
          </w:p>
        </w:tc>
        <w:tc>
          <w:tcPr>
            <w:tcW w:w="1383" w:type="dxa"/>
            <w:tcBorders>
              <w:top w:val="single" w:sz="4" w:space="0" w:color="auto"/>
              <w:left w:val="nil"/>
              <w:bottom w:val="single" w:sz="4" w:space="0" w:color="auto"/>
              <w:right w:val="single" w:sz="4" w:space="0" w:color="000000"/>
            </w:tcBorders>
            <w:vAlign w:val="center"/>
          </w:tcPr>
          <w:p w14:paraId="72B189B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职业道德5</w:t>
            </w:r>
          </w:p>
        </w:tc>
        <w:tc>
          <w:tcPr>
            <w:tcW w:w="1164" w:type="dxa"/>
            <w:tcBorders>
              <w:top w:val="nil"/>
              <w:left w:val="nil"/>
              <w:bottom w:val="single" w:sz="4" w:space="0" w:color="auto"/>
              <w:right w:val="single" w:sz="4" w:space="0" w:color="auto"/>
            </w:tcBorders>
            <w:vAlign w:val="center"/>
          </w:tcPr>
          <w:p w14:paraId="1FFC473C"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2C458D0F"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03413E23"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78F97557"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15178664"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428B7794"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6F0FD6EE" w14:textId="77777777">
        <w:trPr>
          <w:trHeight w:val="567"/>
          <w:jc w:val="center"/>
        </w:trPr>
        <w:tc>
          <w:tcPr>
            <w:tcW w:w="736" w:type="dxa"/>
            <w:vMerge/>
            <w:tcBorders>
              <w:top w:val="single" w:sz="4" w:space="0" w:color="auto"/>
              <w:left w:val="single" w:sz="4" w:space="0" w:color="auto"/>
              <w:bottom w:val="nil"/>
              <w:right w:val="single" w:sz="4" w:space="0" w:color="auto"/>
            </w:tcBorders>
            <w:vAlign w:val="center"/>
          </w:tcPr>
          <w:p w14:paraId="2AD29401" w14:textId="77777777" w:rsidR="0024427F" w:rsidRDefault="0024427F">
            <w:pPr>
              <w:widowControl/>
              <w:jc w:val="left"/>
              <w:rPr>
                <w:rFonts w:ascii="宋体" w:hAnsi="宋体" w:cs="宋体"/>
                <w:kern w:val="0"/>
                <w:sz w:val="20"/>
                <w:szCs w:val="20"/>
              </w:rPr>
            </w:pPr>
          </w:p>
        </w:tc>
        <w:tc>
          <w:tcPr>
            <w:tcW w:w="716" w:type="dxa"/>
            <w:vMerge/>
            <w:tcBorders>
              <w:top w:val="single" w:sz="4" w:space="0" w:color="auto"/>
              <w:left w:val="single" w:sz="4" w:space="0" w:color="auto"/>
              <w:bottom w:val="nil"/>
              <w:right w:val="single" w:sz="4" w:space="0" w:color="auto"/>
            </w:tcBorders>
            <w:vAlign w:val="center"/>
          </w:tcPr>
          <w:p w14:paraId="6B84C673" w14:textId="77777777" w:rsidR="0024427F" w:rsidRDefault="0024427F">
            <w:pPr>
              <w:widowControl/>
              <w:jc w:val="left"/>
              <w:rPr>
                <w:rFonts w:ascii="宋体" w:hAnsi="宋体" w:cs="宋体"/>
                <w:kern w:val="0"/>
                <w:sz w:val="20"/>
                <w:szCs w:val="20"/>
              </w:rPr>
            </w:pPr>
          </w:p>
        </w:tc>
        <w:tc>
          <w:tcPr>
            <w:tcW w:w="1383" w:type="dxa"/>
            <w:tcBorders>
              <w:top w:val="single" w:sz="4" w:space="0" w:color="auto"/>
              <w:left w:val="nil"/>
              <w:bottom w:val="single" w:sz="4" w:space="0" w:color="auto"/>
              <w:right w:val="single" w:sz="4" w:space="0" w:color="000000"/>
            </w:tcBorders>
            <w:vAlign w:val="center"/>
          </w:tcPr>
          <w:p w14:paraId="5FBE0CAE"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执行情况15</w:t>
            </w:r>
          </w:p>
        </w:tc>
        <w:tc>
          <w:tcPr>
            <w:tcW w:w="1164" w:type="dxa"/>
            <w:tcBorders>
              <w:top w:val="nil"/>
              <w:left w:val="nil"/>
              <w:bottom w:val="single" w:sz="4" w:space="0" w:color="auto"/>
              <w:right w:val="single" w:sz="4" w:space="0" w:color="auto"/>
            </w:tcBorders>
            <w:vAlign w:val="center"/>
          </w:tcPr>
          <w:p w14:paraId="18F9666D"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32DB16B3"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1A02A639"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72AFA056"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56A6F5F5"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5E369570"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3B2E7478" w14:textId="77777777">
        <w:trPr>
          <w:trHeight w:val="567"/>
          <w:jc w:val="center"/>
        </w:trPr>
        <w:tc>
          <w:tcPr>
            <w:tcW w:w="736" w:type="dxa"/>
            <w:vMerge/>
            <w:tcBorders>
              <w:top w:val="single" w:sz="4" w:space="0" w:color="auto"/>
              <w:left w:val="single" w:sz="4" w:space="0" w:color="auto"/>
              <w:bottom w:val="nil"/>
              <w:right w:val="single" w:sz="4" w:space="0" w:color="auto"/>
            </w:tcBorders>
            <w:vAlign w:val="center"/>
          </w:tcPr>
          <w:p w14:paraId="4DB56238" w14:textId="77777777" w:rsidR="0024427F" w:rsidRDefault="0024427F">
            <w:pPr>
              <w:widowControl/>
              <w:jc w:val="left"/>
              <w:rPr>
                <w:rFonts w:ascii="宋体" w:hAnsi="宋体" w:cs="宋体"/>
                <w:kern w:val="0"/>
                <w:sz w:val="20"/>
                <w:szCs w:val="20"/>
              </w:rPr>
            </w:pPr>
          </w:p>
        </w:tc>
        <w:tc>
          <w:tcPr>
            <w:tcW w:w="716" w:type="dxa"/>
            <w:vMerge/>
            <w:tcBorders>
              <w:top w:val="single" w:sz="4" w:space="0" w:color="auto"/>
              <w:left w:val="single" w:sz="4" w:space="0" w:color="auto"/>
              <w:bottom w:val="nil"/>
              <w:right w:val="single" w:sz="4" w:space="0" w:color="auto"/>
            </w:tcBorders>
            <w:vAlign w:val="center"/>
          </w:tcPr>
          <w:p w14:paraId="4285DEA0" w14:textId="77777777" w:rsidR="0024427F" w:rsidRDefault="0024427F">
            <w:pPr>
              <w:widowControl/>
              <w:jc w:val="left"/>
              <w:rPr>
                <w:rFonts w:ascii="宋体" w:hAnsi="宋体" w:cs="宋体"/>
                <w:kern w:val="0"/>
                <w:sz w:val="20"/>
                <w:szCs w:val="20"/>
              </w:rPr>
            </w:pPr>
          </w:p>
        </w:tc>
        <w:tc>
          <w:tcPr>
            <w:tcW w:w="1383" w:type="dxa"/>
            <w:tcBorders>
              <w:top w:val="single" w:sz="4" w:space="0" w:color="auto"/>
              <w:left w:val="nil"/>
              <w:bottom w:val="single" w:sz="4" w:space="0" w:color="auto"/>
              <w:right w:val="single" w:sz="4" w:space="0" w:color="000000"/>
            </w:tcBorders>
            <w:vAlign w:val="center"/>
          </w:tcPr>
          <w:p w14:paraId="24BA89A0"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创新能力10</w:t>
            </w:r>
          </w:p>
        </w:tc>
        <w:tc>
          <w:tcPr>
            <w:tcW w:w="1164" w:type="dxa"/>
            <w:tcBorders>
              <w:top w:val="nil"/>
              <w:left w:val="nil"/>
              <w:bottom w:val="single" w:sz="4" w:space="0" w:color="auto"/>
              <w:right w:val="single" w:sz="4" w:space="0" w:color="auto"/>
            </w:tcBorders>
            <w:vAlign w:val="center"/>
          </w:tcPr>
          <w:p w14:paraId="233E8F60"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320F1DF5"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08FD0FCE"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6F541678"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07EEE21F"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726581B8"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691F32BC" w14:textId="77777777">
        <w:trPr>
          <w:trHeight w:val="475"/>
          <w:jc w:val="center"/>
        </w:trPr>
        <w:tc>
          <w:tcPr>
            <w:tcW w:w="2835" w:type="dxa"/>
            <w:gridSpan w:val="3"/>
            <w:tcBorders>
              <w:top w:val="single" w:sz="4" w:space="0" w:color="auto"/>
              <w:left w:val="single" w:sz="4" w:space="0" w:color="auto"/>
              <w:bottom w:val="single" w:sz="4" w:space="0" w:color="auto"/>
              <w:right w:val="single" w:sz="4" w:space="0" w:color="000000"/>
            </w:tcBorders>
            <w:vAlign w:val="center"/>
          </w:tcPr>
          <w:p w14:paraId="0036E68E"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评分小计</w:t>
            </w:r>
          </w:p>
        </w:tc>
        <w:tc>
          <w:tcPr>
            <w:tcW w:w="1164" w:type="dxa"/>
            <w:tcBorders>
              <w:top w:val="nil"/>
              <w:left w:val="nil"/>
              <w:bottom w:val="single" w:sz="4" w:space="0" w:color="auto"/>
              <w:right w:val="single" w:sz="4" w:space="0" w:color="auto"/>
            </w:tcBorders>
            <w:vAlign w:val="center"/>
          </w:tcPr>
          <w:p w14:paraId="55378996"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134" w:type="dxa"/>
            <w:tcBorders>
              <w:top w:val="nil"/>
              <w:left w:val="nil"/>
              <w:bottom w:val="single" w:sz="4" w:space="0" w:color="auto"/>
              <w:right w:val="single" w:sz="4" w:space="0" w:color="auto"/>
            </w:tcBorders>
            <w:vAlign w:val="center"/>
          </w:tcPr>
          <w:p w14:paraId="4EA61B94"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16" w:type="dxa"/>
            <w:tcBorders>
              <w:top w:val="single" w:sz="4" w:space="0" w:color="auto"/>
              <w:left w:val="nil"/>
              <w:bottom w:val="single" w:sz="4" w:space="0" w:color="auto"/>
              <w:right w:val="single" w:sz="4" w:space="0" w:color="000000"/>
            </w:tcBorders>
            <w:vAlign w:val="center"/>
          </w:tcPr>
          <w:p w14:paraId="557CEE0E"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1210" w:type="dxa"/>
            <w:tcBorders>
              <w:top w:val="nil"/>
              <w:left w:val="nil"/>
              <w:bottom w:val="single" w:sz="4" w:space="0" w:color="auto"/>
              <w:right w:val="single" w:sz="4" w:space="0" w:color="auto"/>
            </w:tcBorders>
            <w:vAlign w:val="center"/>
          </w:tcPr>
          <w:p w14:paraId="34C5818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 xml:space="preserve">　</w:t>
            </w:r>
          </w:p>
        </w:tc>
        <w:tc>
          <w:tcPr>
            <w:tcW w:w="992" w:type="dxa"/>
            <w:tcBorders>
              <w:top w:val="nil"/>
              <w:left w:val="nil"/>
              <w:bottom w:val="single" w:sz="4" w:space="0" w:color="auto"/>
              <w:right w:val="single" w:sz="4" w:space="0" w:color="auto"/>
            </w:tcBorders>
            <w:vAlign w:val="center"/>
          </w:tcPr>
          <w:p w14:paraId="1805F35A"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c>
          <w:tcPr>
            <w:tcW w:w="851" w:type="dxa"/>
            <w:tcBorders>
              <w:top w:val="nil"/>
              <w:left w:val="nil"/>
              <w:bottom w:val="single" w:sz="4" w:space="0" w:color="auto"/>
              <w:right w:val="single" w:sz="4" w:space="0" w:color="auto"/>
            </w:tcBorders>
            <w:vAlign w:val="center"/>
          </w:tcPr>
          <w:p w14:paraId="37559418" w14:textId="77777777" w:rsidR="0024427F" w:rsidRDefault="0063422A">
            <w:pPr>
              <w:widowControl/>
              <w:jc w:val="left"/>
              <w:rPr>
                <w:rFonts w:ascii="宋体" w:hAnsi="宋体" w:cs="宋体"/>
                <w:kern w:val="0"/>
                <w:sz w:val="20"/>
                <w:szCs w:val="20"/>
              </w:rPr>
            </w:pPr>
            <w:r>
              <w:rPr>
                <w:rFonts w:ascii="宋体" w:hAnsi="宋体" w:cs="宋体" w:hint="eastAsia"/>
                <w:kern w:val="0"/>
                <w:sz w:val="20"/>
                <w:szCs w:val="20"/>
              </w:rPr>
              <w:t xml:space="preserve">　</w:t>
            </w:r>
          </w:p>
        </w:tc>
      </w:tr>
      <w:tr w:rsidR="0024427F" w14:paraId="6FB4DAD0" w14:textId="77777777">
        <w:trPr>
          <w:trHeight w:val="765"/>
          <w:jc w:val="center"/>
        </w:trPr>
        <w:tc>
          <w:tcPr>
            <w:tcW w:w="1452" w:type="dxa"/>
            <w:gridSpan w:val="2"/>
            <w:tcBorders>
              <w:top w:val="single" w:sz="4" w:space="0" w:color="auto"/>
              <w:left w:val="single" w:sz="4" w:space="0" w:color="auto"/>
              <w:bottom w:val="single" w:sz="4" w:space="0" w:color="auto"/>
              <w:right w:val="single" w:sz="4" w:space="0" w:color="auto"/>
            </w:tcBorders>
            <w:vAlign w:val="center"/>
          </w:tcPr>
          <w:p w14:paraId="6CEA4437"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综合评语</w:t>
            </w:r>
          </w:p>
        </w:tc>
        <w:tc>
          <w:tcPr>
            <w:tcW w:w="1383" w:type="dxa"/>
            <w:tcBorders>
              <w:top w:val="single" w:sz="4" w:space="0" w:color="auto"/>
              <w:left w:val="nil"/>
              <w:bottom w:val="single" w:sz="4" w:space="0" w:color="auto"/>
              <w:right w:val="single" w:sz="4" w:space="0" w:color="000000"/>
            </w:tcBorders>
            <w:vAlign w:val="center"/>
          </w:tcPr>
          <w:p w14:paraId="7247DDBA"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级别</w:t>
            </w:r>
            <w:r>
              <w:rPr>
                <w:rFonts w:ascii="宋体" w:hAnsi="宋体" w:cs="宋体" w:hint="eastAsia"/>
                <w:kern w:val="0"/>
                <w:sz w:val="20"/>
                <w:szCs w:val="20"/>
              </w:rPr>
              <w:br/>
              <w:t>标准</w:t>
            </w:r>
          </w:p>
        </w:tc>
        <w:tc>
          <w:tcPr>
            <w:tcW w:w="3214" w:type="dxa"/>
            <w:gridSpan w:val="3"/>
            <w:tcBorders>
              <w:top w:val="single" w:sz="4" w:space="0" w:color="auto"/>
              <w:left w:val="nil"/>
              <w:bottom w:val="single" w:sz="4" w:space="0" w:color="auto"/>
              <w:right w:val="single" w:sz="4" w:space="0" w:color="000000"/>
            </w:tcBorders>
            <w:vAlign w:val="center"/>
          </w:tcPr>
          <w:p w14:paraId="4A120A34"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80分以上胜任</w:t>
            </w:r>
          </w:p>
        </w:tc>
        <w:tc>
          <w:tcPr>
            <w:tcW w:w="3053" w:type="dxa"/>
            <w:gridSpan w:val="3"/>
            <w:tcBorders>
              <w:top w:val="single" w:sz="4" w:space="0" w:color="auto"/>
              <w:left w:val="nil"/>
              <w:bottom w:val="single" w:sz="4" w:space="0" w:color="auto"/>
              <w:right w:val="single" w:sz="4" w:space="0" w:color="000000"/>
            </w:tcBorders>
            <w:vAlign w:val="center"/>
          </w:tcPr>
          <w:p w14:paraId="311E3A71"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80分以下不胜任</w:t>
            </w:r>
          </w:p>
        </w:tc>
      </w:tr>
      <w:tr w:rsidR="0024427F" w14:paraId="665A31B8" w14:textId="77777777">
        <w:trPr>
          <w:trHeight w:val="1417"/>
          <w:jc w:val="center"/>
        </w:trPr>
        <w:tc>
          <w:tcPr>
            <w:tcW w:w="1452" w:type="dxa"/>
            <w:gridSpan w:val="2"/>
            <w:tcBorders>
              <w:top w:val="single" w:sz="4" w:space="0" w:color="auto"/>
              <w:left w:val="single" w:sz="4" w:space="0" w:color="auto"/>
              <w:bottom w:val="single" w:sz="4" w:space="0" w:color="auto"/>
              <w:right w:val="single" w:sz="4" w:space="0" w:color="auto"/>
            </w:tcBorders>
            <w:vAlign w:val="center"/>
          </w:tcPr>
          <w:p w14:paraId="083B4EA2" w14:textId="77777777" w:rsidR="0024427F" w:rsidRDefault="0063422A">
            <w:pPr>
              <w:widowControl/>
              <w:jc w:val="center"/>
              <w:rPr>
                <w:rFonts w:ascii="宋体" w:hAnsi="宋体" w:cs="宋体"/>
                <w:kern w:val="0"/>
                <w:sz w:val="20"/>
                <w:szCs w:val="20"/>
              </w:rPr>
            </w:pPr>
            <w:r>
              <w:rPr>
                <w:rFonts w:ascii="宋体" w:hAnsi="宋体" w:cs="宋体" w:hint="eastAsia"/>
                <w:kern w:val="0"/>
                <w:sz w:val="20"/>
                <w:szCs w:val="20"/>
              </w:rPr>
              <w:t>评价意见</w:t>
            </w:r>
          </w:p>
        </w:tc>
        <w:tc>
          <w:tcPr>
            <w:tcW w:w="7650" w:type="dxa"/>
            <w:gridSpan w:val="7"/>
            <w:tcBorders>
              <w:top w:val="single" w:sz="4" w:space="0" w:color="auto"/>
              <w:left w:val="nil"/>
              <w:bottom w:val="single" w:sz="4" w:space="0" w:color="auto"/>
              <w:right w:val="single" w:sz="4" w:space="0" w:color="000000"/>
            </w:tcBorders>
          </w:tcPr>
          <w:p w14:paraId="66445412" w14:textId="77777777" w:rsidR="0024427F" w:rsidRDefault="0063422A">
            <w:pPr>
              <w:widowControl/>
              <w:jc w:val="left"/>
              <w:rPr>
                <w:rFonts w:ascii="宋体" w:hAnsi="宋体" w:cs="宋体"/>
                <w:kern w:val="0"/>
                <w:sz w:val="18"/>
                <w:szCs w:val="18"/>
              </w:rPr>
            </w:pPr>
            <w:r>
              <w:rPr>
                <w:rFonts w:ascii="宋体" w:hAnsi="宋体" w:cs="宋体" w:hint="eastAsia"/>
                <w:kern w:val="0"/>
                <w:sz w:val="18"/>
                <w:szCs w:val="18"/>
              </w:rPr>
              <w:br/>
            </w:r>
            <w:r>
              <w:rPr>
                <w:rFonts w:ascii="宋体" w:hAnsi="宋体" w:cs="宋体" w:hint="eastAsia"/>
                <w:kern w:val="0"/>
                <w:sz w:val="18"/>
                <w:szCs w:val="18"/>
              </w:rPr>
              <w:br/>
            </w:r>
            <w:r>
              <w:rPr>
                <w:rFonts w:ascii="宋体" w:hAnsi="宋体" w:cs="宋体" w:hint="eastAsia"/>
                <w:kern w:val="0"/>
                <w:sz w:val="18"/>
                <w:szCs w:val="18"/>
              </w:rPr>
              <w:br/>
              <w:t xml:space="preserve"> 评价人签字：                                                            日期：               </w:t>
            </w:r>
          </w:p>
        </w:tc>
      </w:tr>
    </w:tbl>
    <w:p w14:paraId="2D32515D" w14:textId="4CAD0FD0" w:rsidR="0024427F" w:rsidRDefault="0063422A">
      <w:pPr>
        <w:pStyle w:val="3"/>
      </w:pPr>
      <w:bookmarkStart w:id="4344" w:name="_Toc428792662"/>
      <w:bookmarkStart w:id="4345" w:name="_Toc489545378"/>
      <w:bookmarkStart w:id="4346" w:name="_Toc489546839"/>
      <w:bookmarkStart w:id="4347" w:name="_Toc489547182"/>
      <w:bookmarkStart w:id="4348" w:name="_Toc489548057"/>
      <w:bookmarkStart w:id="4349" w:name="_Toc489607265"/>
      <w:r>
        <w:rPr>
          <w:rFonts w:hint="eastAsia"/>
        </w:rPr>
        <w:lastRenderedPageBreak/>
        <w:t>附录</w:t>
      </w:r>
      <w:r>
        <w:t>27</w:t>
      </w:r>
      <w:r>
        <w:rPr>
          <w:rFonts w:hint="eastAsia"/>
        </w:rPr>
        <w:t>：安全技能考核纪录</w:t>
      </w:r>
      <w:bookmarkEnd w:id="4344"/>
      <w:bookmarkEnd w:id="4345"/>
      <w:bookmarkEnd w:id="4346"/>
      <w:bookmarkEnd w:id="4347"/>
      <w:bookmarkEnd w:id="4348"/>
      <w:bookmarkEnd w:id="4349"/>
    </w:p>
    <w:p w14:paraId="7E681760" w14:textId="180E9FCC" w:rsidR="0024427F" w:rsidRDefault="00543823">
      <w:pPr>
        <w:jc w:val="center"/>
        <w:rPr>
          <w:rFonts w:ascii="宋体" w:cs="宋体"/>
          <w:b/>
          <w:color w:val="000000"/>
          <w:kern w:val="0"/>
          <w:sz w:val="32"/>
          <w:szCs w:val="30"/>
        </w:rPr>
        <w:pPrChange w:id="4350" w:author="yunwei01" w:date="2017-08-04T10:37:00Z">
          <w:pPr>
            <w:autoSpaceDE w:val="0"/>
            <w:autoSpaceDN w:val="0"/>
            <w:adjustRightInd w:val="0"/>
            <w:spacing w:line="360" w:lineRule="auto"/>
            <w:ind w:leftChars="-296" w:left="-2" w:hangingChars="193" w:hanging="620"/>
            <w:jc w:val="center"/>
            <w:outlineLvl w:val="0"/>
          </w:pPr>
        </w:pPrChange>
      </w:pPr>
      <w:del w:id="4351" w:author="yunwei01" w:date="2017-08-02T14:22:00Z">
        <w:r w:rsidDel="00A97AE9">
          <w:rPr>
            <w:rFonts w:ascii="宋体" w:cs="宋体" w:hint="eastAsia"/>
            <w:b/>
            <w:color w:val="000000"/>
            <w:kern w:val="0"/>
            <w:sz w:val="32"/>
            <w:szCs w:val="30"/>
          </w:rPr>
          <w:delText>AAAAA</w:delText>
        </w:r>
      </w:del>
      <w:bookmarkStart w:id="4352" w:name="_Toc489545379"/>
      <w:ins w:id="4353" w:author="yunwei01" w:date="2017-08-02T14:22:00Z">
        <w:r w:rsidR="00A97AE9">
          <w:rPr>
            <w:rFonts w:ascii="宋体" w:cs="宋体" w:hint="eastAsia"/>
            <w:b/>
            <w:color w:val="000000"/>
            <w:kern w:val="0"/>
            <w:sz w:val="32"/>
            <w:szCs w:val="30"/>
          </w:rPr>
          <w:t>资鼎(上海)互联网金融信息服务有限</w:t>
        </w:r>
      </w:ins>
      <w:del w:id="4354" w:author="yunwei01" w:date="2017-08-02T14:38:00Z">
        <w:r w:rsidDel="004C1B14">
          <w:rPr>
            <w:rFonts w:ascii="宋体" w:cs="宋体" w:hint="eastAsia"/>
            <w:b/>
            <w:color w:val="000000"/>
            <w:kern w:val="0"/>
            <w:sz w:val="32"/>
            <w:szCs w:val="30"/>
          </w:rPr>
          <w:delText>公司</w:delText>
        </w:r>
      </w:del>
      <w:ins w:id="4355" w:author="yunwei01" w:date="2017-08-02T14:38:00Z">
        <w:r w:rsidR="004C1B14">
          <w:rPr>
            <w:rFonts w:ascii="宋体" w:cs="宋体" w:hint="eastAsia"/>
            <w:b/>
            <w:color w:val="000000"/>
            <w:kern w:val="0"/>
            <w:sz w:val="32"/>
            <w:szCs w:val="30"/>
          </w:rPr>
          <w:t>公司</w:t>
        </w:r>
      </w:ins>
      <w:r w:rsidR="0063422A">
        <w:rPr>
          <w:rFonts w:ascii="宋体" w:cs="宋体" w:hint="eastAsia"/>
          <w:b/>
          <w:color w:val="000000"/>
          <w:kern w:val="0"/>
          <w:sz w:val="32"/>
          <w:szCs w:val="30"/>
        </w:rPr>
        <w:t>安全技能考核纪录</w:t>
      </w:r>
      <w:bookmarkEnd w:id="4352"/>
    </w:p>
    <w:tbl>
      <w:tblPr>
        <w:tblW w:w="76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8"/>
        <w:gridCol w:w="1412"/>
        <w:gridCol w:w="1843"/>
        <w:gridCol w:w="2268"/>
        <w:gridCol w:w="1134"/>
      </w:tblGrid>
      <w:tr w:rsidR="0024427F" w14:paraId="1EA28509" w14:textId="77777777">
        <w:tc>
          <w:tcPr>
            <w:tcW w:w="998" w:type="dxa"/>
            <w:vAlign w:val="center"/>
          </w:tcPr>
          <w:p w14:paraId="7A55BFB9" w14:textId="77777777" w:rsidR="0024427F" w:rsidRDefault="0063422A">
            <w:pPr>
              <w:tabs>
                <w:tab w:val="left" w:pos="426"/>
              </w:tabs>
              <w:autoSpaceDE w:val="0"/>
              <w:autoSpaceDN w:val="0"/>
              <w:adjustRightInd w:val="0"/>
              <w:spacing w:line="360" w:lineRule="auto"/>
              <w:ind w:leftChars="-18" w:left="-2" w:hangingChars="15" w:hanging="36"/>
              <w:jc w:val="center"/>
              <w:rPr>
                <w:rFonts w:ascii="宋体" w:cs="宋体"/>
                <w:b/>
                <w:color w:val="000000"/>
                <w:kern w:val="0"/>
                <w:sz w:val="24"/>
              </w:rPr>
            </w:pPr>
            <w:r>
              <w:rPr>
                <w:rFonts w:ascii="宋体" w:cs="宋体" w:hint="eastAsia"/>
                <w:b/>
                <w:color w:val="000000"/>
                <w:kern w:val="0"/>
                <w:sz w:val="24"/>
              </w:rPr>
              <w:t>序号</w:t>
            </w:r>
          </w:p>
        </w:tc>
        <w:tc>
          <w:tcPr>
            <w:tcW w:w="1412" w:type="dxa"/>
            <w:vAlign w:val="center"/>
          </w:tcPr>
          <w:p w14:paraId="46A9142B" w14:textId="77777777" w:rsidR="0024427F" w:rsidRDefault="0063422A">
            <w:pPr>
              <w:autoSpaceDE w:val="0"/>
              <w:autoSpaceDN w:val="0"/>
              <w:adjustRightInd w:val="0"/>
              <w:spacing w:line="360" w:lineRule="auto"/>
              <w:ind w:leftChars="-147" w:left="-1" w:hangingChars="128" w:hanging="308"/>
              <w:jc w:val="center"/>
              <w:rPr>
                <w:rFonts w:ascii="宋体" w:cs="宋体"/>
                <w:b/>
                <w:color w:val="000000"/>
                <w:kern w:val="0"/>
                <w:sz w:val="24"/>
              </w:rPr>
            </w:pPr>
            <w:r>
              <w:rPr>
                <w:rFonts w:ascii="宋体" w:cs="宋体" w:hint="eastAsia"/>
                <w:b/>
                <w:color w:val="000000"/>
                <w:kern w:val="0"/>
                <w:sz w:val="24"/>
              </w:rPr>
              <w:t>考核日期</w:t>
            </w:r>
          </w:p>
        </w:tc>
        <w:tc>
          <w:tcPr>
            <w:tcW w:w="1843" w:type="dxa"/>
            <w:vAlign w:val="center"/>
          </w:tcPr>
          <w:p w14:paraId="5F77881E" w14:textId="77777777" w:rsidR="0024427F" w:rsidRDefault="0063422A">
            <w:pPr>
              <w:autoSpaceDE w:val="0"/>
              <w:autoSpaceDN w:val="0"/>
              <w:adjustRightInd w:val="0"/>
              <w:spacing w:line="360" w:lineRule="auto"/>
              <w:ind w:leftChars="-78" w:left="-3" w:hangingChars="67" w:hanging="161"/>
              <w:jc w:val="center"/>
              <w:rPr>
                <w:rFonts w:ascii="宋体" w:cs="宋体"/>
                <w:b/>
                <w:color w:val="000000"/>
                <w:kern w:val="0"/>
                <w:sz w:val="24"/>
              </w:rPr>
            </w:pPr>
            <w:r>
              <w:rPr>
                <w:rFonts w:ascii="宋体" w:cs="宋体" w:hint="eastAsia"/>
                <w:b/>
                <w:color w:val="000000"/>
                <w:kern w:val="0"/>
                <w:sz w:val="24"/>
              </w:rPr>
              <w:t>考核对象/部门</w:t>
            </w:r>
          </w:p>
        </w:tc>
        <w:tc>
          <w:tcPr>
            <w:tcW w:w="2268" w:type="dxa"/>
            <w:vAlign w:val="center"/>
          </w:tcPr>
          <w:p w14:paraId="07ADC037" w14:textId="77777777" w:rsidR="0024427F" w:rsidRDefault="0063422A">
            <w:pPr>
              <w:autoSpaceDE w:val="0"/>
              <w:autoSpaceDN w:val="0"/>
              <w:adjustRightInd w:val="0"/>
              <w:spacing w:line="360" w:lineRule="auto"/>
              <w:ind w:leftChars="-212" w:left="1" w:hangingChars="185" w:hanging="446"/>
              <w:jc w:val="center"/>
              <w:rPr>
                <w:rFonts w:ascii="宋体" w:cs="宋体"/>
                <w:b/>
                <w:color w:val="000000"/>
                <w:kern w:val="0"/>
                <w:sz w:val="24"/>
              </w:rPr>
            </w:pPr>
            <w:r>
              <w:rPr>
                <w:rFonts w:ascii="宋体" w:cs="宋体" w:hint="eastAsia"/>
                <w:b/>
                <w:color w:val="000000"/>
                <w:kern w:val="0"/>
                <w:sz w:val="24"/>
              </w:rPr>
              <w:t>合格（是/否）</w:t>
            </w:r>
          </w:p>
        </w:tc>
        <w:tc>
          <w:tcPr>
            <w:tcW w:w="1134" w:type="dxa"/>
            <w:vAlign w:val="center"/>
          </w:tcPr>
          <w:p w14:paraId="2FB3C53D" w14:textId="77777777" w:rsidR="0024427F" w:rsidRDefault="0063422A">
            <w:pPr>
              <w:autoSpaceDE w:val="0"/>
              <w:autoSpaceDN w:val="0"/>
              <w:adjustRightInd w:val="0"/>
              <w:spacing w:line="360" w:lineRule="auto"/>
              <w:ind w:leftChars="-212" w:left="1" w:hangingChars="185" w:hanging="446"/>
              <w:jc w:val="center"/>
              <w:rPr>
                <w:rFonts w:ascii="宋体" w:cs="宋体"/>
                <w:b/>
                <w:color w:val="000000"/>
                <w:kern w:val="0"/>
                <w:sz w:val="24"/>
              </w:rPr>
            </w:pPr>
            <w:r>
              <w:rPr>
                <w:rFonts w:ascii="宋体" w:cs="宋体" w:hint="eastAsia"/>
                <w:b/>
                <w:color w:val="000000"/>
                <w:kern w:val="0"/>
                <w:sz w:val="24"/>
              </w:rPr>
              <w:t>备注</w:t>
            </w:r>
          </w:p>
        </w:tc>
      </w:tr>
      <w:tr w:rsidR="0024427F" w14:paraId="171B2AC8" w14:textId="77777777">
        <w:tc>
          <w:tcPr>
            <w:tcW w:w="998" w:type="dxa"/>
            <w:vAlign w:val="center"/>
          </w:tcPr>
          <w:p w14:paraId="5BD675DF"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4D74D06A"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156C5BA3"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7904299E"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2FBD9573"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5B260524" w14:textId="77777777">
        <w:tc>
          <w:tcPr>
            <w:tcW w:w="998" w:type="dxa"/>
            <w:vAlign w:val="center"/>
          </w:tcPr>
          <w:p w14:paraId="0844F182"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57F1BA34"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6F813CA5"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4C008B63"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4BF04223"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3DE1E7F8" w14:textId="77777777">
        <w:tc>
          <w:tcPr>
            <w:tcW w:w="998" w:type="dxa"/>
            <w:vAlign w:val="center"/>
          </w:tcPr>
          <w:p w14:paraId="5CA01A68"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0521E9F1"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01187415"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2229FF94"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403EA237"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681C6FFD" w14:textId="77777777">
        <w:tc>
          <w:tcPr>
            <w:tcW w:w="998" w:type="dxa"/>
            <w:vAlign w:val="center"/>
          </w:tcPr>
          <w:p w14:paraId="1E8CD7EF"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1C44A034"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0FC29D19"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38117005"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1003428A"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0F1EE4A5" w14:textId="77777777">
        <w:tc>
          <w:tcPr>
            <w:tcW w:w="998" w:type="dxa"/>
            <w:vAlign w:val="center"/>
          </w:tcPr>
          <w:p w14:paraId="26011E2B"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13EF289F"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58F61CCC"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74BBB16C"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5F926AFA"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32400FD2" w14:textId="77777777">
        <w:tc>
          <w:tcPr>
            <w:tcW w:w="998" w:type="dxa"/>
            <w:vAlign w:val="center"/>
          </w:tcPr>
          <w:p w14:paraId="2F365008"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51A8FE53"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5B319190"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17AA323B"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7755D101"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06EEE6A2" w14:textId="77777777">
        <w:tc>
          <w:tcPr>
            <w:tcW w:w="998" w:type="dxa"/>
            <w:vAlign w:val="center"/>
          </w:tcPr>
          <w:p w14:paraId="5EABB9E3"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7D07280E"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1698A530"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7905DEE7"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71453428"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55A9378B" w14:textId="77777777">
        <w:tc>
          <w:tcPr>
            <w:tcW w:w="998" w:type="dxa"/>
            <w:vAlign w:val="center"/>
          </w:tcPr>
          <w:p w14:paraId="16129152"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615DC0AB"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64B53DB4"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180D1D93"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4A345B8E"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320B614E" w14:textId="77777777">
        <w:tc>
          <w:tcPr>
            <w:tcW w:w="998" w:type="dxa"/>
            <w:vAlign w:val="center"/>
          </w:tcPr>
          <w:p w14:paraId="57C4AAFB"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2EE05712"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6F7918FD"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13C09EBE"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5F96AA2D"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0FDEE55A" w14:textId="77777777">
        <w:tc>
          <w:tcPr>
            <w:tcW w:w="998" w:type="dxa"/>
            <w:vAlign w:val="center"/>
          </w:tcPr>
          <w:p w14:paraId="79A0C8D2"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2845182D"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7DBD41CC"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60922BF0"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62AC87B4"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r w:rsidR="0024427F" w14:paraId="7286BA6B" w14:textId="77777777">
        <w:tc>
          <w:tcPr>
            <w:tcW w:w="998" w:type="dxa"/>
            <w:vAlign w:val="center"/>
          </w:tcPr>
          <w:p w14:paraId="751162D1"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412" w:type="dxa"/>
            <w:vAlign w:val="center"/>
          </w:tcPr>
          <w:p w14:paraId="3708E3D0"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843" w:type="dxa"/>
            <w:vAlign w:val="center"/>
          </w:tcPr>
          <w:p w14:paraId="6B186E03"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2268" w:type="dxa"/>
            <w:vAlign w:val="center"/>
          </w:tcPr>
          <w:p w14:paraId="234165EC"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c>
          <w:tcPr>
            <w:tcW w:w="1134" w:type="dxa"/>
            <w:vAlign w:val="center"/>
          </w:tcPr>
          <w:p w14:paraId="1EEFD9E4" w14:textId="77777777" w:rsidR="0024427F" w:rsidRDefault="0024427F">
            <w:pPr>
              <w:autoSpaceDE w:val="0"/>
              <w:autoSpaceDN w:val="0"/>
              <w:adjustRightInd w:val="0"/>
              <w:spacing w:line="360" w:lineRule="auto"/>
              <w:ind w:left="480"/>
              <w:jc w:val="center"/>
              <w:rPr>
                <w:rFonts w:ascii="宋体" w:cs="宋体"/>
                <w:b/>
                <w:color w:val="000000"/>
                <w:kern w:val="0"/>
                <w:sz w:val="24"/>
              </w:rPr>
            </w:pPr>
          </w:p>
        </w:tc>
      </w:tr>
    </w:tbl>
    <w:p w14:paraId="35AA9CB9" w14:textId="77777777" w:rsidR="0024427F" w:rsidRDefault="0024427F"/>
    <w:p w14:paraId="6D4B36CD" w14:textId="34F76B2D" w:rsidR="001F132D" w:rsidRDefault="001F132D">
      <w:pPr>
        <w:autoSpaceDE w:val="0"/>
        <w:autoSpaceDN w:val="0"/>
        <w:adjustRightInd w:val="0"/>
        <w:spacing w:line="360" w:lineRule="auto"/>
        <w:ind w:left="480"/>
        <w:jc w:val="left"/>
        <w:rPr>
          <w:ins w:id="4356" w:author="yunwei01" w:date="2017-08-04T10:37:00Z"/>
          <w:rFonts w:ascii="宋体" w:cs="宋体"/>
          <w:color w:val="000000"/>
          <w:kern w:val="0"/>
          <w:sz w:val="24"/>
        </w:rPr>
      </w:pPr>
      <w:ins w:id="4357" w:author="yunwei01" w:date="2017-08-04T10:37:00Z">
        <w:r>
          <w:rPr>
            <w:rFonts w:ascii="宋体" w:cs="宋体"/>
            <w:color w:val="000000"/>
            <w:kern w:val="0"/>
            <w:sz w:val="24"/>
          </w:rPr>
          <w:br w:type="page"/>
        </w:r>
      </w:ins>
    </w:p>
    <w:p w14:paraId="12D77488" w14:textId="6E9E32B3" w:rsidR="0024427F" w:rsidDel="001F132D" w:rsidRDefault="0024427F">
      <w:pPr>
        <w:autoSpaceDE w:val="0"/>
        <w:autoSpaceDN w:val="0"/>
        <w:adjustRightInd w:val="0"/>
        <w:spacing w:line="360" w:lineRule="auto"/>
        <w:ind w:left="480"/>
        <w:jc w:val="left"/>
        <w:rPr>
          <w:del w:id="4358" w:author="yunwei01" w:date="2017-08-04T10:37:00Z"/>
          <w:rFonts w:ascii="宋体" w:cs="宋体"/>
          <w:color w:val="000000"/>
          <w:kern w:val="0"/>
          <w:sz w:val="24"/>
        </w:rPr>
      </w:pPr>
      <w:bookmarkStart w:id="4359" w:name="_Toc489607266"/>
      <w:bookmarkEnd w:id="4359"/>
    </w:p>
    <w:p w14:paraId="79824F41" w14:textId="460BE271" w:rsidR="0024427F" w:rsidDel="001F132D" w:rsidRDefault="0024427F">
      <w:pPr>
        <w:autoSpaceDE w:val="0"/>
        <w:autoSpaceDN w:val="0"/>
        <w:adjustRightInd w:val="0"/>
        <w:spacing w:line="360" w:lineRule="auto"/>
        <w:ind w:left="480"/>
        <w:jc w:val="left"/>
        <w:rPr>
          <w:del w:id="4360" w:author="yunwei01" w:date="2017-08-04T10:37:00Z"/>
          <w:rFonts w:ascii="宋体" w:cs="宋体"/>
          <w:color w:val="000000"/>
          <w:kern w:val="0"/>
          <w:sz w:val="24"/>
        </w:rPr>
      </w:pPr>
      <w:bookmarkStart w:id="4361" w:name="_Toc489607267"/>
      <w:bookmarkEnd w:id="4361"/>
    </w:p>
    <w:p w14:paraId="17276953" w14:textId="50FAF060" w:rsidR="0024427F" w:rsidDel="001F132D" w:rsidRDefault="0024427F">
      <w:pPr>
        <w:autoSpaceDE w:val="0"/>
        <w:autoSpaceDN w:val="0"/>
        <w:adjustRightInd w:val="0"/>
        <w:spacing w:line="360" w:lineRule="auto"/>
        <w:ind w:left="480"/>
        <w:jc w:val="left"/>
        <w:rPr>
          <w:del w:id="4362" w:author="yunwei01" w:date="2017-08-04T10:37:00Z"/>
          <w:rFonts w:ascii="宋体" w:cs="宋体"/>
          <w:color w:val="000000"/>
          <w:kern w:val="0"/>
          <w:sz w:val="24"/>
        </w:rPr>
      </w:pPr>
      <w:bookmarkStart w:id="4363" w:name="_Toc489607268"/>
      <w:bookmarkEnd w:id="4363"/>
    </w:p>
    <w:p w14:paraId="5E00609B" w14:textId="45E47F39" w:rsidR="0024427F" w:rsidDel="001F132D" w:rsidRDefault="0024427F">
      <w:pPr>
        <w:autoSpaceDE w:val="0"/>
        <w:autoSpaceDN w:val="0"/>
        <w:adjustRightInd w:val="0"/>
        <w:spacing w:line="360" w:lineRule="auto"/>
        <w:ind w:left="480"/>
        <w:jc w:val="left"/>
        <w:rPr>
          <w:del w:id="4364" w:author="yunwei01" w:date="2017-08-04T10:37:00Z"/>
          <w:rFonts w:ascii="宋体" w:cs="宋体"/>
          <w:color w:val="000000"/>
          <w:kern w:val="0"/>
          <w:sz w:val="24"/>
        </w:rPr>
      </w:pPr>
      <w:bookmarkStart w:id="4365" w:name="_Toc489607269"/>
      <w:bookmarkEnd w:id="4365"/>
    </w:p>
    <w:p w14:paraId="4F86F0C6" w14:textId="69F17A35" w:rsidR="0024427F" w:rsidDel="001F132D" w:rsidRDefault="0024427F">
      <w:pPr>
        <w:autoSpaceDE w:val="0"/>
        <w:autoSpaceDN w:val="0"/>
        <w:adjustRightInd w:val="0"/>
        <w:spacing w:line="360" w:lineRule="auto"/>
        <w:ind w:left="480"/>
        <w:jc w:val="left"/>
        <w:rPr>
          <w:del w:id="4366" w:author="yunwei01" w:date="2017-08-04T10:37:00Z"/>
          <w:rFonts w:ascii="宋体" w:cs="宋体"/>
          <w:color w:val="000000"/>
          <w:kern w:val="0"/>
          <w:sz w:val="24"/>
        </w:rPr>
      </w:pPr>
      <w:bookmarkStart w:id="4367" w:name="_Toc489607270"/>
      <w:bookmarkEnd w:id="4367"/>
    </w:p>
    <w:p w14:paraId="06CFCD4D" w14:textId="6FEA2E8C" w:rsidR="0024427F" w:rsidDel="001F132D" w:rsidRDefault="0024427F">
      <w:pPr>
        <w:autoSpaceDE w:val="0"/>
        <w:autoSpaceDN w:val="0"/>
        <w:adjustRightInd w:val="0"/>
        <w:spacing w:line="360" w:lineRule="auto"/>
        <w:ind w:left="480"/>
        <w:jc w:val="left"/>
        <w:rPr>
          <w:del w:id="4368" w:author="yunwei01" w:date="2017-08-04T10:37:00Z"/>
          <w:rFonts w:ascii="宋体" w:cs="宋体"/>
          <w:color w:val="000000"/>
          <w:kern w:val="0"/>
          <w:sz w:val="24"/>
        </w:rPr>
      </w:pPr>
      <w:bookmarkStart w:id="4369" w:name="_Toc489607271"/>
      <w:bookmarkEnd w:id="4369"/>
    </w:p>
    <w:p w14:paraId="6D03AFA1" w14:textId="0608B543" w:rsidR="0024427F" w:rsidDel="001F132D" w:rsidRDefault="0024427F">
      <w:pPr>
        <w:autoSpaceDE w:val="0"/>
        <w:autoSpaceDN w:val="0"/>
        <w:adjustRightInd w:val="0"/>
        <w:spacing w:line="360" w:lineRule="auto"/>
        <w:ind w:left="480"/>
        <w:jc w:val="left"/>
        <w:rPr>
          <w:del w:id="4370" w:author="yunwei01" w:date="2017-08-04T10:37:00Z"/>
          <w:rFonts w:ascii="宋体" w:cs="宋体"/>
          <w:color w:val="000000"/>
          <w:kern w:val="0"/>
          <w:sz w:val="24"/>
        </w:rPr>
      </w:pPr>
      <w:bookmarkStart w:id="4371" w:name="_Toc489607272"/>
      <w:bookmarkEnd w:id="4371"/>
    </w:p>
    <w:p w14:paraId="41759738" w14:textId="171E7D52" w:rsidR="0024427F" w:rsidDel="001F132D" w:rsidRDefault="0024427F">
      <w:pPr>
        <w:autoSpaceDE w:val="0"/>
        <w:autoSpaceDN w:val="0"/>
        <w:adjustRightInd w:val="0"/>
        <w:spacing w:line="360" w:lineRule="auto"/>
        <w:ind w:left="480"/>
        <w:jc w:val="left"/>
        <w:rPr>
          <w:del w:id="4372" w:author="yunwei01" w:date="2017-08-04T10:37:00Z"/>
          <w:rFonts w:ascii="宋体" w:cs="宋体"/>
          <w:color w:val="000000"/>
          <w:kern w:val="0"/>
          <w:sz w:val="24"/>
        </w:rPr>
      </w:pPr>
      <w:bookmarkStart w:id="4373" w:name="_Toc489607273"/>
      <w:bookmarkEnd w:id="4373"/>
    </w:p>
    <w:p w14:paraId="57371031" w14:textId="07BA6C30" w:rsidR="0024427F" w:rsidDel="001F132D" w:rsidRDefault="0024427F">
      <w:pPr>
        <w:autoSpaceDE w:val="0"/>
        <w:autoSpaceDN w:val="0"/>
        <w:adjustRightInd w:val="0"/>
        <w:spacing w:line="360" w:lineRule="auto"/>
        <w:ind w:left="480"/>
        <w:jc w:val="left"/>
        <w:rPr>
          <w:del w:id="4374" w:author="yunwei01" w:date="2017-08-04T10:37:00Z"/>
          <w:rFonts w:ascii="宋体" w:cs="宋体"/>
          <w:color w:val="000000"/>
          <w:kern w:val="0"/>
          <w:sz w:val="24"/>
        </w:rPr>
      </w:pPr>
      <w:bookmarkStart w:id="4375" w:name="_Toc489607274"/>
      <w:bookmarkEnd w:id="4375"/>
    </w:p>
    <w:p w14:paraId="76750143" w14:textId="15D52629" w:rsidR="0024427F" w:rsidDel="001F132D" w:rsidRDefault="0024427F">
      <w:pPr>
        <w:autoSpaceDE w:val="0"/>
        <w:autoSpaceDN w:val="0"/>
        <w:adjustRightInd w:val="0"/>
        <w:spacing w:line="360" w:lineRule="auto"/>
        <w:ind w:left="480"/>
        <w:jc w:val="left"/>
        <w:rPr>
          <w:del w:id="4376" w:author="yunwei01" w:date="2017-08-04T10:37:00Z"/>
          <w:rFonts w:ascii="宋体" w:cs="宋体"/>
          <w:color w:val="000000"/>
          <w:kern w:val="0"/>
          <w:sz w:val="24"/>
        </w:rPr>
      </w:pPr>
      <w:bookmarkStart w:id="4377" w:name="_Toc489607275"/>
      <w:bookmarkEnd w:id="4377"/>
    </w:p>
    <w:p w14:paraId="01BE62E7" w14:textId="2D25B9A1" w:rsidR="0024427F" w:rsidDel="001F132D" w:rsidRDefault="0024427F">
      <w:pPr>
        <w:autoSpaceDE w:val="0"/>
        <w:autoSpaceDN w:val="0"/>
        <w:adjustRightInd w:val="0"/>
        <w:spacing w:line="360" w:lineRule="auto"/>
        <w:ind w:left="480"/>
        <w:jc w:val="left"/>
        <w:rPr>
          <w:del w:id="4378" w:author="yunwei01" w:date="2017-08-04T10:37:00Z"/>
          <w:rFonts w:ascii="宋体" w:cs="宋体"/>
          <w:color w:val="000000"/>
          <w:kern w:val="0"/>
          <w:sz w:val="24"/>
        </w:rPr>
      </w:pPr>
      <w:bookmarkStart w:id="4379" w:name="_Toc489607276"/>
      <w:bookmarkEnd w:id="4379"/>
    </w:p>
    <w:p w14:paraId="7FE4D942" w14:textId="1B4F1AF3" w:rsidR="0024427F" w:rsidDel="001F132D" w:rsidRDefault="0024427F">
      <w:pPr>
        <w:autoSpaceDE w:val="0"/>
        <w:autoSpaceDN w:val="0"/>
        <w:adjustRightInd w:val="0"/>
        <w:spacing w:line="360" w:lineRule="auto"/>
        <w:ind w:left="480"/>
        <w:jc w:val="left"/>
        <w:rPr>
          <w:del w:id="4380" w:author="yunwei01" w:date="2017-08-04T10:37:00Z"/>
          <w:rFonts w:ascii="宋体" w:cs="宋体"/>
          <w:color w:val="000000"/>
          <w:kern w:val="0"/>
          <w:sz w:val="24"/>
        </w:rPr>
      </w:pPr>
      <w:bookmarkStart w:id="4381" w:name="_Toc489607277"/>
      <w:bookmarkEnd w:id="4381"/>
    </w:p>
    <w:p w14:paraId="096FB2AB" w14:textId="29AA7298" w:rsidR="0024427F" w:rsidDel="00BA2648" w:rsidRDefault="0024427F">
      <w:pPr>
        <w:autoSpaceDE w:val="0"/>
        <w:autoSpaceDN w:val="0"/>
        <w:adjustRightInd w:val="0"/>
        <w:spacing w:line="360" w:lineRule="auto"/>
        <w:ind w:left="480"/>
        <w:jc w:val="left"/>
        <w:rPr>
          <w:del w:id="4382" w:author="yunwei01" w:date="2017-08-03T18:17:00Z"/>
          <w:rFonts w:ascii="宋体" w:cs="宋体"/>
          <w:color w:val="000000"/>
          <w:kern w:val="0"/>
          <w:sz w:val="24"/>
        </w:rPr>
      </w:pPr>
      <w:bookmarkStart w:id="4383" w:name="_Toc489548058"/>
      <w:bookmarkStart w:id="4384" w:name="_Toc489607278"/>
      <w:bookmarkEnd w:id="4383"/>
      <w:bookmarkEnd w:id="4384"/>
    </w:p>
    <w:p w14:paraId="1D25EDB7" w14:textId="0FB783C0" w:rsidR="0024427F" w:rsidRDefault="0063422A">
      <w:pPr>
        <w:pStyle w:val="3"/>
      </w:pPr>
      <w:bookmarkStart w:id="4385" w:name="_Toc428792663"/>
      <w:bookmarkStart w:id="4386" w:name="_Toc489545380"/>
      <w:bookmarkStart w:id="4387" w:name="_Toc489546840"/>
      <w:bookmarkStart w:id="4388" w:name="_Toc489547183"/>
      <w:bookmarkStart w:id="4389" w:name="_Toc489548059"/>
      <w:bookmarkStart w:id="4390" w:name="_Toc489607279"/>
      <w:r>
        <w:rPr>
          <w:rFonts w:hint="eastAsia"/>
        </w:rPr>
        <w:t>附录</w:t>
      </w:r>
      <w:r>
        <w:t>28</w:t>
      </w:r>
      <w:r>
        <w:rPr>
          <w:rFonts w:hint="eastAsia"/>
        </w:rPr>
        <w:t>：关键岗位审查情况表</w:t>
      </w:r>
      <w:bookmarkEnd w:id="4385"/>
      <w:bookmarkEnd w:id="4386"/>
      <w:bookmarkEnd w:id="4387"/>
      <w:bookmarkEnd w:id="4388"/>
      <w:bookmarkEnd w:id="4389"/>
      <w:bookmarkEnd w:id="4390"/>
    </w:p>
    <w:p w14:paraId="531D43AC" w14:textId="16319145" w:rsidR="0024427F" w:rsidRDefault="00543823">
      <w:pPr>
        <w:jc w:val="center"/>
        <w:rPr>
          <w:rFonts w:ascii="宋体" w:cs="宋体"/>
          <w:b/>
          <w:color w:val="000000"/>
          <w:kern w:val="0"/>
          <w:sz w:val="32"/>
          <w:szCs w:val="30"/>
        </w:rPr>
        <w:pPrChange w:id="4391" w:author="yunwei01" w:date="2017-08-04T10:37:00Z">
          <w:pPr>
            <w:autoSpaceDE w:val="0"/>
            <w:autoSpaceDN w:val="0"/>
            <w:adjustRightInd w:val="0"/>
            <w:spacing w:line="360" w:lineRule="auto"/>
            <w:ind w:leftChars="-296" w:left="-2" w:hangingChars="193" w:hanging="620"/>
            <w:jc w:val="center"/>
            <w:outlineLvl w:val="0"/>
          </w:pPr>
        </w:pPrChange>
      </w:pPr>
      <w:del w:id="4392" w:author="yunwei01" w:date="2017-08-02T14:22:00Z">
        <w:r w:rsidDel="00A97AE9">
          <w:rPr>
            <w:rFonts w:ascii="宋体" w:cs="宋体" w:hint="eastAsia"/>
            <w:b/>
            <w:color w:val="000000"/>
            <w:kern w:val="0"/>
            <w:sz w:val="32"/>
            <w:szCs w:val="30"/>
          </w:rPr>
          <w:delText>AAAAA</w:delText>
        </w:r>
      </w:del>
      <w:bookmarkStart w:id="4393" w:name="_Toc489545381"/>
      <w:ins w:id="4394" w:author="yunwei01" w:date="2017-08-02T14:22:00Z">
        <w:r w:rsidR="00A97AE9">
          <w:rPr>
            <w:rFonts w:ascii="宋体" w:cs="宋体" w:hint="eastAsia"/>
            <w:b/>
            <w:color w:val="000000"/>
            <w:kern w:val="0"/>
            <w:sz w:val="32"/>
            <w:szCs w:val="30"/>
          </w:rPr>
          <w:t>资鼎(上海)互联网金融信息服务有限</w:t>
        </w:r>
      </w:ins>
      <w:del w:id="4395" w:author="yunwei01" w:date="2017-08-02T14:38:00Z">
        <w:r w:rsidDel="004C1B14">
          <w:rPr>
            <w:rFonts w:ascii="宋体" w:cs="宋体" w:hint="eastAsia"/>
            <w:b/>
            <w:color w:val="000000"/>
            <w:kern w:val="0"/>
            <w:sz w:val="32"/>
            <w:szCs w:val="30"/>
          </w:rPr>
          <w:delText>公司</w:delText>
        </w:r>
      </w:del>
      <w:ins w:id="4396" w:author="yunwei01" w:date="2017-08-02T14:38:00Z">
        <w:r w:rsidR="004C1B14">
          <w:rPr>
            <w:rFonts w:ascii="宋体" w:cs="宋体" w:hint="eastAsia"/>
            <w:b/>
            <w:color w:val="000000"/>
            <w:kern w:val="0"/>
            <w:sz w:val="32"/>
            <w:szCs w:val="30"/>
          </w:rPr>
          <w:t>公司</w:t>
        </w:r>
      </w:ins>
      <w:bookmarkEnd w:id="4393"/>
    </w:p>
    <w:p w14:paraId="24B9EE2F" w14:textId="77777777" w:rsidR="0024427F" w:rsidRDefault="0063422A">
      <w:pPr>
        <w:autoSpaceDE w:val="0"/>
        <w:autoSpaceDN w:val="0"/>
        <w:adjustRightInd w:val="0"/>
        <w:spacing w:line="360" w:lineRule="auto"/>
        <w:ind w:leftChars="-296" w:left="-2" w:hangingChars="193" w:hanging="620"/>
        <w:jc w:val="center"/>
        <w:rPr>
          <w:rFonts w:ascii="宋体" w:cs="宋体"/>
          <w:b/>
          <w:color w:val="000000"/>
          <w:kern w:val="0"/>
          <w:sz w:val="32"/>
          <w:szCs w:val="30"/>
        </w:rPr>
      </w:pPr>
      <w:r>
        <w:rPr>
          <w:rFonts w:ascii="宋体" w:cs="宋体" w:hint="eastAsia"/>
          <w:b/>
          <w:color w:val="000000"/>
          <w:kern w:val="0"/>
          <w:sz w:val="32"/>
          <w:szCs w:val="30"/>
        </w:rPr>
        <w:t>关键岗位审查情况表</w:t>
      </w:r>
    </w:p>
    <w:p w14:paraId="0BF34C9B" w14:textId="77777777" w:rsidR="0024427F" w:rsidRDefault="0063422A">
      <w:pPr>
        <w:autoSpaceDE w:val="0"/>
        <w:autoSpaceDN w:val="0"/>
        <w:adjustRightInd w:val="0"/>
        <w:spacing w:line="360" w:lineRule="auto"/>
        <w:ind w:left="-2" w:firstLine="2"/>
        <w:jc w:val="left"/>
        <w:rPr>
          <w:rFonts w:ascii="宋体" w:cs="宋体"/>
          <w:b/>
          <w:color w:val="000000"/>
          <w:kern w:val="0"/>
          <w:sz w:val="24"/>
        </w:rPr>
      </w:pPr>
      <w:r>
        <w:rPr>
          <w:rFonts w:ascii="宋体" w:cs="宋体" w:hint="eastAsia"/>
          <w:b/>
          <w:color w:val="000000"/>
          <w:kern w:val="0"/>
          <w:sz w:val="24"/>
        </w:rPr>
        <w:t>单位：</w:t>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r>
      <w:r>
        <w:rPr>
          <w:rFonts w:ascii="宋体" w:cs="宋体" w:hint="eastAsia"/>
          <w:b/>
          <w:color w:val="000000"/>
          <w:kern w:val="0"/>
          <w:sz w:val="24"/>
        </w:rPr>
        <w:tab/>
        <w:t>年度</w:t>
      </w:r>
    </w:p>
    <w:tbl>
      <w:tblPr>
        <w:tblW w:w="829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429"/>
        <w:gridCol w:w="1947"/>
        <w:gridCol w:w="2217"/>
      </w:tblGrid>
      <w:tr w:rsidR="0024427F" w14:paraId="552B2382" w14:textId="77777777">
        <w:tc>
          <w:tcPr>
            <w:tcW w:w="1705" w:type="dxa"/>
          </w:tcPr>
          <w:p w14:paraId="0FCE8D62"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员工姓名</w:t>
            </w:r>
          </w:p>
        </w:tc>
        <w:tc>
          <w:tcPr>
            <w:tcW w:w="2429" w:type="dxa"/>
          </w:tcPr>
          <w:p w14:paraId="0212AF7D" w14:textId="77777777" w:rsidR="0024427F" w:rsidRDefault="0024427F">
            <w:pPr>
              <w:autoSpaceDE w:val="0"/>
              <w:autoSpaceDN w:val="0"/>
              <w:adjustRightInd w:val="0"/>
              <w:spacing w:line="360" w:lineRule="auto"/>
              <w:jc w:val="left"/>
              <w:rPr>
                <w:rFonts w:ascii="宋体" w:cs="宋体"/>
                <w:b/>
                <w:color w:val="000000"/>
                <w:kern w:val="0"/>
                <w:sz w:val="24"/>
              </w:rPr>
            </w:pPr>
          </w:p>
        </w:tc>
        <w:tc>
          <w:tcPr>
            <w:tcW w:w="1947" w:type="dxa"/>
          </w:tcPr>
          <w:p w14:paraId="21E2FB72"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岗位</w:t>
            </w:r>
          </w:p>
        </w:tc>
        <w:tc>
          <w:tcPr>
            <w:tcW w:w="2217" w:type="dxa"/>
          </w:tcPr>
          <w:p w14:paraId="1BD4FE43" w14:textId="77777777" w:rsidR="0024427F" w:rsidRDefault="0024427F">
            <w:pPr>
              <w:autoSpaceDE w:val="0"/>
              <w:autoSpaceDN w:val="0"/>
              <w:adjustRightInd w:val="0"/>
              <w:spacing w:line="360" w:lineRule="auto"/>
              <w:jc w:val="left"/>
              <w:rPr>
                <w:rFonts w:ascii="宋体" w:cs="宋体"/>
                <w:b/>
                <w:color w:val="000000"/>
                <w:kern w:val="0"/>
                <w:sz w:val="24"/>
              </w:rPr>
            </w:pPr>
          </w:p>
        </w:tc>
      </w:tr>
      <w:tr w:rsidR="0024427F" w14:paraId="1AB3D0B9" w14:textId="77777777">
        <w:tc>
          <w:tcPr>
            <w:tcW w:w="8298" w:type="dxa"/>
            <w:gridSpan w:val="4"/>
          </w:tcPr>
          <w:p w14:paraId="72FE23E4"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考核内容</w:t>
            </w:r>
          </w:p>
        </w:tc>
      </w:tr>
      <w:tr w:rsidR="0024427F" w14:paraId="17028712" w14:textId="77777777">
        <w:tc>
          <w:tcPr>
            <w:tcW w:w="1705" w:type="dxa"/>
          </w:tcPr>
          <w:p w14:paraId="7F5B1C73"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政治面貌</w:t>
            </w:r>
          </w:p>
        </w:tc>
        <w:tc>
          <w:tcPr>
            <w:tcW w:w="6593" w:type="dxa"/>
            <w:gridSpan w:val="3"/>
          </w:tcPr>
          <w:p w14:paraId="655F6069" w14:textId="77777777" w:rsidR="0024427F" w:rsidRDefault="0024427F">
            <w:pPr>
              <w:autoSpaceDE w:val="0"/>
              <w:autoSpaceDN w:val="0"/>
              <w:adjustRightInd w:val="0"/>
              <w:spacing w:line="360" w:lineRule="auto"/>
              <w:jc w:val="left"/>
              <w:rPr>
                <w:rFonts w:ascii="宋体" w:cs="宋体"/>
                <w:b/>
                <w:color w:val="000000"/>
                <w:kern w:val="0"/>
                <w:sz w:val="24"/>
              </w:rPr>
            </w:pPr>
          </w:p>
        </w:tc>
      </w:tr>
      <w:tr w:rsidR="0024427F" w14:paraId="21A3D5F9" w14:textId="77777777">
        <w:trPr>
          <w:trHeight w:val="2138"/>
        </w:trPr>
        <w:tc>
          <w:tcPr>
            <w:tcW w:w="8298" w:type="dxa"/>
            <w:gridSpan w:val="4"/>
          </w:tcPr>
          <w:p w14:paraId="570478BB"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工作态度：</w:t>
            </w:r>
          </w:p>
          <w:p w14:paraId="61988ACD" w14:textId="77777777" w:rsidR="0024427F" w:rsidRDefault="0024427F">
            <w:pPr>
              <w:autoSpaceDE w:val="0"/>
              <w:autoSpaceDN w:val="0"/>
              <w:adjustRightInd w:val="0"/>
              <w:spacing w:line="360" w:lineRule="auto"/>
              <w:jc w:val="left"/>
              <w:rPr>
                <w:rFonts w:ascii="宋体" w:cs="宋体"/>
                <w:b/>
                <w:color w:val="000000"/>
                <w:kern w:val="0"/>
                <w:sz w:val="24"/>
              </w:rPr>
            </w:pPr>
          </w:p>
          <w:p w14:paraId="3411D7C1" w14:textId="77777777" w:rsidR="0024427F" w:rsidRDefault="0024427F">
            <w:pPr>
              <w:autoSpaceDE w:val="0"/>
              <w:autoSpaceDN w:val="0"/>
              <w:adjustRightInd w:val="0"/>
              <w:spacing w:line="360" w:lineRule="auto"/>
              <w:jc w:val="left"/>
              <w:rPr>
                <w:rFonts w:ascii="宋体" w:cs="宋体"/>
                <w:b/>
                <w:color w:val="000000"/>
                <w:kern w:val="0"/>
                <w:sz w:val="24"/>
              </w:rPr>
            </w:pPr>
          </w:p>
          <w:p w14:paraId="2B8ED591"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 xml:space="preserve">                                        岗位负责人签名：</w:t>
            </w:r>
          </w:p>
        </w:tc>
      </w:tr>
      <w:tr w:rsidR="0024427F" w14:paraId="3DFF2899" w14:textId="77777777">
        <w:trPr>
          <w:trHeight w:val="2254"/>
        </w:trPr>
        <w:tc>
          <w:tcPr>
            <w:tcW w:w="8298" w:type="dxa"/>
            <w:gridSpan w:val="4"/>
          </w:tcPr>
          <w:p w14:paraId="25547113"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专业技能：</w:t>
            </w:r>
          </w:p>
          <w:p w14:paraId="3382A18C" w14:textId="77777777" w:rsidR="0024427F" w:rsidRDefault="0024427F">
            <w:pPr>
              <w:autoSpaceDE w:val="0"/>
              <w:autoSpaceDN w:val="0"/>
              <w:adjustRightInd w:val="0"/>
              <w:spacing w:line="360" w:lineRule="auto"/>
              <w:jc w:val="left"/>
              <w:rPr>
                <w:rFonts w:ascii="宋体" w:cs="宋体"/>
                <w:b/>
                <w:color w:val="000000"/>
                <w:kern w:val="0"/>
                <w:sz w:val="24"/>
              </w:rPr>
            </w:pPr>
          </w:p>
          <w:p w14:paraId="357C41D1" w14:textId="77777777" w:rsidR="0024427F" w:rsidRDefault="0024427F">
            <w:pPr>
              <w:autoSpaceDE w:val="0"/>
              <w:autoSpaceDN w:val="0"/>
              <w:adjustRightInd w:val="0"/>
              <w:spacing w:line="360" w:lineRule="auto"/>
              <w:jc w:val="left"/>
              <w:rPr>
                <w:rFonts w:ascii="宋体" w:cs="宋体"/>
                <w:b/>
                <w:color w:val="000000"/>
                <w:kern w:val="0"/>
                <w:sz w:val="24"/>
              </w:rPr>
            </w:pPr>
          </w:p>
          <w:p w14:paraId="7AF5AD1D"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 xml:space="preserve">                                        岗位负责人签名：</w:t>
            </w:r>
          </w:p>
        </w:tc>
      </w:tr>
      <w:tr w:rsidR="0024427F" w14:paraId="4514A1FB" w14:textId="77777777">
        <w:trPr>
          <w:trHeight w:val="2652"/>
        </w:trPr>
        <w:tc>
          <w:tcPr>
            <w:tcW w:w="8298" w:type="dxa"/>
            <w:gridSpan w:val="4"/>
          </w:tcPr>
          <w:p w14:paraId="00C54130"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本年度是否有违纪违规行为：</w:t>
            </w:r>
          </w:p>
          <w:p w14:paraId="2A628C7B" w14:textId="77777777" w:rsidR="0024427F" w:rsidRDefault="0024427F">
            <w:pPr>
              <w:autoSpaceDE w:val="0"/>
              <w:autoSpaceDN w:val="0"/>
              <w:adjustRightInd w:val="0"/>
              <w:spacing w:line="360" w:lineRule="auto"/>
              <w:jc w:val="left"/>
              <w:rPr>
                <w:rFonts w:ascii="宋体" w:cs="宋体"/>
                <w:b/>
                <w:color w:val="000000"/>
                <w:kern w:val="0"/>
                <w:sz w:val="24"/>
              </w:rPr>
            </w:pPr>
          </w:p>
          <w:p w14:paraId="21B40D73" w14:textId="77777777" w:rsidR="0024427F" w:rsidRDefault="0024427F">
            <w:pPr>
              <w:autoSpaceDE w:val="0"/>
              <w:autoSpaceDN w:val="0"/>
              <w:adjustRightInd w:val="0"/>
              <w:spacing w:line="360" w:lineRule="auto"/>
              <w:jc w:val="left"/>
              <w:rPr>
                <w:rFonts w:ascii="宋体" w:cs="宋体"/>
                <w:b/>
                <w:color w:val="000000"/>
                <w:kern w:val="0"/>
                <w:sz w:val="24"/>
              </w:rPr>
            </w:pPr>
          </w:p>
          <w:p w14:paraId="1374ADB0" w14:textId="77777777" w:rsidR="0024427F" w:rsidRDefault="0024427F">
            <w:pPr>
              <w:autoSpaceDE w:val="0"/>
              <w:autoSpaceDN w:val="0"/>
              <w:adjustRightInd w:val="0"/>
              <w:spacing w:line="360" w:lineRule="auto"/>
              <w:jc w:val="left"/>
              <w:rPr>
                <w:rFonts w:ascii="宋体" w:cs="宋体"/>
                <w:b/>
                <w:color w:val="000000"/>
                <w:kern w:val="0"/>
                <w:sz w:val="24"/>
              </w:rPr>
            </w:pPr>
          </w:p>
          <w:p w14:paraId="7E37FDE8" w14:textId="77777777" w:rsidR="0024427F" w:rsidRDefault="0063422A">
            <w:pPr>
              <w:autoSpaceDE w:val="0"/>
              <w:autoSpaceDN w:val="0"/>
              <w:adjustRightInd w:val="0"/>
              <w:spacing w:line="360" w:lineRule="auto"/>
              <w:jc w:val="left"/>
              <w:rPr>
                <w:rFonts w:ascii="宋体" w:cs="宋体"/>
                <w:b/>
                <w:color w:val="000000"/>
                <w:kern w:val="0"/>
                <w:sz w:val="24"/>
              </w:rPr>
            </w:pPr>
            <w:r>
              <w:rPr>
                <w:rFonts w:ascii="宋体" w:cs="宋体" w:hint="eastAsia"/>
                <w:b/>
                <w:color w:val="000000"/>
                <w:kern w:val="0"/>
                <w:sz w:val="24"/>
              </w:rPr>
              <w:t xml:space="preserve">                                        岗位负责人签名：</w:t>
            </w:r>
          </w:p>
        </w:tc>
      </w:tr>
    </w:tbl>
    <w:p w14:paraId="4397039C" w14:textId="05CD3792" w:rsidR="001F132D" w:rsidRDefault="001F132D">
      <w:pPr>
        <w:autoSpaceDE w:val="0"/>
        <w:autoSpaceDN w:val="0"/>
        <w:adjustRightInd w:val="0"/>
        <w:spacing w:line="360" w:lineRule="auto"/>
        <w:ind w:left="480"/>
        <w:jc w:val="left"/>
        <w:rPr>
          <w:ins w:id="4397" w:author="yunwei01" w:date="2017-08-04T10:38:00Z"/>
          <w:rFonts w:ascii="宋体" w:cs="宋体"/>
          <w:b/>
          <w:color w:val="000000"/>
          <w:kern w:val="0"/>
          <w:sz w:val="24"/>
        </w:rPr>
      </w:pPr>
      <w:ins w:id="4398" w:author="yunwei01" w:date="2017-08-04T10:38:00Z">
        <w:r>
          <w:rPr>
            <w:rFonts w:ascii="宋体" w:cs="宋体"/>
            <w:b/>
            <w:color w:val="000000"/>
            <w:kern w:val="0"/>
            <w:sz w:val="24"/>
          </w:rPr>
          <w:br w:type="page"/>
        </w:r>
      </w:ins>
    </w:p>
    <w:p w14:paraId="2CD99117" w14:textId="319FE9E9" w:rsidR="0024427F" w:rsidDel="001F132D" w:rsidRDefault="0024427F">
      <w:pPr>
        <w:autoSpaceDE w:val="0"/>
        <w:autoSpaceDN w:val="0"/>
        <w:adjustRightInd w:val="0"/>
        <w:spacing w:line="360" w:lineRule="auto"/>
        <w:ind w:left="480"/>
        <w:jc w:val="left"/>
        <w:rPr>
          <w:del w:id="4399" w:author="yunwei01" w:date="2017-08-04T10:38:00Z"/>
          <w:rFonts w:ascii="宋体" w:cs="宋体"/>
          <w:b/>
          <w:color w:val="000000"/>
          <w:kern w:val="0"/>
          <w:sz w:val="24"/>
        </w:rPr>
      </w:pPr>
    </w:p>
    <w:p w14:paraId="137240F4" w14:textId="5EDD5F38" w:rsidR="0024427F" w:rsidDel="001F132D" w:rsidRDefault="0024427F">
      <w:pPr>
        <w:autoSpaceDE w:val="0"/>
        <w:autoSpaceDN w:val="0"/>
        <w:adjustRightInd w:val="0"/>
        <w:spacing w:line="360" w:lineRule="auto"/>
        <w:ind w:left="480"/>
        <w:jc w:val="left"/>
        <w:rPr>
          <w:del w:id="4400" w:author="yunwei01" w:date="2017-08-04T10:38:00Z"/>
          <w:rFonts w:ascii="宋体" w:cs="宋体"/>
          <w:color w:val="000000"/>
          <w:kern w:val="0"/>
          <w:sz w:val="24"/>
        </w:rPr>
      </w:pPr>
    </w:p>
    <w:p w14:paraId="21329CD8" w14:textId="6D9ABD6F" w:rsidR="0024427F" w:rsidDel="001F132D" w:rsidRDefault="0024427F">
      <w:pPr>
        <w:autoSpaceDE w:val="0"/>
        <w:autoSpaceDN w:val="0"/>
        <w:adjustRightInd w:val="0"/>
        <w:spacing w:line="360" w:lineRule="auto"/>
        <w:ind w:firstLine="643"/>
        <w:jc w:val="center"/>
        <w:rPr>
          <w:del w:id="4401" w:author="yunwei01" w:date="2017-08-04T10:38:00Z"/>
          <w:rFonts w:ascii="宋体" w:cs="宋体"/>
          <w:b/>
          <w:kern w:val="0"/>
          <w:sz w:val="32"/>
          <w:szCs w:val="32"/>
        </w:rPr>
      </w:pPr>
    </w:p>
    <w:p w14:paraId="2DB7D9E5" w14:textId="64624036" w:rsidR="0024427F" w:rsidDel="001F132D" w:rsidRDefault="0024427F">
      <w:pPr>
        <w:autoSpaceDE w:val="0"/>
        <w:autoSpaceDN w:val="0"/>
        <w:adjustRightInd w:val="0"/>
        <w:spacing w:line="360" w:lineRule="auto"/>
        <w:ind w:firstLine="643"/>
        <w:jc w:val="center"/>
        <w:rPr>
          <w:del w:id="4402" w:author="yunwei01" w:date="2017-08-04T10:38:00Z"/>
          <w:rFonts w:ascii="宋体" w:cs="宋体"/>
          <w:b/>
          <w:kern w:val="0"/>
          <w:sz w:val="32"/>
          <w:szCs w:val="32"/>
        </w:rPr>
      </w:pPr>
    </w:p>
    <w:p w14:paraId="012EEE5A" w14:textId="28463F3F" w:rsidR="0024427F" w:rsidDel="001F132D" w:rsidRDefault="0024427F">
      <w:pPr>
        <w:autoSpaceDE w:val="0"/>
        <w:autoSpaceDN w:val="0"/>
        <w:adjustRightInd w:val="0"/>
        <w:spacing w:line="360" w:lineRule="auto"/>
        <w:ind w:firstLine="643"/>
        <w:jc w:val="center"/>
        <w:rPr>
          <w:del w:id="4403" w:author="yunwei01" w:date="2017-08-04T10:38:00Z"/>
          <w:rFonts w:ascii="宋体" w:cs="宋体"/>
          <w:b/>
          <w:kern w:val="0"/>
          <w:sz w:val="32"/>
          <w:szCs w:val="32"/>
        </w:rPr>
      </w:pPr>
    </w:p>
    <w:p w14:paraId="007AA31A" w14:textId="48D7533D" w:rsidR="0024427F" w:rsidDel="00BA2648" w:rsidRDefault="0024427F">
      <w:pPr>
        <w:autoSpaceDE w:val="0"/>
        <w:autoSpaceDN w:val="0"/>
        <w:adjustRightInd w:val="0"/>
        <w:spacing w:line="360" w:lineRule="auto"/>
        <w:ind w:firstLine="643"/>
        <w:jc w:val="center"/>
        <w:rPr>
          <w:del w:id="4404" w:author="yunwei01" w:date="2017-08-03T18:17:00Z"/>
          <w:rFonts w:ascii="宋体" w:cs="宋体"/>
          <w:b/>
          <w:kern w:val="0"/>
          <w:sz w:val="32"/>
          <w:szCs w:val="32"/>
        </w:rPr>
      </w:pPr>
    </w:p>
    <w:p w14:paraId="7BCFDCF5" w14:textId="15B53D63" w:rsidR="0024427F" w:rsidDel="00BA2648" w:rsidRDefault="0024427F">
      <w:pPr>
        <w:autoSpaceDE w:val="0"/>
        <w:autoSpaceDN w:val="0"/>
        <w:adjustRightInd w:val="0"/>
        <w:spacing w:line="360" w:lineRule="auto"/>
        <w:ind w:firstLine="643"/>
        <w:jc w:val="center"/>
        <w:rPr>
          <w:del w:id="4405" w:author="yunwei01" w:date="2017-08-03T18:17:00Z"/>
          <w:rFonts w:ascii="宋体" w:cs="宋体"/>
          <w:b/>
          <w:kern w:val="0"/>
          <w:sz w:val="32"/>
          <w:szCs w:val="32"/>
        </w:rPr>
      </w:pPr>
    </w:p>
    <w:p w14:paraId="705C9766" w14:textId="117A923B" w:rsidR="0024427F" w:rsidDel="00BA2648" w:rsidRDefault="0024427F">
      <w:pPr>
        <w:autoSpaceDE w:val="0"/>
        <w:autoSpaceDN w:val="0"/>
        <w:adjustRightInd w:val="0"/>
        <w:spacing w:line="360" w:lineRule="auto"/>
        <w:ind w:firstLine="643"/>
        <w:jc w:val="center"/>
        <w:rPr>
          <w:del w:id="4406" w:author="yunwei01" w:date="2017-08-03T18:17:00Z"/>
          <w:rFonts w:ascii="宋体" w:cs="宋体"/>
          <w:b/>
          <w:kern w:val="0"/>
          <w:sz w:val="32"/>
          <w:szCs w:val="32"/>
        </w:rPr>
      </w:pPr>
    </w:p>
    <w:p w14:paraId="2B292768" w14:textId="1D3F41ED" w:rsidR="0024427F" w:rsidDel="00BA2648" w:rsidRDefault="0024427F">
      <w:pPr>
        <w:autoSpaceDE w:val="0"/>
        <w:autoSpaceDN w:val="0"/>
        <w:adjustRightInd w:val="0"/>
        <w:spacing w:line="360" w:lineRule="auto"/>
        <w:ind w:firstLine="643"/>
        <w:jc w:val="center"/>
        <w:rPr>
          <w:del w:id="4407" w:author="yunwei01" w:date="2017-08-03T18:17:00Z"/>
          <w:rFonts w:ascii="宋体" w:cs="宋体"/>
          <w:b/>
          <w:kern w:val="0"/>
          <w:sz w:val="32"/>
          <w:szCs w:val="32"/>
        </w:rPr>
      </w:pPr>
    </w:p>
    <w:p w14:paraId="64D9844A" w14:textId="4F22CD46" w:rsidR="0024427F" w:rsidRDefault="00543823">
      <w:pPr>
        <w:jc w:val="center"/>
        <w:rPr>
          <w:rFonts w:ascii="宋体" w:cs="宋体"/>
          <w:b/>
          <w:kern w:val="0"/>
          <w:sz w:val="32"/>
          <w:szCs w:val="32"/>
        </w:rPr>
        <w:pPrChange w:id="4408" w:author="yunwei01" w:date="2017-08-03T18:17:00Z">
          <w:pPr>
            <w:autoSpaceDE w:val="0"/>
            <w:autoSpaceDN w:val="0"/>
            <w:adjustRightInd w:val="0"/>
            <w:spacing w:line="360" w:lineRule="auto"/>
            <w:ind w:firstLine="643"/>
            <w:jc w:val="center"/>
            <w:outlineLvl w:val="0"/>
          </w:pPr>
        </w:pPrChange>
      </w:pPr>
      <w:del w:id="4409" w:author="yunwei01" w:date="2017-08-02T14:22:00Z">
        <w:r w:rsidDel="00A97AE9">
          <w:rPr>
            <w:rFonts w:ascii="宋体" w:cs="宋体" w:hint="eastAsia"/>
            <w:b/>
            <w:kern w:val="0"/>
            <w:sz w:val="32"/>
            <w:szCs w:val="32"/>
          </w:rPr>
          <w:delText>AAAAA</w:delText>
        </w:r>
      </w:del>
      <w:bookmarkStart w:id="4410" w:name="_Toc489545382"/>
      <w:ins w:id="4411" w:author="yunwei01" w:date="2017-08-02T14:22:00Z">
        <w:r w:rsidR="00A97AE9">
          <w:rPr>
            <w:rFonts w:ascii="宋体" w:cs="宋体" w:hint="eastAsia"/>
            <w:b/>
            <w:kern w:val="0"/>
            <w:sz w:val="32"/>
            <w:szCs w:val="32"/>
          </w:rPr>
          <w:t>资鼎(上海)互联网金融信息服务有限</w:t>
        </w:r>
      </w:ins>
      <w:del w:id="4412" w:author="yunwei01" w:date="2017-08-02T14:38:00Z">
        <w:r w:rsidDel="004C1B14">
          <w:rPr>
            <w:rFonts w:ascii="宋体" w:cs="宋体" w:hint="eastAsia"/>
            <w:b/>
            <w:kern w:val="0"/>
            <w:sz w:val="32"/>
            <w:szCs w:val="32"/>
          </w:rPr>
          <w:delText>公司</w:delText>
        </w:r>
      </w:del>
      <w:ins w:id="4413" w:author="yunwei01" w:date="2017-08-02T14:38:00Z">
        <w:r w:rsidR="004C1B14">
          <w:rPr>
            <w:rFonts w:ascii="宋体" w:cs="宋体" w:hint="eastAsia"/>
            <w:b/>
            <w:kern w:val="0"/>
            <w:sz w:val="32"/>
            <w:szCs w:val="32"/>
          </w:rPr>
          <w:t>公司</w:t>
        </w:r>
      </w:ins>
      <w:del w:id="4414" w:author="yunwei01" w:date="2017-08-02T14:23:00Z">
        <w:r w:rsidR="00FF67FC" w:rsidDel="00A97AE9">
          <w:rPr>
            <w:rFonts w:ascii="宋体" w:cs="宋体" w:hint="eastAsia"/>
            <w:b/>
            <w:kern w:val="0"/>
            <w:sz w:val="32"/>
            <w:szCs w:val="32"/>
          </w:rPr>
          <w:delText>XXXXX</w:delText>
        </w:r>
      </w:del>
      <w:r w:rsidR="0063422A">
        <w:rPr>
          <w:rFonts w:ascii="宋体" w:cs="宋体" w:hint="eastAsia"/>
          <w:b/>
          <w:kern w:val="0"/>
          <w:sz w:val="32"/>
          <w:szCs w:val="32"/>
        </w:rPr>
        <w:t>安全审计员岗位协议</w:t>
      </w:r>
      <w:bookmarkEnd w:id="441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378"/>
        <w:gridCol w:w="1875"/>
        <w:gridCol w:w="1095"/>
        <w:gridCol w:w="3049"/>
      </w:tblGrid>
      <w:tr w:rsidR="0024427F" w14:paraId="3864FC16" w14:textId="77777777">
        <w:tc>
          <w:tcPr>
            <w:tcW w:w="899" w:type="dxa"/>
          </w:tcPr>
          <w:p w14:paraId="07B4FDFA"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名字</w:t>
            </w:r>
          </w:p>
        </w:tc>
        <w:tc>
          <w:tcPr>
            <w:tcW w:w="3253" w:type="dxa"/>
            <w:gridSpan w:val="2"/>
          </w:tcPr>
          <w:p w14:paraId="4580134C" w14:textId="77777777" w:rsidR="0024427F" w:rsidRDefault="0024427F">
            <w:pPr>
              <w:autoSpaceDE w:val="0"/>
              <w:autoSpaceDN w:val="0"/>
              <w:adjustRightInd w:val="0"/>
              <w:spacing w:line="360" w:lineRule="auto"/>
              <w:jc w:val="left"/>
              <w:rPr>
                <w:rFonts w:ascii="宋体" w:cs="宋体"/>
                <w:kern w:val="0"/>
                <w:sz w:val="24"/>
              </w:rPr>
            </w:pPr>
          </w:p>
        </w:tc>
        <w:tc>
          <w:tcPr>
            <w:tcW w:w="1095" w:type="dxa"/>
          </w:tcPr>
          <w:p w14:paraId="5D711C48"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部门</w:t>
            </w:r>
          </w:p>
        </w:tc>
        <w:tc>
          <w:tcPr>
            <w:tcW w:w="3049" w:type="dxa"/>
          </w:tcPr>
          <w:p w14:paraId="5756CF8B" w14:textId="71D474A1" w:rsidR="0024427F" w:rsidRDefault="00543823">
            <w:pPr>
              <w:autoSpaceDE w:val="0"/>
              <w:autoSpaceDN w:val="0"/>
              <w:adjustRightInd w:val="0"/>
              <w:spacing w:line="360" w:lineRule="auto"/>
              <w:jc w:val="left"/>
              <w:rPr>
                <w:rFonts w:ascii="宋体" w:cs="宋体"/>
                <w:kern w:val="0"/>
                <w:sz w:val="24"/>
              </w:rPr>
            </w:pPr>
            <w:del w:id="4415" w:author="yunwei01" w:date="2017-08-02T14:22:00Z">
              <w:r w:rsidDel="00A97AE9">
                <w:rPr>
                  <w:rFonts w:ascii="宋体" w:cs="宋体" w:hint="eastAsia"/>
                  <w:kern w:val="0"/>
                  <w:sz w:val="24"/>
                </w:rPr>
                <w:delText>AAAAA</w:delText>
              </w:r>
            </w:del>
            <w:ins w:id="4416" w:author="yunwei01" w:date="2017-08-02T14:22:00Z">
              <w:r w:rsidR="00A97AE9">
                <w:rPr>
                  <w:rFonts w:ascii="宋体" w:cs="宋体" w:hint="eastAsia"/>
                  <w:kern w:val="0"/>
                  <w:sz w:val="24"/>
                </w:rPr>
                <w:t>资鼎(上海)互联网金融信息服务有限</w:t>
              </w:r>
            </w:ins>
            <w:del w:id="4417" w:author="yunwei01" w:date="2017-08-02T14:38:00Z">
              <w:r w:rsidDel="004C1B14">
                <w:rPr>
                  <w:rFonts w:ascii="宋体" w:cs="宋体" w:hint="eastAsia"/>
                  <w:kern w:val="0"/>
                  <w:sz w:val="24"/>
                </w:rPr>
                <w:delText>公司</w:delText>
              </w:r>
            </w:del>
            <w:ins w:id="4418" w:author="yunwei01" w:date="2017-08-02T14:38:00Z">
              <w:r w:rsidR="004C1B14">
                <w:rPr>
                  <w:rFonts w:ascii="宋体" w:cs="宋体" w:hint="eastAsia"/>
                  <w:kern w:val="0"/>
                  <w:sz w:val="24"/>
                </w:rPr>
                <w:t>公司</w:t>
              </w:r>
            </w:ins>
            <w:del w:id="4419" w:author="yunwei01" w:date="2017-08-02T14:23:00Z">
              <w:r w:rsidR="00FF67FC" w:rsidDel="00A97AE9">
                <w:rPr>
                  <w:rFonts w:ascii="宋体" w:cs="宋体" w:hint="eastAsia"/>
                  <w:kern w:val="0"/>
                  <w:sz w:val="24"/>
                </w:rPr>
                <w:delText>XXXXX</w:delText>
              </w:r>
            </w:del>
            <w:ins w:id="4420" w:author="yunwei01" w:date="2017-08-02T14:23:00Z">
              <w:r w:rsidR="00A97AE9">
                <w:rPr>
                  <w:rFonts w:ascii="宋体" w:cs="宋体" w:hint="eastAsia"/>
                  <w:kern w:val="0"/>
                  <w:sz w:val="24"/>
                </w:rPr>
                <w:t>研发部</w:t>
              </w:r>
            </w:ins>
          </w:p>
        </w:tc>
      </w:tr>
      <w:tr w:rsidR="0024427F" w14:paraId="2F93784E" w14:textId="77777777">
        <w:trPr>
          <w:trHeight w:val="3765"/>
        </w:trPr>
        <w:tc>
          <w:tcPr>
            <w:tcW w:w="8296" w:type="dxa"/>
            <w:gridSpan w:val="5"/>
          </w:tcPr>
          <w:p w14:paraId="1527A3BF" w14:textId="77777777" w:rsidR="0024427F" w:rsidRDefault="0063422A">
            <w:pPr>
              <w:autoSpaceDE w:val="0"/>
              <w:autoSpaceDN w:val="0"/>
              <w:adjustRightInd w:val="0"/>
              <w:spacing w:line="360" w:lineRule="auto"/>
              <w:jc w:val="left"/>
              <w:rPr>
                <w:rFonts w:ascii="宋体" w:cs="宋体"/>
                <w:color w:val="000000"/>
                <w:kern w:val="0"/>
                <w:sz w:val="24"/>
              </w:rPr>
            </w:pPr>
            <w:r>
              <w:rPr>
                <w:rFonts w:ascii="宋体" w:cs="宋体" w:hint="eastAsia"/>
                <w:color w:val="000000"/>
                <w:kern w:val="0"/>
                <w:sz w:val="24"/>
              </w:rPr>
              <w:t>职责范围：</w:t>
            </w:r>
          </w:p>
          <w:p w14:paraId="2CC1A25E" w14:textId="3BEEB006" w:rsidR="0024427F" w:rsidRDefault="0063422A" w:rsidP="00083326">
            <w:pPr>
              <w:numPr>
                <w:ilvl w:val="0"/>
                <w:numId w:val="52"/>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参与制定</w:t>
            </w:r>
            <w:r w:rsidR="00083326">
              <w:rPr>
                <w:rFonts w:ascii="宋体" w:cs="宋体" w:hint="eastAsia"/>
                <w:color w:val="000000"/>
                <w:kern w:val="0"/>
                <w:sz w:val="24"/>
              </w:rPr>
              <w:t>我局</w:t>
            </w:r>
            <w:r>
              <w:rPr>
                <w:rFonts w:ascii="宋体" w:cs="宋体"/>
                <w:color w:val="000000"/>
                <w:kern w:val="0"/>
                <w:sz w:val="24"/>
              </w:rPr>
              <w:t>规章制度和流程，规章制度和流程培训与宣传；</w:t>
            </w:r>
          </w:p>
          <w:p w14:paraId="1B7EAAAC" w14:textId="0CA5C6DE" w:rsidR="0024427F" w:rsidRDefault="0063422A" w:rsidP="00083326">
            <w:pPr>
              <w:numPr>
                <w:ilvl w:val="0"/>
                <w:numId w:val="52"/>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根据</w:t>
            </w:r>
            <w:r w:rsidR="00083326">
              <w:rPr>
                <w:rFonts w:ascii="宋体" w:cs="宋体" w:hint="eastAsia"/>
                <w:color w:val="000000"/>
                <w:kern w:val="0"/>
                <w:sz w:val="24"/>
              </w:rPr>
              <w:t>我局</w:t>
            </w:r>
            <w:r>
              <w:rPr>
                <w:rFonts w:ascii="宋体" w:cs="宋体"/>
                <w:color w:val="000000"/>
                <w:kern w:val="0"/>
                <w:sz w:val="24"/>
              </w:rPr>
              <w:t>的审计要求制定审计计划，定期或不定期的开展审计工作，撰写审计报告，开展风险评估，发现安全漏洞或隐患，提交处理报告和切合实际可操作的处理方案，指导实施；</w:t>
            </w:r>
          </w:p>
          <w:p w14:paraId="656636A3" w14:textId="591C0919" w:rsidR="0024427F" w:rsidRDefault="0063422A" w:rsidP="00083326">
            <w:pPr>
              <w:numPr>
                <w:ilvl w:val="0"/>
                <w:numId w:val="52"/>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负责</w:t>
            </w:r>
            <w:r w:rsidR="00083326">
              <w:rPr>
                <w:rFonts w:ascii="宋体" w:cs="宋体" w:hint="eastAsia"/>
                <w:color w:val="000000"/>
                <w:kern w:val="0"/>
                <w:sz w:val="24"/>
              </w:rPr>
              <w:t>我局</w:t>
            </w:r>
            <w:r>
              <w:rPr>
                <w:rFonts w:ascii="宋体" w:cs="宋体"/>
                <w:color w:val="000000"/>
                <w:kern w:val="0"/>
                <w:sz w:val="24"/>
              </w:rPr>
              <w:t>机房安全审计，负责数据库服务器、数据备份与灾难恢复审计；</w:t>
            </w:r>
          </w:p>
          <w:p w14:paraId="1D4B0739" w14:textId="485E0DAC" w:rsidR="0024427F" w:rsidRDefault="0063422A" w:rsidP="00083326">
            <w:pPr>
              <w:numPr>
                <w:ilvl w:val="0"/>
                <w:numId w:val="52"/>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负责</w:t>
            </w:r>
            <w:r w:rsidR="00083326">
              <w:rPr>
                <w:rFonts w:ascii="宋体" w:cs="宋体" w:hint="eastAsia"/>
                <w:color w:val="000000"/>
                <w:kern w:val="0"/>
                <w:sz w:val="24"/>
              </w:rPr>
              <w:t>我局</w:t>
            </w:r>
            <w:r>
              <w:rPr>
                <w:rFonts w:ascii="宋体" w:cs="宋体"/>
                <w:color w:val="000000"/>
                <w:kern w:val="0"/>
                <w:sz w:val="24"/>
              </w:rPr>
              <w:t>操作系统安全审计，关键系统的用户角色权限审计；</w:t>
            </w:r>
          </w:p>
          <w:p w14:paraId="6260E0C9" w14:textId="28BCF20A" w:rsidR="0024427F" w:rsidRDefault="0063422A" w:rsidP="00083326">
            <w:pPr>
              <w:numPr>
                <w:ilvl w:val="0"/>
                <w:numId w:val="52"/>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负责</w:t>
            </w:r>
            <w:r w:rsidR="00083326">
              <w:rPr>
                <w:rFonts w:ascii="宋体" w:cs="宋体" w:hint="eastAsia"/>
                <w:color w:val="000000"/>
                <w:kern w:val="0"/>
                <w:sz w:val="24"/>
              </w:rPr>
              <w:t>我局</w:t>
            </w:r>
            <w:r>
              <w:rPr>
                <w:rFonts w:ascii="宋体" w:cs="宋体"/>
                <w:color w:val="000000"/>
                <w:kern w:val="0"/>
                <w:sz w:val="24"/>
              </w:rPr>
              <w:t>日常信息安全规章制度和流程的执行审计，信息系统环境安全审计等；</w:t>
            </w:r>
          </w:p>
          <w:p w14:paraId="399C5902" w14:textId="77777777" w:rsidR="0024427F" w:rsidRDefault="0063422A" w:rsidP="00083326">
            <w:pPr>
              <w:numPr>
                <w:ilvl w:val="0"/>
                <w:numId w:val="52"/>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对被审计部门提供咨询、建议、协调等服务和公司领导安排的相关工作；</w:t>
            </w:r>
          </w:p>
          <w:p w14:paraId="3E0F8156" w14:textId="77777777" w:rsidR="0024427F" w:rsidRDefault="0063422A" w:rsidP="00083326">
            <w:pPr>
              <w:numPr>
                <w:ilvl w:val="0"/>
                <w:numId w:val="52"/>
              </w:numPr>
              <w:autoSpaceDE w:val="0"/>
              <w:autoSpaceDN w:val="0"/>
              <w:adjustRightInd w:val="0"/>
              <w:spacing w:line="360" w:lineRule="auto"/>
              <w:jc w:val="left"/>
              <w:rPr>
                <w:rFonts w:ascii="宋体" w:cs="宋体"/>
                <w:color w:val="000000"/>
                <w:kern w:val="0"/>
                <w:sz w:val="24"/>
              </w:rPr>
            </w:pPr>
            <w:r>
              <w:rPr>
                <w:rFonts w:ascii="宋体" w:cs="宋体"/>
                <w:color w:val="000000"/>
                <w:kern w:val="0"/>
                <w:sz w:val="24"/>
              </w:rPr>
              <w:t>负责对系统管理员、安全管理员的操作行为进行审计跟踪分析和监督检查，及时发现违规行为，每月向</w:t>
            </w:r>
            <w:r>
              <w:rPr>
                <w:rFonts w:ascii="宋体" w:cs="宋体" w:hint="eastAsia"/>
                <w:color w:val="000000"/>
                <w:kern w:val="0"/>
                <w:sz w:val="24"/>
              </w:rPr>
              <w:t>信息</w:t>
            </w:r>
            <w:r>
              <w:rPr>
                <w:rFonts w:ascii="宋体" w:cs="宋体"/>
                <w:color w:val="000000"/>
                <w:kern w:val="0"/>
                <w:sz w:val="24"/>
              </w:rPr>
              <w:t>安全</w:t>
            </w:r>
            <w:r>
              <w:rPr>
                <w:rFonts w:ascii="宋体" w:cs="宋体" w:hint="eastAsia"/>
                <w:color w:val="000000"/>
                <w:kern w:val="0"/>
                <w:sz w:val="24"/>
              </w:rPr>
              <w:t>中心</w:t>
            </w:r>
            <w:r>
              <w:rPr>
                <w:rFonts w:ascii="宋体" w:cs="宋体"/>
                <w:color w:val="000000"/>
                <w:kern w:val="0"/>
                <w:sz w:val="24"/>
              </w:rPr>
              <w:t>汇报工作情况；</w:t>
            </w:r>
          </w:p>
          <w:p w14:paraId="73E19163" w14:textId="77777777" w:rsidR="0024427F" w:rsidRDefault="0024427F">
            <w:pPr>
              <w:autoSpaceDE w:val="0"/>
              <w:autoSpaceDN w:val="0"/>
              <w:adjustRightInd w:val="0"/>
              <w:spacing w:line="360" w:lineRule="auto"/>
              <w:ind w:left="480"/>
              <w:jc w:val="left"/>
              <w:rPr>
                <w:rFonts w:ascii="宋体" w:cs="宋体"/>
                <w:color w:val="000000"/>
                <w:kern w:val="0"/>
                <w:sz w:val="24"/>
              </w:rPr>
            </w:pPr>
          </w:p>
        </w:tc>
      </w:tr>
      <w:tr w:rsidR="0024427F" w14:paraId="19E755B5" w14:textId="77777777">
        <w:tc>
          <w:tcPr>
            <w:tcW w:w="2277" w:type="dxa"/>
            <w:gridSpan w:val="2"/>
          </w:tcPr>
          <w:p w14:paraId="477B0D32"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签字确认：</w:t>
            </w:r>
          </w:p>
        </w:tc>
        <w:tc>
          <w:tcPr>
            <w:tcW w:w="2970" w:type="dxa"/>
            <w:gridSpan w:val="2"/>
          </w:tcPr>
          <w:p w14:paraId="56B60E3B" w14:textId="77777777" w:rsidR="0024427F" w:rsidRDefault="0024427F">
            <w:pPr>
              <w:autoSpaceDE w:val="0"/>
              <w:autoSpaceDN w:val="0"/>
              <w:adjustRightInd w:val="0"/>
              <w:spacing w:line="360" w:lineRule="auto"/>
              <w:jc w:val="right"/>
              <w:rPr>
                <w:rFonts w:ascii="宋体" w:cs="宋体"/>
                <w:kern w:val="0"/>
                <w:sz w:val="24"/>
              </w:rPr>
            </w:pPr>
          </w:p>
        </w:tc>
        <w:tc>
          <w:tcPr>
            <w:tcW w:w="3049" w:type="dxa"/>
          </w:tcPr>
          <w:p w14:paraId="214CC9D3" w14:textId="77777777"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_____年_____月_____日</w:t>
            </w:r>
          </w:p>
        </w:tc>
      </w:tr>
      <w:tr w:rsidR="0024427F" w14:paraId="6F3076DC" w14:textId="77777777">
        <w:tc>
          <w:tcPr>
            <w:tcW w:w="8296" w:type="dxa"/>
            <w:gridSpan w:val="5"/>
          </w:tcPr>
          <w:p w14:paraId="5ACFC11E" w14:textId="3FD70C0C" w:rsidR="0024427F" w:rsidRDefault="0063422A">
            <w:pPr>
              <w:autoSpaceDE w:val="0"/>
              <w:autoSpaceDN w:val="0"/>
              <w:adjustRightInd w:val="0"/>
              <w:spacing w:line="360" w:lineRule="auto"/>
              <w:jc w:val="left"/>
              <w:rPr>
                <w:rFonts w:ascii="宋体" w:cs="宋体"/>
                <w:kern w:val="0"/>
                <w:sz w:val="24"/>
              </w:rPr>
            </w:pPr>
            <w:r>
              <w:rPr>
                <w:rFonts w:ascii="宋体" w:cs="宋体" w:hint="eastAsia"/>
                <w:kern w:val="0"/>
                <w:sz w:val="24"/>
              </w:rPr>
              <w:t>备注：</w:t>
            </w:r>
            <w:del w:id="4421" w:author="yunwei01" w:date="2017-08-02T14:22:00Z">
              <w:r w:rsidR="00543823" w:rsidDel="00A97AE9">
                <w:rPr>
                  <w:rFonts w:ascii="宋体" w:cs="宋体" w:hint="eastAsia"/>
                  <w:kern w:val="0"/>
                  <w:sz w:val="24"/>
                </w:rPr>
                <w:delText>AAAAA</w:delText>
              </w:r>
            </w:del>
            <w:ins w:id="4422" w:author="yunwei01" w:date="2017-08-02T14:22:00Z">
              <w:r w:rsidR="00A97AE9">
                <w:rPr>
                  <w:rFonts w:ascii="宋体" w:cs="宋体" w:hint="eastAsia"/>
                  <w:kern w:val="0"/>
                  <w:sz w:val="24"/>
                </w:rPr>
                <w:t>资鼎(上海)互联网金融信息服务有限</w:t>
              </w:r>
            </w:ins>
            <w:del w:id="4423" w:author="yunwei01" w:date="2017-08-02T14:38:00Z">
              <w:r w:rsidR="00543823" w:rsidDel="004C1B14">
                <w:rPr>
                  <w:rFonts w:ascii="宋体" w:cs="宋体" w:hint="eastAsia"/>
                  <w:kern w:val="0"/>
                  <w:sz w:val="24"/>
                </w:rPr>
                <w:delText>公司</w:delText>
              </w:r>
            </w:del>
            <w:ins w:id="4424" w:author="yunwei01" w:date="2017-08-02T14:38:00Z">
              <w:r w:rsidR="004C1B14">
                <w:rPr>
                  <w:rFonts w:ascii="宋体" w:cs="宋体" w:hint="eastAsia"/>
                  <w:kern w:val="0"/>
                  <w:sz w:val="24"/>
                </w:rPr>
                <w:t>公司</w:t>
              </w:r>
            </w:ins>
            <w:r>
              <w:rPr>
                <w:rFonts w:ascii="宋体" w:cs="宋体" w:hint="eastAsia"/>
                <w:kern w:val="0"/>
                <w:sz w:val="24"/>
              </w:rPr>
              <w:t>永久存档</w:t>
            </w:r>
          </w:p>
        </w:tc>
      </w:tr>
    </w:tbl>
    <w:p w14:paraId="314CC365" w14:textId="395BDE9F" w:rsidR="001F132D" w:rsidRDefault="001F132D">
      <w:pPr>
        <w:rPr>
          <w:ins w:id="4425" w:author="yunwei01" w:date="2017-08-04T10:38:00Z"/>
        </w:rPr>
      </w:pPr>
      <w:ins w:id="4426" w:author="yunwei01" w:date="2017-08-04T10:38:00Z">
        <w:r>
          <w:br w:type="page"/>
        </w:r>
      </w:ins>
    </w:p>
    <w:p w14:paraId="14784033" w14:textId="64438E1C" w:rsidR="0024427F" w:rsidDel="001F132D" w:rsidRDefault="0024427F">
      <w:pPr>
        <w:rPr>
          <w:del w:id="4427" w:author="yunwei01" w:date="2017-08-04T10:38:00Z"/>
        </w:rPr>
      </w:pPr>
    </w:p>
    <w:p w14:paraId="68F0BBB3" w14:textId="0EAFC11C" w:rsidR="0024427F" w:rsidDel="001F132D" w:rsidRDefault="0024427F">
      <w:pPr>
        <w:rPr>
          <w:del w:id="4428" w:author="yunwei01" w:date="2017-08-04T10:38:00Z"/>
        </w:rPr>
      </w:pPr>
    </w:p>
    <w:p w14:paraId="765DC333" w14:textId="07900918" w:rsidR="0024427F" w:rsidDel="001F132D" w:rsidRDefault="0024427F">
      <w:pPr>
        <w:rPr>
          <w:del w:id="4429" w:author="yunwei01" w:date="2017-08-04T10:38:00Z"/>
        </w:rPr>
      </w:pPr>
    </w:p>
    <w:p w14:paraId="0616816E" w14:textId="3BB9A0DB" w:rsidR="0024427F" w:rsidDel="001F132D" w:rsidRDefault="0024427F">
      <w:pPr>
        <w:rPr>
          <w:del w:id="4430" w:author="yunwei01" w:date="2017-08-04T10:38:00Z"/>
        </w:rPr>
      </w:pPr>
    </w:p>
    <w:p w14:paraId="286FFCDA" w14:textId="5B5CC1CE" w:rsidR="0024427F" w:rsidDel="001F132D" w:rsidRDefault="0024427F">
      <w:pPr>
        <w:rPr>
          <w:del w:id="4431" w:author="yunwei01" w:date="2017-08-04T10:38:00Z"/>
        </w:rPr>
      </w:pPr>
    </w:p>
    <w:p w14:paraId="6B441142" w14:textId="1083EA49" w:rsidR="0024427F" w:rsidDel="001F132D" w:rsidRDefault="0024427F">
      <w:pPr>
        <w:rPr>
          <w:del w:id="4432" w:author="yunwei01" w:date="2017-08-04T10:38:00Z"/>
        </w:rPr>
      </w:pPr>
    </w:p>
    <w:p w14:paraId="2D56F78E" w14:textId="2FBF9BF5" w:rsidR="0024427F" w:rsidDel="001F132D" w:rsidRDefault="0024427F">
      <w:pPr>
        <w:rPr>
          <w:del w:id="4433" w:author="yunwei01" w:date="2017-08-04T10:38:00Z"/>
        </w:rPr>
      </w:pPr>
    </w:p>
    <w:p w14:paraId="7C63CFAF" w14:textId="64CECAA3" w:rsidR="0024427F" w:rsidDel="001F132D" w:rsidRDefault="0024427F">
      <w:pPr>
        <w:rPr>
          <w:del w:id="4434" w:author="yunwei01" w:date="2017-08-04T10:38:00Z"/>
        </w:rPr>
      </w:pPr>
    </w:p>
    <w:p w14:paraId="1C236942" w14:textId="6C40B7BD" w:rsidR="0024427F" w:rsidDel="001F132D" w:rsidRDefault="0024427F">
      <w:pPr>
        <w:rPr>
          <w:del w:id="4435" w:author="yunwei01" w:date="2017-08-04T10:38:00Z"/>
        </w:rPr>
      </w:pPr>
    </w:p>
    <w:p w14:paraId="1589C60C" w14:textId="09D5B66A" w:rsidR="0024427F" w:rsidDel="001F132D" w:rsidRDefault="0024427F">
      <w:pPr>
        <w:rPr>
          <w:del w:id="4436" w:author="yunwei01" w:date="2017-08-04T10:38:00Z"/>
        </w:rPr>
      </w:pPr>
    </w:p>
    <w:p w14:paraId="617F6F42" w14:textId="66C3B195" w:rsidR="0024427F" w:rsidDel="001F132D" w:rsidRDefault="0024427F">
      <w:pPr>
        <w:rPr>
          <w:del w:id="4437" w:author="yunwei01" w:date="2017-08-04T10:38:00Z"/>
        </w:rPr>
      </w:pPr>
    </w:p>
    <w:p w14:paraId="70DC19F4" w14:textId="7C80A05B" w:rsidR="0024427F" w:rsidDel="001F132D" w:rsidRDefault="0024427F">
      <w:pPr>
        <w:rPr>
          <w:del w:id="4438" w:author="yunwei01" w:date="2017-08-04T10:38:00Z"/>
        </w:rPr>
      </w:pPr>
    </w:p>
    <w:p w14:paraId="46DCA3D2" w14:textId="485B556B" w:rsidR="0024427F" w:rsidDel="00BA2648" w:rsidRDefault="0024427F">
      <w:pPr>
        <w:jc w:val="center"/>
        <w:rPr>
          <w:del w:id="4439" w:author="yunwei01" w:date="2017-08-03T18:17:00Z"/>
        </w:rPr>
        <w:pPrChange w:id="4440" w:author="yunwei01" w:date="2017-08-03T18:17:00Z">
          <w:pPr/>
        </w:pPrChange>
      </w:pPr>
    </w:p>
    <w:p w14:paraId="198584A3" w14:textId="72E8CF8C" w:rsidR="0024427F" w:rsidDel="00BA2648" w:rsidRDefault="0024427F">
      <w:pPr>
        <w:jc w:val="center"/>
        <w:rPr>
          <w:del w:id="4441" w:author="yunwei01" w:date="2017-08-03T18:17:00Z"/>
        </w:rPr>
        <w:pPrChange w:id="4442" w:author="yunwei01" w:date="2017-08-03T18:17:00Z">
          <w:pPr/>
        </w:pPrChange>
      </w:pPr>
    </w:p>
    <w:p w14:paraId="323E106C" w14:textId="6B591A6F" w:rsidR="0024427F" w:rsidDel="00BA2648" w:rsidRDefault="0024427F">
      <w:pPr>
        <w:jc w:val="center"/>
        <w:rPr>
          <w:del w:id="4443" w:author="yunwei01" w:date="2017-08-03T18:17:00Z"/>
        </w:rPr>
        <w:pPrChange w:id="4444" w:author="yunwei01" w:date="2017-08-03T18:17:00Z">
          <w:pPr/>
        </w:pPrChange>
      </w:pPr>
    </w:p>
    <w:p w14:paraId="1208C359" w14:textId="5F9956E2" w:rsidR="0024427F" w:rsidDel="00BA2648" w:rsidRDefault="0024427F">
      <w:pPr>
        <w:jc w:val="center"/>
        <w:rPr>
          <w:del w:id="4445" w:author="yunwei01" w:date="2017-08-03T18:17:00Z"/>
        </w:rPr>
        <w:pPrChange w:id="4446" w:author="yunwei01" w:date="2017-08-03T18:17:00Z">
          <w:pPr/>
        </w:pPrChange>
      </w:pPr>
    </w:p>
    <w:p w14:paraId="753AE513" w14:textId="5C473C8E" w:rsidR="0024427F" w:rsidDel="00BA2648" w:rsidRDefault="0024427F">
      <w:pPr>
        <w:jc w:val="center"/>
        <w:rPr>
          <w:del w:id="4447" w:author="yunwei01" w:date="2017-08-03T18:17:00Z"/>
        </w:rPr>
        <w:pPrChange w:id="4448" w:author="yunwei01" w:date="2017-08-03T18:17:00Z">
          <w:pPr/>
        </w:pPrChange>
      </w:pPr>
    </w:p>
    <w:p w14:paraId="6F730F7F" w14:textId="2AEC7DC2" w:rsidR="0024427F" w:rsidDel="00BA2648" w:rsidRDefault="0024427F">
      <w:pPr>
        <w:jc w:val="center"/>
        <w:rPr>
          <w:del w:id="4449" w:author="yunwei01" w:date="2017-08-03T18:17:00Z"/>
        </w:rPr>
        <w:pPrChange w:id="4450" w:author="yunwei01" w:date="2017-08-03T18:17:00Z">
          <w:pPr/>
        </w:pPrChange>
      </w:pPr>
    </w:p>
    <w:p w14:paraId="2C26763F" w14:textId="74BC24D1" w:rsidR="0024427F" w:rsidRDefault="00543823">
      <w:pPr>
        <w:jc w:val="center"/>
        <w:rPr>
          <w:rFonts w:ascii="宋体" w:hAnsi="宋体" w:cs="宋体"/>
          <w:color w:val="000000"/>
          <w:kern w:val="0"/>
          <w:sz w:val="32"/>
          <w:szCs w:val="32"/>
        </w:rPr>
        <w:pPrChange w:id="4451" w:author="yunwei01" w:date="2017-08-03T18:17:00Z">
          <w:pPr>
            <w:autoSpaceDE w:val="0"/>
            <w:autoSpaceDN w:val="0"/>
            <w:adjustRightInd w:val="0"/>
            <w:spacing w:line="360" w:lineRule="auto"/>
            <w:jc w:val="center"/>
            <w:outlineLvl w:val="0"/>
          </w:pPr>
        </w:pPrChange>
      </w:pPr>
      <w:del w:id="4452" w:author="yunwei01" w:date="2017-08-02T14:22:00Z">
        <w:r w:rsidDel="00A97AE9">
          <w:rPr>
            <w:rFonts w:ascii="宋体" w:hAnsi="宋体" w:cs="宋体" w:hint="eastAsia"/>
            <w:color w:val="000000"/>
            <w:kern w:val="0"/>
            <w:sz w:val="32"/>
            <w:szCs w:val="32"/>
          </w:rPr>
          <w:delText>AAAAA</w:delText>
        </w:r>
      </w:del>
      <w:bookmarkStart w:id="4453" w:name="_Toc489545383"/>
      <w:ins w:id="4454" w:author="yunwei01" w:date="2017-08-02T14:22:00Z">
        <w:r w:rsidR="00A97AE9">
          <w:rPr>
            <w:rFonts w:ascii="宋体" w:hAnsi="宋体" w:cs="宋体" w:hint="eastAsia"/>
            <w:color w:val="000000"/>
            <w:kern w:val="0"/>
            <w:sz w:val="32"/>
            <w:szCs w:val="32"/>
          </w:rPr>
          <w:t>资鼎(上海)互联网金融信息服务有限</w:t>
        </w:r>
      </w:ins>
      <w:del w:id="4455" w:author="yunwei01" w:date="2017-08-02T14:38:00Z">
        <w:r w:rsidDel="004C1B14">
          <w:rPr>
            <w:rFonts w:ascii="宋体" w:hAnsi="宋体" w:cs="宋体" w:hint="eastAsia"/>
            <w:color w:val="000000"/>
            <w:kern w:val="0"/>
            <w:sz w:val="32"/>
            <w:szCs w:val="32"/>
          </w:rPr>
          <w:delText>公司</w:delText>
        </w:r>
      </w:del>
      <w:ins w:id="4456" w:author="yunwei01" w:date="2017-08-02T14:38:00Z">
        <w:r w:rsidR="004C1B14">
          <w:rPr>
            <w:rFonts w:ascii="宋体" w:hAnsi="宋体" w:cs="宋体" w:hint="eastAsia"/>
            <w:color w:val="000000"/>
            <w:kern w:val="0"/>
            <w:sz w:val="32"/>
            <w:szCs w:val="32"/>
          </w:rPr>
          <w:t>公司</w:t>
        </w:r>
      </w:ins>
      <w:r w:rsidR="0063422A">
        <w:rPr>
          <w:rFonts w:ascii="宋体" w:hAnsi="宋体" w:cs="宋体" w:hint="eastAsia"/>
          <w:color w:val="000000"/>
          <w:kern w:val="0"/>
          <w:sz w:val="32"/>
          <w:szCs w:val="32"/>
        </w:rPr>
        <w:t>机房管理员岗位协议书</w:t>
      </w:r>
      <w:bookmarkEnd w:id="44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378"/>
        <w:gridCol w:w="1875"/>
        <w:gridCol w:w="1094"/>
        <w:gridCol w:w="3049"/>
      </w:tblGrid>
      <w:tr w:rsidR="0024427F" w14:paraId="37291A48" w14:textId="77777777">
        <w:tc>
          <w:tcPr>
            <w:tcW w:w="900" w:type="dxa"/>
          </w:tcPr>
          <w:p w14:paraId="5A931325"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名字</w:t>
            </w:r>
          </w:p>
        </w:tc>
        <w:tc>
          <w:tcPr>
            <w:tcW w:w="3253" w:type="dxa"/>
            <w:gridSpan w:val="2"/>
          </w:tcPr>
          <w:p w14:paraId="57525E7D" w14:textId="77777777" w:rsidR="0024427F" w:rsidRDefault="0024427F">
            <w:pPr>
              <w:autoSpaceDE w:val="0"/>
              <w:autoSpaceDN w:val="0"/>
              <w:adjustRightInd w:val="0"/>
              <w:spacing w:line="360" w:lineRule="auto"/>
              <w:jc w:val="left"/>
              <w:rPr>
                <w:rFonts w:ascii="宋体" w:hAnsi="宋体" w:cs="宋体"/>
                <w:kern w:val="0"/>
                <w:sz w:val="24"/>
              </w:rPr>
            </w:pPr>
          </w:p>
        </w:tc>
        <w:tc>
          <w:tcPr>
            <w:tcW w:w="1094" w:type="dxa"/>
          </w:tcPr>
          <w:p w14:paraId="0DFFB868"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部门</w:t>
            </w:r>
          </w:p>
        </w:tc>
        <w:tc>
          <w:tcPr>
            <w:tcW w:w="3049" w:type="dxa"/>
          </w:tcPr>
          <w:p w14:paraId="26521CD7" w14:textId="77777777" w:rsidR="0024427F" w:rsidRDefault="0024427F">
            <w:pPr>
              <w:autoSpaceDE w:val="0"/>
              <w:autoSpaceDN w:val="0"/>
              <w:adjustRightInd w:val="0"/>
              <w:spacing w:line="360" w:lineRule="auto"/>
              <w:jc w:val="left"/>
              <w:rPr>
                <w:rFonts w:ascii="宋体" w:hAnsi="宋体" w:cs="宋体"/>
                <w:kern w:val="0"/>
                <w:sz w:val="24"/>
              </w:rPr>
            </w:pPr>
          </w:p>
        </w:tc>
      </w:tr>
      <w:tr w:rsidR="0024427F" w14:paraId="57AEDB66" w14:textId="77777777">
        <w:trPr>
          <w:trHeight w:val="5202"/>
        </w:trPr>
        <w:tc>
          <w:tcPr>
            <w:tcW w:w="8296" w:type="dxa"/>
            <w:gridSpan w:val="5"/>
          </w:tcPr>
          <w:p w14:paraId="3EE1FC25"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职责范围：</w:t>
            </w:r>
          </w:p>
          <w:p w14:paraId="7E92F5EC" w14:textId="77777777"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负责保障机房物理与环境的安全建设管理</w:t>
            </w:r>
          </w:p>
          <w:p w14:paraId="66F160CF" w14:textId="77777777"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负责制定机房基础设施的相关资产清单</w:t>
            </w:r>
          </w:p>
          <w:p w14:paraId="551BCBA0" w14:textId="18AAB8BD"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内容包括资产名称、重要程度、所处位置等。</w:t>
            </w:r>
          </w:p>
          <w:p w14:paraId="265F9E94" w14:textId="77777777"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明确产品所有者、使用者与维护者；对所有产品进行标记，实现信息资产从采购、安装、调试、使用、变更到报废整个周期的安全管理，并且密码相关产品符合国家密码主管部门的要求。</w:t>
            </w:r>
          </w:p>
          <w:p w14:paraId="3D536B5B" w14:textId="77777777"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令相关人员能够按照维护规程对系统进行操作，降低和避免因误操作所引发信息安全事件的可能性。</w:t>
            </w:r>
          </w:p>
          <w:p w14:paraId="444A68DC" w14:textId="77777777"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负责保障机房物理与环境安全</w:t>
            </w:r>
          </w:p>
          <w:p w14:paraId="75A5A1DA" w14:textId="77777777"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实施包括门禁、视频监控、报警等安全防范措施，确保机房物理安全。部署机房专用空调、UPS等环境保障设施，对机房设施运转情况进行每日两次巡检、维护、故障处理和变更管理。严格对机房人员和设备的出入管理，进出需登记，外来人员需由相关管理人员陪同方能访问机房。</w:t>
            </w:r>
          </w:p>
          <w:p w14:paraId="6E3F118B" w14:textId="75F7B083"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在机房基础设施变更、重要操作、物理访问等的进行逐级审批，负责日常审批，重大变更需上报到</w:t>
            </w:r>
            <w:del w:id="4457" w:author="yunwei01" w:date="2017-08-02T14:22:00Z">
              <w:r w:rsidR="00543823" w:rsidDel="00A97AE9">
                <w:rPr>
                  <w:rFonts w:ascii="宋体" w:hAnsi="宋体" w:cs="宋体" w:hint="eastAsia"/>
                  <w:color w:val="000000"/>
                  <w:kern w:val="0"/>
                  <w:sz w:val="24"/>
                </w:rPr>
                <w:delText>AAAAA</w:delText>
              </w:r>
            </w:del>
            <w:ins w:id="4458" w:author="yunwei01" w:date="2017-08-02T14:22:00Z">
              <w:r w:rsidR="00A97AE9">
                <w:rPr>
                  <w:rFonts w:ascii="宋体" w:hAnsi="宋体" w:cs="宋体" w:hint="eastAsia"/>
                  <w:color w:val="000000"/>
                  <w:kern w:val="0"/>
                  <w:sz w:val="24"/>
                </w:rPr>
                <w:t>资鼎(上海)互联网金融信息服务有限</w:t>
              </w:r>
            </w:ins>
            <w:del w:id="4459" w:author="yunwei01" w:date="2017-08-02T14:38:00Z">
              <w:r w:rsidR="00543823" w:rsidDel="004C1B14">
                <w:rPr>
                  <w:rFonts w:ascii="宋体" w:hAnsi="宋体" w:cs="宋体" w:hint="eastAsia"/>
                  <w:color w:val="000000"/>
                  <w:kern w:val="0"/>
                  <w:sz w:val="24"/>
                </w:rPr>
                <w:delText>公司</w:delText>
              </w:r>
            </w:del>
            <w:ins w:id="4460" w:author="yunwei01" w:date="2017-08-02T14:38:00Z">
              <w:r w:rsidR="004C1B14">
                <w:rPr>
                  <w:rFonts w:ascii="宋体" w:hAnsi="宋体" w:cs="宋体" w:hint="eastAsia"/>
                  <w:color w:val="000000"/>
                  <w:kern w:val="0"/>
                  <w:sz w:val="24"/>
                </w:rPr>
                <w:t>公司</w:t>
              </w:r>
            </w:ins>
            <w:r>
              <w:rPr>
                <w:rFonts w:ascii="宋体" w:hAnsi="宋体" w:cs="宋体" w:hint="eastAsia"/>
                <w:color w:val="000000"/>
                <w:kern w:val="0"/>
                <w:sz w:val="24"/>
              </w:rPr>
              <w:t>领导小组负责人进行核准和审批后，方可进行变更；</w:t>
            </w:r>
          </w:p>
          <w:p w14:paraId="0490EA53" w14:textId="77777777" w:rsidR="0024427F" w:rsidRDefault="0063422A">
            <w:pPr>
              <w:numPr>
                <w:ilvl w:val="0"/>
                <w:numId w:val="46"/>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负责组织实施机房基础设施各类事故（故障）的应急处理。</w:t>
            </w:r>
          </w:p>
          <w:p w14:paraId="467A2A20" w14:textId="77777777" w:rsidR="0024427F" w:rsidRDefault="0024427F">
            <w:pPr>
              <w:autoSpaceDE w:val="0"/>
              <w:autoSpaceDN w:val="0"/>
              <w:adjustRightInd w:val="0"/>
              <w:spacing w:line="360" w:lineRule="auto"/>
              <w:ind w:left="900"/>
              <w:jc w:val="left"/>
              <w:rPr>
                <w:rFonts w:ascii="宋体" w:hAnsi="宋体" w:cs="宋体"/>
                <w:color w:val="000000"/>
                <w:kern w:val="0"/>
                <w:sz w:val="24"/>
              </w:rPr>
            </w:pPr>
          </w:p>
        </w:tc>
      </w:tr>
      <w:tr w:rsidR="0024427F" w14:paraId="3C78B584" w14:textId="77777777">
        <w:tc>
          <w:tcPr>
            <w:tcW w:w="2278" w:type="dxa"/>
            <w:gridSpan w:val="2"/>
          </w:tcPr>
          <w:p w14:paraId="6A23C6B9"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签字确认：</w:t>
            </w:r>
          </w:p>
        </w:tc>
        <w:tc>
          <w:tcPr>
            <w:tcW w:w="2969" w:type="dxa"/>
            <w:gridSpan w:val="2"/>
          </w:tcPr>
          <w:p w14:paraId="798B8BE8" w14:textId="77777777" w:rsidR="0024427F" w:rsidRDefault="0024427F">
            <w:pPr>
              <w:autoSpaceDE w:val="0"/>
              <w:autoSpaceDN w:val="0"/>
              <w:adjustRightInd w:val="0"/>
              <w:spacing w:line="360" w:lineRule="auto"/>
              <w:jc w:val="right"/>
              <w:rPr>
                <w:rFonts w:ascii="宋体" w:hAnsi="宋体" w:cs="宋体"/>
                <w:kern w:val="0"/>
                <w:sz w:val="24"/>
              </w:rPr>
            </w:pPr>
          </w:p>
        </w:tc>
        <w:tc>
          <w:tcPr>
            <w:tcW w:w="3049" w:type="dxa"/>
          </w:tcPr>
          <w:p w14:paraId="79834847"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_____年_____月_____日</w:t>
            </w:r>
          </w:p>
        </w:tc>
      </w:tr>
    </w:tbl>
    <w:p w14:paraId="7DD86E2E" w14:textId="7BC6991B" w:rsidR="001F132D" w:rsidRDefault="001F132D">
      <w:pPr>
        <w:autoSpaceDE w:val="0"/>
        <w:autoSpaceDN w:val="0"/>
        <w:adjustRightInd w:val="0"/>
        <w:spacing w:line="360" w:lineRule="auto"/>
        <w:jc w:val="center"/>
        <w:rPr>
          <w:ins w:id="4461" w:author="yunwei01" w:date="2017-08-04T10:38:00Z"/>
          <w:rFonts w:ascii="宋体" w:hAnsi="宋体" w:cs="宋体"/>
          <w:color w:val="000000"/>
          <w:kern w:val="0"/>
          <w:sz w:val="32"/>
          <w:szCs w:val="32"/>
        </w:rPr>
      </w:pPr>
      <w:ins w:id="4462" w:author="yunwei01" w:date="2017-08-04T10:38:00Z">
        <w:r>
          <w:rPr>
            <w:rFonts w:ascii="宋体" w:hAnsi="宋体" w:cs="宋体"/>
            <w:color w:val="000000"/>
            <w:kern w:val="0"/>
            <w:sz w:val="32"/>
            <w:szCs w:val="32"/>
          </w:rPr>
          <w:br w:type="page"/>
        </w:r>
      </w:ins>
    </w:p>
    <w:p w14:paraId="0CEC9793" w14:textId="6B7F9221" w:rsidR="0024427F" w:rsidDel="001F132D" w:rsidRDefault="0024427F">
      <w:pPr>
        <w:autoSpaceDE w:val="0"/>
        <w:autoSpaceDN w:val="0"/>
        <w:adjustRightInd w:val="0"/>
        <w:spacing w:line="360" w:lineRule="auto"/>
        <w:jc w:val="center"/>
        <w:rPr>
          <w:del w:id="4463" w:author="yunwei01" w:date="2017-08-04T10:38:00Z"/>
          <w:rFonts w:ascii="宋体" w:hAnsi="宋体" w:cs="宋体"/>
          <w:color w:val="000000"/>
          <w:kern w:val="0"/>
          <w:sz w:val="32"/>
          <w:szCs w:val="32"/>
        </w:rPr>
      </w:pPr>
    </w:p>
    <w:p w14:paraId="7307C3C2" w14:textId="1815F0E1" w:rsidR="0024427F" w:rsidDel="001F132D" w:rsidRDefault="0024427F">
      <w:pPr>
        <w:autoSpaceDE w:val="0"/>
        <w:autoSpaceDN w:val="0"/>
        <w:adjustRightInd w:val="0"/>
        <w:spacing w:line="360" w:lineRule="auto"/>
        <w:jc w:val="center"/>
        <w:rPr>
          <w:del w:id="4464" w:author="yunwei01" w:date="2017-08-04T10:38:00Z"/>
          <w:rFonts w:ascii="宋体" w:hAnsi="宋体" w:cs="宋体"/>
          <w:color w:val="000000"/>
          <w:kern w:val="0"/>
          <w:sz w:val="32"/>
          <w:szCs w:val="32"/>
        </w:rPr>
      </w:pPr>
    </w:p>
    <w:p w14:paraId="0BEDDCCB" w14:textId="1CC6A901" w:rsidR="0024427F" w:rsidDel="001F132D" w:rsidRDefault="0024427F">
      <w:pPr>
        <w:autoSpaceDE w:val="0"/>
        <w:autoSpaceDN w:val="0"/>
        <w:adjustRightInd w:val="0"/>
        <w:spacing w:line="360" w:lineRule="auto"/>
        <w:jc w:val="center"/>
        <w:rPr>
          <w:del w:id="4465" w:author="yunwei01" w:date="2017-08-04T10:38:00Z"/>
          <w:rFonts w:ascii="宋体" w:hAnsi="宋体" w:cs="宋体"/>
          <w:color w:val="000000"/>
          <w:kern w:val="0"/>
          <w:sz w:val="32"/>
          <w:szCs w:val="32"/>
        </w:rPr>
      </w:pPr>
    </w:p>
    <w:p w14:paraId="3F3C2034" w14:textId="1E22CAD5" w:rsidR="0024427F" w:rsidDel="00BA2648" w:rsidRDefault="0024427F">
      <w:pPr>
        <w:autoSpaceDE w:val="0"/>
        <w:autoSpaceDN w:val="0"/>
        <w:adjustRightInd w:val="0"/>
        <w:spacing w:line="360" w:lineRule="auto"/>
        <w:jc w:val="center"/>
        <w:rPr>
          <w:del w:id="4466" w:author="yunwei01" w:date="2017-08-03T18:17:00Z"/>
          <w:rFonts w:ascii="宋体" w:hAnsi="宋体" w:cs="宋体"/>
          <w:color w:val="000000"/>
          <w:kern w:val="0"/>
          <w:sz w:val="32"/>
          <w:szCs w:val="32"/>
        </w:rPr>
      </w:pPr>
    </w:p>
    <w:p w14:paraId="00AC372C" w14:textId="18D3BBD3" w:rsidR="0024427F" w:rsidRDefault="00543823">
      <w:pPr>
        <w:jc w:val="center"/>
        <w:rPr>
          <w:rFonts w:ascii="宋体" w:hAnsi="宋体" w:cs="宋体"/>
          <w:color w:val="000000"/>
          <w:kern w:val="0"/>
          <w:sz w:val="32"/>
          <w:szCs w:val="32"/>
        </w:rPr>
        <w:pPrChange w:id="4467" w:author="yunwei01" w:date="2017-08-03T18:17:00Z">
          <w:pPr>
            <w:autoSpaceDE w:val="0"/>
            <w:autoSpaceDN w:val="0"/>
            <w:adjustRightInd w:val="0"/>
            <w:spacing w:line="360" w:lineRule="auto"/>
            <w:jc w:val="center"/>
            <w:outlineLvl w:val="0"/>
          </w:pPr>
        </w:pPrChange>
      </w:pPr>
      <w:del w:id="4468" w:author="yunwei01" w:date="2017-08-02T14:22:00Z">
        <w:r w:rsidDel="00A97AE9">
          <w:rPr>
            <w:rFonts w:ascii="宋体" w:hAnsi="宋体" w:cs="宋体" w:hint="eastAsia"/>
            <w:color w:val="000000"/>
            <w:kern w:val="0"/>
            <w:sz w:val="32"/>
            <w:szCs w:val="32"/>
          </w:rPr>
          <w:delText>AAAAA</w:delText>
        </w:r>
      </w:del>
      <w:bookmarkStart w:id="4469" w:name="_Toc489545384"/>
      <w:ins w:id="4470" w:author="yunwei01" w:date="2017-08-02T14:22:00Z">
        <w:r w:rsidR="00A97AE9">
          <w:rPr>
            <w:rFonts w:ascii="宋体" w:hAnsi="宋体" w:cs="宋体" w:hint="eastAsia"/>
            <w:color w:val="000000"/>
            <w:kern w:val="0"/>
            <w:sz w:val="32"/>
            <w:szCs w:val="32"/>
          </w:rPr>
          <w:t>资鼎(上海)互联网金融信息服务有限</w:t>
        </w:r>
      </w:ins>
      <w:del w:id="4471" w:author="yunwei01" w:date="2017-08-02T14:38:00Z">
        <w:r w:rsidDel="004C1B14">
          <w:rPr>
            <w:rFonts w:ascii="宋体" w:hAnsi="宋体" w:cs="宋体" w:hint="eastAsia"/>
            <w:color w:val="000000"/>
            <w:kern w:val="0"/>
            <w:sz w:val="32"/>
            <w:szCs w:val="32"/>
          </w:rPr>
          <w:delText>公司</w:delText>
        </w:r>
      </w:del>
      <w:ins w:id="4472" w:author="yunwei01" w:date="2017-08-02T14:38:00Z">
        <w:r w:rsidR="004C1B14">
          <w:rPr>
            <w:rFonts w:ascii="宋体" w:hAnsi="宋体" w:cs="宋体" w:hint="eastAsia"/>
            <w:color w:val="000000"/>
            <w:kern w:val="0"/>
            <w:sz w:val="32"/>
            <w:szCs w:val="32"/>
          </w:rPr>
          <w:t>公司</w:t>
        </w:r>
      </w:ins>
      <w:r w:rsidR="0063422A">
        <w:rPr>
          <w:rFonts w:ascii="宋体" w:hAnsi="宋体" w:cs="宋体" w:hint="eastAsia"/>
          <w:color w:val="000000"/>
          <w:kern w:val="0"/>
          <w:sz w:val="32"/>
          <w:szCs w:val="32"/>
        </w:rPr>
        <w:t>主机管理员岗位协议书</w:t>
      </w:r>
      <w:bookmarkEnd w:id="446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378"/>
        <w:gridCol w:w="1875"/>
        <w:gridCol w:w="1094"/>
        <w:gridCol w:w="3049"/>
      </w:tblGrid>
      <w:tr w:rsidR="0024427F" w14:paraId="6932FC53" w14:textId="77777777">
        <w:tc>
          <w:tcPr>
            <w:tcW w:w="900" w:type="dxa"/>
          </w:tcPr>
          <w:p w14:paraId="69CD4303"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名字</w:t>
            </w:r>
          </w:p>
        </w:tc>
        <w:tc>
          <w:tcPr>
            <w:tcW w:w="3253" w:type="dxa"/>
            <w:gridSpan w:val="2"/>
          </w:tcPr>
          <w:p w14:paraId="0290B47E" w14:textId="77777777" w:rsidR="0024427F" w:rsidRDefault="0024427F">
            <w:pPr>
              <w:autoSpaceDE w:val="0"/>
              <w:autoSpaceDN w:val="0"/>
              <w:adjustRightInd w:val="0"/>
              <w:spacing w:line="360" w:lineRule="auto"/>
              <w:jc w:val="left"/>
              <w:rPr>
                <w:rFonts w:ascii="宋体" w:hAnsi="宋体" w:cs="宋体"/>
                <w:kern w:val="0"/>
                <w:sz w:val="24"/>
              </w:rPr>
            </w:pPr>
          </w:p>
        </w:tc>
        <w:tc>
          <w:tcPr>
            <w:tcW w:w="1094" w:type="dxa"/>
          </w:tcPr>
          <w:p w14:paraId="04690205"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部门</w:t>
            </w:r>
          </w:p>
        </w:tc>
        <w:tc>
          <w:tcPr>
            <w:tcW w:w="3049" w:type="dxa"/>
          </w:tcPr>
          <w:p w14:paraId="4B7F2ECB" w14:textId="77777777" w:rsidR="0024427F" w:rsidRDefault="0024427F">
            <w:pPr>
              <w:autoSpaceDE w:val="0"/>
              <w:autoSpaceDN w:val="0"/>
              <w:adjustRightInd w:val="0"/>
              <w:spacing w:line="360" w:lineRule="auto"/>
              <w:jc w:val="left"/>
              <w:rPr>
                <w:rFonts w:ascii="宋体" w:hAnsi="宋体" w:cs="宋体"/>
                <w:kern w:val="0"/>
                <w:sz w:val="24"/>
              </w:rPr>
            </w:pPr>
          </w:p>
        </w:tc>
      </w:tr>
      <w:tr w:rsidR="0024427F" w14:paraId="4B98F425" w14:textId="77777777">
        <w:trPr>
          <w:trHeight w:val="5202"/>
        </w:trPr>
        <w:tc>
          <w:tcPr>
            <w:tcW w:w="8296" w:type="dxa"/>
            <w:gridSpan w:val="5"/>
          </w:tcPr>
          <w:p w14:paraId="6406DDDB"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职责范围：</w:t>
            </w:r>
          </w:p>
          <w:p w14:paraId="767A155D" w14:textId="77777777" w:rsidR="0024427F" w:rsidRDefault="0063422A">
            <w:pPr>
              <w:numPr>
                <w:ilvl w:val="0"/>
                <w:numId w:val="47"/>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负责保障主机（包括服务器设备、操作系统、数据库系统、数据备份）</w:t>
            </w:r>
            <w:r>
              <w:rPr>
                <w:rFonts w:ascii="宋体" w:hAnsi="宋体" w:cs="宋体"/>
                <w:color w:val="000000"/>
                <w:kern w:val="0"/>
                <w:sz w:val="24"/>
              </w:rPr>
              <w:t xml:space="preserve"> </w:t>
            </w:r>
            <w:r>
              <w:rPr>
                <w:rFonts w:ascii="宋体" w:hAnsi="宋体" w:cs="宋体" w:hint="eastAsia"/>
                <w:color w:val="000000"/>
                <w:kern w:val="0"/>
                <w:sz w:val="24"/>
              </w:rPr>
              <w:t>；</w:t>
            </w:r>
          </w:p>
          <w:p w14:paraId="449285D3" w14:textId="77777777" w:rsidR="0024427F" w:rsidRDefault="0063422A">
            <w:pPr>
              <w:numPr>
                <w:ilvl w:val="0"/>
                <w:numId w:val="47"/>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信息安全日常管理</w:t>
            </w:r>
          </w:p>
          <w:p w14:paraId="4424BF00"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包括系统口令管理、无人值守设备管理、屏幕保护、便携机管理等，促使每位人员的日常工作符合系统的信息安全策略和制度要求。</w:t>
            </w:r>
          </w:p>
          <w:p w14:paraId="50C04A8D" w14:textId="77777777" w:rsidR="0024427F" w:rsidRDefault="0063422A">
            <w:pPr>
              <w:numPr>
                <w:ilvl w:val="0"/>
                <w:numId w:val="47"/>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负责主机运行维护体系和主机技术支持平台的建设与运行管理</w:t>
            </w:r>
          </w:p>
          <w:p w14:paraId="7BF8DE1B"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建立服务器设备、操作系统、数据库系统、数据备份文档化的操作和维护规程，使得各个相关人员能够采用规范化的形式对系统进行操作，降低和避免因误操作所引发信息安全事件的可能性。</w:t>
            </w:r>
            <w:r>
              <w:rPr>
                <w:rFonts w:ascii="宋体" w:hAnsi="宋体" w:cs="宋体"/>
                <w:color w:val="000000"/>
                <w:kern w:val="0"/>
                <w:sz w:val="24"/>
              </w:rPr>
              <w:t xml:space="preserve"> </w:t>
            </w:r>
          </w:p>
          <w:p w14:paraId="511A6FC0" w14:textId="77777777" w:rsidR="0024427F" w:rsidRDefault="0063422A">
            <w:pPr>
              <w:numPr>
                <w:ilvl w:val="0"/>
                <w:numId w:val="47"/>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重要信息和信息系统备份</w:t>
            </w:r>
          </w:p>
          <w:p w14:paraId="7E3DFFEC" w14:textId="77777777" w:rsidR="0024427F" w:rsidRDefault="0063422A">
            <w:pPr>
              <w:autoSpaceDE w:val="0"/>
              <w:autoSpaceDN w:val="0"/>
              <w:adjustRightInd w:val="0"/>
              <w:spacing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定期进行重要信息和信息系统备份，并对备份介质进行安全地保存，以及对备份数据定期进行备份测试验证，保证各种备份信息的保密性、完整性和可用性，确保所有重要信息系统和重要数据在故障、灾难后及其它特定要求下进行可靠的恢复。</w:t>
            </w:r>
          </w:p>
          <w:p w14:paraId="2B900582" w14:textId="77777777" w:rsidR="0024427F" w:rsidRDefault="0063422A">
            <w:pPr>
              <w:numPr>
                <w:ilvl w:val="0"/>
                <w:numId w:val="47"/>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负责统一部署防病毒软件，并定期更新病毒库；</w:t>
            </w:r>
          </w:p>
          <w:p w14:paraId="4F3020F8" w14:textId="77777777" w:rsidR="0024427F" w:rsidRDefault="0063422A">
            <w:pPr>
              <w:numPr>
                <w:ilvl w:val="0"/>
                <w:numId w:val="47"/>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负责全系统的计算机恶意代码防治和主机安全的管理工作，制定检查计划（包含在主机巡检工作中），督促检查工作；</w:t>
            </w:r>
          </w:p>
          <w:p w14:paraId="046DB4A5" w14:textId="77777777" w:rsidR="0024427F" w:rsidRDefault="0063422A">
            <w:pPr>
              <w:numPr>
                <w:ilvl w:val="0"/>
                <w:numId w:val="47"/>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负责重要信息系统的访问控制管理，对系统特殊权限和系统实用工具的使用进行严格的审批和监管；</w:t>
            </w:r>
          </w:p>
          <w:p w14:paraId="7FB7DCA7" w14:textId="77777777" w:rsidR="0024427F" w:rsidRDefault="0063422A">
            <w:pPr>
              <w:numPr>
                <w:ilvl w:val="0"/>
                <w:numId w:val="47"/>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负责组织实施主机各类事故（故障）的应急处理。</w:t>
            </w:r>
          </w:p>
        </w:tc>
      </w:tr>
      <w:tr w:rsidR="0024427F" w14:paraId="05F89D1C" w14:textId="77777777">
        <w:tc>
          <w:tcPr>
            <w:tcW w:w="2278" w:type="dxa"/>
            <w:gridSpan w:val="2"/>
          </w:tcPr>
          <w:p w14:paraId="45DB047C"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签字确认：</w:t>
            </w:r>
          </w:p>
        </w:tc>
        <w:tc>
          <w:tcPr>
            <w:tcW w:w="2969" w:type="dxa"/>
            <w:gridSpan w:val="2"/>
          </w:tcPr>
          <w:p w14:paraId="7E47E91A" w14:textId="77777777" w:rsidR="0024427F" w:rsidRDefault="0024427F">
            <w:pPr>
              <w:autoSpaceDE w:val="0"/>
              <w:autoSpaceDN w:val="0"/>
              <w:adjustRightInd w:val="0"/>
              <w:spacing w:line="360" w:lineRule="auto"/>
              <w:jc w:val="right"/>
              <w:rPr>
                <w:rFonts w:ascii="宋体" w:hAnsi="宋体" w:cs="宋体"/>
                <w:kern w:val="0"/>
                <w:sz w:val="24"/>
              </w:rPr>
            </w:pPr>
          </w:p>
        </w:tc>
        <w:tc>
          <w:tcPr>
            <w:tcW w:w="3049" w:type="dxa"/>
          </w:tcPr>
          <w:p w14:paraId="27C68568"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_____年_____月_____日</w:t>
            </w:r>
          </w:p>
        </w:tc>
      </w:tr>
    </w:tbl>
    <w:p w14:paraId="2DAFE2BC" w14:textId="65E31B48" w:rsidR="0024427F" w:rsidRDefault="0063422A">
      <w:pPr>
        <w:jc w:val="center"/>
        <w:rPr>
          <w:rFonts w:ascii="宋体" w:hAnsi="宋体" w:cs="宋体"/>
          <w:color w:val="000000"/>
          <w:kern w:val="0"/>
          <w:sz w:val="32"/>
          <w:szCs w:val="32"/>
        </w:rPr>
        <w:pPrChange w:id="4473" w:author="yunwei01" w:date="2017-08-03T18:17:00Z">
          <w:pPr>
            <w:autoSpaceDE w:val="0"/>
            <w:autoSpaceDN w:val="0"/>
            <w:adjustRightInd w:val="0"/>
            <w:spacing w:line="360" w:lineRule="auto"/>
            <w:jc w:val="center"/>
            <w:outlineLvl w:val="0"/>
          </w:pPr>
        </w:pPrChange>
      </w:pPr>
      <w:r>
        <w:rPr>
          <w:rFonts w:ascii="宋体" w:cs="宋体"/>
          <w:kern w:val="0"/>
          <w:sz w:val="24"/>
        </w:rPr>
        <w:br w:type="page"/>
      </w:r>
      <w:del w:id="4474" w:author="yunwei01" w:date="2017-08-02T14:22:00Z">
        <w:r w:rsidR="00543823" w:rsidDel="00A97AE9">
          <w:rPr>
            <w:rFonts w:ascii="宋体" w:hAnsi="宋体" w:cs="宋体" w:hint="eastAsia"/>
            <w:color w:val="000000"/>
            <w:kern w:val="0"/>
            <w:sz w:val="32"/>
            <w:szCs w:val="32"/>
          </w:rPr>
          <w:lastRenderedPageBreak/>
          <w:delText>AAAAA</w:delText>
        </w:r>
      </w:del>
      <w:bookmarkStart w:id="4475" w:name="_Toc489545385"/>
      <w:ins w:id="4476" w:author="yunwei01" w:date="2017-08-02T14:22:00Z">
        <w:r w:rsidR="00A97AE9">
          <w:rPr>
            <w:rFonts w:ascii="宋体" w:hAnsi="宋体" w:cs="宋体" w:hint="eastAsia"/>
            <w:color w:val="000000"/>
            <w:kern w:val="0"/>
            <w:sz w:val="32"/>
            <w:szCs w:val="32"/>
          </w:rPr>
          <w:t>资鼎(上海)互联网金融信息服务有限</w:t>
        </w:r>
      </w:ins>
      <w:del w:id="4477" w:author="yunwei01" w:date="2017-08-02T14:38:00Z">
        <w:r w:rsidR="00543823" w:rsidDel="004C1B14">
          <w:rPr>
            <w:rFonts w:ascii="宋体" w:hAnsi="宋体" w:cs="宋体" w:hint="eastAsia"/>
            <w:color w:val="000000"/>
            <w:kern w:val="0"/>
            <w:sz w:val="32"/>
            <w:szCs w:val="32"/>
          </w:rPr>
          <w:delText>公司</w:delText>
        </w:r>
      </w:del>
      <w:ins w:id="4478" w:author="yunwei01" w:date="2017-08-02T14:38:00Z">
        <w:r w:rsidR="004C1B14">
          <w:rPr>
            <w:rFonts w:ascii="宋体" w:hAnsi="宋体" w:cs="宋体" w:hint="eastAsia"/>
            <w:color w:val="000000"/>
            <w:kern w:val="0"/>
            <w:sz w:val="32"/>
            <w:szCs w:val="32"/>
          </w:rPr>
          <w:t>公司</w:t>
        </w:r>
      </w:ins>
      <w:r>
        <w:rPr>
          <w:rFonts w:ascii="宋体" w:hAnsi="宋体" w:cs="宋体" w:hint="eastAsia"/>
          <w:color w:val="000000"/>
          <w:kern w:val="0"/>
          <w:sz w:val="32"/>
          <w:szCs w:val="32"/>
        </w:rPr>
        <w:t>网络管理员岗位协议书</w:t>
      </w:r>
      <w:bookmarkEnd w:id="44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378"/>
        <w:gridCol w:w="1875"/>
        <w:gridCol w:w="1094"/>
        <w:gridCol w:w="3049"/>
      </w:tblGrid>
      <w:tr w:rsidR="0024427F" w14:paraId="3FCE3E90" w14:textId="77777777">
        <w:tc>
          <w:tcPr>
            <w:tcW w:w="900" w:type="dxa"/>
          </w:tcPr>
          <w:p w14:paraId="4F9A1C8A"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名字</w:t>
            </w:r>
          </w:p>
        </w:tc>
        <w:tc>
          <w:tcPr>
            <w:tcW w:w="3253" w:type="dxa"/>
            <w:gridSpan w:val="2"/>
          </w:tcPr>
          <w:p w14:paraId="6645B698" w14:textId="77777777" w:rsidR="0024427F" w:rsidRDefault="0024427F">
            <w:pPr>
              <w:autoSpaceDE w:val="0"/>
              <w:autoSpaceDN w:val="0"/>
              <w:adjustRightInd w:val="0"/>
              <w:spacing w:line="360" w:lineRule="auto"/>
              <w:jc w:val="left"/>
              <w:rPr>
                <w:rFonts w:ascii="宋体" w:hAnsi="宋体" w:cs="宋体"/>
                <w:kern w:val="0"/>
                <w:sz w:val="24"/>
              </w:rPr>
            </w:pPr>
          </w:p>
        </w:tc>
        <w:tc>
          <w:tcPr>
            <w:tcW w:w="1094" w:type="dxa"/>
          </w:tcPr>
          <w:p w14:paraId="1B7AC49B"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部门</w:t>
            </w:r>
          </w:p>
        </w:tc>
        <w:tc>
          <w:tcPr>
            <w:tcW w:w="3049" w:type="dxa"/>
          </w:tcPr>
          <w:p w14:paraId="4FD52A8D" w14:textId="77777777" w:rsidR="0024427F" w:rsidRDefault="0024427F">
            <w:pPr>
              <w:autoSpaceDE w:val="0"/>
              <w:autoSpaceDN w:val="0"/>
              <w:adjustRightInd w:val="0"/>
              <w:spacing w:line="360" w:lineRule="auto"/>
              <w:jc w:val="left"/>
              <w:rPr>
                <w:rFonts w:ascii="宋体" w:hAnsi="宋体" w:cs="宋体"/>
                <w:kern w:val="0"/>
                <w:sz w:val="24"/>
              </w:rPr>
            </w:pPr>
          </w:p>
        </w:tc>
      </w:tr>
      <w:tr w:rsidR="0024427F" w14:paraId="39703102" w14:textId="77777777">
        <w:trPr>
          <w:trHeight w:val="5202"/>
        </w:trPr>
        <w:tc>
          <w:tcPr>
            <w:tcW w:w="8296" w:type="dxa"/>
            <w:gridSpan w:val="5"/>
          </w:tcPr>
          <w:p w14:paraId="6642DDE5"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职责范围：</w:t>
            </w:r>
          </w:p>
          <w:p w14:paraId="2E479440" w14:textId="77777777" w:rsidR="0024427F" w:rsidRDefault="0063422A">
            <w:pPr>
              <w:numPr>
                <w:ilvl w:val="0"/>
                <w:numId w:val="48"/>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负责网络设备等（包括网络设备,安全设备配置,维护及数据备份）</w:t>
            </w:r>
            <w:r>
              <w:rPr>
                <w:rFonts w:ascii="宋体" w:hAnsi="宋体" w:cs="宋体"/>
                <w:color w:val="000000"/>
                <w:kern w:val="0"/>
                <w:sz w:val="24"/>
              </w:rPr>
              <w:t xml:space="preserve"> </w:t>
            </w:r>
            <w:r>
              <w:rPr>
                <w:rFonts w:ascii="宋体" w:hAnsi="宋体" w:cs="宋体" w:hint="eastAsia"/>
                <w:color w:val="000000"/>
                <w:kern w:val="0"/>
                <w:sz w:val="24"/>
              </w:rPr>
              <w:t>；</w:t>
            </w:r>
          </w:p>
          <w:p w14:paraId="0B0F30F9" w14:textId="77777777" w:rsidR="0024427F" w:rsidRDefault="0063422A">
            <w:pPr>
              <w:numPr>
                <w:ilvl w:val="0"/>
                <w:numId w:val="48"/>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负责保障网络安全建设管理；</w:t>
            </w:r>
          </w:p>
          <w:p w14:paraId="60D66C23" w14:textId="77777777" w:rsidR="0024427F" w:rsidRDefault="0063422A">
            <w:pPr>
              <w:numPr>
                <w:ilvl w:val="0"/>
                <w:numId w:val="48"/>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规范网络管理流程；</w:t>
            </w:r>
          </w:p>
          <w:p w14:paraId="1CFF76F3" w14:textId="77777777" w:rsidR="0024427F" w:rsidRDefault="0063422A">
            <w:pPr>
              <w:numPr>
                <w:ilvl w:val="0"/>
                <w:numId w:val="48"/>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采用技术和管理两方面的控制措施，加强对应用系统的安全控制，提高网络的安全性和稳定性；</w:t>
            </w:r>
          </w:p>
          <w:p w14:paraId="0F8301E7" w14:textId="77777777" w:rsidR="0024427F" w:rsidRDefault="0063422A">
            <w:pPr>
              <w:numPr>
                <w:ilvl w:val="0"/>
                <w:numId w:val="48"/>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对重要网络设备应有文档化的操作和维护规程，使得维护人员能够采用规范化的形式对系统进行操作，降低和避免因误操作所引发信息安全事件的可能性；</w:t>
            </w:r>
          </w:p>
          <w:p w14:paraId="2FECA22F" w14:textId="77777777" w:rsidR="0024427F" w:rsidRDefault="0063422A">
            <w:pPr>
              <w:numPr>
                <w:ilvl w:val="0"/>
                <w:numId w:val="48"/>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负责保障网络安全，协助安全管理员部署网络安全产品，确保网络安全；对网络设备设施运转情况进行定期巡检、维护、故障处理和变更管理；</w:t>
            </w:r>
          </w:p>
          <w:p w14:paraId="24169F72" w14:textId="49A6D3D8" w:rsidR="0024427F" w:rsidRDefault="0063422A">
            <w:pPr>
              <w:numPr>
                <w:ilvl w:val="0"/>
                <w:numId w:val="48"/>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在网络系统变更、重要操作、访问等的进行逐级审批，负责日常审批，重大变更需报到</w:t>
            </w:r>
            <w:del w:id="4479" w:author="yunwei01" w:date="2017-08-02T14:22:00Z">
              <w:r w:rsidR="00543823" w:rsidDel="00A97AE9">
                <w:rPr>
                  <w:rFonts w:ascii="宋体" w:hAnsi="宋体" w:cs="宋体" w:hint="eastAsia"/>
                  <w:color w:val="000000"/>
                  <w:kern w:val="0"/>
                  <w:sz w:val="24"/>
                </w:rPr>
                <w:delText>AAAAA</w:delText>
              </w:r>
            </w:del>
            <w:ins w:id="4480" w:author="yunwei01" w:date="2017-08-02T14:22:00Z">
              <w:r w:rsidR="00A97AE9">
                <w:rPr>
                  <w:rFonts w:ascii="宋体" w:hAnsi="宋体" w:cs="宋体" w:hint="eastAsia"/>
                  <w:color w:val="000000"/>
                  <w:kern w:val="0"/>
                  <w:sz w:val="24"/>
                </w:rPr>
                <w:t>资鼎(上海)互联网金融信息服务有限</w:t>
              </w:r>
            </w:ins>
            <w:del w:id="4481" w:author="yunwei01" w:date="2017-08-02T14:38:00Z">
              <w:r w:rsidR="00543823" w:rsidDel="004C1B14">
                <w:rPr>
                  <w:rFonts w:ascii="宋体" w:hAnsi="宋体" w:cs="宋体" w:hint="eastAsia"/>
                  <w:color w:val="000000"/>
                  <w:kern w:val="0"/>
                  <w:sz w:val="24"/>
                </w:rPr>
                <w:delText>公司</w:delText>
              </w:r>
            </w:del>
            <w:ins w:id="4482" w:author="yunwei01" w:date="2017-08-02T14:38:00Z">
              <w:r w:rsidR="004C1B14">
                <w:rPr>
                  <w:rFonts w:ascii="宋体" w:hAnsi="宋体" w:cs="宋体" w:hint="eastAsia"/>
                  <w:color w:val="000000"/>
                  <w:kern w:val="0"/>
                  <w:sz w:val="24"/>
                </w:rPr>
                <w:t>公司</w:t>
              </w:r>
            </w:ins>
            <w:r>
              <w:rPr>
                <w:rFonts w:ascii="宋体" w:hAnsi="宋体" w:cs="宋体" w:hint="eastAsia"/>
                <w:color w:val="000000"/>
                <w:kern w:val="0"/>
                <w:sz w:val="24"/>
              </w:rPr>
              <w:t>领导小组进行核准和审批后，方可进行变更；</w:t>
            </w:r>
          </w:p>
          <w:p w14:paraId="12EF9F00" w14:textId="77777777" w:rsidR="0024427F" w:rsidRDefault="0063422A">
            <w:pPr>
              <w:numPr>
                <w:ilvl w:val="0"/>
                <w:numId w:val="48"/>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负责组织实施网络各类事故（故障）的应急处理。</w:t>
            </w:r>
          </w:p>
          <w:p w14:paraId="0DB37A86" w14:textId="77777777" w:rsidR="0024427F" w:rsidRDefault="0024427F">
            <w:pPr>
              <w:autoSpaceDE w:val="0"/>
              <w:autoSpaceDN w:val="0"/>
              <w:adjustRightInd w:val="0"/>
              <w:spacing w:line="360" w:lineRule="auto"/>
              <w:ind w:left="900"/>
              <w:jc w:val="left"/>
              <w:rPr>
                <w:rFonts w:ascii="宋体" w:hAnsi="宋体" w:cs="宋体"/>
                <w:color w:val="000000"/>
                <w:kern w:val="0"/>
                <w:sz w:val="24"/>
              </w:rPr>
            </w:pPr>
          </w:p>
        </w:tc>
      </w:tr>
      <w:tr w:rsidR="0024427F" w14:paraId="1E0058E6" w14:textId="77777777">
        <w:tc>
          <w:tcPr>
            <w:tcW w:w="2278" w:type="dxa"/>
            <w:gridSpan w:val="2"/>
          </w:tcPr>
          <w:p w14:paraId="2014FAC3"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签字确认：</w:t>
            </w:r>
          </w:p>
        </w:tc>
        <w:tc>
          <w:tcPr>
            <w:tcW w:w="2969" w:type="dxa"/>
            <w:gridSpan w:val="2"/>
          </w:tcPr>
          <w:p w14:paraId="5FE4C6EE" w14:textId="77777777" w:rsidR="0024427F" w:rsidRDefault="0024427F">
            <w:pPr>
              <w:autoSpaceDE w:val="0"/>
              <w:autoSpaceDN w:val="0"/>
              <w:adjustRightInd w:val="0"/>
              <w:spacing w:line="360" w:lineRule="auto"/>
              <w:jc w:val="right"/>
              <w:rPr>
                <w:rFonts w:ascii="宋体" w:hAnsi="宋体" w:cs="宋体"/>
                <w:kern w:val="0"/>
                <w:sz w:val="24"/>
              </w:rPr>
            </w:pPr>
          </w:p>
        </w:tc>
        <w:tc>
          <w:tcPr>
            <w:tcW w:w="3049" w:type="dxa"/>
          </w:tcPr>
          <w:p w14:paraId="66B08C39"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_____年_____月_____日</w:t>
            </w:r>
          </w:p>
        </w:tc>
      </w:tr>
    </w:tbl>
    <w:p w14:paraId="0E5F4281" w14:textId="320121F1" w:rsidR="001F132D" w:rsidRDefault="001F132D">
      <w:pPr>
        <w:rPr>
          <w:ins w:id="4483" w:author="yunwei01" w:date="2017-08-04T10:38:00Z"/>
        </w:rPr>
      </w:pPr>
      <w:ins w:id="4484" w:author="yunwei01" w:date="2017-08-04T10:38:00Z">
        <w:r>
          <w:br w:type="page"/>
        </w:r>
      </w:ins>
    </w:p>
    <w:p w14:paraId="707FE0FB" w14:textId="74E6F37E" w:rsidR="0024427F" w:rsidDel="001F132D" w:rsidRDefault="0024427F">
      <w:pPr>
        <w:rPr>
          <w:del w:id="4485" w:author="yunwei01" w:date="2017-08-04T10:38:00Z"/>
        </w:rPr>
      </w:pPr>
    </w:p>
    <w:p w14:paraId="77870542" w14:textId="5B1821C8" w:rsidR="0024427F" w:rsidDel="001F132D" w:rsidRDefault="0024427F">
      <w:pPr>
        <w:rPr>
          <w:del w:id="4486" w:author="yunwei01" w:date="2017-08-04T10:38:00Z"/>
        </w:rPr>
      </w:pPr>
    </w:p>
    <w:p w14:paraId="11E1B03D" w14:textId="47D4DCFB" w:rsidR="0024427F" w:rsidDel="001F132D" w:rsidRDefault="0024427F">
      <w:pPr>
        <w:rPr>
          <w:del w:id="4487" w:author="yunwei01" w:date="2017-08-04T10:38:00Z"/>
        </w:rPr>
      </w:pPr>
    </w:p>
    <w:p w14:paraId="1A32BFFF" w14:textId="4C2E7588" w:rsidR="0024427F" w:rsidDel="001F132D" w:rsidRDefault="0024427F">
      <w:pPr>
        <w:rPr>
          <w:del w:id="4488" w:author="yunwei01" w:date="2017-08-04T10:38:00Z"/>
        </w:rPr>
      </w:pPr>
    </w:p>
    <w:p w14:paraId="27FC5714" w14:textId="2D5FAEE9" w:rsidR="0024427F" w:rsidDel="001F132D" w:rsidRDefault="0024427F">
      <w:pPr>
        <w:rPr>
          <w:del w:id="4489" w:author="yunwei01" w:date="2017-08-04T10:38:00Z"/>
        </w:rPr>
      </w:pPr>
    </w:p>
    <w:p w14:paraId="16A57202" w14:textId="4AC5E594" w:rsidR="0024427F" w:rsidDel="001F132D" w:rsidRDefault="0024427F">
      <w:pPr>
        <w:rPr>
          <w:del w:id="4490" w:author="yunwei01" w:date="2017-08-04T10:38:00Z"/>
        </w:rPr>
      </w:pPr>
    </w:p>
    <w:p w14:paraId="6413851A" w14:textId="25053CCD" w:rsidR="0024427F" w:rsidDel="001F132D" w:rsidRDefault="0024427F">
      <w:pPr>
        <w:rPr>
          <w:del w:id="4491" w:author="yunwei01" w:date="2017-08-04T10:38:00Z"/>
        </w:rPr>
      </w:pPr>
    </w:p>
    <w:p w14:paraId="5BE61022" w14:textId="54FA5CBD" w:rsidR="0024427F" w:rsidDel="001F132D" w:rsidRDefault="0024427F">
      <w:pPr>
        <w:rPr>
          <w:del w:id="4492" w:author="yunwei01" w:date="2017-08-04T10:38:00Z"/>
        </w:rPr>
      </w:pPr>
    </w:p>
    <w:p w14:paraId="2405D274" w14:textId="23C49774" w:rsidR="0024427F" w:rsidDel="001F132D" w:rsidRDefault="0024427F">
      <w:pPr>
        <w:rPr>
          <w:del w:id="4493" w:author="yunwei01" w:date="2017-08-04T10:38:00Z"/>
        </w:rPr>
      </w:pPr>
    </w:p>
    <w:p w14:paraId="0E67676A" w14:textId="47F2F9FB" w:rsidR="0024427F" w:rsidDel="001F132D" w:rsidRDefault="0024427F">
      <w:pPr>
        <w:rPr>
          <w:del w:id="4494" w:author="yunwei01" w:date="2017-08-04T10:38:00Z"/>
        </w:rPr>
      </w:pPr>
    </w:p>
    <w:p w14:paraId="2FF6F49F" w14:textId="4C5A7C93" w:rsidR="0024427F" w:rsidDel="00BA2648" w:rsidRDefault="0024427F">
      <w:pPr>
        <w:jc w:val="center"/>
        <w:rPr>
          <w:del w:id="4495" w:author="yunwei01" w:date="2017-08-03T18:17:00Z"/>
        </w:rPr>
        <w:pPrChange w:id="4496" w:author="yunwei01" w:date="2017-08-03T18:17:00Z">
          <w:pPr/>
        </w:pPrChange>
      </w:pPr>
    </w:p>
    <w:p w14:paraId="30134A8F" w14:textId="3F29E729" w:rsidR="0024427F" w:rsidDel="00BA2648" w:rsidRDefault="0024427F">
      <w:pPr>
        <w:jc w:val="center"/>
        <w:rPr>
          <w:del w:id="4497" w:author="yunwei01" w:date="2017-08-03T18:17:00Z"/>
        </w:rPr>
        <w:pPrChange w:id="4498" w:author="yunwei01" w:date="2017-08-03T18:17:00Z">
          <w:pPr/>
        </w:pPrChange>
      </w:pPr>
    </w:p>
    <w:p w14:paraId="6F201EC5" w14:textId="386688E3" w:rsidR="0024427F" w:rsidDel="00BA2648" w:rsidRDefault="0024427F">
      <w:pPr>
        <w:jc w:val="center"/>
        <w:rPr>
          <w:del w:id="4499" w:author="yunwei01" w:date="2017-08-03T18:17:00Z"/>
        </w:rPr>
        <w:pPrChange w:id="4500" w:author="yunwei01" w:date="2017-08-03T18:17:00Z">
          <w:pPr/>
        </w:pPrChange>
      </w:pPr>
    </w:p>
    <w:p w14:paraId="3E496F11" w14:textId="7B6C1EDA" w:rsidR="0024427F" w:rsidDel="00BA2648" w:rsidRDefault="0024427F">
      <w:pPr>
        <w:jc w:val="center"/>
        <w:rPr>
          <w:del w:id="4501" w:author="yunwei01" w:date="2017-08-03T18:17:00Z"/>
        </w:rPr>
        <w:pPrChange w:id="4502" w:author="yunwei01" w:date="2017-08-03T18:17:00Z">
          <w:pPr/>
        </w:pPrChange>
      </w:pPr>
    </w:p>
    <w:p w14:paraId="2236B0A0" w14:textId="4E6168E6" w:rsidR="0024427F" w:rsidDel="00BA2648" w:rsidRDefault="0024427F">
      <w:pPr>
        <w:jc w:val="center"/>
        <w:rPr>
          <w:del w:id="4503" w:author="yunwei01" w:date="2017-08-03T18:17:00Z"/>
        </w:rPr>
        <w:pPrChange w:id="4504" w:author="yunwei01" w:date="2017-08-03T18:17:00Z">
          <w:pPr/>
        </w:pPrChange>
      </w:pPr>
    </w:p>
    <w:p w14:paraId="2722AE9C" w14:textId="1C310485" w:rsidR="0024427F" w:rsidRDefault="00543823">
      <w:pPr>
        <w:jc w:val="center"/>
        <w:rPr>
          <w:rFonts w:ascii="宋体" w:hAnsi="宋体" w:cs="宋体"/>
          <w:color w:val="000000"/>
          <w:kern w:val="0"/>
          <w:sz w:val="32"/>
          <w:szCs w:val="32"/>
        </w:rPr>
        <w:pPrChange w:id="4505" w:author="yunwei01" w:date="2017-08-03T18:17:00Z">
          <w:pPr>
            <w:autoSpaceDE w:val="0"/>
            <w:autoSpaceDN w:val="0"/>
            <w:adjustRightInd w:val="0"/>
            <w:spacing w:line="360" w:lineRule="auto"/>
            <w:jc w:val="center"/>
            <w:outlineLvl w:val="0"/>
          </w:pPr>
        </w:pPrChange>
      </w:pPr>
      <w:del w:id="4506" w:author="yunwei01" w:date="2017-08-02T14:22:00Z">
        <w:r w:rsidDel="00A97AE9">
          <w:rPr>
            <w:rFonts w:ascii="宋体" w:hAnsi="宋体" w:cs="宋体" w:hint="eastAsia"/>
            <w:color w:val="000000"/>
            <w:kern w:val="0"/>
            <w:sz w:val="32"/>
            <w:szCs w:val="32"/>
          </w:rPr>
          <w:delText>AAAAA</w:delText>
        </w:r>
      </w:del>
      <w:bookmarkStart w:id="4507" w:name="_Toc489545386"/>
      <w:ins w:id="4508" w:author="yunwei01" w:date="2017-08-02T14:22:00Z">
        <w:r w:rsidR="00A97AE9">
          <w:rPr>
            <w:rFonts w:ascii="宋体" w:hAnsi="宋体" w:cs="宋体" w:hint="eastAsia"/>
            <w:color w:val="000000"/>
            <w:kern w:val="0"/>
            <w:sz w:val="32"/>
            <w:szCs w:val="32"/>
          </w:rPr>
          <w:t>资鼎(上海)互联网金融信息服务有限</w:t>
        </w:r>
      </w:ins>
      <w:del w:id="4509" w:author="yunwei01" w:date="2017-08-02T14:38:00Z">
        <w:r w:rsidDel="004C1B14">
          <w:rPr>
            <w:rFonts w:ascii="宋体" w:hAnsi="宋体" w:cs="宋体" w:hint="eastAsia"/>
            <w:color w:val="000000"/>
            <w:kern w:val="0"/>
            <w:sz w:val="32"/>
            <w:szCs w:val="32"/>
          </w:rPr>
          <w:delText>公司</w:delText>
        </w:r>
      </w:del>
      <w:ins w:id="4510" w:author="yunwei01" w:date="2017-08-02T14:38:00Z">
        <w:r w:rsidR="004C1B14">
          <w:rPr>
            <w:rFonts w:ascii="宋体" w:hAnsi="宋体" w:cs="宋体" w:hint="eastAsia"/>
            <w:color w:val="000000"/>
            <w:kern w:val="0"/>
            <w:sz w:val="32"/>
            <w:szCs w:val="32"/>
          </w:rPr>
          <w:t>公司</w:t>
        </w:r>
      </w:ins>
      <w:r w:rsidR="0063422A">
        <w:rPr>
          <w:rFonts w:ascii="宋体" w:hAnsi="宋体" w:cs="宋体" w:hint="eastAsia"/>
          <w:color w:val="000000"/>
          <w:kern w:val="0"/>
          <w:sz w:val="32"/>
          <w:szCs w:val="32"/>
        </w:rPr>
        <w:t>应用管理员岗位协议书</w:t>
      </w:r>
      <w:bookmarkEnd w:id="450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378"/>
        <w:gridCol w:w="1875"/>
        <w:gridCol w:w="1094"/>
        <w:gridCol w:w="3049"/>
      </w:tblGrid>
      <w:tr w:rsidR="0024427F" w14:paraId="6F812835" w14:textId="77777777">
        <w:tc>
          <w:tcPr>
            <w:tcW w:w="900" w:type="dxa"/>
          </w:tcPr>
          <w:p w14:paraId="78917142"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名字</w:t>
            </w:r>
          </w:p>
        </w:tc>
        <w:tc>
          <w:tcPr>
            <w:tcW w:w="3253" w:type="dxa"/>
            <w:gridSpan w:val="2"/>
          </w:tcPr>
          <w:p w14:paraId="7EB2E1F7" w14:textId="77777777" w:rsidR="0024427F" w:rsidRDefault="0024427F">
            <w:pPr>
              <w:autoSpaceDE w:val="0"/>
              <w:autoSpaceDN w:val="0"/>
              <w:adjustRightInd w:val="0"/>
              <w:spacing w:line="360" w:lineRule="auto"/>
              <w:jc w:val="left"/>
              <w:rPr>
                <w:rFonts w:ascii="宋体" w:hAnsi="宋体" w:cs="宋体"/>
                <w:kern w:val="0"/>
                <w:sz w:val="24"/>
              </w:rPr>
            </w:pPr>
          </w:p>
        </w:tc>
        <w:tc>
          <w:tcPr>
            <w:tcW w:w="1094" w:type="dxa"/>
          </w:tcPr>
          <w:p w14:paraId="2F93BDA3"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部门</w:t>
            </w:r>
          </w:p>
        </w:tc>
        <w:tc>
          <w:tcPr>
            <w:tcW w:w="3049" w:type="dxa"/>
          </w:tcPr>
          <w:p w14:paraId="51DEE843" w14:textId="77777777" w:rsidR="0024427F" w:rsidRDefault="0024427F">
            <w:pPr>
              <w:autoSpaceDE w:val="0"/>
              <w:autoSpaceDN w:val="0"/>
              <w:adjustRightInd w:val="0"/>
              <w:spacing w:line="360" w:lineRule="auto"/>
              <w:jc w:val="left"/>
              <w:rPr>
                <w:rFonts w:ascii="宋体" w:hAnsi="宋体" w:cs="宋体"/>
                <w:kern w:val="0"/>
                <w:sz w:val="24"/>
              </w:rPr>
            </w:pPr>
          </w:p>
        </w:tc>
      </w:tr>
      <w:tr w:rsidR="0024427F" w14:paraId="0F52752A" w14:textId="77777777">
        <w:trPr>
          <w:trHeight w:val="5202"/>
        </w:trPr>
        <w:tc>
          <w:tcPr>
            <w:tcW w:w="8296" w:type="dxa"/>
            <w:gridSpan w:val="5"/>
          </w:tcPr>
          <w:p w14:paraId="48F0593D"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职责范围：</w:t>
            </w:r>
          </w:p>
          <w:p w14:paraId="479C46DC" w14:textId="2C2BA1FD" w:rsidR="0024427F" w:rsidRDefault="0063422A">
            <w:pPr>
              <w:numPr>
                <w:ilvl w:val="0"/>
                <w:numId w:val="49"/>
              </w:numPr>
              <w:autoSpaceDE w:val="0"/>
              <w:autoSpaceDN w:val="0"/>
              <w:adjustRightInd w:val="0"/>
              <w:spacing w:line="360" w:lineRule="auto"/>
              <w:jc w:val="left"/>
              <w:rPr>
                <w:rFonts w:ascii="宋体" w:hAnsi="宋体" w:cs="宋体"/>
                <w:color w:val="000000"/>
                <w:kern w:val="0"/>
                <w:sz w:val="24"/>
              </w:rPr>
            </w:pPr>
            <w:r>
              <w:rPr>
                <w:rFonts w:ascii="宋体" w:cs="宋体" w:hint="eastAsia"/>
                <w:color w:val="000000"/>
                <w:kern w:val="0"/>
                <w:sz w:val="24"/>
              </w:rPr>
              <w:t>负责保障软件开发管理, 在</w:t>
            </w:r>
            <w:del w:id="4511" w:author="yunwei01" w:date="2017-08-02T14:22:00Z">
              <w:r w:rsidR="00317016" w:rsidDel="00A97AE9">
                <w:rPr>
                  <w:rFonts w:ascii="宋体" w:cs="宋体" w:hint="eastAsia"/>
                  <w:color w:val="000000"/>
                  <w:kern w:val="0"/>
                  <w:sz w:val="24"/>
                </w:rPr>
                <w:delText>AAAAA</w:delText>
              </w:r>
            </w:del>
            <w:ins w:id="4512" w:author="yunwei01" w:date="2017-08-02T14:22:00Z">
              <w:r w:rsidR="00A97AE9">
                <w:rPr>
                  <w:rFonts w:ascii="宋体" w:cs="宋体" w:hint="eastAsia"/>
                  <w:color w:val="000000"/>
                  <w:kern w:val="0"/>
                  <w:sz w:val="24"/>
                </w:rPr>
                <w:t>资鼎(上海)互联网金融信息服务有限</w:t>
              </w:r>
            </w:ins>
            <w:del w:id="4513" w:author="yunwei01" w:date="2017-08-02T14:38:00Z">
              <w:r w:rsidR="00317016" w:rsidDel="004C1B14">
                <w:rPr>
                  <w:rFonts w:ascii="宋体" w:cs="宋体" w:hint="eastAsia"/>
                  <w:color w:val="000000"/>
                  <w:kern w:val="0"/>
                  <w:sz w:val="24"/>
                </w:rPr>
                <w:delText>公司</w:delText>
              </w:r>
            </w:del>
            <w:ins w:id="4514" w:author="yunwei01" w:date="2017-08-02T14:38:00Z">
              <w:r w:rsidR="004C1B14">
                <w:rPr>
                  <w:rFonts w:ascii="宋体" w:cs="宋体" w:hint="eastAsia"/>
                  <w:color w:val="000000"/>
                  <w:kern w:val="0"/>
                  <w:sz w:val="24"/>
                </w:rPr>
                <w:t>公司</w:t>
              </w:r>
            </w:ins>
            <w:r w:rsidR="00317016">
              <w:rPr>
                <w:rFonts w:ascii="宋体" w:cs="宋体" w:hint="eastAsia"/>
                <w:color w:val="000000"/>
                <w:kern w:val="0"/>
                <w:sz w:val="24"/>
              </w:rPr>
              <w:t>的</w:t>
            </w:r>
            <w:del w:id="4515" w:author="yunwei01" w:date="2017-08-02T14:23:00Z">
              <w:r w:rsidR="00317016" w:rsidDel="00A97AE9">
                <w:rPr>
                  <w:rFonts w:ascii="宋体" w:cs="宋体" w:hint="eastAsia"/>
                  <w:color w:val="000000"/>
                  <w:kern w:val="0"/>
                  <w:sz w:val="24"/>
                </w:rPr>
                <w:delText>BBBBB</w:delText>
              </w:r>
            </w:del>
            <w:ins w:id="4516" w:author="yunwei01" w:date="2017-08-02T14:46:00Z">
              <w:r w:rsidR="004C1B14">
                <w:rPr>
                  <w:rFonts w:ascii="宋体" w:cs="宋体" w:hint="eastAsia"/>
                  <w:color w:val="000000"/>
                  <w:kern w:val="0"/>
                  <w:sz w:val="24"/>
                </w:rPr>
                <w:t>“</w:t>
              </w:r>
            </w:ins>
            <w:ins w:id="4517" w:author="yunwei01" w:date="2017-08-02T14:40:00Z">
              <w:r w:rsidR="004C1B14">
                <w:rPr>
                  <w:rFonts w:ascii="宋体" w:cs="宋体" w:hint="eastAsia"/>
                  <w:color w:val="000000"/>
                  <w:kern w:val="0"/>
                  <w:sz w:val="24"/>
                </w:rPr>
                <w:t>马上货”</w:t>
              </w:r>
            </w:ins>
            <w:r w:rsidR="00317016">
              <w:rPr>
                <w:rFonts w:ascii="宋体" w:cs="宋体" w:hint="eastAsia"/>
                <w:color w:val="000000"/>
                <w:kern w:val="0"/>
                <w:sz w:val="24"/>
              </w:rPr>
              <w:t>系统</w:t>
            </w:r>
            <w:r>
              <w:rPr>
                <w:rFonts w:ascii="宋体" w:cs="宋体" w:hint="eastAsia"/>
                <w:color w:val="000000"/>
                <w:kern w:val="0"/>
                <w:sz w:val="24"/>
              </w:rPr>
              <w:t>系统立项和审批过程中，同步考虑信息安全需求和目标。应保证系统设计、开发过程的安全，重点加强对软件代码安全性的管理。属于外包软件开发的，应与服务提供商签署保密协议。系统开发完成后，应要求通过第三方安全机构对软件安全性的测评。</w:t>
            </w:r>
            <w:r>
              <w:rPr>
                <w:rFonts w:ascii="宋体" w:hAnsi="宋体" w:cs="宋体" w:hint="eastAsia"/>
                <w:color w:val="000000"/>
                <w:kern w:val="0"/>
                <w:sz w:val="24"/>
              </w:rPr>
              <w:t>；</w:t>
            </w:r>
          </w:p>
          <w:p w14:paraId="51574D9F" w14:textId="77777777" w:rsidR="0024427F" w:rsidRDefault="0063422A">
            <w:pPr>
              <w:numPr>
                <w:ilvl w:val="0"/>
                <w:numId w:val="49"/>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负责建立重要应用的文档化操作和维护规程（详见附录2），使得各个相关人员能够采用规范化的形式对系统进行操作，降低和避免因误操作所引发信息安全事件的可能性；</w:t>
            </w:r>
          </w:p>
          <w:p w14:paraId="1D49B597" w14:textId="705FBD4C" w:rsidR="0024427F" w:rsidRDefault="0063422A">
            <w:pPr>
              <w:numPr>
                <w:ilvl w:val="0"/>
                <w:numId w:val="49"/>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负责信息安全日常管理，包括应用系统口令管理、授权审批管理等，促使每位人员的日常工作符合</w:t>
            </w:r>
            <w:del w:id="4518" w:author="yunwei01" w:date="2017-08-02T14:22:00Z">
              <w:r w:rsidR="00317016" w:rsidDel="00A97AE9">
                <w:rPr>
                  <w:rFonts w:ascii="宋体" w:hAnsi="宋体" w:cs="宋体" w:hint="eastAsia"/>
                  <w:color w:val="000000"/>
                  <w:kern w:val="0"/>
                  <w:sz w:val="24"/>
                </w:rPr>
                <w:delText>AAAAA</w:delText>
              </w:r>
            </w:del>
            <w:ins w:id="4519" w:author="yunwei01" w:date="2017-08-02T14:22:00Z">
              <w:r w:rsidR="00A97AE9">
                <w:rPr>
                  <w:rFonts w:ascii="宋体" w:hAnsi="宋体" w:cs="宋体" w:hint="eastAsia"/>
                  <w:color w:val="000000"/>
                  <w:kern w:val="0"/>
                  <w:sz w:val="24"/>
                </w:rPr>
                <w:t>资鼎(上海)互联网金融信息服务有限</w:t>
              </w:r>
            </w:ins>
            <w:del w:id="4520" w:author="yunwei01" w:date="2017-08-02T14:38:00Z">
              <w:r w:rsidR="00317016" w:rsidDel="004C1B14">
                <w:rPr>
                  <w:rFonts w:ascii="宋体" w:hAnsi="宋体" w:cs="宋体" w:hint="eastAsia"/>
                  <w:color w:val="000000"/>
                  <w:kern w:val="0"/>
                  <w:sz w:val="24"/>
                </w:rPr>
                <w:delText>公司</w:delText>
              </w:r>
            </w:del>
            <w:ins w:id="4521" w:author="yunwei01" w:date="2017-08-02T14:38:00Z">
              <w:r w:rsidR="004C1B14">
                <w:rPr>
                  <w:rFonts w:ascii="宋体" w:hAnsi="宋体" w:cs="宋体" w:hint="eastAsia"/>
                  <w:color w:val="000000"/>
                  <w:kern w:val="0"/>
                  <w:sz w:val="24"/>
                </w:rPr>
                <w:t>公司</w:t>
              </w:r>
            </w:ins>
            <w:r w:rsidR="00317016">
              <w:rPr>
                <w:rFonts w:ascii="宋体" w:hAnsi="宋体" w:cs="宋体" w:hint="eastAsia"/>
                <w:color w:val="000000"/>
                <w:kern w:val="0"/>
                <w:sz w:val="24"/>
              </w:rPr>
              <w:t>的</w:t>
            </w:r>
            <w:del w:id="4522" w:author="yunwei01" w:date="2017-08-02T14:23:00Z">
              <w:r w:rsidR="00317016" w:rsidDel="00A97AE9">
                <w:rPr>
                  <w:rFonts w:ascii="宋体" w:hAnsi="宋体" w:cs="宋体" w:hint="eastAsia"/>
                  <w:color w:val="000000"/>
                  <w:kern w:val="0"/>
                  <w:sz w:val="24"/>
                </w:rPr>
                <w:delText>BBBBB</w:delText>
              </w:r>
            </w:del>
            <w:ins w:id="4523" w:author="yunwei01" w:date="2017-08-02T14:47:00Z">
              <w:r w:rsidR="004C1B14">
                <w:rPr>
                  <w:rFonts w:ascii="宋体" w:hAnsi="宋体" w:cs="宋体" w:hint="eastAsia"/>
                  <w:color w:val="000000"/>
                  <w:kern w:val="0"/>
                  <w:sz w:val="24"/>
                </w:rPr>
                <w:t>“</w:t>
              </w:r>
            </w:ins>
            <w:ins w:id="4524" w:author="yunwei01" w:date="2017-08-02T14:40:00Z">
              <w:r w:rsidR="004C1B14">
                <w:rPr>
                  <w:rFonts w:ascii="宋体" w:hAnsi="宋体" w:cs="宋体" w:hint="eastAsia"/>
                  <w:color w:val="000000"/>
                  <w:kern w:val="0"/>
                  <w:sz w:val="24"/>
                </w:rPr>
                <w:t>马上货”</w:t>
              </w:r>
            </w:ins>
            <w:r w:rsidR="00317016">
              <w:rPr>
                <w:rFonts w:ascii="宋体" w:hAnsi="宋体" w:cs="宋体" w:hint="eastAsia"/>
                <w:color w:val="000000"/>
                <w:kern w:val="0"/>
                <w:sz w:val="24"/>
              </w:rPr>
              <w:t>系统</w:t>
            </w:r>
            <w:r>
              <w:rPr>
                <w:rFonts w:ascii="宋体" w:hAnsi="宋体" w:cs="宋体" w:hint="eastAsia"/>
                <w:color w:val="000000"/>
                <w:kern w:val="0"/>
                <w:sz w:val="24"/>
              </w:rPr>
              <w:t>系统信息安全策略和制度要求。</w:t>
            </w:r>
          </w:p>
          <w:p w14:paraId="2FC819C1" w14:textId="50B7ACCF" w:rsidR="0024427F" w:rsidRDefault="0063422A">
            <w:pPr>
              <w:numPr>
                <w:ilvl w:val="0"/>
                <w:numId w:val="49"/>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在应用系统变更、重要操作、访问等的进行逐级审批，负责日常审批，重大变更需报到</w:t>
            </w:r>
            <w:del w:id="4525" w:author="yunwei01" w:date="2017-08-02T14:22:00Z">
              <w:r w:rsidR="00543823" w:rsidDel="00A97AE9">
                <w:rPr>
                  <w:rFonts w:ascii="宋体" w:hAnsi="宋体" w:cs="宋体" w:hint="eastAsia"/>
                  <w:color w:val="000000"/>
                  <w:kern w:val="0"/>
                  <w:sz w:val="24"/>
                </w:rPr>
                <w:delText>AAAAA</w:delText>
              </w:r>
            </w:del>
            <w:ins w:id="4526" w:author="yunwei01" w:date="2017-08-02T14:22:00Z">
              <w:r w:rsidR="00A97AE9">
                <w:rPr>
                  <w:rFonts w:ascii="宋体" w:hAnsi="宋体" w:cs="宋体" w:hint="eastAsia"/>
                  <w:color w:val="000000"/>
                  <w:kern w:val="0"/>
                  <w:sz w:val="24"/>
                </w:rPr>
                <w:t>资鼎(上海)互联网金融信息服务有限</w:t>
              </w:r>
            </w:ins>
            <w:del w:id="4527" w:author="yunwei01" w:date="2017-08-02T14:38:00Z">
              <w:r w:rsidR="00543823" w:rsidDel="004C1B14">
                <w:rPr>
                  <w:rFonts w:ascii="宋体" w:hAnsi="宋体" w:cs="宋体" w:hint="eastAsia"/>
                  <w:color w:val="000000"/>
                  <w:kern w:val="0"/>
                  <w:sz w:val="24"/>
                </w:rPr>
                <w:delText>公司</w:delText>
              </w:r>
            </w:del>
            <w:ins w:id="4528" w:author="yunwei01" w:date="2017-08-02T14:38:00Z">
              <w:r w:rsidR="004C1B14">
                <w:rPr>
                  <w:rFonts w:ascii="宋体" w:hAnsi="宋体" w:cs="宋体" w:hint="eastAsia"/>
                  <w:color w:val="000000"/>
                  <w:kern w:val="0"/>
                  <w:sz w:val="24"/>
                </w:rPr>
                <w:t>公司</w:t>
              </w:r>
            </w:ins>
            <w:r>
              <w:rPr>
                <w:rFonts w:ascii="宋体" w:hAnsi="宋体" w:cs="宋体" w:hint="eastAsia"/>
                <w:color w:val="000000"/>
                <w:kern w:val="0"/>
                <w:sz w:val="24"/>
              </w:rPr>
              <w:t>领导小组进行核准和审批后，方可进行变更；</w:t>
            </w:r>
          </w:p>
          <w:p w14:paraId="2A90C7EC" w14:textId="77777777" w:rsidR="0024427F" w:rsidRDefault="0063422A">
            <w:pPr>
              <w:numPr>
                <w:ilvl w:val="0"/>
                <w:numId w:val="49"/>
              </w:num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负责组织实施应用系统各类事故（故障）的应急处理。</w:t>
            </w:r>
          </w:p>
        </w:tc>
      </w:tr>
      <w:tr w:rsidR="0024427F" w14:paraId="16A376BD" w14:textId="77777777">
        <w:tc>
          <w:tcPr>
            <w:tcW w:w="2278" w:type="dxa"/>
            <w:gridSpan w:val="2"/>
          </w:tcPr>
          <w:p w14:paraId="69658A39"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签字确认：</w:t>
            </w:r>
          </w:p>
        </w:tc>
        <w:tc>
          <w:tcPr>
            <w:tcW w:w="2969" w:type="dxa"/>
            <w:gridSpan w:val="2"/>
          </w:tcPr>
          <w:p w14:paraId="77748EDC" w14:textId="77777777" w:rsidR="0024427F" w:rsidRDefault="0024427F">
            <w:pPr>
              <w:autoSpaceDE w:val="0"/>
              <w:autoSpaceDN w:val="0"/>
              <w:adjustRightInd w:val="0"/>
              <w:spacing w:line="360" w:lineRule="auto"/>
              <w:jc w:val="right"/>
              <w:rPr>
                <w:rFonts w:ascii="宋体" w:hAnsi="宋体" w:cs="宋体"/>
                <w:kern w:val="0"/>
                <w:sz w:val="24"/>
              </w:rPr>
            </w:pPr>
          </w:p>
        </w:tc>
        <w:tc>
          <w:tcPr>
            <w:tcW w:w="3049" w:type="dxa"/>
          </w:tcPr>
          <w:p w14:paraId="4D998C2D" w14:textId="77777777" w:rsidR="0024427F" w:rsidRDefault="0063422A">
            <w:pPr>
              <w:autoSpaceDE w:val="0"/>
              <w:autoSpaceDN w:val="0"/>
              <w:adjustRightInd w:val="0"/>
              <w:spacing w:line="360" w:lineRule="auto"/>
              <w:jc w:val="left"/>
              <w:rPr>
                <w:rFonts w:ascii="宋体" w:hAnsi="宋体" w:cs="宋体"/>
                <w:kern w:val="0"/>
                <w:sz w:val="24"/>
              </w:rPr>
            </w:pPr>
            <w:r>
              <w:rPr>
                <w:rFonts w:ascii="宋体" w:hAnsi="宋体" w:cs="宋体" w:hint="eastAsia"/>
                <w:kern w:val="0"/>
                <w:sz w:val="24"/>
              </w:rPr>
              <w:t>_____年_____月_____日</w:t>
            </w:r>
          </w:p>
        </w:tc>
      </w:tr>
    </w:tbl>
    <w:p w14:paraId="180EE2B7" w14:textId="237BD343" w:rsidR="001F132D" w:rsidRDefault="001F132D">
      <w:pPr>
        <w:rPr>
          <w:ins w:id="4529" w:author="yunwei01" w:date="2017-08-04T10:38:00Z"/>
        </w:rPr>
      </w:pPr>
      <w:ins w:id="4530" w:author="yunwei01" w:date="2017-08-04T10:38:00Z">
        <w:r>
          <w:br w:type="page"/>
        </w:r>
      </w:ins>
    </w:p>
    <w:p w14:paraId="335748F5" w14:textId="0BC37AD1" w:rsidR="00BA2648" w:rsidDel="001F132D" w:rsidRDefault="00BA2648">
      <w:pPr>
        <w:rPr>
          <w:del w:id="4531" w:author="yunwei01" w:date="2017-08-04T10:38:00Z"/>
        </w:rPr>
      </w:pPr>
      <w:bookmarkStart w:id="4532" w:name="_Toc489607280"/>
      <w:bookmarkEnd w:id="4532"/>
    </w:p>
    <w:p w14:paraId="0E1C46D9" w14:textId="26C2C187" w:rsidR="0024427F" w:rsidRDefault="0063422A">
      <w:pPr>
        <w:pStyle w:val="3"/>
      </w:pPr>
      <w:bookmarkStart w:id="4533" w:name="_Toc428792664"/>
      <w:bookmarkStart w:id="4534" w:name="_Toc489545387"/>
      <w:bookmarkStart w:id="4535" w:name="_Toc489546841"/>
      <w:bookmarkStart w:id="4536" w:name="_Toc489547184"/>
      <w:bookmarkStart w:id="4537" w:name="_Toc489548060"/>
      <w:bookmarkStart w:id="4538" w:name="_Toc489607281"/>
      <w:r>
        <w:rPr>
          <w:rFonts w:hint="eastAsia"/>
        </w:rPr>
        <w:t>附录</w:t>
      </w:r>
      <w:r>
        <w:t>29</w:t>
      </w:r>
      <w:r>
        <w:rPr>
          <w:rFonts w:hint="eastAsia"/>
        </w:rPr>
        <w:t>：信息安全培训计划</w:t>
      </w:r>
      <w:bookmarkEnd w:id="4533"/>
      <w:bookmarkEnd w:id="4534"/>
      <w:bookmarkEnd w:id="4535"/>
      <w:bookmarkEnd w:id="4536"/>
      <w:bookmarkEnd w:id="4537"/>
      <w:bookmarkEnd w:id="4538"/>
    </w:p>
    <w:p w14:paraId="6DD6A76E" w14:textId="77777777" w:rsidR="0024427F" w:rsidRDefault="0063422A">
      <w:pPr>
        <w:widowControl/>
        <w:jc w:val="center"/>
        <w:rPr>
          <w:rFonts w:ascii="宋体" w:cs="宋体"/>
          <w:b/>
          <w:color w:val="000000"/>
          <w:kern w:val="0"/>
          <w:sz w:val="32"/>
          <w:szCs w:val="32"/>
        </w:rPr>
      </w:pPr>
      <w:r>
        <w:rPr>
          <w:rFonts w:ascii="宋体" w:cs="宋体" w:hint="eastAsia"/>
          <w:b/>
          <w:color w:val="000000"/>
          <w:kern w:val="0"/>
          <w:sz w:val="32"/>
          <w:szCs w:val="32"/>
        </w:rPr>
        <w:t>信息安全培训计划</w:t>
      </w:r>
    </w:p>
    <w:p w14:paraId="5EE2146E" w14:textId="4E7D9B72" w:rsidR="0024427F" w:rsidRDefault="0063422A">
      <w:pPr>
        <w:pStyle w:val="Default"/>
        <w:spacing w:line="360" w:lineRule="auto"/>
        <w:ind w:firstLine="420"/>
        <w:rPr>
          <w:rFonts w:hAnsi="Arial"/>
          <w:color w:val="auto"/>
        </w:rPr>
      </w:pPr>
      <w:r>
        <w:rPr>
          <w:rFonts w:hAnsi="Arial" w:hint="eastAsia"/>
          <w:color w:val="auto"/>
        </w:rPr>
        <w:t>为了使</w:t>
      </w:r>
      <w:del w:id="4539" w:author="yunwei01" w:date="2017-08-02T14:22:00Z">
        <w:r w:rsidR="00543823" w:rsidDel="00A97AE9">
          <w:rPr>
            <w:rFonts w:hAnsi="Arial" w:hint="eastAsia"/>
            <w:color w:val="auto"/>
          </w:rPr>
          <w:delText>AAAAA</w:delText>
        </w:r>
      </w:del>
      <w:ins w:id="4540" w:author="yunwei01" w:date="2017-08-02T14:22:00Z">
        <w:r w:rsidR="00A97AE9">
          <w:rPr>
            <w:rFonts w:hAnsi="Arial" w:hint="eastAsia"/>
            <w:color w:val="auto"/>
          </w:rPr>
          <w:t>资鼎(上海)互联网金融信息服务有限</w:t>
        </w:r>
      </w:ins>
      <w:del w:id="4541" w:author="yunwei01" w:date="2017-08-02T14:38:00Z">
        <w:r w:rsidR="00543823" w:rsidDel="004C1B14">
          <w:rPr>
            <w:rFonts w:hAnsi="Arial" w:hint="eastAsia"/>
            <w:color w:val="auto"/>
          </w:rPr>
          <w:delText>公司</w:delText>
        </w:r>
      </w:del>
      <w:ins w:id="4542" w:author="yunwei01" w:date="2017-08-02T14:38:00Z">
        <w:r w:rsidR="004C1B14">
          <w:rPr>
            <w:rFonts w:hAnsi="Arial" w:hint="eastAsia"/>
            <w:color w:val="auto"/>
          </w:rPr>
          <w:t>公司</w:t>
        </w:r>
      </w:ins>
      <w:r>
        <w:rPr>
          <w:rFonts w:hAnsi="Arial" w:hint="eastAsia"/>
          <w:color w:val="auto"/>
        </w:rPr>
        <w:t>的相关管理和技术人员熟练地掌握系统中产品的基本原理、操作使用和管理维护、及时排除系统故障，并提高网络安全管理能力，将对安全培训有如下计划：</w:t>
      </w:r>
    </w:p>
    <w:p w14:paraId="2236A857" w14:textId="77777777" w:rsidR="0024427F" w:rsidRDefault="0063422A">
      <w:pPr>
        <w:spacing w:before="120" w:after="120"/>
        <w:ind w:firstLine="420"/>
        <w:rPr>
          <w:rFonts w:ascii="宋体" w:hAnsi="宋体"/>
          <w:b/>
          <w:sz w:val="28"/>
          <w:szCs w:val="28"/>
        </w:rPr>
      </w:pPr>
      <w:r>
        <w:rPr>
          <w:rFonts w:ascii="宋体" w:hAnsi="宋体" w:hint="eastAsia"/>
          <w:b/>
          <w:sz w:val="28"/>
          <w:szCs w:val="28"/>
        </w:rPr>
        <w:t>现场培训方式</w:t>
      </w:r>
    </w:p>
    <w:p w14:paraId="25E4C60F" w14:textId="69A31C95" w:rsidR="0024427F" w:rsidRDefault="0063422A">
      <w:pPr>
        <w:pStyle w:val="Default"/>
        <w:spacing w:line="360" w:lineRule="auto"/>
        <w:rPr>
          <w:rFonts w:hAnsi="Arial"/>
          <w:color w:val="auto"/>
        </w:rPr>
      </w:pPr>
      <w:r>
        <w:rPr>
          <w:rFonts w:hAnsi="Arial" w:hint="eastAsia"/>
          <w:b/>
          <w:color w:val="auto"/>
        </w:rPr>
        <w:t>培训目的：</w:t>
      </w:r>
      <w:r>
        <w:rPr>
          <w:rFonts w:hAnsi="Arial" w:hint="eastAsia"/>
          <w:color w:val="auto"/>
        </w:rPr>
        <w:t>伴随项目实施的全过程，</w:t>
      </w:r>
      <w:del w:id="4543" w:author="yunwei01" w:date="2017-08-02T14:22:00Z">
        <w:r w:rsidR="00543823" w:rsidDel="00A97AE9">
          <w:rPr>
            <w:rFonts w:hAnsi="Arial" w:hint="eastAsia"/>
            <w:color w:val="auto"/>
          </w:rPr>
          <w:delText>AAAAA</w:delText>
        </w:r>
      </w:del>
      <w:ins w:id="4544" w:author="yunwei01" w:date="2017-08-02T14:22:00Z">
        <w:r w:rsidR="00A97AE9">
          <w:rPr>
            <w:rFonts w:hAnsi="Arial" w:hint="eastAsia"/>
            <w:color w:val="auto"/>
          </w:rPr>
          <w:t>资鼎(上海)互联网金融信息服务有限</w:t>
        </w:r>
      </w:ins>
      <w:del w:id="4545" w:author="yunwei01" w:date="2017-08-02T14:38:00Z">
        <w:r w:rsidR="00543823" w:rsidDel="004C1B14">
          <w:rPr>
            <w:rFonts w:hAnsi="Arial" w:hint="eastAsia"/>
            <w:color w:val="auto"/>
          </w:rPr>
          <w:delText>公司</w:delText>
        </w:r>
      </w:del>
      <w:ins w:id="4546" w:author="yunwei01" w:date="2017-08-02T14:38:00Z">
        <w:r w:rsidR="004C1B14">
          <w:rPr>
            <w:rFonts w:hAnsi="Arial" w:hint="eastAsia"/>
            <w:color w:val="auto"/>
          </w:rPr>
          <w:t>公司</w:t>
        </w:r>
      </w:ins>
      <w:r>
        <w:rPr>
          <w:rFonts w:hAnsi="Arial" w:hint="eastAsia"/>
          <w:color w:val="auto"/>
        </w:rPr>
        <w:t>技术人员和厂商工程师一起进行安全策略的制定、安全产品的安装、系统联调等，并从实际施工操作中获得对产品配置、操作、维护的第一手直观的认识和经验。</w:t>
      </w:r>
    </w:p>
    <w:p w14:paraId="548EE69E" w14:textId="73191198" w:rsidR="0024427F" w:rsidRDefault="0063422A">
      <w:pPr>
        <w:spacing w:before="120" w:after="120"/>
        <w:rPr>
          <w:rFonts w:ascii="宋体" w:hAnsi="宋体"/>
          <w:sz w:val="24"/>
        </w:rPr>
      </w:pPr>
      <w:r>
        <w:rPr>
          <w:rFonts w:ascii="宋体" w:hAnsi="宋体" w:hint="eastAsia"/>
          <w:b/>
          <w:sz w:val="24"/>
        </w:rPr>
        <w:t>培训对象：</w:t>
      </w:r>
      <w:del w:id="4547" w:author="yunwei01" w:date="2017-08-02T14:22:00Z">
        <w:r w:rsidR="00543823" w:rsidDel="00A97AE9">
          <w:rPr>
            <w:rFonts w:ascii="宋体" w:hAnsi="宋体" w:hint="eastAsia"/>
            <w:sz w:val="24"/>
          </w:rPr>
          <w:delText>AAAAA</w:delText>
        </w:r>
      </w:del>
      <w:ins w:id="4548" w:author="yunwei01" w:date="2017-08-02T14:22:00Z">
        <w:r w:rsidR="00A97AE9">
          <w:rPr>
            <w:rFonts w:ascii="宋体" w:hAnsi="宋体" w:hint="eastAsia"/>
            <w:sz w:val="24"/>
          </w:rPr>
          <w:t>资鼎(上海)互联网金融信息服务有限</w:t>
        </w:r>
      </w:ins>
      <w:del w:id="4549" w:author="yunwei01" w:date="2017-08-02T14:38:00Z">
        <w:r w:rsidR="00543823" w:rsidDel="004C1B14">
          <w:rPr>
            <w:rFonts w:ascii="宋体" w:hAnsi="宋体" w:hint="eastAsia"/>
            <w:sz w:val="24"/>
          </w:rPr>
          <w:delText>公司</w:delText>
        </w:r>
      </w:del>
      <w:ins w:id="4550" w:author="yunwei01" w:date="2017-08-02T14:38:00Z">
        <w:r w:rsidR="004C1B14">
          <w:rPr>
            <w:rFonts w:ascii="宋体" w:hAnsi="宋体" w:hint="eastAsia"/>
            <w:sz w:val="24"/>
          </w:rPr>
          <w:t>公司</w:t>
        </w:r>
      </w:ins>
      <w:r>
        <w:rPr>
          <w:rFonts w:ascii="宋体" w:hAnsi="宋体" w:hint="eastAsia"/>
          <w:sz w:val="24"/>
        </w:rPr>
        <w:t>技术人员。</w:t>
      </w:r>
    </w:p>
    <w:p w14:paraId="09322BF2" w14:textId="77777777" w:rsidR="0024427F" w:rsidRDefault="0063422A">
      <w:pPr>
        <w:spacing w:before="120" w:after="120"/>
        <w:rPr>
          <w:rFonts w:ascii="宋体" w:hAnsi="宋体"/>
          <w:sz w:val="24"/>
        </w:rPr>
      </w:pPr>
      <w:r>
        <w:rPr>
          <w:rFonts w:ascii="宋体" w:hAnsi="宋体" w:hint="eastAsia"/>
          <w:b/>
          <w:sz w:val="24"/>
        </w:rPr>
        <w:t>培训时间：</w:t>
      </w:r>
      <w:r>
        <w:rPr>
          <w:rFonts w:ascii="宋体" w:hAnsi="宋体" w:hint="eastAsia"/>
          <w:sz w:val="24"/>
        </w:rPr>
        <w:t>每半年举行一次</w:t>
      </w:r>
    </w:p>
    <w:p w14:paraId="64CC8FA5" w14:textId="77777777" w:rsidR="0024427F" w:rsidRDefault="0063422A">
      <w:pPr>
        <w:spacing w:before="120" w:after="120" w:line="360" w:lineRule="auto"/>
        <w:rPr>
          <w:rFonts w:ascii="宋体" w:hAnsi="宋体"/>
          <w:sz w:val="24"/>
        </w:rPr>
      </w:pPr>
      <w:r>
        <w:rPr>
          <w:rFonts w:ascii="宋体" w:hAnsi="宋体" w:hint="eastAsia"/>
          <w:b/>
          <w:sz w:val="24"/>
        </w:rPr>
        <w:t>培训内容：</w:t>
      </w:r>
      <w:r>
        <w:rPr>
          <w:rFonts w:ascii="宋体" w:hAnsi="宋体" w:hint="eastAsia"/>
          <w:sz w:val="24"/>
        </w:rPr>
        <w:t>安全产品安装、调试、配置、使用、维护、管理和故障处理、安全事故处理方法等。</w:t>
      </w:r>
    </w:p>
    <w:p w14:paraId="16AF97A4" w14:textId="77777777" w:rsidR="0024427F" w:rsidRDefault="0063422A">
      <w:pPr>
        <w:widowControl/>
        <w:spacing w:line="360" w:lineRule="auto"/>
        <w:jc w:val="left"/>
        <w:rPr>
          <w:rFonts w:ascii="宋体" w:hAnsi="宋体"/>
          <w:sz w:val="24"/>
        </w:rPr>
      </w:pPr>
      <w:r>
        <w:rPr>
          <w:rFonts w:ascii="宋体" w:hAnsi="宋体" w:hint="eastAsia"/>
          <w:b/>
          <w:sz w:val="24"/>
        </w:rPr>
        <w:t>预备知识：</w:t>
      </w:r>
      <w:r>
        <w:rPr>
          <w:rFonts w:ascii="宋体" w:hAnsi="宋体" w:hint="eastAsia"/>
          <w:sz w:val="24"/>
        </w:rPr>
        <w:t>掌握TCP/IP原理，网络安全基础知识，熟练使用Windows操作系统。</w:t>
      </w:r>
    </w:p>
    <w:p w14:paraId="69593B3A" w14:textId="77777777" w:rsidR="0024427F" w:rsidRDefault="0063422A">
      <w:pPr>
        <w:widowControl/>
        <w:spacing w:line="360" w:lineRule="auto"/>
        <w:jc w:val="left"/>
        <w:rPr>
          <w:rFonts w:ascii="宋体" w:hAnsi="宋体"/>
          <w:sz w:val="24"/>
        </w:rPr>
      </w:pPr>
      <w:r>
        <w:rPr>
          <w:rFonts w:ascii="宋体" w:hAnsi="宋体" w:hint="eastAsia"/>
          <w:b/>
          <w:sz w:val="24"/>
        </w:rPr>
        <w:t>培训教材：</w:t>
      </w:r>
      <w:r>
        <w:rPr>
          <w:rFonts w:ascii="宋体" w:hAnsi="宋体" w:hint="eastAsia"/>
          <w:sz w:val="24"/>
        </w:rPr>
        <w:t>产品使用手册，现场操作演示。</w:t>
      </w:r>
    </w:p>
    <w:p w14:paraId="1F42194E" w14:textId="77777777" w:rsidR="0024427F" w:rsidRDefault="0063422A">
      <w:pPr>
        <w:rPr>
          <w:rFonts w:ascii="宋体" w:hAnsi="宋体"/>
          <w:b/>
          <w:sz w:val="28"/>
          <w:szCs w:val="28"/>
        </w:rPr>
        <w:pPrChange w:id="4551" w:author="yunwei01" w:date="2017-08-03T17:48:00Z">
          <w:pPr>
            <w:spacing w:before="120" w:after="120"/>
            <w:ind w:firstLine="420"/>
            <w:outlineLvl w:val="0"/>
          </w:pPr>
        </w:pPrChange>
      </w:pPr>
      <w:bookmarkStart w:id="4552" w:name="_Toc489545388"/>
      <w:r>
        <w:rPr>
          <w:rFonts w:ascii="宋体" w:hAnsi="宋体" w:hint="eastAsia"/>
          <w:b/>
          <w:sz w:val="28"/>
          <w:szCs w:val="28"/>
        </w:rPr>
        <w:t>《网络安全技术培训》（集中培训）</w:t>
      </w:r>
      <w:bookmarkEnd w:id="4552"/>
    </w:p>
    <w:p w14:paraId="45D19B21" w14:textId="56743E76" w:rsidR="0024427F" w:rsidRDefault="0063422A">
      <w:pPr>
        <w:pStyle w:val="Default"/>
        <w:spacing w:line="360" w:lineRule="auto"/>
        <w:rPr>
          <w:rFonts w:hAnsi="Arial"/>
          <w:color w:val="auto"/>
        </w:rPr>
      </w:pPr>
      <w:r>
        <w:rPr>
          <w:rFonts w:hAnsi="Arial" w:hint="eastAsia"/>
          <w:b/>
          <w:color w:val="auto"/>
        </w:rPr>
        <w:t>培训目的：</w:t>
      </w:r>
      <w:r>
        <w:rPr>
          <w:rFonts w:hAnsi="Arial" w:hint="eastAsia"/>
          <w:color w:val="auto"/>
        </w:rPr>
        <w:t>使</w:t>
      </w:r>
      <w:del w:id="4553" w:author="yunwei01" w:date="2017-08-02T14:22:00Z">
        <w:r w:rsidR="00543823" w:rsidDel="00A97AE9">
          <w:rPr>
            <w:rFonts w:hAnsi="Arial" w:hint="eastAsia"/>
            <w:color w:val="auto"/>
          </w:rPr>
          <w:delText>AAAAA</w:delText>
        </w:r>
      </w:del>
      <w:ins w:id="4554" w:author="yunwei01" w:date="2017-08-02T14:22:00Z">
        <w:r w:rsidR="00A97AE9">
          <w:rPr>
            <w:rFonts w:hAnsi="Arial" w:hint="eastAsia"/>
            <w:color w:val="auto"/>
          </w:rPr>
          <w:t>资鼎(上海)互联网金融信息服务有限</w:t>
        </w:r>
      </w:ins>
      <w:del w:id="4555" w:author="yunwei01" w:date="2017-08-02T14:38:00Z">
        <w:r w:rsidR="00543823" w:rsidDel="004C1B14">
          <w:rPr>
            <w:rFonts w:hAnsi="Arial" w:hint="eastAsia"/>
            <w:color w:val="auto"/>
          </w:rPr>
          <w:delText>公司</w:delText>
        </w:r>
      </w:del>
      <w:ins w:id="4556" w:author="yunwei01" w:date="2017-08-02T14:38:00Z">
        <w:r w:rsidR="004C1B14">
          <w:rPr>
            <w:rFonts w:hAnsi="Arial" w:hint="eastAsia"/>
            <w:color w:val="auto"/>
          </w:rPr>
          <w:t>公司</w:t>
        </w:r>
      </w:ins>
      <w:r>
        <w:rPr>
          <w:rFonts w:hAnsi="Arial" w:hint="eastAsia"/>
          <w:color w:val="auto"/>
        </w:rPr>
        <w:t>技术人员和相关管理人员通过学习，掌握网络安全知识，提高网络安全管理能力；了解安全产品基本原理和操作技能，充分掌握独立进行系统管理和维护、解决故障的能力。</w:t>
      </w:r>
    </w:p>
    <w:p w14:paraId="15391A02" w14:textId="71BF2FD4" w:rsidR="0024427F" w:rsidRDefault="0063422A">
      <w:pPr>
        <w:pStyle w:val="Default"/>
        <w:spacing w:line="360" w:lineRule="auto"/>
        <w:rPr>
          <w:rFonts w:hAnsi="Arial"/>
          <w:color w:val="auto"/>
        </w:rPr>
      </w:pPr>
      <w:r>
        <w:rPr>
          <w:rFonts w:hAnsi="Arial" w:hint="eastAsia"/>
          <w:b/>
          <w:color w:val="auto"/>
        </w:rPr>
        <w:t>培训对象：</w:t>
      </w:r>
      <w:del w:id="4557" w:author="yunwei01" w:date="2017-08-02T14:22:00Z">
        <w:r w:rsidR="00543823" w:rsidDel="00A97AE9">
          <w:rPr>
            <w:rFonts w:hAnsi="Arial" w:hint="eastAsia"/>
            <w:color w:val="auto"/>
          </w:rPr>
          <w:delText>AAAAA</w:delText>
        </w:r>
      </w:del>
      <w:ins w:id="4558" w:author="yunwei01" w:date="2017-08-02T14:22:00Z">
        <w:r w:rsidR="00A97AE9">
          <w:rPr>
            <w:rFonts w:hAnsi="Arial" w:hint="eastAsia"/>
            <w:color w:val="auto"/>
          </w:rPr>
          <w:t>资鼎(上海)互联网金融信息服务有限</w:t>
        </w:r>
      </w:ins>
      <w:del w:id="4559" w:author="yunwei01" w:date="2017-08-02T14:38:00Z">
        <w:r w:rsidR="00543823" w:rsidDel="004C1B14">
          <w:rPr>
            <w:rFonts w:hAnsi="Arial" w:hint="eastAsia"/>
            <w:color w:val="auto"/>
          </w:rPr>
          <w:delText>公司</w:delText>
        </w:r>
      </w:del>
      <w:ins w:id="4560" w:author="yunwei01" w:date="2017-08-02T14:38:00Z">
        <w:r w:rsidR="004C1B14">
          <w:rPr>
            <w:rFonts w:hAnsi="Arial" w:hint="eastAsia"/>
            <w:color w:val="auto"/>
          </w:rPr>
          <w:t>公司</w:t>
        </w:r>
      </w:ins>
      <w:r>
        <w:rPr>
          <w:rFonts w:hAnsi="Arial" w:hint="eastAsia"/>
          <w:color w:val="auto"/>
        </w:rPr>
        <w:t>相关安全管理人员和技术人员。</w:t>
      </w:r>
    </w:p>
    <w:p w14:paraId="4AA76A1C" w14:textId="77777777" w:rsidR="0024427F" w:rsidRDefault="0063422A">
      <w:pPr>
        <w:pStyle w:val="Default"/>
        <w:spacing w:line="360" w:lineRule="auto"/>
        <w:rPr>
          <w:rFonts w:hAnsi="Arial"/>
          <w:b/>
          <w:color w:val="auto"/>
        </w:rPr>
      </w:pPr>
      <w:r>
        <w:rPr>
          <w:rFonts w:hAnsi="Arial" w:hint="eastAsia"/>
          <w:b/>
          <w:color w:val="auto"/>
        </w:rPr>
        <w:t>培训时间：</w:t>
      </w:r>
      <w:r>
        <w:rPr>
          <w:rFonts w:hAnsi="Arial" w:hint="eastAsia"/>
          <w:color w:val="auto"/>
        </w:rPr>
        <w:t>每半年举行一次</w:t>
      </w:r>
    </w:p>
    <w:p w14:paraId="139E9488" w14:textId="77777777" w:rsidR="0024427F" w:rsidRDefault="0063422A">
      <w:pPr>
        <w:pStyle w:val="Default"/>
        <w:spacing w:line="360" w:lineRule="auto"/>
        <w:rPr>
          <w:rFonts w:hAnsi="Arial"/>
          <w:color w:val="auto"/>
        </w:rPr>
      </w:pPr>
      <w:r>
        <w:rPr>
          <w:rFonts w:hAnsi="Arial" w:hint="eastAsia"/>
          <w:b/>
          <w:color w:val="auto"/>
        </w:rPr>
        <w:t>培训内容：</w:t>
      </w:r>
      <w:r>
        <w:rPr>
          <w:rFonts w:hAnsi="Arial" w:hint="eastAsia"/>
          <w:color w:val="auto"/>
        </w:rPr>
        <w:t>网络安全基础知识、操作系统安全教程以及安全热点分析、前门攻击和后门渗透、安全弱点分析、Web应用安全、恶意代码等；安全产品的技术原理、操作使用、管理维护和故障处理等。</w:t>
      </w:r>
    </w:p>
    <w:p w14:paraId="45B4EF83" w14:textId="77777777" w:rsidR="0024427F" w:rsidRDefault="0063422A">
      <w:pPr>
        <w:pStyle w:val="Default"/>
        <w:spacing w:line="360" w:lineRule="auto"/>
        <w:rPr>
          <w:rFonts w:hAnsi="Arial"/>
          <w:color w:val="auto"/>
        </w:rPr>
      </w:pPr>
      <w:r>
        <w:rPr>
          <w:rFonts w:hAnsi="Arial" w:hint="eastAsia"/>
          <w:b/>
          <w:color w:val="auto"/>
        </w:rPr>
        <w:lastRenderedPageBreak/>
        <w:t>预备知识：</w:t>
      </w:r>
      <w:r>
        <w:rPr>
          <w:rFonts w:hAnsi="Arial" w:hint="eastAsia"/>
          <w:color w:val="auto"/>
        </w:rPr>
        <w:t>掌握TCP/IP原理，网络安全基础知识，熟练使用Windows操作系统。</w:t>
      </w:r>
    </w:p>
    <w:p w14:paraId="495540B7" w14:textId="77777777" w:rsidR="0024427F" w:rsidRDefault="0063422A">
      <w:pPr>
        <w:pStyle w:val="Default"/>
        <w:spacing w:line="360" w:lineRule="auto"/>
        <w:rPr>
          <w:rFonts w:hAnsi="Arial"/>
          <w:color w:val="auto"/>
        </w:rPr>
      </w:pPr>
      <w:r>
        <w:rPr>
          <w:rFonts w:hAnsi="Arial" w:hint="eastAsia"/>
          <w:b/>
          <w:color w:val="auto"/>
        </w:rPr>
        <w:t>培训教材：</w:t>
      </w:r>
      <w:r>
        <w:rPr>
          <w:rFonts w:hAnsi="Arial" w:hint="eastAsia"/>
          <w:color w:val="auto"/>
        </w:rPr>
        <w:t>专用培训教材</w:t>
      </w:r>
    </w:p>
    <w:p w14:paraId="66A09B4C" w14:textId="77777777" w:rsidR="0024427F" w:rsidRDefault="0063422A">
      <w:pPr>
        <w:rPr>
          <w:rFonts w:ascii="宋体" w:hAnsi="宋体"/>
          <w:b/>
          <w:sz w:val="28"/>
          <w:szCs w:val="28"/>
        </w:rPr>
        <w:pPrChange w:id="4561" w:author="yunwei01" w:date="2017-08-03T17:48:00Z">
          <w:pPr>
            <w:spacing w:before="120" w:after="120"/>
            <w:ind w:firstLine="420"/>
            <w:outlineLvl w:val="0"/>
          </w:pPr>
        </w:pPrChange>
      </w:pPr>
      <w:bookmarkStart w:id="4562" w:name="_Toc489545389"/>
      <w:r>
        <w:rPr>
          <w:rFonts w:ascii="宋体" w:hAnsi="宋体" w:hint="eastAsia"/>
          <w:b/>
          <w:sz w:val="28"/>
          <w:szCs w:val="28"/>
        </w:rPr>
        <w:t>《系统运维管理培训》（集中培训）</w:t>
      </w:r>
      <w:bookmarkEnd w:id="4562"/>
    </w:p>
    <w:p w14:paraId="3A72A540" w14:textId="77777777" w:rsidR="0024427F" w:rsidRDefault="0063422A">
      <w:pPr>
        <w:pStyle w:val="Default"/>
        <w:spacing w:line="360" w:lineRule="auto"/>
        <w:rPr>
          <w:rFonts w:hAnsi="Arial"/>
          <w:color w:val="auto"/>
        </w:rPr>
      </w:pPr>
      <w:r>
        <w:rPr>
          <w:rFonts w:hAnsi="Arial" w:hint="eastAsia"/>
          <w:b/>
          <w:color w:val="auto"/>
        </w:rPr>
        <w:t>培训目的：</w:t>
      </w:r>
      <w:r>
        <w:rPr>
          <w:rFonts w:hAnsi="Arial" w:hint="eastAsia"/>
          <w:color w:val="auto"/>
        </w:rPr>
        <w:t>让使用者有强烈的安全意识，并将安全目标落实到人，提高安全管理水平。</w:t>
      </w:r>
    </w:p>
    <w:p w14:paraId="5B3A5EA4" w14:textId="77777777" w:rsidR="0024427F" w:rsidRDefault="0063422A">
      <w:pPr>
        <w:pStyle w:val="Default"/>
        <w:spacing w:line="360" w:lineRule="auto"/>
        <w:rPr>
          <w:rFonts w:hAnsi="Arial"/>
          <w:color w:val="auto"/>
        </w:rPr>
      </w:pPr>
      <w:r>
        <w:rPr>
          <w:rFonts w:hAnsi="Arial" w:hint="eastAsia"/>
          <w:b/>
          <w:color w:val="auto"/>
        </w:rPr>
        <w:t>培训对象：</w:t>
      </w:r>
      <w:r>
        <w:rPr>
          <w:rFonts w:hAnsi="Arial" w:hint="eastAsia"/>
          <w:color w:val="auto"/>
        </w:rPr>
        <w:t>系统内管理运维人员。</w:t>
      </w:r>
    </w:p>
    <w:p w14:paraId="694DA3F9" w14:textId="77777777" w:rsidR="0024427F" w:rsidRDefault="0063422A">
      <w:pPr>
        <w:pStyle w:val="Default"/>
        <w:spacing w:line="360" w:lineRule="auto"/>
        <w:rPr>
          <w:rFonts w:hAnsi="Arial"/>
          <w:color w:val="auto"/>
        </w:rPr>
      </w:pPr>
      <w:r>
        <w:rPr>
          <w:rFonts w:hAnsi="Arial" w:hint="eastAsia"/>
          <w:b/>
          <w:color w:val="auto"/>
        </w:rPr>
        <w:t>培训时间：</w:t>
      </w:r>
      <w:r>
        <w:rPr>
          <w:rFonts w:hAnsi="Arial" w:hint="eastAsia"/>
          <w:color w:val="auto"/>
        </w:rPr>
        <w:t>每半年举行一次</w:t>
      </w:r>
    </w:p>
    <w:p w14:paraId="629884F6" w14:textId="77777777" w:rsidR="0024427F" w:rsidRDefault="0063422A">
      <w:pPr>
        <w:pStyle w:val="Default"/>
        <w:spacing w:line="360" w:lineRule="auto"/>
        <w:rPr>
          <w:rFonts w:hAnsi="Arial"/>
          <w:color w:val="auto"/>
        </w:rPr>
      </w:pPr>
      <w:r>
        <w:rPr>
          <w:rFonts w:hAnsi="Arial" w:hint="eastAsia"/>
          <w:b/>
          <w:color w:val="auto"/>
        </w:rPr>
        <w:t>培训内容：</w:t>
      </w:r>
      <w:r>
        <w:rPr>
          <w:rFonts w:hAnsi="Arial" w:hint="eastAsia"/>
          <w:color w:val="auto"/>
        </w:rPr>
        <w:t>根据等级保护管理制度要求对系统内管理运维人员进行教育培训、安全培训、应急响应培训、技能培训等。</w:t>
      </w:r>
    </w:p>
    <w:p w14:paraId="1031B4BA" w14:textId="77777777" w:rsidR="0024427F" w:rsidRDefault="0063422A">
      <w:pPr>
        <w:pStyle w:val="Default"/>
        <w:spacing w:line="360" w:lineRule="auto"/>
        <w:rPr>
          <w:rFonts w:hAnsi="Arial"/>
          <w:color w:val="auto"/>
        </w:rPr>
      </w:pPr>
      <w:r>
        <w:rPr>
          <w:rFonts w:hAnsi="Arial" w:hint="eastAsia"/>
          <w:b/>
          <w:color w:val="auto"/>
        </w:rPr>
        <w:t>培训教材：</w:t>
      </w:r>
      <w:r>
        <w:rPr>
          <w:rFonts w:hAnsi="Arial" w:hint="eastAsia"/>
          <w:color w:val="auto"/>
        </w:rPr>
        <w:t>专用培训教材</w:t>
      </w:r>
    </w:p>
    <w:p w14:paraId="5DEEF180" w14:textId="77777777" w:rsidR="0024427F" w:rsidRDefault="0024427F">
      <w:pPr>
        <w:widowControl/>
        <w:ind w:firstLine="420"/>
        <w:jc w:val="left"/>
        <w:rPr>
          <w:rFonts w:ascii="宋体" w:cs="宋体"/>
          <w:color w:val="000000"/>
          <w:kern w:val="0"/>
          <w:sz w:val="24"/>
        </w:rPr>
      </w:pPr>
    </w:p>
    <w:p w14:paraId="32B3A29A" w14:textId="5F2E55FB" w:rsidR="0024427F" w:rsidRDefault="0063422A">
      <w:pPr>
        <w:pStyle w:val="3"/>
      </w:pPr>
      <w:r>
        <w:br w:type="page"/>
      </w:r>
      <w:bookmarkStart w:id="4563" w:name="_Toc428792665"/>
      <w:bookmarkStart w:id="4564" w:name="_Toc489545390"/>
      <w:bookmarkStart w:id="4565" w:name="_Toc489546842"/>
      <w:bookmarkStart w:id="4566" w:name="_Toc489547185"/>
      <w:bookmarkStart w:id="4567" w:name="_Toc489548061"/>
      <w:bookmarkStart w:id="4568" w:name="_Toc489607282"/>
      <w:r>
        <w:rPr>
          <w:rFonts w:hint="eastAsia"/>
        </w:rPr>
        <w:lastRenderedPageBreak/>
        <w:t>附录</w:t>
      </w:r>
      <w:r>
        <w:t>30</w:t>
      </w:r>
      <w:r>
        <w:rPr>
          <w:rFonts w:hint="eastAsia"/>
        </w:rPr>
        <w:t>：安全教育培训签到表</w:t>
      </w:r>
      <w:bookmarkEnd w:id="4563"/>
      <w:bookmarkEnd w:id="4564"/>
      <w:bookmarkEnd w:id="4565"/>
      <w:bookmarkEnd w:id="4566"/>
      <w:bookmarkEnd w:id="4567"/>
      <w:bookmarkEnd w:id="4568"/>
    </w:p>
    <w:p w14:paraId="3071C563" w14:textId="253A8FF5" w:rsidR="0024427F" w:rsidRDefault="00543823">
      <w:pPr>
        <w:rPr>
          <w:b/>
          <w:sz w:val="44"/>
          <w:szCs w:val="44"/>
        </w:rPr>
        <w:pPrChange w:id="4569" w:author="yunwei01" w:date="2017-08-03T18:04:00Z">
          <w:pPr>
            <w:jc w:val="center"/>
            <w:outlineLvl w:val="0"/>
          </w:pPr>
        </w:pPrChange>
      </w:pPr>
      <w:del w:id="4570" w:author="yunwei01" w:date="2017-08-02T14:22:00Z">
        <w:r w:rsidDel="00A97AE9">
          <w:rPr>
            <w:rFonts w:hint="eastAsia"/>
            <w:b/>
            <w:sz w:val="44"/>
            <w:szCs w:val="44"/>
          </w:rPr>
          <w:delText>AAAAA</w:delText>
        </w:r>
      </w:del>
      <w:bookmarkStart w:id="4571" w:name="_Toc489545391"/>
      <w:bookmarkStart w:id="4572" w:name="_Toc489546843"/>
      <w:ins w:id="4573" w:author="yunwei01" w:date="2017-08-02T14:22:00Z">
        <w:r w:rsidR="00A97AE9">
          <w:rPr>
            <w:rFonts w:hint="eastAsia"/>
            <w:b/>
            <w:sz w:val="44"/>
            <w:szCs w:val="44"/>
          </w:rPr>
          <w:t>资鼎</w:t>
        </w:r>
        <w:r w:rsidR="00A97AE9">
          <w:rPr>
            <w:rFonts w:hint="eastAsia"/>
            <w:b/>
            <w:sz w:val="44"/>
            <w:szCs w:val="44"/>
          </w:rPr>
          <w:t>(</w:t>
        </w:r>
        <w:r w:rsidR="00A97AE9">
          <w:rPr>
            <w:rFonts w:hint="eastAsia"/>
            <w:b/>
            <w:sz w:val="44"/>
            <w:szCs w:val="44"/>
          </w:rPr>
          <w:t>上海</w:t>
        </w:r>
        <w:r w:rsidR="00A97AE9">
          <w:rPr>
            <w:rFonts w:hint="eastAsia"/>
            <w:b/>
            <w:sz w:val="44"/>
            <w:szCs w:val="44"/>
          </w:rPr>
          <w:t>)</w:t>
        </w:r>
        <w:r w:rsidR="00A97AE9">
          <w:rPr>
            <w:rFonts w:hint="eastAsia"/>
            <w:b/>
            <w:sz w:val="44"/>
            <w:szCs w:val="44"/>
          </w:rPr>
          <w:t>互联网金融信息服务有限</w:t>
        </w:r>
      </w:ins>
      <w:del w:id="4574" w:author="yunwei01" w:date="2017-08-02T14:38:00Z">
        <w:r w:rsidDel="004C1B14">
          <w:rPr>
            <w:rFonts w:hint="eastAsia"/>
            <w:b/>
            <w:sz w:val="44"/>
            <w:szCs w:val="44"/>
          </w:rPr>
          <w:delText>公司</w:delText>
        </w:r>
      </w:del>
      <w:ins w:id="4575" w:author="yunwei01" w:date="2017-08-02T14:38:00Z">
        <w:r w:rsidR="004C1B14">
          <w:rPr>
            <w:rFonts w:hint="eastAsia"/>
            <w:b/>
            <w:sz w:val="44"/>
            <w:szCs w:val="44"/>
          </w:rPr>
          <w:t>公司</w:t>
        </w:r>
      </w:ins>
      <w:bookmarkEnd w:id="4571"/>
      <w:bookmarkEnd w:id="4572"/>
    </w:p>
    <w:p w14:paraId="17AE3FD5" w14:textId="77777777" w:rsidR="0024427F" w:rsidRDefault="0063422A">
      <w:pPr>
        <w:jc w:val="center"/>
        <w:rPr>
          <w:b/>
          <w:sz w:val="44"/>
          <w:szCs w:val="44"/>
        </w:rPr>
      </w:pPr>
      <w:r>
        <w:rPr>
          <w:rFonts w:hint="eastAsia"/>
          <w:b/>
          <w:sz w:val="44"/>
          <w:szCs w:val="44"/>
        </w:rPr>
        <w:t>安全教育培训签到表</w:t>
      </w:r>
    </w:p>
    <w:p w14:paraId="12D39231" w14:textId="77777777" w:rsidR="0024427F" w:rsidRDefault="0024427F"/>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3"/>
        <w:gridCol w:w="1940"/>
        <w:gridCol w:w="1878"/>
        <w:gridCol w:w="1687"/>
      </w:tblGrid>
      <w:tr w:rsidR="0024427F" w14:paraId="0C3F2916" w14:textId="77777777">
        <w:trPr>
          <w:trHeight w:val="907"/>
        </w:trPr>
        <w:tc>
          <w:tcPr>
            <w:tcW w:w="2683" w:type="dxa"/>
            <w:vAlign w:val="center"/>
          </w:tcPr>
          <w:p w14:paraId="599C2409" w14:textId="77777777" w:rsidR="0024427F" w:rsidRDefault="0063422A">
            <w:pPr>
              <w:jc w:val="center"/>
              <w:rPr>
                <w:rFonts w:ascii="黑体" w:eastAsia="黑体" w:hAnsi="华文中宋"/>
                <w:sz w:val="24"/>
              </w:rPr>
            </w:pPr>
            <w:r>
              <w:rPr>
                <w:rFonts w:ascii="黑体" w:eastAsia="黑体" w:hAnsi="华文中宋" w:hint="eastAsia"/>
                <w:sz w:val="24"/>
              </w:rPr>
              <w:t>教育培训名称</w:t>
            </w:r>
          </w:p>
        </w:tc>
        <w:tc>
          <w:tcPr>
            <w:tcW w:w="5505" w:type="dxa"/>
            <w:gridSpan w:val="3"/>
            <w:vAlign w:val="center"/>
          </w:tcPr>
          <w:p w14:paraId="561F5CFD" w14:textId="77777777" w:rsidR="0024427F" w:rsidRDefault="0024427F">
            <w:pPr>
              <w:jc w:val="center"/>
              <w:rPr>
                <w:rFonts w:ascii="黑体" w:eastAsia="黑体" w:hAnsi="华文中宋"/>
                <w:sz w:val="24"/>
              </w:rPr>
            </w:pPr>
          </w:p>
        </w:tc>
      </w:tr>
      <w:tr w:rsidR="0024427F" w14:paraId="266F484E" w14:textId="77777777">
        <w:trPr>
          <w:trHeight w:val="907"/>
        </w:trPr>
        <w:tc>
          <w:tcPr>
            <w:tcW w:w="2683" w:type="dxa"/>
            <w:vAlign w:val="center"/>
          </w:tcPr>
          <w:p w14:paraId="6E17D5EE" w14:textId="77777777" w:rsidR="0024427F" w:rsidRDefault="0063422A">
            <w:pPr>
              <w:jc w:val="center"/>
              <w:rPr>
                <w:rFonts w:ascii="黑体" w:eastAsia="黑体" w:hAnsi="华文中宋"/>
                <w:sz w:val="24"/>
              </w:rPr>
            </w:pPr>
            <w:r>
              <w:rPr>
                <w:rFonts w:ascii="黑体" w:eastAsia="黑体" w:hAnsi="华文中宋" w:hint="eastAsia"/>
                <w:sz w:val="24"/>
              </w:rPr>
              <w:t>时间</w:t>
            </w:r>
          </w:p>
        </w:tc>
        <w:tc>
          <w:tcPr>
            <w:tcW w:w="5505" w:type="dxa"/>
            <w:gridSpan w:val="3"/>
            <w:vAlign w:val="center"/>
          </w:tcPr>
          <w:p w14:paraId="2376FA5B" w14:textId="77777777" w:rsidR="0024427F" w:rsidRDefault="0024427F">
            <w:pPr>
              <w:jc w:val="center"/>
              <w:rPr>
                <w:rFonts w:ascii="黑体" w:eastAsia="黑体" w:hAnsi="华文中宋"/>
                <w:sz w:val="24"/>
              </w:rPr>
            </w:pPr>
          </w:p>
        </w:tc>
      </w:tr>
      <w:tr w:rsidR="0024427F" w14:paraId="3953E440" w14:textId="77777777">
        <w:trPr>
          <w:trHeight w:val="907"/>
        </w:trPr>
        <w:tc>
          <w:tcPr>
            <w:tcW w:w="2683" w:type="dxa"/>
            <w:vAlign w:val="center"/>
          </w:tcPr>
          <w:p w14:paraId="1635AA9C" w14:textId="77777777" w:rsidR="0024427F" w:rsidRDefault="0063422A">
            <w:pPr>
              <w:jc w:val="center"/>
              <w:rPr>
                <w:rFonts w:ascii="黑体" w:eastAsia="黑体" w:hAnsi="华文中宋"/>
                <w:sz w:val="24"/>
              </w:rPr>
            </w:pPr>
            <w:r>
              <w:rPr>
                <w:rFonts w:ascii="黑体" w:eastAsia="黑体" w:hAnsi="华文中宋" w:hint="eastAsia"/>
                <w:sz w:val="24"/>
              </w:rPr>
              <w:t>地点</w:t>
            </w:r>
          </w:p>
        </w:tc>
        <w:tc>
          <w:tcPr>
            <w:tcW w:w="5505" w:type="dxa"/>
            <w:gridSpan w:val="3"/>
            <w:vAlign w:val="center"/>
          </w:tcPr>
          <w:p w14:paraId="23DEE715" w14:textId="77777777" w:rsidR="0024427F" w:rsidRDefault="0024427F">
            <w:pPr>
              <w:jc w:val="center"/>
              <w:rPr>
                <w:rFonts w:ascii="黑体" w:eastAsia="黑体" w:hAnsi="华文中宋"/>
                <w:sz w:val="24"/>
              </w:rPr>
            </w:pPr>
          </w:p>
        </w:tc>
      </w:tr>
      <w:tr w:rsidR="0024427F" w14:paraId="53288F1D" w14:textId="77777777">
        <w:trPr>
          <w:trHeight w:val="907"/>
        </w:trPr>
        <w:tc>
          <w:tcPr>
            <w:tcW w:w="2683" w:type="dxa"/>
            <w:vAlign w:val="center"/>
          </w:tcPr>
          <w:p w14:paraId="626839FF" w14:textId="77777777" w:rsidR="0024427F" w:rsidRDefault="0063422A">
            <w:pPr>
              <w:jc w:val="center"/>
              <w:rPr>
                <w:rFonts w:ascii="黑体" w:eastAsia="黑体" w:hAnsi="华文中宋"/>
                <w:sz w:val="24"/>
              </w:rPr>
            </w:pPr>
            <w:r>
              <w:rPr>
                <w:rFonts w:ascii="黑体" w:eastAsia="黑体" w:hAnsi="华文中宋" w:hint="eastAsia"/>
                <w:sz w:val="24"/>
              </w:rPr>
              <w:t>参加人员</w:t>
            </w:r>
          </w:p>
        </w:tc>
        <w:tc>
          <w:tcPr>
            <w:tcW w:w="5505" w:type="dxa"/>
            <w:gridSpan w:val="3"/>
            <w:vAlign w:val="center"/>
          </w:tcPr>
          <w:p w14:paraId="5385E82B" w14:textId="77777777" w:rsidR="0024427F" w:rsidRDefault="0024427F">
            <w:pPr>
              <w:jc w:val="center"/>
              <w:rPr>
                <w:rFonts w:ascii="黑体" w:eastAsia="黑体" w:hAnsi="华文中宋"/>
                <w:sz w:val="24"/>
              </w:rPr>
            </w:pPr>
          </w:p>
        </w:tc>
      </w:tr>
      <w:tr w:rsidR="0024427F" w14:paraId="7C242124" w14:textId="77777777">
        <w:trPr>
          <w:trHeight w:val="907"/>
        </w:trPr>
        <w:tc>
          <w:tcPr>
            <w:tcW w:w="2683" w:type="dxa"/>
            <w:vAlign w:val="center"/>
          </w:tcPr>
          <w:p w14:paraId="56072F0A" w14:textId="77777777" w:rsidR="0024427F" w:rsidRDefault="0063422A">
            <w:pPr>
              <w:jc w:val="center"/>
              <w:rPr>
                <w:rFonts w:ascii="黑体" w:eastAsia="黑体" w:hAnsi="华文中宋"/>
                <w:sz w:val="24"/>
              </w:rPr>
            </w:pPr>
            <w:r>
              <w:rPr>
                <w:rFonts w:ascii="黑体" w:eastAsia="黑体" w:hAnsi="华文中宋" w:hint="eastAsia"/>
                <w:sz w:val="24"/>
              </w:rPr>
              <w:t>未参加人员</w:t>
            </w:r>
          </w:p>
        </w:tc>
        <w:tc>
          <w:tcPr>
            <w:tcW w:w="5505" w:type="dxa"/>
            <w:gridSpan w:val="3"/>
            <w:vAlign w:val="center"/>
          </w:tcPr>
          <w:p w14:paraId="6CA474DD" w14:textId="77777777" w:rsidR="0024427F" w:rsidRDefault="0024427F">
            <w:pPr>
              <w:jc w:val="center"/>
              <w:rPr>
                <w:rFonts w:ascii="黑体" w:eastAsia="黑体" w:hAnsi="华文中宋"/>
                <w:sz w:val="24"/>
              </w:rPr>
            </w:pPr>
          </w:p>
        </w:tc>
      </w:tr>
      <w:tr w:rsidR="0024427F" w14:paraId="60C37976" w14:textId="77777777">
        <w:trPr>
          <w:trHeight w:val="907"/>
        </w:trPr>
        <w:tc>
          <w:tcPr>
            <w:tcW w:w="2683" w:type="dxa"/>
            <w:vAlign w:val="center"/>
          </w:tcPr>
          <w:p w14:paraId="111860C9" w14:textId="77777777" w:rsidR="0024427F" w:rsidRDefault="0063422A">
            <w:pPr>
              <w:jc w:val="center"/>
              <w:rPr>
                <w:rFonts w:ascii="黑体" w:eastAsia="黑体" w:hAnsi="华文中宋"/>
                <w:sz w:val="24"/>
              </w:rPr>
            </w:pPr>
            <w:r>
              <w:rPr>
                <w:rFonts w:ascii="黑体" w:eastAsia="黑体" w:hAnsi="华文中宋" w:hint="eastAsia"/>
                <w:sz w:val="24"/>
              </w:rPr>
              <w:t>主持人</w:t>
            </w:r>
          </w:p>
        </w:tc>
        <w:tc>
          <w:tcPr>
            <w:tcW w:w="5505" w:type="dxa"/>
            <w:gridSpan w:val="3"/>
            <w:vAlign w:val="center"/>
          </w:tcPr>
          <w:p w14:paraId="6F45B87D" w14:textId="77777777" w:rsidR="0024427F" w:rsidRDefault="0024427F">
            <w:pPr>
              <w:jc w:val="center"/>
              <w:rPr>
                <w:rFonts w:ascii="黑体" w:eastAsia="黑体" w:hAnsi="华文中宋"/>
                <w:sz w:val="24"/>
              </w:rPr>
            </w:pPr>
          </w:p>
        </w:tc>
      </w:tr>
      <w:tr w:rsidR="0024427F" w14:paraId="1E6161BF" w14:textId="77777777">
        <w:trPr>
          <w:trHeight w:val="907"/>
        </w:trPr>
        <w:tc>
          <w:tcPr>
            <w:tcW w:w="2683" w:type="dxa"/>
            <w:vAlign w:val="center"/>
          </w:tcPr>
          <w:p w14:paraId="46178CFE" w14:textId="77777777" w:rsidR="0024427F" w:rsidRDefault="0063422A">
            <w:pPr>
              <w:jc w:val="center"/>
              <w:rPr>
                <w:rFonts w:ascii="黑体" w:eastAsia="黑体" w:hAnsi="华文中宋"/>
                <w:sz w:val="24"/>
              </w:rPr>
            </w:pPr>
            <w:r>
              <w:rPr>
                <w:rFonts w:ascii="黑体" w:eastAsia="黑体" w:hAnsi="华文中宋" w:hint="eastAsia"/>
                <w:sz w:val="24"/>
              </w:rPr>
              <w:t>部门</w:t>
            </w:r>
          </w:p>
        </w:tc>
        <w:tc>
          <w:tcPr>
            <w:tcW w:w="1940" w:type="dxa"/>
            <w:vAlign w:val="center"/>
          </w:tcPr>
          <w:p w14:paraId="1088C00C" w14:textId="77777777" w:rsidR="0024427F" w:rsidRDefault="0063422A">
            <w:pPr>
              <w:jc w:val="center"/>
              <w:rPr>
                <w:rFonts w:ascii="黑体" w:eastAsia="黑体" w:hAnsi="华文中宋"/>
                <w:sz w:val="24"/>
              </w:rPr>
            </w:pPr>
            <w:r>
              <w:rPr>
                <w:rFonts w:ascii="黑体" w:eastAsia="黑体" w:hAnsi="华文中宋" w:hint="eastAsia"/>
                <w:sz w:val="24"/>
              </w:rPr>
              <w:t>姓名</w:t>
            </w:r>
          </w:p>
        </w:tc>
        <w:tc>
          <w:tcPr>
            <w:tcW w:w="1878" w:type="dxa"/>
            <w:vAlign w:val="center"/>
          </w:tcPr>
          <w:p w14:paraId="693C42AE" w14:textId="77777777" w:rsidR="0024427F" w:rsidRDefault="0063422A">
            <w:pPr>
              <w:jc w:val="center"/>
              <w:rPr>
                <w:rFonts w:ascii="黑体" w:eastAsia="黑体" w:hAnsi="华文中宋"/>
                <w:sz w:val="24"/>
              </w:rPr>
            </w:pPr>
            <w:r>
              <w:rPr>
                <w:rFonts w:ascii="黑体" w:eastAsia="黑体" w:hAnsi="华文中宋" w:hint="eastAsia"/>
                <w:sz w:val="24"/>
              </w:rPr>
              <w:t>到会时间</w:t>
            </w:r>
          </w:p>
        </w:tc>
        <w:tc>
          <w:tcPr>
            <w:tcW w:w="1687" w:type="dxa"/>
            <w:vAlign w:val="center"/>
          </w:tcPr>
          <w:p w14:paraId="47D70180" w14:textId="77777777" w:rsidR="0024427F" w:rsidRDefault="0063422A">
            <w:pPr>
              <w:jc w:val="center"/>
              <w:rPr>
                <w:rFonts w:ascii="黑体" w:eastAsia="黑体" w:hAnsi="华文中宋"/>
                <w:sz w:val="24"/>
              </w:rPr>
            </w:pPr>
            <w:r>
              <w:rPr>
                <w:rFonts w:ascii="黑体" w:eastAsia="黑体" w:hAnsi="华文中宋" w:hint="eastAsia"/>
                <w:sz w:val="24"/>
              </w:rPr>
              <w:t>签名</w:t>
            </w:r>
          </w:p>
        </w:tc>
      </w:tr>
      <w:tr w:rsidR="0024427F" w14:paraId="68E81F0A" w14:textId="77777777">
        <w:trPr>
          <w:trHeight w:val="907"/>
        </w:trPr>
        <w:tc>
          <w:tcPr>
            <w:tcW w:w="2683" w:type="dxa"/>
            <w:vAlign w:val="center"/>
          </w:tcPr>
          <w:p w14:paraId="18EF927D" w14:textId="77777777" w:rsidR="0024427F" w:rsidRDefault="0024427F">
            <w:pPr>
              <w:jc w:val="center"/>
              <w:rPr>
                <w:rFonts w:ascii="黑体" w:eastAsia="黑体" w:hAnsi="华文中宋"/>
                <w:sz w:val="24"/>
              </w:rPr>
            </w:pPr>
          </w:p>
        </w:tc>
        <w:tc>
          <w:tcPr>
            <w:tcW w:w="1940" w:type="dxa"/>
            <w:vAlign w:val="center"/>
          </w:tcPr>
          <w:p w14:paraId="39D37E6E" w14:textId="77777777" w:rsidR="0024427F" w:rsidRDefault="0024427F">
            <w:pPr>
              <w:jc w:val="center"/>
              <w:rPr>
                <w:rFonts w:ascii="黑体" w:eastAsia="黑体" w:hAnsi="华文中宋"/>
                <w:sz w:val="24"/>
              </w:rPr>
            </w:pPr>
          </w:p>
        </w:tc>
        <w:tc>
          <w:tcPr>
            <w:tcW w:w="1878" w:type="dxa"/>
            <w:vAlign w:val="center"/>
          </w:tcPr>
          <w:p w14:paraId="01A62492" w14:textId="77777777" w:rsidR="0024427F" w:rsidRDefault="0024427F">
            <w:pPr>
              <w:jc w:val="center"/>
              <w:rPr>
                <w:rFonts w:ascii="黑体" w:eastAsia="黑体" w:hAnsi="华文中宋"/>
                <w:sz w:val="24"/>
              </w:rPr>
            </w:pPr>
          </w:p>
        </w:tc>
        <w:tc>
          <w:tcPr>
            <w:tcW w:w="1687" w:type="dxa"/>
            <w:vAlign w:val="center"/>
          </w:tcPr>
          <w:p w14:paraId="5DD5AA03" w14:textId="77777777" w:rsidR="0024427F" w:rsidRDefault="0024427F">
            <w:pPr>
              <w:jc w:val="center"/>
              <w:rPr>
                <w:rFonts w:ascii="黑体" w:eastAsia="黑体" w:hAnsi="华文中宋"/>
                <w:sz w:val="24"/>
              </w:rPr>
            </w:pPr>
          </w:p>
        </w:tc>
      </w:tr>
      <w:tr w:rsidR="0024427F" w14:paraId="3EEF77AF" w14:textId="77777777">
        <w:trPr>
          <w:trHeight w:val="907"/>
        </w:trPr>
        <w:tc>
          <w:tcPr>
            <w:tcW w:w="2683" w:type="dxa"/>
            <w:vAlign w:val="center"/>
          </w:tcPr>
          <w:p w14:paraId="2BFBA1CB" w14:textId="77777777" w:rsidR="0024427F" w:rsidRDefault="0024427F">
            <w:pPr>
              <w:jc w:val="center"/>
              <w:rPr>
                <w:rFonts w:ascii="黑体" w:eastAsia="黑体" w:hAnsi="华文中宋"/>
                <w:sz w:val="24"/>
              </w:rPr>
            </w:pPr>
          </w:p>
        </w:tc>
        <w:tc>
          <w:tcPr>
            <w:tcW w:w="1940" w:type="dxa"/>
            <w:vAlign w:val="center"/>
          </w:tcPr>
          <w:p w14:paraId="6F7AB672" w14:textId="77777777" w:rsidR="0024427F" w:rsidRDefault="0024427F">
            <w:pPr>
              <w:jc w:val="center"/>
              <w:rPr>
                <w:rFonts w:ascii="黑体" w:eastAsia="黑体" w:hAnsi="华文中宋"/>
                <w:sz w:val="24"/>
              </w:rPr>
            </w:pPr>
          </w:p>
        </w:tc>
        <w:tc>
          <w:tcPr>
            <w:tcW w:w="1878" w:type="dxa"/>
            <w:vAlign w:val="center"/>
          </w:tcPr>
          <w:p w14:paraId="51B61B1D" w14:textId="77777777" w:rsidR="0024427F" w:rsidRDefault="0024427F">
            <w:pPr>
              <w:jc w:val="center"/>
              <w:rPr>
                <w:rFonts w:ascii="黑体" w:eastAsia="黑体" w:hAnsi="华文中宋"/>
                <w:sz w:val="24"/>
              </w:rPr>
            </w:pPr>
          </w:p>
        </w:tc>
        <w:tc>
          <w:tcPr>
            <w:tcW w:w="1687" w:type="dxa"/>
            <w:vAlign w:val="center"/>
          </w:tcPr>
          <w:p w14:paraId="523B105C" w14:textId="77777777" w:rsidR="0024427F" w:rsidRDefault="0024427F">
            <w:pPr>
              <w:jc w:val="center"/>
              <w:rPr>
                <w:rFonts w:ascii="黑体" w:eastAsia="黑体" w:hAnsi="华文中宋"/>
                <w:sz w:val="24"/>
              </w:rPr>
            </w:pPr>
          </w:p>
        </w:tc>
      </w:tr>
      <w:tr w:rsidR="0024427F" w14:paraId="03CA4984" w14:textId="77777777">
        <w:trPr>
          <w:trHeight w:val="907"/>
        </w:trPr>
        <w:tc>
          <w:tcPr>
            <w:tcW w:w="2683" w:type="dxa"/>
            <w:vAlign w:val="center"/>
          </w:tcPr>
          <w:p w14:paraId="03CF3B63" w14:textId="77777777" w:rsidR="0024427F" w:rsidRDefault="0024427F">
            <w:pPr>
              <w:jc w:val="center"/>
              <w:rPr>
                <w:rFonts w:ascii="黑体" w:eastAsia="黑体" w:hAnsi="华文中宋"/>
                <w:sz w:val="24"/>
              </w:rPr>
            </w:pPr>
          </w:p>
        </w:tc>
        <w:tc>
          <w:tcPr>
            <w:tcW w:w="1940" w:type="dxa"/>
            <w:vAlign w:val="center"/>
          </w:tcPr>
          <w:p w14:paraId="4025EB07" w14:textId="77777777" w:rsidR="0024427F" w:rsidRDefault="0024427F">
            <w:pPr>
              <w:jc w:val="center"/>
              <w:rPr>
                <w:rFonts w:ascii="黑体" w:eastAsia="黑体" w:hAnsi="华文中宋"/>
                <w:sz w:val="24"/>
              </w:rPr>
            </w:pPr>
          </w:p>
        </w:tc>
        <w:tc>
          <w:tcPr>
            <w:tcW w:w="1878" w:type="dxa"/>
            <w:vAlign w:val="center"/>
          </w:tcPr>
          <w:p w14:paraId="09B64FE0" w14:textId="77777777" w:rsidR="0024427F" w:rsidRDefault="0024427F">
            <w:pPr>
              <w:jc w:val="center"/>
              <w:rPr>
                <w:rFonts w:ascii="黑体" w:eastAsia="黑体" w:hAnsi="华文中宋"/>
                <w:sz w:val="24"/>
              </w:rPr>
            </w:pPr>
          </w:p>
        </w:tc>
        <w:tc>
          <w:tcPr>
            <w:tcW w:w="1687" w:type="dxa"/>
            <w:vAlign w:val="center"/>
          </w:tcPr>
          <w:p w14:paraId="3223002B" w14:textId="77777777" w:rsidR="0024427F" w:rsidRDefault="0024427F">
            <w:pPr>
              <w:jc w:val="center"/>
              <w:rPr>
                <w:rFonts w:ascii="黑体" w:eastAsia="黑体" w:hAnsi="华文中宋"/>
                <w:sz w:val="24"/>
              </w:rPr>
            </w:pPr>
          </w:p>
        </w:tc>
      </w:tr>
    </w:tbl>
    <w:p w14:paraId="027302E8" w14:textId="77777777" w:rsidR="0024427F" w:rsidRDefault="0024427F">
      <w:pPr>
        <w:autoSpaceDE w:val="0"/>
        <w:autoSpaceDN w:val="0"/>
        <w:adjustRightInd w:val="0"/>
        <w:spacing w:line="360" w:lineRule="auto"/>
        <w:jc w:val="left"/>
        <w:rPr>
          <w:rFonts w:ascii="宋体" w:cs="宋体"/>
          <w:color w:val="000000"/>
          <w:kern w:val="0"/>
          <w:sz w:val="24"/>
        </w:rPr>
      </w:pPr>
    </w:p>
    <w:p w14:paraId="1143295E" w14:textId="77777777" w:rsidR="0024427F" w:rsidRDefault="0063422A">
      <w:pPr>
        <w:widowControl/>
        <w:jc w:val="left"/>
        <w:rPr>
          <w:rFonts w:ascii="宋体" w:cs="宋体"/>
          <w:color w:val="000000"/>
          <w:kern w:val="0"/>
          <w:sz w:val="24"/>
        </w:rPr>
      </w:pPr>
      <w:r>
        <w:rPr>
          <w:rFonts w:ascii="宋体" w:cs="宋体"/>
          <w:color w:val="000000"/>
          <w:kern w:val="0"/>
          <w:sz w:val="24"/>
        </w:rPr>
        <w:br w:type="page"/>
      </w:r>
    </w:p>
    <w:p w14:paraId="5896BFA2" w14:textId="0CCFED7F" w:rsidR="0024427F" w:rsidRDefault="0063422A">
      <w:pPr>
        <w:pStyle w:val="3"/>
      </w:pPr>
      <w:bookmarkStart w:id="4576" w:name="_Toc428792666"/>
      <w:bookmarkStart w:id="4577" w:name="_Toc489545392"/>
      <w:bookmarkStart w:id="4578" w:name="_Toc489546844"/>
      <w:bookmarkStart w:id="4579" w:name="_Toc489547186"/>
      <w:bookmarkStart w:id="4580" w:name="_Toc489548062"/>
      <w:bookmarkStart w:id="4581" w:name="_Toc489607283"/>
      <w:r>
        <w:rPr>
          <w:rFonts w:hint="eastAsia"/>
        </w:rPr>
        <w:lastRenderedPageBreak/>
        <w:t>附录</w:t>
      </w:r>
      <w:r>
        <w:t>31</w:t>
      </w:r>
      <w:r>
        <w:rPr>
          <w:rFonts w:hint="eastAsia"/>
        </w:rPr>
        <w:t>:</w:t>
      </w:r>
      <w:r>
        <w:rPr>
          <w:rFonts w:hint="eastAsia"/>
          <w:b w:val="0"/>
          <w:bCs w:val="0"/>
          <w:sz w:val="44"/>
          <w:szCs w:val="44"/>
        </w:rPr>
        <w:t xml:space="preserve"> </w:t>
      </w:r>
      <w:r>
        <w:rPr>
          <w:rFonts w:hint="eastAsia"/>
        </w:rPr>
        <w:t>安全教育培训评价表</w:t>
      </w:r>
      <w:bookmarkEnd w:id="4576"/>
      <w:bookmarkEnd w:id="4577"/>
      <w:bookmarkEnd w:id="4578"/>
      <w:bookmarkEnd w:id="4579"/>
      <w:bookmarkEnd w:id="4580"/>
      <w:bookmarkEnd w:id="4581"/>
    </w:p>
    <w:p w14:paraId="2A429B72" w14:textId="1950BDE2" w:rsidR="0024427F" w:rsidRDefault="00543823">
      <w:pPr>
        <w:rPr>
          <w:sz w:val="44"/>
          <w:szCs w:val="44"/>
        </w:rPr>
        <w:pPrChange w:id="4582" w:author="yunwei01" w:date="2017-08-03T18:05:00Z">
          <w:pPr>
            <w:jc w:val="center"/>
            <w:outlineLvl w:val="0"/>
          </w:pPr>
        </w:pPrChange>
      </w:pPr>
      <w:del w:id="4583" w:author="yunwei01" w:date="2017-08-02T14:22:00Z">
        <w:r w:rsidDel="00A97AE9">
          <w:rPr>
            <w:rFonts w:hint="eastAsia"/>
            <w:sz w:val="44"/>
            <w:szCs w:val="44"/>
          </w:rPr>
          <w:delText>AAAAA</w:delText>
        </w:r>
      </w:del>
      <w:bookmarkStart w:id="4584" w:name="_Toc489545393"/>
      <w:bookmarkStart w:id="4585" w:name="_Toc489546845"/>
      <w:ins w:id="4586" w:author="yunwei01" w:date="2017-08-02T14:22:00Z">
        <w:r w:rsidR="00A97AE9">
          <w:rPr>
            <w:rFonts w:hint="eastAsia"/>
            <w:sz w:val="44"/>
            <w:szCs w:val="44"/>
          </w:rPr>
          <w:t>资鼎</w:t>
        </w:r>
        <w:r w:rsidR="00A97AE9">
          <w:rPr>
            <w:rFonts w:hint="eastAsia"/>
            <w:sz w:val="44"/>
            <w:szCs w:val="44"/>
          </w:rPr>
          <w:t>(</w:t>
        </w:r>
        <w:r w:rsidR="00A97AE9">
          <w:rPr>
            <w:rFonts w:hint="eastAsia"/>
            <w:sz w:val="44"/>
            <w:szCs w:val="44"/>
          </w:rPr>
          <w:t>上海</w:t>
        </w:r>
        <w:r w:rsidR="00A97AE9">
          <w:rPr>
            <w:rFonts w:hint="eastAsia"/>
            <w:sz w:val="44"/>
            <w:szCs w:val="44"/>
          </w:rPr>
          <w:t>)</w:t>
        </w:r>
        <w:r w:rsidR="00A97AE9">
          <w:rPr>
            <w:rFonts w:hint="eastAsia"/>
            <w:sz w:val="44"/>
            <w:szCs w:val="44"/>
          </w:rPr>
          <w:t>互联网金融信息服务有限</w:t>
        </w:r>
      </w:ins>
      <w:del w:id="4587" w:author="yunwei01" w:date="2017-08-02T14:38:00Z">
        <w:r w:rsidDel="004C1B14">
          <w:rPr>
            <w:rFonts w:hint="eastAsia"/>
            <w:sz w:val="44"/>
            <w:szCs w:val="44"/>
          </w:rPr>
          <w:delText>公司</w:delText>
        </w:r>
      </w:del>
      <w:ins w:id="4588" w:author="yunwei01" w:date="2017-08-02T14:38:00Z">
        <w:r w:rsidR="004C1B14">
          <w:rPr>
            <w:rFonts w:hint="eastAsia"/>
            <w:sz w:val="44"/>
            <w:szCs w:val="44"/>
          </w:rPr>
          <w:t>公司</w:t>
        </w:r>
      </w:ins>
      <w:bookmarkEnd w:id="4584"/>
      <w:bookmarkEnd w:id="4585"/>
    </w:p>
    <w:p w14:paraId="585225FA" w14:textId="77777777" w:rsidR="0024427F" w:rsidRDefault="0063422A">
      <w:pPr>
        <w:jc w:val="center"/>
        <w:rPr>
          <w:sz w:val="44"/>
          <w:szCs w:val="44"/>
        </w:rPr>
      </w:pPr>
      <w:r>
        <w:rPr>
          <w:rFonts w:hint="eastAsia"/>
          <w:sz w:val="44"/>
          <w:szCs w:val="44"/>
        </w:rPr>
        <w:t>安全教育培训评价表</w:t>
      </w:r>
    </w:p>
    <w:tbl>
      <w:tblPr>
        <w:tblW w:w="81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425"/>
        <w:gridCol w:w="2225"/>
        <w:gridCol w:w="835"/>
        <w:gridCol w:w="1390"/>
        <w:gridCol w:w="395"/>
        <w:gridCol w:w="1918"/>
      </w:tblGrid>
      <w:tr w:rsidR="0024427F" w14:paraId="6F94B535" w14:textId="77777777">
        <w:trPr>
          <w:cantSplit/>
          <w:trHeight w:val="922"/>
        </w:trPr>
        <w:tc>
          <w:tcPr>
            <w:tcW w:w="1425" w:type="dxa"/>
            <w:tcBorders>
              <w:top w:val="single" w:sz="6" w:space="0" w:color="000000"/>
              <w:left w:val="single" w:sz="6" w:space="0" w:color="000000"/>
              <w:bottom w:val="single" w:sz="6" w:space="0" w:color="000000"/>
              <w:right w:val="single" w:sz="6" w:space="0" w:color="000000"/>
            </w:tcBorders>
            <w:vAlign w:val="center"/>
          </w:tcPr>
          <w:p w14:paraId="6287BF2F" w14:textId="77777777" w:rsidR="0024427F" w:rsidRDefault="0063422A">
            <w:pPr>
              <w:spacing w:before="120"/>
              <w:jc w:val="center"/>
              <w:rPr>
                <w:sz w:val="24"/>
              </w:rPr>
            </w:pPr>
            <w:bookmarkStart w:id="4589" w:name="_Toc321411257"/>
            <w:bookmarkEnd w:id="4589"/>
            <w:r>
              <w:rPr>
                <w:rFonts w:hint="eastAsia"/>
                <w:sz w:val="24"/>
              </w:rPr>
              <w:t>培训种类</w:t>
            </w:r>
          </w:p>
        </w:tc>
        <w:tc>
          <w:tcPr>
            <w:tcW w:w="6763" w:type="dxa"/>
            <w:gridSpan w:val="5"/>
            <w:tcBorders>
              <w:top w:val="single" w:sz="6" w:space="0" w:color="000000"/>
              <w:left w:val="single" w:sz="6" w:space="0" w:color="000000"/>
              <w:bottom w:val="single" w:sz="6" w:space="0" w:color="000000"/>
              <w:right w:val="single" w:sz="6" w:space="0" w:color="000000"/>
            </w:tcBorders>
            <w:vAlign w:val="center"/>
          </w:tcPr>
          <w:p w14:paraId="0CBE6656" w14:textId="77777777" w:rsidR="0024427F" w:rsidRDefault="0063422A">
            <w:pPr>
              <w:spacing w:before="120"/>
              <w:rPr>
                <w:rFonts w:ascii="宋体" w:hAnsi="宋体"/>
                <w:sz w:val="24"/>
              </w:rPr>
            </w:pPr>
            <w:r>
              <w:rPr>
                <w:rFonts w:ascii="宋体" w:hAnsi="宋体" w:hint="eastAsia"/>
                <w:sz w:val="24"/>
              </w:rPr>
              <w:t>□ 外派培训     □ 内部技术培训/交流</w:t>
            </w:r>
          </w:p>
          <w:p w14:paraId="7F68B92B" w14:textId="77777777" w:rsidR="0024427F" w:rsidRDefault="0063422A">
            <w:pPr>
              <w:spacing w:before="120"/>
              <w:rPr>
                <w:sz w:val="24"/>
              </w:rPr>
            </w:pPr>
            <w:r>
              <w:rPr>
                <w:rFonts w:ascii="宋体" w:hAnsi="宋体" w:hint="eastAsia"/>
                <w:sz w:val="24"/>
              </w:rPr>
              <w:t>□ 新员工培训   □ 其它：</w:t>
            </w:r>
          </w:p>
        </w:tc>
      </w:tr>
      <w:tr w:rsidR="0024427F" w14:paraId="7DE3A70C" w14:textId="77777777">
        <w:trPr>
          <w:cantSplit/>
          <w:trHeight w:val="892"/>
        </w:trPr>
        <w:tc>
          <w:tcPr>
            <w:tcW w:w="1425" w:type="dxa"/>
            <w:tcBorders>
              <w:top w:val="single" w:sz="6" w:space="0" w:color="000000"/>
              <w:left w:val="single" w:sz="6" w:space="0" w:color="000000"/>
              <w:bottom w:val="single" w:sz="6" w:space="0" w:color="000000"/>
              <w:right w:val="single" w:sz="6" w:space="0" w:color="000000"/>
            </w:tcBorders>
            <w:vAlign w:val="center"/>
          </w:tcPr>
          <w:p w14:paraId="36F8A592" w14:textId="77777777" w:rsidR="0024427F" w:rsidRDefault="0063422A">
            <w:pPr>
              <w:spacing w:before="120"/>
              <w:jc w:val="center"/>
              <w:rPr>
                <w:sz w:val="24"/>
              </w:rPr>
            </w:pPr>
            <w:r>
              <w:rPr>
                <w:rFonts w:hint="eastAsia"/>
                <w:sz w:val="24"/>
              </w:rPr>
              <w:t>培训名称及</w:t>
            </w:r>
          </w:p>
          <w:p w14:paraId="7BF49A7E" w14:textId="77777777" w:rsidR="0024427F" w:rsidRDefault="0063422A">
            <w:pPr>
              <w:spacing w:before="120"/>
              <w:jc w:val="center"/>
              <w:rPr>
                <w:sz w:val="24"/>
              </w:rPr>
            </w:pPr>
            <w:r>
              <w:rPr>
                <w:rFonts w:hint="eastAsia"/>
                <w:sz w:val="24"/>
              </w:rPr>
              <w:t>内容</w:t>
            </w:r>
          </w:p>
        </w:tc>
        <w:tc>
          <w:tcPr>
            <w:tcW w:w="6763" w:type="dxa"/>
            <w:gridSpan w:val="5"/>
            <w:tcBorders>
              <w:top w:val="single" w:sz="6" w:space="0" w:color="000000"/>
              <w:left w:val="single" w:sz="6" w:space="0" w:color="000000"/>
              <w:bottom w:val="single" w:sz="6" w:space="0" w:color="000000"/>
              <w:right w:val="single" w:sz="6" w:space="0" w:color="000000"/>
            </w:tcBorders>
          </w:tcPr>
          <w:p w14:paraId="71D7C669" w14:textId="77777777" w:rsidR="0024427F" w:rsidRDefault="0024427F">
            <w:pPr>
              <w:spacing w:before="120"/>
              <w:rPr>
                <w:sz w:val="24"/>
              </w:rPr>
            </w:pPr>
          </w:p>
        </w:tc>
      </w:tr>
      <w:tr w:rsidR="0024427F" w14:paraId="193B982E" w14:textId="77777777">
        <w:trPr>
          <w:cantSplit/>
          <w:trHeight w:val="771"/>
        </w:trPr>
        <w:tc>
          <w:tcPr>
            <w:tcW w:w="1425" w:type="dxa"/>
            <w:tcBorders>
              <w:top w:val="single" w:sz="6" w:space="0" w:color="000000"/>
              <w:left w:val="single" w:sz="6" w:space="0" w:color="000000"/>
              <w:bottom w:val="single" w:sz="6" w:space="0" w:color="000000"/>
              <w:right w:val="single" w:sz="6" w:space="0" w:color="000000"/>
            </w:tcBorders>
            <w:vAlign w:val="center"/>
          </w:tcPr>
          <w:p w14:paraId="218C6FC5" w14:textId="77777777" w:rsidR="0024427F" w:rsidRDefault="0063422A">
            <w:pPr>
              <w:spacing w:before="120"/>
              <w:jc w:val="center"/>
              <w:rPr>
                <w:sz w:val="24"/>
              </w:rPr>
            </w:pPr>
            <w:r>
              <w:rPr>
                <w:rFonts w:hint="eastAsia"/>
                <w:sz w:val="24"/>
              </w:rPr>
              <w:t>考核方式</w:t>
            </w:r>
          </w:p>
        </w:tc>
        <w:tc>
          <w:tcPr>
            <w:tcW w:w="6763" w:type="dxa"/>
            <w:gridSpan w:val="5"/>
            <w:tcBorders>
              <w:top w:val="single" w:sz="6" w:space="0" w:color="000000"/>
              <w:left w:val="single" w:sz="6" w:space="0" w:color="000000"/>
              <w:bottom w:val="single" w:sz="6" w:space="0" w:color="000000"/>
              <w:right w:val="single" w:sz="6" w:space="0" w:color="000000"/>
            </w:tcBorders>
            <w:vAlign w:val="center"/>
          </w:tcPr>
          <w:p w14:paraId="23A8AE83" w14:textId="77777777" w:rsidR="0024427F" w:rsidRDefault="0063422A">
            <w:pPr>
              <w:pStyle w:val="aff1"/>
              <w:tabs>
                <w:tab w:val="left" w:pos="420"/>
              </w:tabs>
              <w:spacing w:before="120"/>
              <w:rPr>
                <w:sz w:val="24"/>
                <w:szCs w:val="24"/>
              </w:rPr>
            </w:pPr>
            <w:r>
              <w:rPr>
                <w:rFonts w:ascii="宋体" w:hint="eastAsia"/>
                <w:sz w:val="24"/>
                <w:szCs w:val="24"/>
              </w:rPr>
              <w:t>□笔试     □口试    □实地操作      □心得报告    □其它</w:t>
            </w:r>
          </w:p>
        </w:tc>
      </w:tr>
      <w:tr w:rsidR="0024427F" w14:paraId="4811EC5F" w14:textId="77777777">
        <w:trPr>
          <w:cantSplit/>
          <w:trHeight w:val="771"/>
        </w:trPr>
        <w:tc>
          <w:tcPr>
            <w:tcW w:w="1425" w:type="dxa"/>
            <w:tcBorders>
              <w:top w:val="single" w:sz="6" w:space="0" w:color="000000"/>
              <w:left w:val="single" w:sz="6" w:space="0" w:color="000000"/>
              <w:bottom w:val="single" w:sz="6" w:space="0" w:color="000000"/>
              <w:right w:val="single" w:sz="6" w:space="0" w:color="000000"/>
            </w:tcBorders>
            <w:vAlign w:val="center"/>
          </w:tcPr>
          <w:p w14:paraId="1E49E638" w14:textId="77777777" w:rsidR="0024427F" w:rsidRDefault="0063422A">
            <w:pPr>
              <w:spacing w:before="120"/>
              <w:jc w:val="center"/>
              <w:rPr>
                <w:sz w:val="24"/>
              </w:rPr>
            </w:pPr>
            <w:r>
              <w:rPr>
                <w:rFonts w:hint="eastAsia"/>
                <w:sz w:val="24"/>
              </w:rPr>
              <w:t>主讲人</w:t>
            </w:r>
          </w:p>
        </w:tc>
        <w:tc>
          <w:tcPr>
            <w:tcW w:w="2225" w:type="dxa"/>
            <w:tcBorders>
              <w:top w:val="single" w:sz="6" w:space="0" w:color="000000"/>
              <w:left w:val="single" w:sz="6" w:space="0" w:color="000000"/>
              <w:bottom w:val="single" w:sz="6" w:space="0" w:color="000000"/>
              <w:right w:val="single" w:sz="6" w:space="0" w:color="000000"/>
            </w:tcBorders>
          </w:tcPr>
          <w:p w14:paraId="1411AD17" w14:textId="77777777" w:rsidR="0024427F" w:rsidRDefault="0024427F">
            <w:pPr>
              <w:spacing w:before="120"/>
              <w:rPr>
                <w:sz w:val="24"/>
              </w:rPr>
            </w:pPr>
          </w:p>
        </w:tc>
        <w:tc>
          <w:tcPr>
            <w:tcW w:w="2225" w:type="dxa"/>
            <w:gridSpan w:val="2"/>
            <w:tcBorders>
              <w:top w:val="single" w:sz="6" w:space="0" w:color="000000"/>
              <w:left w:val="single" w:sz="6" w:space="0" w:color="000000"/>
              <w:bottom w:val="single" w:sz="6" w:space="0" w:color="000000"/>
              <w:right w:val="single" w:sz="6" w:space="0" w:color="000000"/>
            </w:tcBorders>
            <w:vAlign w:val="center"/>
          </w:tcPr>
          <w:p w14:paraId="052A0E6C" w14:textId="77777777" w:rsidR="0024427F" w:rsidRDefault="0063422A">
            <w:pPr>
              <w:spacing w:before="120"/>
              <w:jc w:val="center"/>
              <w:rPr>
                <w:sz w:val="24"/>
              </w:rPr>
            </w:pPr>
            <w:r>
              <w:rPr>
                <w:rFonts w:hint="eastAsia"/>
                <w:sz w:val="24"/>
              </w:rPr>
              <w:t>培训日期</w:t>
            </w:r>
          </w:p>
        </w:tc>
        <w:tc>
          <w:tcPr>
            <w:tcW w:w="2313" w:type="dxa"/>
            <w:gridSpan w:val="2"/>
            <w:tcBorders>
              <w:top w:val="single" w:sz="6" w:space="0" w:color="000000"/>
              <w:left w:val="single" w:sz="6" w:space="0" w:color="000000"/>
              <w:bottom w:val="single" w:sz="6" w:space="0" w:color="000000"/>
              <w:right w:val="single" w:sz="6" w:space="0" w:color="000000"/>
            </w:tcBorders>
          </w:tcPr>
          <w:p w14:paraId="3977E827" w14:textId="77777777" w:rsidR="0024427F" w:rsidRDefault="0024427F">
            <w:pPr>
              <w:spacing w:before="120"/>
              <w:rPr>
                <w:sz w:val="24"/>
              </w:rPr>
            </w:pPr>
          </w:p>
        </w:tc>
      </w:tr>
      <w:tr w:rsidR="0024427F" w14:paraId="2E88B9C7" w14:textId="77777777">
        <w:trPr>
          <w:cantSplit/>
          <w:trHeight w:val="897"/>
        </w:trPr>
        <w:tc>
          <w:tcPr>
            <w:tcW w:w="1425" w:type="dxa"/>
            <w:tcBorders>
              <w:top w:val="single" w:sz="6" w:space="0" w:color="000000"/>
              <w:left w:val="single" w:sz="6" w:space="0" w:color="000000"/>
              <w:bottom w:val="single" w:sz="6" w:space="0" w:color="000000"/>
              <w:right w:val="single" w:sz="6" w:space="0" w:color="000000"/>
            </w:tcBorders>
            <w:vAlign w:val="center"/>
          </w:tcPr>
          <w:p w14:paraId="72A5C7EF" w14:textId="77777777" w:rsidR="0024427F" w:rsidRDefault="0063422A">
            <w:pPr>
              <w:spacing w:before="120"/>
              <w:jc w:val="center"/>
              <w:rPr>
                <w:sz w:val="24"/>
              </w:rPr>
            </w:pPr>
            <w:r>
              <w:rPr>
                <w:rFonts w:hint="eastAsia"/>
                <w:sz w:val="24"/>
              </w:rPr>
              <w:t>参加人员</w:t>
            </w:r>
          </w:p>
        </w:tc>
        <w:tc>
          <w:tcPr>
            <w:tcW w:w="6763" w:type="dxa"/>
            <w:gridSpan w:val="5"/>
            <w:tcBorders>
              <w:top w:val="single" w:sz="6" w:space="0" w:color="000000"/>
              <w:left w:val="single" w:sz="6" w:space="0" w:color="000000"/>
              <w:bottom w:val="single" w:sz="6" w:space="0" w:color="000000"/>
              <w:right w:val="single" w:sz="6" w:space="0" w:color="000000"/>
            </w:tcBorders>
          </w:tcPr>
          <w:p w14:paraId="5CF40A58" w14:textId="77777777" w:rsidR="0024427F" w:rsidRDefault="0024427F">
            <w:pPr>
              <w:pStyle w:val="aff1"/>
              <w:tabs>
                <w:tab w:val="left" w:pos="420"/>
              </w:tabs>
              <w:spacing w:before="120"/>
              <w:rPr>
                <w:sz w:val="24"/>
                <w:szCs w:val="24"/>
              </w:rPr>
            </w:pPr>
          </w:p>
          <w:p w14:paraId="193DA8D0" w14:textId="77777777" w:rsidR="0024427F" w:rsidRDefault="0024427F">
            <w:pPr>
              <w:pStyle w:val="aff1"/>
              <w:tabs>
                <w:tab w:val="left" w:pos="420"/>
              </w:tabs>
              <w:spacing w:before="120"/>
              <w:rPr>
                <w:sz w:val="24"/>
                <w:szCs w:val="24"/>
              </w:rPr>
            </w:pPr>
          </w:p>
          <w:p w14:paraId="6D81FB0B" w14:textId="77777777" w:rsidR="0024427F" w:rsidRDefault="0063422A">
            <w:pPr>
              <w:pStyle w:val="aff1"/>
              <w:tabs>
                <w:tab w:val="left" w:pos="420"/>
              </w:tabs>
              <w:spacing w:before="120"/>
              <w:rPr>
                <w:sz w:val="24"/>
                <w:szCs w:val="24"/>
              </w:rPr>
            </w:pPr>
            <w:r>
              <w:rPr>
                <w:rFonts w:hint="eastAsia"/>
                <w:sz w:val="24"/>
                <w:szCs w:val="24"/>
              </w:rPr>
              <w:t>（见会议签到表</w:t>
            </w:r>
            <w:r>
              <w:rPr>
                <w:sz w:val="24"/>
                <w:szCs w:val="24"/>
              </w:rPr>
              <w:t xml:space="preserve">                               </w:t>
            </w:r>
            <w:r>
              <w:rPr>
                <w:rFonts w:hint="eastAsia"/>
                <w:sz w:val="24"/>
                <w:szCs w:val="24"/>
              </w:rPr>
              <w:t>）</w:t>
            </w:r>
          </w:p>
        </w:tc>
      </w:tr>
      <w:tr w:rsidR="0024427F" w14:paraId="3D0A497C" w14:textId="77777777">
        <w:trPr>
          <w:cantSplit/>
          <w:trHeight w:val="2758"/>
        </w:trPr>
        <w:tc>
          <w:tcPr>
            <w:tcW w:w="1425" w:type="dxa"/>
            <w:tcBorders>
              <w:top w:val="single" w:sz="6" w:space="0" w:color="000000"/>
              <w:left w:val="single" w:sz="6" w:space="0" w:color="000000"/>
              <w:bottom w:val="single" w:sz="6" w:space="0" w:color="000000"/>
              <w:right w:val="single" w:sz="6" w:space="0" w:color="000000"/>
            </w:tcBorders>
            <w:vAlign w:val="center"/>
          </w:tcPr>
          <w:p w14:paraId="4E4BC69B" w14:textId="77777777" w:rsidR="0024427F" w:rsidRDefault="0063422A">
            <w:pPr>
              <w:spacing w:before="120"/>
              <w:jc w:val="center"/>
              <w:rPr>
                <w:sz w:val="24"/>
              </w:rPr>
            </w:pPr>
            <w:r>
              <w:rPr>
                <w:rFonts w:hint="eastAsia"/>
                <w:sz w:val="24"/>
              </w:rPr>
              <w:t>自我评价</w:t>
            </w:r>
          </w:p>
          <w:p w14:paraId="4C0F14CE" w14:textId="77777777" w:rsidR="0024427F" w:rsidRDefault="0063422A">
            <w:pPr>
              <w:spacing w:before="120"/>
              <w:jc w:val="center"/>
              <w:rPr>
                <w:sz w:val="24"/>
              </w:rPr>
            </w:pPr>
            <w:r>
              <w:rPr>
                <w:rFonts w:hint="eastAsia"/>
                <w:sz w:val="24"/>
              </w:rPr>
              <w:t>及建议</w:t>
            </w:r>
          </w:p>
        </w:tc>
        <w:tc>
          <w:tcPr>
            <w:tcW w:w="6763" w:type="dxa"/>
            <w:gridSpan w:val="5"/>
            <w:tcBorders>
              <w:top w:val="single" w:sz="6" w:space="0" w:color="000000"/>
              <w:left w:val="single" w:sz="6" w:space="0" w:color="000000"/>
              <w:bottom w:val="single" w:sz="6" w:space="0" w:color="000000"/>
              <w:right w:val="single" w:sz="6" w:space="0" w:color="000000"/>
            </w:tcBorders>
          </w:tcPr>
          <w:p w14:paraId="799DFD45" w14:textId="77777777" w:rsidR="0024427F" w:rsidRDefault="0024427F">
            <w:pPr>
              <w:spacing w:before="120"/>
              <w:rPr>
                <w:sz w:val="24"/>
              </w:rPr>
            </w:pPr>
          </w:p>
        </w:tc>
      </w:tr>
      <w:tr w:rsidR="0024427F" w14:paraId="7155F51C" w14:textId="77777777">
        <w:trPr>
          <w:cantSplit/>
          <w:trHeight w:val="386"/>
        </w:trPr>
        <w:tc>
          <w:tcPr>
            <w:tcW w:w="1425" w:type="dxa"/>
            <w:tcBorders>
              <w:top w:val="single" w:sz="4" w:space="0" w:color="auto"/>
              <w:left w:val="single" w:sz="6" w:space="0" w:color="000000"/>
              <w:bottom w:val="single" w:sz="6" w:space="0" w:color="000000"/>
              <w:right w:val="single" w:sz="6" w:space="0" w:color="000000"/>
            </w:tcBorders>
            <w:vAlign w:val="center"/>
          </w:tcPr>
          <w:p w14:paraId="4EB1F8FB" w14:textId="77777777" w:rsidR="0024427F" w:rsidRDefault="0063422A">
            <w:pPr>
              <w:spacing w:before="120"/>
              <w:jc w:val="center"/>
              <w:rPr>
                <w:sz w:val="24"/>
              </w:rPr>
            </w:pPr>
            <w:r>
              <w:rPr>
                <w:rFonts w:hint="eastAsia"/>
                <w:sz w:val="24"/>
              </w:rPr>
              <w:t>填写人</w:t>
            </w:r>
          </w:p>
        </w:tc>
        <w:tc>
          <w:tcPr>
            <w:tcW w:w="3060" w:type="dxa"/>
            <w:gridSpan w:val="2"/>
            <w:tcBorders>
              <w:top w:val="single" w:sz="4" w:space="0" w:color="auto"/>
              <w:left w:val="single" w:sz="6" w:space="0" w:color="000000"/>
              <w:bottom w:val="single" w:sz="6" w:space="0" w:color="000000"/>
              <w:right w:val="single" w:sz="4" w:space="0" w:color="auto"/>
            </w:tcBorders>
            <w:vAlign w:val="center"/>
          </w:tcPr>
          <w:p w14:paraId="1CA99458" w14:textId="77777777" w:rsidR="0024427F" w:rsidRDefault="0024427F">
            <w:pPr>
              <w:spacing w:before="120"/>
              <w:jc w:val="center"/>
              <w:rPr>
                <w:sz w:val="24"/>
              </w:rPr>
            </w:pPr>
          </w:p>
        </w:tc>
        <w:tc>
          <w:tcPr>
            <w:tcW w:w="1785" w:type="dxa"/>
            <w:gridSpan w:val="2"/>
            <w:tcBorders>
              <w:top w:val="single" w:sz="4" w:space="0" w:color="auto"/>
              <w:left w:val="single" w:sz="4" w:space="0" w:color="auto"/>
              <w:bottom w:val="single" w:sz="6" w:space="0" w:color="000000"/>
              <w:right w:val="single" w:sz="4" w:space="0" w:color="auto"/>
            </w:tcBorders>
            <w:vAlign w:val="center"/>
          </w:tcPr>
          <w:p w14:paraId="30ACC1AC" w14:textId="77777777" w:rsidR="0024427F" w:rsidRDefault="0063422A">
            <w:pPr>
              <w:spacing w:before="120"/>
              <w:jc w:val="center"/>
              <w:rPr>
                <w:sz w:val="24"/>
              </w:rPr>
            </w:pPr>
            <w:r>
              <w:rPr>
                <w:rFonts w:hint="eastAsia"/>
                <w:sz w:val="24"/>
              </w:rPr>
              <w:t>填写日期</w:t>
            </w:r>
          </w:p>
        </w:tc>
        <w:tc>
          <w:tcPr>
            <w:tcW w:w="1918" w:type="dxa"/>
            <w:tcBorders>
              <w:top w:val="single" w:sz="4" w:space="0" w:color="auto"/>
              <w:left w:val="single" w:sz="4" w:space="0" w:color="auto"/>
              <w:bottom w:val="single" w:sz="6" w:space="0" w:color="000000"/>
              <w:right w:val="single" w:sz="6" w:space="0" w:color="000000"/>
            </w:tcBorders>
            <w:vAlign w:val="center"/>
          </w:tcPr>
          <w:p w14:paraId="6E8EA4D2" w14:textId="77777777" w:rsidR="0024427F" w:rsidRDefault="0024427F">
            <w:pPr>
              <w:spacing w:before="120"/>
              <w:jc w:val="center"/>
              <w:rPr>
                <w:bCs/>
                <w:sz w:val="24"/>
              </w:rPr>
            </w:pPr>
          </w:p>
        </w:tc>
      </w:tr>
      <w:tr w:rsidR="0024427F" w14:paraId="5A938AA2" w14:textId="77777777">
        <w:trPr>
          <w:cantSplit/>
          <w:trHeight w:val="2473"/>
        </w:trPr>
        <w:tc>
          <w:tcPr>
            <w:tcW w:w="1425" w:type="dxa"/>
            <w:tcBorders>
              <w:top w:val="single" w:sz="6" w:space="0" w:color="000000"/>
              <w:left w:val="single" w:sz="6" w:space="0" w:color="000000"/>
              <w:bottom w:val="single" w:sz="6" w:space="0" w:color="000000"/>
              <w:right w:val="single" w:sz="6" w:space="0" w:color="000000"/>
            </w:tcBorders>
            <w:vAlign w:val="center"/>
          </w:tcPr>
          <w:p w14:paraId="09A937E0" w14:textId="77777777" w:rsidR="0024427F" w:rsidRDefault="0063422A">
            <w:pPr>
              <w:spacing w:before="120"/>
              <w:jc w:val="center"/>
              <w:rPr>
                <w:sz w:val="24"/>
              </w:rPr>
            </w:pPr>
            <w:r>
              <w:rPr>
                <w:rFonts w:hint="eastAsia"/>
                <w:sz w:val="24"/>
              </w:rPr>
              <w:t>培训后</w:t>
            </w:r>
          </w:p>
          <w:p w14:paraId="3BD133DD" w14:textId="77777777" w:rsidR="0024427F" w:rsidRDefault="0063422A">
            <w:pPr>
              <w:spacing w:before="120"/>
              <w:jc w:val="center"/>
              <w:rPr>
                <w:sz w:val="24"/>
              </w:rPr>
            </w:pPr>
            <w:r>
              <w:rPr>
                <w:rFonts w:hint="eastAsia"/>
                <w:sz w:val="24"/>
              </w:rPr>
              <w:t>考核意见</w:t>
            </w:r>
          </w:p>
        </w:tc>
        <w:tc>
          <w:tcPr>
            <w:tcW w:w="6763" w:type="dxa"/>
            <w:gridSpan w:val="5"/>
            <w:tcBorders>
              <w:top w:val="single" w:sz="6" w:space="0" w:color="000000"/>
              <w:left w:val="single" w:sz="6" w:space="0" w:color="000000"/>
              <w:bottom w:val="single" w:sz="6" w:space="0" w:color="000000"/>
              <w:right w:val="single" w:sz="6" w:space="0" w:color="000000"/>
            </w:tcBorders>
          </w:tcPr>
          <w:p w14:paraId="63BF748F" w14:textId="77777777" w:rsidR="0024427F" w:rsidRDefault="0024427F">
            <w:pPr>
              <w:pStyle w:val="aff1"/>
              <w:tabs>
                <w:tab w:val="left" w:pos="420"/>
              </w:tabs>
              <w:spacing w:before="120"/>
              <w:rPr>
                <w:sz w:val="24"/>
                <w:szCs w:val="24"/>
              </w:rPr>
            </w:pPr>
          </w:p>
          <w:p w14:paraId="42E77288" w14:textId="77777777" w:rsidR="0024427F" w:rsidRDefault="0024427F">
            <w:pPr>
              <w:pStyle w:val="aff1"/>
              <w:tabs>
                <w:tab w:val="left" w:pos="420"/>
              </w:tabs>
              <w:spacing w:before="120"/>
              <w:rPr>
                <w:sz w:val="24"/>
                <w:szCs w:val="24"/>
              </w:rPr>
            </w:pPr>
          </w:p>
          <w:p w14:paraId="4421AA6A" w14:textId="77777777" w:rsidR="0024427F" w:rsidRDefault="0063422A">
            <w:pPr>
              <w:pStyle w:val="aff1"/>
              <w:tabs>
                <w:tab w:val="left" w:pos="420"/>
              </w:tabs>
              <w:spacing w:before="120"/>
              <w:rPr>
                <w:sz w:val="24"/>
                <w:szCs w:val="24"/>
              </w:rPr>
            </w:pPr>
            <w:r>
              <w:rPr>
                <w:rFonts w:hint="eastAsia"/>
                <w:sz w:val="24"/>
                <w:szCs w:val="24"/>
              </w:rPr>
              <w:t>培训效果评估：</w:t>
            </w:r>
            <w:r>
              <w:rPr>
                <w:rFonts w:ascii="宋体" w:hint="eastAsia"/>
                <w:sz w:val="24"/>
                <w:szCs w:val="24"/>
              </w:rPr>
              <w:t>□合格   □不合格</w:t>
            </w:r>
          </w:p>
        </w:tc>
      </w:tr>
      <w:tr w:rsidR="0024427F" w14:paraId="63B2260E" w14:textId="77777777">
        <w:trPr>
          <w:cantSplit/>
          <w:trHeight w:val="768"/>
        </w:trPr>
        <w:tc>
          <w:tcPr>
            <w:tcW w:w="1425" w:type="dxa"/>
            <w:tcBorders>
              <w:top w:val="single" w:sz="4" w:space="0" w:color="auto"/>
              <w:left w:val="single" w:sz="6" w:space="0" w:color="000000"/>
              <w:bottom w:val="single" w:sz="6" w:space="0" w:color="000000"/>
              <w:right w:val="single" w:sz="6" w:space="0" w:color="000000"/>
            </w:tcBorders>
            <w:vAlign w:val="center"/>
          </w:tcPr>
          <w:p w14:paraId="693A58CB" w14:textId="77777777" w:rsidR="0024427F" w:rsidRDefault="0063422A">
            <w:pPr>
              <w:spacing w:before="120"/>
              <w:jc w:val="center"/>
              <w:rPr>
                <w:sz w:val="24"/>
              </w:rPr>
            </w:pPr>
            <w:r>
              <w:rPr>
                <w:rFonts w:hint="eastAsia"/>
                <w:sz w:val="24"/>
              </w:rPr>
              <w:t>考核</w:t>
            </w:r>
            <w:r>
              <w:rPr>
                <w:sz w:val="24"/>
              </w:rPr>
              <w:t>/</w:t>
            </w:r>
            <w:r>
              <w:rPr>
                <w:rFonts w:hint="eastAsia"/>
                <w:sz w:val="24"/>
              </w:rPr>
              <w:t>填写人</w:t>
            </w:r>
          </w:p>
        </w:tc>
        <w:tc>
          <w:tcPr>
            <w:tcW w:w="3060" w:type="dxa"/>
            <w:gridSpan w:val="2"/>
            <w:tcBorders>
              <w:top w:val="single" w:sz="4" w:space="0" w:color="auto"/>
              <w:left w:val="single" w:sz="6" w:space="0" w:color="000000"/>
              <w:bottom w:val="single" w:sz="6" w:space="0" w:color="000000"/>
              <w:right w:val="single" w:sz="4" w:space="0" w:color="auto"/>
            </w:tcBorders>
            <w:vAlign w:val="center"/>
          </w:tcPr>
          <w:p w14:paraId="7E6D4BD1" w14:textId="77777777" w:rsidR="0024427F" w:rsidRDefault="0024427F">
            <w:pPr>
              <w:spacing w:before="120"/>
              <w:jc w:val="center"/>
              <w:rPr>
                <w:sz w:val="24"/>
              </w:rPr>
            </w:pPr>
          </w:p>
        </w:tc>
        <w:tc>
          <w:tcPr>
            <w:tcW w:w="1785" w:type="dxa"/>
            <w:gridSpan w:val="2"/>
            <w:tcBorders>
              <w:top w:val="single" w:sz="4" w:space="0" w:color="auto"/>
              <w:left w:val="single" w:sz="4" w:space="0" w:color="auto"/>
              <w:bottom w:val="single" w:sz="6" w:space="0" w:color="000000"/>
              <w:right w:val="single" w:sz="4" w:space="0" w:color="auto"/>
            </w:tcBorders>
            <w:vAlign w:val="center"/>
          </w:tcPr>
          <w:p w14:paraId="42029C98" w14:textId="77777777" w:rsidR="0024427F" w:rsidRDefault="0063422A">
            <w:pPr>
              <w:spacing w:before="120"/>
              <w:jc w:val="center"/>
              <w:rPr>
                <w:sz w:val="24"/>
              </w:rPr>
            </w:pPr>
            <w:r>
              <w:rPr>
                <w:rFonts w:hint="eastAsia"/>
                <w:sz w:val="24"/>
              </w:rPr>
              <w:t>考核</w:t>
            </w:r>
            <w:r>
              <w:rPr>
                <w:sz w:val="24"/>
              </w:rPr>
              <w:t>/</w:t>
            </w:r>
            <w:r>
              <w:rPr>
                <w:rFonts w:hint="eastAsia"/>
                <w:sz w:val="24"/>
              </w:rPr>
              <w:t>填写日期</w:t>
            </w:r>
          </w:p>
        </w:tc>
        <w:tc>
          <w:tcPr>
            <w:tcW w:w="1918" w:type="dxa"/>
            <w:tcBorders>
              <w:top w:val="single" w:sz="4" w:space="0" w:color="auto"/>
              <w:left w:val="single" w:sz="4" w:space="0" w:color="auto"/>
              <w:bottom w:val="single" w:sz="6" w:space="0" w:color="000000"/>
              <w:right w:val="single" w:sz="6" w:space="0" w:color="000000"/>
            </w:tcBorders>
            <w:vAlign w:val="center"/>
          </w:tcPr>
          <w:p w14:paraId="793E3CDF" w14:textId="77777777" w:rsidR="0024427F" w:rsidRDefault="0024427F">
            <w:pPr>
              <w:spacing w:before="120"/>
              <w:jc w:val="center"/>
              <w:rPr>
                <w:bCs/>
                <w:sz w:val="24"/>
              </w:rPr>
            </w:pPr>
          </w:p>
        </w:tc>
      </w:tr>
    </w:tbl>
    <w:p w14:paraId="446AC86B" w14:textId="77777777" w:rsidR="0024427F" w:rsidRDefault="0024427F">
      <w:pPr>
        <w:sectPr w:rsidR="0024427F">
          <w:pgSz w:w="11906" w:h="16838"/>
          <w:pgMar w:top="1440" w:right="1800" w:bottom="1440" w:left="1800" w:header="851" w:footer="992" w:gutter="0"/>
          <w:cols w:space="720"/>
          <w:docGrid w:type="lines" w:linePitch="312"/>
        </w:sectPr>
      </w:pPr>
    </w:p>
    <w:p w14:paraId="4F9788D6" w14:textId="76ADAC57" w:rsidR="0024427F" w:rsidRDefault="0063422A">
      <w:pPr>
        <w:pStyle w:val="3"/>
      </w:pPr>
      <w:bookmarkStart w:id="4590" w:name="_Toc428792667"/>
      <w:bookmarkStart w:id="4591" w:name="_Toc489545394"/>
      <w:bookmarkStart w:id="4592" w:name="_Toc489546846"/>
      <w:bookmarkStart w:id="4593" w:name="_Toc489547187"/>
      <w:bookmarkStart w:id="4594" w:name="_Toc489548063"/>
      <w:bookmarkStart w:id="4595" w:name="_Toc489607284"/>
      <w:r>
        <w:rPr>
          <w:rFonts w:hint="eastAsia"/>
        </w:rPr>
        <w:lastRenderedPageBreak/>
        <w:t>附录</w:t>
      </w:r>
      <w:r>
        <w:t>32</w:t>
      </w:r>
      <w:r>
        <w:rPr>
          <w:rFonts w:hint="eastAsia"/>
        </w:rPr>
        <w:t>：年度信息安全培训计划</w:t>
      </w:r>
      <w:bookmarkEnd w:id="4590"/>
      <w:bookmarkEnd w:id="4591"/>
      <w:bookmarkEnd w:id="4592"/>
      <w:bookmarkEnd w:id="4593"/>
      <w:bookmarkEnd w:id="4594"/>
      <w:bookmarkEnd w:id="4595"/>
    </w:p>
    <w:tbl>
      <w:tblPr>
        <w:tblW w:w="10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0"/>
        <w:gridCol w:w="409"/>
        <w:gridCol w:w="542"/>
        <w:gridCol w:w="595"/>
        <w:gridCol w:w="267"/>
        <w:gridCol w:w="236"/>
        <w:gridCol w:w="815"/>
        <w:gridCol w:w="648"/>
        <w:gridCol w:w="236"/>
        <w:gridCol w:w="580"/>
        <w:gridCol w:w="696"/>
        <w:gridCol w:w="438"/>
        <w:gridCol w:w="744"/>
        <w:gridCol w:w="438"/>
        <w:gridCol w:w="779"/>
        <w:gridCol w:w="200"/>
        <w:gridCol w:w="590"/>
        <w:gridCol w:w="296"/>
        <w:gridCol w:w="471"/>
        <w:gridCol w:w="796"/>
        <w:gridCol w:w="82"/>
      </w:tblGrid>
      <w:tr w:rsidR="0024427F" w14:paraId="520F4C16" w14:textId="77777777">
        <w:trPr>
          <w:trHeight w:val="510"/>
          <w:tblHeader/>
          <w:jc w:val="center"/>
        </w:trPr>
        <w:tc>
          <w:tcPr>
            <w:tcW w:w="10418" w:type="dxa"/>
            <w:gridSpan w:val="21"/>
            <w:tcBorders>
              <w:top w:val="nil"/>
              <w:left w:val="nil"/>
              <w:bottom w:val="single" w:sz="4" w:space="0" w:color="auto"/>
              <w:right w:val="nil"/>
            </w:tcBorders>
            <w:vAlign w:val="bottom"/>
          </w:tcPr>
          <w:p w14:paraId="03695D07" w14:textId="77777777" w:rsidR="0024427F" w:rsidRDefault="0063422A">
            <w:pPr>
              <w:jc w:val="center"/>
              <w:rPr>
                <w:rFonts w:ascii="宋体" w:hAnsi="宋体" w:cs="宋体"/>
                <w:b/>
                <w:bCs/>
                <w:sz w:val="28"/>
                <w:szCs w:val="28"/>
              </w:rPr>
            </w:pPr>
            <w:r>
              <w:rPr>
                <w:rFonts w:ascii="宋体" w:hAnsi="宋体" w:cs="宋体" w:hint="eastAsia"/>
                <w:b/>
                <w:bCs/>
                <w:sz w:val="28"/>
                <w:szCs w:val="28"/>
              </w:rPr>
              <w:t>年度信息安全培训计划</w:t>
            </w:r>
          </w:p>
          <w:p w14:paraId="7C227C81" w14:textId="67806365" w:rsidR="0024427F" w:rsidRDefault="0063422A">
            <w:pPr>
              <w:widowControl/>
              <w:rPr>
                <w:kern w:val="0"/>
                <w:sz w:val="24"/>
              </w:rPr>
            </w:pPr>
            <w:r>
              <w:rPr>
                <w:rFonts w:hAnsi="宋体"/>
                <w:kern w:val="0"/>
                <w:sz w:val="24"/>
              </w:rPr>
              <w:t>部门：</w:t>
            </w:r>
            <w:del w:id="4596" w:author="yunwei01" w:date="2017-08-02T14:22:00Z">
              <w:r w:rsidR="00543823" w:rsidDel="00A97AE9">
                <w:rPr>
                  <w:rFonts w:hAnsi="宋体" w:hint="eastAsia"/>
                  <w:kern w:val="0"/>
                  <w:sz w:val="24"/>
                  <w:u w:val="single"/>
                </w:rPr>
                <w:delText>AAAAA</w:delText>
              </w:r>
            </w:del>
            <w:ins w:id="4597" w:author="yunwei01" w:date="2017-08-02T14:22:00Z">
              <w:r w:rsidR="00A97AE9">
                <w:rPr>
                  <w:rFonts w:hAnsi="宋体" w:hint="eastAsia"/>
                  <w:kern w:val="0"/>
                  <w:sz w:val="24"/>
                  <w:u w:val="single"/>
                </w:rPr>
                <w:t>资鼎</w:t>
              </w:r>
              <w:r w:rsidR="00A97AE9">
                <w:rPr>
                  <w:rFonts w:hAnsi="宋体" w:hint="eastAsia"/>
                  <w:kern w:val="0"/>
                  <w:sz w:val="24"/>
                  <w:u w:val="single"/>
                </w:rPr>
                <w:t>(</w:t>
              </w:r>
              <w:r w:rsidR="00A97AE9">
                <w:rPr>
                  <w:rFonts w:hAnsi="宋体" w:hint="eastAsia"/>
                  <w:kern w:val="0"/>
                  <w:sz w:val="24"/>
                  <w:u w:val="single"/>
                </w:rPr>
                <w:t>上海</w:t>
              </w:r>
              <w:r w:rsidR="00A97AE9">
                <w:rPr>
                  <w:rFonts w:hAnsi="宋体" w:hint="eastAsia"/>
                  <w:kern w:val="0"/>
                  <w:sz w:val="24"/>
                  <w:u w:val="single"/>
                </w:rPr>
                <w:t>)</w:t>
              </w:r>
              <w:r w:rsidR="00A97AE9">
                <w:rPr>
                  <w:rFonts w:hAnsi="宋体" w:hint="eastAsia"/>
                  <w:kern w:val="0"/>
                  <w:sz w:val="24"/>
                  <w:u w:val="single"/>
                </w:rPr>
                <w:t>互联网金融信息服务有限</w:t>
              </w:r>
            </w:ins>
            <w:del w:id="4598" w:author="yunwei01" w:date="2017-08-02T14:38:00Z">
              <w:r w:rsidR="00543823" w:rsidDel="004C1B14">
                <w:rPr>
                  <w:rFonts w:hAnsi="宋体" w:hint="eastAsia"/>
                  <w:kern w:val="0"/>
                  <w:sz w:val="24"/>
                  <w:u w:val="single"/>
                </w:rPr>
                <w:delText>公司</w:delText>
              </w:r>
            </w:del>
            <w:ins w:id="4599" w:author="yunwei01" w:date="2017-08-02T14:38:00Z">
              <w:r w:rsidR="004C1B14">
                <w:rPr>
                  <w:rFonts w:hAnsi="宋体" w:hint="eastAsia"/>
                  <w:kern w:val="0"/>
                  <w:sz w:val="24"/>
                  <w:u w:val="single"/>
                </w:rPr>
                <w:t>公司</w:t>
              </w:r>
            </w:ins>
            <w:del w:id="4600" w:author="yunwei01" w:date="2017-08-02T14:23:00Z">
              <w:r w:rsidR="00FF67FC" w:rsidDel="00A97AE9">
                <w:rPr>
                  <w:rFonts w:hAnsi="宋体" w:hint="eastAsia"/>
                  <w:kern w:val="0"/>
                  <w:sz w:val="24"/>
                  <w:u w:val="single"/>
                </w:rPr>
                <w:delText>XXXXX</w:delText>
              </w:r>
            </w:del>
            <w:ins w:id="4601" w:author="yunwei01" w:date="2017-08-02T14:23:00Z">
              <w:r w:rsidR="00A97AE9">
                <w:rPr>
                  <w:rFonts w:hAnsi="宋体" w:hint="eastAsia"/>
                  <w:kern w:val="0"/>
                  <w:sz w:val="24"/>
                  <w:u w:val="single"/>
                </w:rPr>
                <w:t>研发部</w:t>
              </w:r>
            </w:ins>
            <w:r>
              <w:rPr>
                <w:kern w:val="0"/>
                <w:sz w:val="24"/>
                <w:u w:val="single"/>
              </w:rPr>
              <w:tab/>
            </w:r>
            <w:r>
              <w:rPr>
                <w:kern w:val="0"/>
                <w:sz w:val="24"/>
              </w:rPr>
              <w:tab/>
            </w:r>
            <w:r>
              <w:rPr>
                <w:kern w:val="0"/>
                <w:sz w:val="24"/>
              </w:rPr>
              <w:tab/>
            </w:r>
            <w:r>
              <w:rPr>
                <w:kern w:val="0"/>
                <w:sz w:val="24"/>
              </w:rPr>
              <w:tab/>
            </w:r>
            <w:r>
              <w:rPr>
                <w:kern w:val="0"/>
                <w:sz w:val="24"/>
              </w:rPr>
              <w:tab/>
            </w:r>
            <w:r>
              <w:rPr>
                <w:kern w:val="0"/>
                <w:sz w:val="24"/>
              </w:rPr>
              <w:tab/>
            </w:r>
            <w:r>
              <w:rPr>
                <w:kern w:val="0"/>
                <w:sz w:val="24"/>
              </w:rPr>
              <w:tab/>
            </w:r>
            <w:r>
              <w:rPr>
                <w:kern w:val="0"/>
                <w:sz w:val="24"/>
              </w:rPr>
              <w:tab/>
              <w:t xml:space="preserve">    </w:t>
            </w:r>
          </w:p>
        </w:tc>
      </w:tr>
      <w:tr w:rsidR="0024427F" w14:paraId="2ADFB0A4" w14:textId="77777777">
        <w:trPr>
          <w:cantSplit/>
          <w:trHeight w:val="510"/>
          <w:tblHeader/>
          <w:jc w:val="center"/>
        </w:trPr>
        <w:tc>
          <w:tcPr>
            <w:tcW w:w="560" w:type="dxa"/>
            <w:tcBorders>
              <w:top w:val="single" w:sz="4" w:space="0" w:color="auto"/>
            </w:tcBorders>
            <w:vAlign w:val="center"/>
          </w:tcPr>
          <w:p w14:paraId="2FE6BF23" w14:textId="77777777" w:rsidR="0024427F" w:rsidRDefault="0063422A">
            <w:pPr>
              <w:widowControl/>
              <w:jc w:val="center"/>
              <w:rPr>
                <w:b/>
                <w:kern w:val="0"/>
              </w:rPr>
            </w:pPr>
            <w:r>
              <w:rPr>
                <w:rFonts w:hAnsi="宋体"/>
                <w:b/>
                <w:kern w:val="0"/>
              </w:rPr>
              <w:t>序号</w:t>
            </w:r>
          </w:p>
        </w:tc>
        <w:tc>
          <w:tcPr>
            <w:tcW w:w="1546" w:type="dxa"/>
            <w:gridSpan w:val="3"/>
            <w:tcBorders>
              <w:top w:val="single" w:sz="4" w:space="0" w:color="auto"/>
            </w:tcBorders>
            <w:vAlign w:val="center"/>
          </w:tcPr>
          <w:p w14:paraId="423F5EB5" w14:textId="77777777" w:rsidR="0024427F" w:rsidRDefault="0063422A">
            <w:pPr>
              <w:widowControl/>
              <w:jc w:val="center"/>
              <w:rPr>
                <w:b/>
                <w:kern w:val="0"/>
              </w:rPr>
            </w:pPr>
            <w:r>
              <w:rPr>
                <w:rFonts w:hAnsi="宋体"/>
                <w:b/>
                <w:kern w:val="0"/>
              </w:rPr>
              <w:t>培训时间</w:t>
            </w:r>
          </w:p>
        </w:tc>
        <w:tc>
          <w:tcPr>
            <w:tcW w:w="1318" w:type="dxa"/>
            <w:gridSpan w:val="3"/>
            <w:tcBorders>
              <w:top w:val="single" w:sz="4" w:space="0" w:color="auto"/>
            </w:tcBorders>
            <w:vAlign w:val="center"/>
          </w:tcPr>
          <w:p w14:paraId="14211A0D" w14:textId="77777777" w:rsidR="0024427F" w:rsidRDefault="0063422A">
            <w:pPr>
              <w:widowControl/>
              <w:jc w:val="center"/>
              <w:rPr>
                <w:b/>
                <w:kern w:val="0"/>
              </w:rPr>
            </w:pPr>
            <w:r>
              <w:rPr>
                <w:rFonts w:hAnsi="宋体"/>
                <w:b/>
                <w:kern w:val="0"/>
              </w:rPr>
              <w:t>培训班名称</w:t>
            </w:r>
          </w:p>
        </w:tc>
        <w:tc>
          <w:tcPr>
            <w:tcW w:w="1464" w:type="dxa"/>
            <w:gridSpan w:val="3"/>
            <w:tcBorders>
              <w:top w:val="single" w:sz="4" w:space="0" w:color="auto"/>
            </w:tcBorders>
            <w:vAlign w:val="center"/>
          </w:tcPr>
          <w:p w14:paraId="54F12576" w14:textId="77777777" w:rsidR="0024427F" w:rsidRDefault="0063422A">
            <w:pPr>
              <w:widowControl/>
              <w:jc w:val="center"/>
              <w:rPr>
                <w:b/>
                <w:kern w:val="0"/>
              </w:rPr>
            </w:pPr>
            <w:r>
              <w:rPr>
                <w:rFonts w:hAnsi="宋体"/>
                <w:b/>
                <w:kern w:val="0"/>
              </w:rPr>
              <w:t>培训对象</w:t>
            </w:r>
          </w:p>
        </w:tc>
        <w:tc>
          <w:tcPr>
            <w:tcW w:w="1134" w:type="dxa"/>
            <w:gridSpan w:val="2"/>
            <w:tcBorders>
              <w:top w:val="single" w:sz="4" w:space="0" w:color="auto"/>
            </w:tcBorders>
            <w:vAlign w:val="center"/>
          </w:tcPr>
          <w:p w14:paraId="4236F74F" w14:textId="77777777" w:rsidR="0024427F" w:rsidRDefault="0063422A">
            <w:pPr>
              <w:widowControl/>
              <w:jc w:val="center"/>
              <w:rPr>
                <w:b/>
                <w:kern w:val="0"/>
              </w:rPr>
            </w:pPr>
            <w:r>
              <w:rPr>
                <w:rFonts w:hAnsi="宋体"/>
                <w:b/>
                <w:kern w:val="0"/>
              </w:rPr>
              <w:t>培训人次</w:t>
            </w:r>
          </w:p>
        </w:tc>
        <w:tc>
          <w:tcPr>
            <w:tcW w:w="1182" w:type="dxa"/>
            <w:gridSpan w:val="2"/>
            <w:tcBorders>
              <w:top w:val="single" w:sz="4" w:space="0" w:color="auto"/>
            </w:tcBorders>
            <w:vAlign w:val="center"/>
          </w:tcPr>
          <w:p w14:paraId="51BA6A90" w14:textId="77777777" w:rsidR="0024427F" w:rsidRDefault="0063422A">
            <w:pPr>
              <w:widowControl/>
              <w:jc w:val="center"/>
              <w:rPr>
                <w:b/>
                <w:kern w:val="0"/>
              </w:rPr>
            </w:pPr>
            <w:r>
              <w:rPr>
                <w:rFonts w:hAnsi="宋体"/>
                <w:b/>
                <w:kern w:val="0"/>
              </w:rPr>
              <w:t>培训方式</w:t>
            </w:r>
          </w:p>
        </w:tc>
        <w:tc>
          <w:tcPr>
            <w:tcW w:w="779" w:type="dxa"/>
            <w:tcBorders>
              <w:top w:val="single" w:sz="4" w:space="0" w:color="auto"/>
            </w:tcBorders>
            <w:vAlign w:val="center"/>
          </w:tcPr>
          <w:p w14:paraId="7797007C" w14:textId="77777777" w:rsidR="0024427F" w:rsidRDefault="0063422A">
            <w:pPr>
              <w:widowControl/>
              <w:jc w:val="center"/>
              <w:rPr>
                <w:b/>
                <w:kern w:val="0"/>
              </w:rPr>
            </w:pPr>
            <w:r>
              <w:rPr>
                <w:rFonts w:hAnsi="宋体"/>
                <w:b/>
                <w:kern w:val="0"/>
              </w:rPr>
              <w:t>天数</w:t>
            </w:r>
          </w:p>
        </w:tc>
        <w:tc>
          <w:tcPr>
            <w:tcW w:w="1086" w:type="dxa"/>
            <w:gridSpan w:val="3"/>
            <w:tcBorders>
              <w:top w:val="single" w:sz="4" w:space="0" w:color="auto"/>
            </w:tcBorders>
            <w:vAlign w:val="center"/>
          </w:tcPr>
          <w:p w14:paraId="76FA7DA5" w14:textId="77777777" w:rsidR="0024427F" w:rsidRDefault="0063422A">
            <w:pPr>
              <w:widowControl/>
              <w:jc w:val="center"/>
              <w:rPr>
                <w:b/>
                <w:kern w:val="0"/>
              </w:rPr>
            </w:pPr>
            <w:r>
              <w:rPr>
                <w:rFonts w:hAnsi="宋体"/>
                <w:b/>
                <w:kern w:val="0"/>
              </w:rPr>
              <w:t>预算（元）</w:t>
            </w:r>
          </w:p>
        </w:tc>
        <w:tc>
          <w:tcPr>
            <w:tcW w:w="1349" w:type="dxa"/>
            <w:gridSpan w:val="3"/>
            <w:tcBorders>
              <w:top w:val="single" w:sz="4" w:space="0" w:color="auto"/>
            </w:tcBorders>
            <w:vAlign w:val="center"/>
          </w:tcPr>
          <w:p w14:paraId="02B312AA" w14:textId="77777777" w:rsidR="0024427F" w:rsidRDefault="0063422A">
            <w:pPr>
              <w:widowControl/>
              <w:jc w:val="center"/>
              <w:rPr>
                <w:b/>
                <w:kern w:val="0"/>
              </w:rPr>
            </w:pPr>
            <w:r>
              <w:rPr>
                <w:rFonts w:hAnsi="宋体"/>
                <w:b/>
                <w:kern w:val="0"/>
              </w:rPr>
              <w:t>备注</w:t>
            </w:r>
          </w:p>
        </w:tc>
      </w:tr>
      <w:tr w:rsidR="0024427F" w14:paraId="3AB461D7" w14:textId="77777777">
        <w:trPr>
          <w:cantSplit/>
          <w:trHeight w:val="510"/>
          <w:jc w:val="center"/>
        </w:trPr>
        <w:tc>
          <w:tcPr>
            <w:tcW w:w="560" w:type="dxa"/>
            <w:vAlign w:val="center"/>
          </w:tcPr>
          <w:p w14:paraId="628855DA" w14:textId="77777777" w:rsidR="0024427F" w:rsidRDefault="0063422A">
            <w:pPr>
              <w:widowControl/>
              <w:jc w:val="center"/>
              <w:rPr>
                <w:kern w:val="0"/>
              </w:rPr>
            </w:pPr>
            <w:r>
              <w:rPr>
                <w:kern w:val="0"/>
              </w:rPr>
              <w:t>1</w:t>
            </w:r>
          </w:p>
        </w:tc>
        <w:tc>
          <w:tcPr>
            <w:tcW w:w="1546" w:type="dxa"/>
            <w:gridSpan w:val="3"/>
            <w:vAlign w:val="center"/>
          </w:tcPr>
          <w:p w14:paraId="2352679C" w14:textId="77777777" w:rsidR="0024427F" w:rsidRDefault="0024427F">
            <w:pPr>
              <w:widowControl/>
              <w:jc w:val="center"/>
              <w:rPr>
                <w:kern w:val="0"/>
              </w:rPr>
            </w:pPr>
          </w:p>
        </w:tc>
        <w:tc>
          <w:tcPr>
            <w:tcW w:w="1318" w:type="dxa"/>
            <w:gridSpan w:val="3"/>
            <w:vAlign w:val="center"/>
          </w:tcPr>
          <w:p w14:paraId="2B5D963A" w14:textId="77777777" w:rsidR="0024427F" w:rsidRDefault="0024427F">
            <w:pPr>
              <w:widowControl/>
              <w:jc w:val="center"/>
              <w:rPr>
                <w:kern w:val="0"/>
              </w:rPr>
            </w:pPr>
          </w:p>
        </w:tc>
        <w:tc>
          <w:tcPr>
            <w:tcW w:w="1464" w:type="dxa"/>
            <w:gridSpan w:val="3"/>
            <w:vAlign w:val="center"/>
          </w:tcPr>
          <w:p w14:paraId="4058FEA5" w14:textId="77777777" w:rsidR="0024427F" w:rsidRDefault="0024427F">
            <w:pPr>
              <w:widowControl/>
              <w:jc w:val="center"/>
              <w:rPr>
                <w:kern w:val="0"/>
              </w:rPr>
            </w:pPr>
          </w:p>
        </w:tc>
        <w:tc>
          <w:tcPr>
            <w:tcW w:w="1134" w:type="dxa"/>
            <w:gridSpan w:val="2"/>
            <w:vAlign w:val="center"/>
          </w:tcPr>
          <w:p w14:paraId="312DD609" w14:textId="77777777" w:rsidR="0024427F" w:rsidRDefault="0024427F">
            <w:pPr>
              <w:widowControl/>
              <w:jc w:val="center"/>
              <w:rPr>
                <w:kern w:val="0"/>
              </w:rPr>
            </w:pPr>
          </w:p>
        </w:tc>
        <w:tc>
          <w:tcPr>
            <w:tcW w:w="1182" w:type="dxa"/>
            <w:gridSpan w:val="2"/>
            <w:vAlign w:val="center"/>
          </w:tcPr>
          <w:p w14:paraId="4678E5CB" w14:textId="77777777" w:rsidR="0024427F" w:rsidRDefault="0024427F">
            <w:pPr>
              <w:jc w:val="center"/>
            </w:pPr>
          </w:p>
        </w:tc>
        <w:tc>
          <w:tcPr>
            <w:tcW w:w="779" w:type="dxa"/>
            <w:vAlign w:val="center"/>
          </w:tcPr>
          <w:p w14:paraId="27148460" w14:textId="77777777" w:rsidR="0024427F" w:rsidRDefault="0024427F">
            <w:pPr>
              <w:widowControl/>
              <w:jc w:val="center"/>
              <w:rPr>
                <w:kern w:val="0"/>
              </w:rPr>
            </w:pPr>
          </w:p>
        </w:tc>
        <w:tc>
          <w:tcPr>
            <w:tcW w:w="1086" w:type="dxa"/>
            <w:gridSpan w:val="3"/>
            <w:vAlign w:val="center"/>
          </w:tcPr>
          <w:p w14:paraId="5927125E" w14:textId="77777777" w:rsidR="0024427F" w:rsidRDefault="0024427F">
            <w:pPr>
              <w:widowControl/>
              <w:jc w:val="center"/>
              <w:rPr>
                <w:kern w:val="0"/>
              </w:rPr>
            </w:pPr>
          </w:p>
        </w:tc>
        <w:tc>
          <w:tcPr>
            <w:tcW w:w="1349" w:type="dxa"/>
            <w:gridSpan w:val="3"/>
            <w:vAlign w:val="center"/>
          </w:tcPr>
          <w:p w14:paraId="4AF88287" w14:textId="77777777" w:rsidR="0024427F" w:rsidRDefault="0024427F">
            <w:pPr>
              <w:widowControl/>
              <w:rPr>
                <w:kern w:val="0"/>
              </w:rPr>
            </w:pPr>
          </w:p>
        </w:tc>
      </w:tr>
      <w:tr w:rsidR="0024427F" w14:paraId="39672216" w14:textId="77777777">
        <w:trPr>
          <w:cantSplit/>
          <w:trHeight w:val="510"/>
          <w:jc w:val="center"/>
        </w:trPr>
        <w:tc>
          <w:tcPr>
            <w:tcW w:w="560" w:type="dxa"/>
            <w:vAlign w:val="center"/>
          </w:tcPr>
          <w:p w14:paraId="351A450E" w14:textId="77777777" w:rsidR="0024427F" w:rsidRDefault="0063422A">
            <w:pPr>
              <w:widowControl/>
              <w:jc w:val="center"/>
              <w:rPr>
                <w:kern w:val="0"/>
              </w:rPr>
            </w:pPr>
            <w:r>
              <w:rPr>
                <w:kern w:val="0"/>
              </w:rPr>
              <w:t>2</w:t>
            </w:r>
          </w:p>
        </w:tc>
        <w:tc>
          <w:tcPr>
            <w:tcW w:w="1546" w:type="dxa"/>
            <w:gridSpan w:val="3"/>
            <w:vAlign w:val="center"/>
          </w:tcPr>
          <w:p w14:paraId="4BD7FCA8" w14:textId="77777777" w:rsidR="0024427F" w:rsidRDefault="0024427F">
            <w:pPr>
              <w:widowControl/>
              <w:jc w:val="center"/>
              <w:rPr>
                <w:kern w:val="0"/>
              </w:rPr>
            </w:pPr>
          </w:p>
        </w:tc>
        <w:tc>
          <w:tcPr>
            <w:tcW w:w="1318" w:type="dxa"/>
            <w:gridSpan w:val="3"/>
            <w:vAlign w:val="center"/>
          </w:tcPr>
          <w:p w14:paraId="38049951" w14:textId="77777777" w:rsidR="0024427F" w:rsidRDefault="0024427F">
            <w:pPr>
              <w:widowControl/>
              <w:jc w:val="center"/>
              <w:rPr>
                <w:kern w:val="0"/>
              </w:rPr>
            </w:pPr>
          </w:p>
        </w:tc>
        <w:tc>
          <w:tcPr>
            <w:tcW w:w="1464" w:type="dxa"/>
            <w:gridSpan w:val="3"/>
            <w:vAlign w:val="center"/>
          </w:tcPr>
          <w:p w14:paraId="237A7B90" w14:textId="77777777" w:rsidR="0024427F" w:rsidRDefault="0024427F">
            <w:pPr>
              <w:widowControl/>
              <w:jc w:val="center"/>
              <w:rPr>
                <w:kern w:val="0"/>
              </w:rPr>
            </w:pPr>
          </w:p>
        </w:tc>
        <w:tc>
          <w:tcPr>
            <w:tcW w:w="1134" w:type="dxa"/>
            <w:gridSpan w:val="2"/>
            <w:vAlign w:val="center"/>
          </w:tcPr>
          <w:p w14:paraId="2CE31390" w14:textId="77777777" w:rsidR="0024427F" w:rsidRDefault="0024427F">
            <w:pPr>
              <w:widowControl/>
              <w:jc w:val="center"/>
              <w:rPr>
                <w:kern w:val="0"/>
              </w:rPr>
            </w:pPr>
          </w:p>
        </w:tc>
        <w:tc>
          <w:tcPr>
            <w:tcW w:w="1182" w:type="dxa"/>
            <w:gridSpan w:val="2"/>
            <w:vAlign w:val="center"/>
          </w:tcPr>
          <w:p w14:paraId="1E724365" w14:textId="77777777" w:rsidR="0024427F" w:rsidRDefault="0024427F">
            <w:pPr>
              <w:jc w:val="center"/>
            </w:pPr>
          </w:p>
        </w:tc>
        <w:tc>
          <w:tcPr>
            <w:tcW w:w="779" w:type="dxa"/>
            <w:vAlign w:val="center"/>
          </w:tcPr>
          <w:p w14:paraId="2090497E" w14:textId="77777777" w:rsidR="0024427F" w:rsidRDefault="0024427F">
            <w:pPr>
              <w:widowControl/>
              <w:jc w:val="center"/>
              <w:rPr>
                <w:kern w:val="0"/>
              </w:rPr>
            </w:pPr>
          </w:p>
        </w:tc>
        <w:tc>
          <w:tcPr>
            <w:tcW w:w="1086" w:type="dxa"/>
            <w:gridSpan w:val="3"/>
            <w:vAlign w:val="center"/>
          </w:tcPr>
          <w:p w14:paraId="5A602B68" w14:textId="77777777" w:rsidR="0024427F" w:rsidRDefault="0024427F">
            <w:pPr>
              <w:widowControl/>
              <w:jc w:val="center"/>
              <w:rPr>
                <w:kern w:val="0"/>
              </w:rPr>
            </w:pPr>
          </w:p>
        </w:tc>
        <w:tc>
          <w:tcPr>
            <w:tcW w:w="1349" w:type="dxa"/>
            <w:gridSpan w:val="3"/>
            <w:vAlign w:val="center"/>
          </w:tcPr>
          <w:p w14:paraId="366E1D4F" w14:textId="77777777" w:rsidR="0024427F" w:rsidRDefault="0024427F">
            <w:pPr>
              <w:widowControl/>
              <w:rPr>
                <w:kern w:val="0"/>
              </w:rPr>
            </w:pPr>
          </w:p>
        </w:tc>
      </w:tr>
      <w:tr w:rsidR="0024427F" w14:paraId="5D2535BC" w14:textId="77777777">
        <w:trPr>
          <w:cantSplit/>
          <w:trHeight w:val="721"/>
          <w:jc w:val="center"/>
        </w:trPr>
        <w:tc>
          <w:tcPr>
            <w:tcW w:w="560" w:type="dxa"/>
            <w:vAlign w:val="center"/>
          </w:tcPr>
          <w:p w14:paraId="44937D49" w14:textId="77777777" w:rsidR="0024427F" w:rsidRDefault="0063422A">
            <w:pPr>
              <w:widowControl/>
              <w:jc w:val="center"/>
              <w:rPr>
                <w:kern w:val="0"/>
              </w:rPr>
            </w:pPr>
            <w:r>
              <w:rPr>
                <w:kern w:val="0"/>
              </w:rPr>
              <w:t>3</w:t>
            </w:r>
          </w:p>
        </w:tc>
        <w:tc>
          <w:tcPr>
            <w:tcW w:w="1546" w:type="dxa"/>
            <w:gridSpan w:val="3"/>
            <w:vAlign w:val="center"/>
          </w:tcPr>
          <w:p w14:paraId="693A2472" w14:textId="77777777" w:rsidR="0024427F" w:rsidRDefault="0024427F">
            <w:pPr>
              <w:widowControl/>
              <w:jc w:val="center"/>
              <w:rPr>
                <w:kern w:val="0"/>
              </w:rPr>
            </w:pPr>
          </w:p>
        </w:tc>
        <w:tc>
          <w:tcPr>
            <w:tcW w:w="1318" w:type="dxa"/>
            <w:gridSpan w:val="3"/>
            <w:vAlign w:val="center"/>
          </w:tcPr>
          <w:p w14:paraId="76951BD4" w14:textId="77777777" w:rsidR="0024427F" w:rsidRDefault="0024427F">
            <w:pPr>
              <w:widowControl/>
              <w:jc w:val="center"/>
              <w:rPr>
                <w:kern w:val="0"/>
              </w:rPr>
            </w:pPr>
          </w:p>
        </w:tc>
        <w:tc>
          <w:tcPr>
            <w:tcW w:w="1464" w:type="dxa"/>
            <w:gridSpan w:val="3"/>
            <w:vAlign w:val="center"/>
          </w:tcPr>
          <w:p w14:paraId="51597BDE" w14:textId="77777777" w:rsidR="0024427F" w:rsidRDefault="0024427F">
            <w:pPr>
              <w:widowControl/>
              <w:jc w:val="center"/>
              <w:rPr>
                <w:kern w:val="0"/>
              </w:rPr>
            </w:pPr>
          </w:p>
        </w:tc>
        <w:tc>
          <w:tcPr>
            <w:tcW w:w="1134" w:type="dxa"/>
            <w:gridSpan w:val="2"/>
            <w:vAlign w:val="center"/>
          </w:tcPr>
          <w:p w14:paraId="70F1C432" w14:textId="77777777" w:rsidR="0024427F" w:rsidRDefault="0024427F">
            <w:pPr>
              <w:widowControl/>
              <w:jc w:val="center"/>
              <w:rPr>
                <w:kern w:val="0"/>
              </w:rPr>
            </w:pPr>
          </w:p>
        </w:tc>
        <w:tc>
          <w:tcPr>
            <w:tcW w:w="1182" w:type="dxa"/>
            <w:gridSpan w:val="2"/>
            <w:vAlign w:val="center"/>
          </w:tcPr>
          <w:p w14:paraId="0600961F" w14:textId="77777777" w:rsidR="0024427F" w:rsidRDefault="0024427F">
            <w:pPr>
              <w:jc w:val="center"/>
            </w:pPr>
          </w:p>
        </w:tc>
        <w:tc>
          <w:tcPr>
            <w:tcW w:w="779" w:type="dxa"/>
            <w:vAlign w:val="center"/>
          </w:tcPr>
          <w:p w14:paraId="5F8BE2B9" w14:textId="77777777" w:rsidR="0024427F" w:rsidRDefault="0024427F">
            <w:pPr>
              <w:widowControl/>
              <w:jc w:val="center"/>
              <w:rPr>
                <w:kern w:val="0"/>
              </w:rPr>
            </w:pPr>
          </w:p>
        </w:tc>
        <w:tc>
          <w:tcPr>
            <w:tcW w:w="1086" w:type="dxa"/>
            <w:gridSpan w:val="3"/>
            <w:vAlign w:val="center"/>
          </w:tcPr>
          <w:p w14:paraId="1485CDA5" w14:textId="77777777" w:rsidR="0024427F" w:rsidRDefault="0024427F">
            <w:pPr>
              <w:widowControl/>
              <w:jc w:val="center"/>
              <w:rPr>
                <w:kern w:val="0"/>
              </w:rPr>
            </w:pPr>
          </w:p>
        </w:tc>
        <w:tc>
          <w:tcPr>
            <w:tcW w:w="1349" w:type="dxa"/>
            <w:gridSpan w:val="3"/>
            <w:vAlign w:val="center"/>
          </w:tcPr>
          <w:p w14:paraId="6C2EDEC6" w14:textId="77777777" w:rsidR="0024427F" w:rsidRDefault="0024427F">
            <w:pPr>
              <w:widowControl/>
              <w:rPr>
                <w:kern w:val="0"/>
              </w:rPr>
            </w:pPr>
          </w:p>
        </w:tc>
      </w:tr>
      <w:tr w:rsidR="0024427F" w14:paraId="1D38950B" w14:textId="77777777">
        <w:trPr>
          <w:cantSplit/>
          <w:trHeight w:val="510"/>
          <w:jc w:val="center"/>
        </w:trPr>
        <w:tc>
          <w:tcPr>
            <w:tcW w:w="560" w:type="dxa"/>
            <w:vAlign w:val="center"/>
          </w:tcPr>
          <w:p w14:paraId="778B4509" w14:textId="77777777" w:rsidR="0024427F" w:rsidRDefault="0063422A">
            <w:pPr>
              <w:widowControl/>
              <w:jc w:val="center"/>
              <w:rPr>
                <w:kern w:val="0"/>
              </w:rPr>
            </w:pPr>
            <w:r>
              <w:rPr>
                <w:kern w:val="0"/>
              </w:rPr>
              <w:t>4</w:t>
            </w:r>
          </w:p>
        </w:tc>
        <w:tc>
          <w:tcPr>
            <w:tcW w:w="1546" w:type="dxa"/>
            <w:gridSpan w:val="3"/>
            <w:vAlign w:val="center"/>
          </w:tcPr>
          <w:p w14:paraId="34E45F02" w14:textId="77777777" w:rsidR="0024427F" w:rsidRDefault="0024427F">
            <w:pPr>
              <w:widowControl/>
              <w:jc w:val="center"/>
              <w:rPr>
                <w:kern w:val="0"/>
              </w:rPr>
            </w:pPr>
          </w:p>
        </w:tc>
        <w:tc>
          <w:tcPr>
            <w:tcW w:w="1318" w:type="dxa"/>
            <w:gridSpan w:val="3"/>
            <w:vAlign w:val="center"/>
          </w:tcPr>
          <w:p w14:paraId="381DA991" w14:textId="77777777" w:rsidR="0024427F" w:rsidRDefault="0024427F">
            <w:pPr>
              <w:widowControl/>
              <w:jc w:val="center"/>
              <w:rPr>
                <w:kern w:val="0"/>
              </w:rPr>
            </w:pPr>
          </w:p>
        </w:tc>
        <w:tc>
          <w:tcPr>
            <w:tcW w:w="1464" w:type="dxa"/>
            <w:gridSpan w:val="3"/>
            <w:vAlign w:val="center"/>
          </w:tcPr>
          <w:p w14:paraId="64FEF158" w14:textId="77777777" w:rsidR="0024427F" w:rsidRDefault="0024427F">
            <w:pPr>
              <w:widowControl/>
              <w:jc w:val="center"/>
              <w:rPr>
                <w:kern w:val="0"/>
              </w:rPr>
            </w:pPr>
          </w:p>
        </w:tc>
        <w:tc>
          <w:tcPr>
            <w:tcW w:w="1134" w:type="dxa"/>
            <w:gridSpan w:val="2"/>
            <w:vAlign w:val="center"/>
          </w:tcPr>
          <w:p w14:paraId="237DBCB9" w14:textId="77777777" w:rsidR="0024427F" w:rsidRDefault="0024427F">
            <w:pPr>
              <w:widowControl/>
              <w:jc w:val="center"/>
              <w:rPr>
                <w:kern w:val="0"/>
              </w:rPr>
            </w:pPr>
          </w:p>
        </w:tc>
        <w:tc>
          <w:tcPr>
            <w:tcW w:w="1182" w:type="dxa"/>
            <w:gridSpan w:val="2"/>
            <w:vAlign w:val="center"/>
          </w:tcPr>
          <w:p w14:paraId="29BDD36F" w14:textId="77777777" w:rsidR="0024427F" w:rsidRDefault="0024427F">
            <w:pPr>
              <w:jc w:val="center"/>
            </w:pPr>
          </w:p>
        </w:tc>
        <w:tc>
          <w:tcPr>
            <w:tcW w:w="779" w:type="dxa"/>
            <w:vAlign w:val="center"/>
          </w:tcPr>
          <w:p w14:paraId="72651513" w14:textId="77777777" w:rsidR="0024427F" w:rsidRDefault="0024427F">
            <w:pPr>
              <w:widowControl/>
              <w:jc w:val="center"/>
              <w:rPr>
                <w:kern w:val="0"/>
              </w:rPr>
            </w:pPr>
          </w:p>
        </w:tc>
        <w:tc>
          <w:tcPr>
            <w:tcW w:w="1086" w:type="dxa"/>
            <w:gridSpan w:val="3"/>
            <w:vAlign w:val="center"/>
          </w:tcPr>
          <w:p w14:paraId="2AE66C3F" w14:textId="77777777" w:rsidR="0024427F" w:rsidRDefault="0024427F">
            <w:pPr>
              <w:widowControl/>
              <w:jc w:val="center"/>
              <w:rPr>
                <w:kern w:val="0"/>
              </w:rPr>
            </w:pPr>
          </w:p>
        </w:tc>
        <w:tc>
          <w:tcPr>
            <w:tcW w:w="1349" w:type="dxa"/>
            <w:gridSpan w:val="3"/>
            <w:vAlign w:val="center"/>
          </w:tcPr>
          <w:p w14:paraId="64D3678E" w14:textId="77777777" w:rsidR="0024427F" w:rsidRDefault="0024427F">
            <w:pPr>
              <w:widowControl/>
              <w:rPr>
                <w:kern w:val="0"/>
              </w:rPr>
            </w:pPr>
          </w:p>
        </w:tc>
      </w:tr>
      <w:tr w:rsidR="0024427F" w14:paraId="34D675A0" w14:textId="77777777">
        <w:trPr>
          <w:cantSplit/>
          <w:trHeight w:val="510"/>
          <w:jc w:val="center"/>
        </w:trPr>
        <w:tc>
          <w:tcPr>
            <w:tcW w:w="560" w:type="dxa"/>
            <w:vAlign w:val="center"/>
          </w:tcPr>
          <w:p w14:paraId="1EBA9466" w14:textId="77777777" w:rsidR="0024427F" w:rsidRDefault="0063422A">
            <w:pPr>
              <w:widowControl/>
              <w:jc w:val="center"/>
              <w:rPr>
                <w:kern w:val="0"/>
              </w:rPr>
            </w:pPr>
            <w:r>
              <w:rPr>
                <w:kern w:val="0"/>
              </w:rPr>
              <w:t>5</w:t>
            </w:r>
          </w:p>
        </w:tc>
        <w:tc>
          <w:tcPr>
            <w:tcW w:w="1546" w:type="dxa"/>
            <w:gridSpan w:val="3"/>
            <w:vAlign w:val="center"/>
          </w:tcPr>
          <w:p w14:paraId="76DBD8E1" w14:textId="77777777" w:rsidR="0024427F" w:rsidRDefault="0024427F">
            <w:pPr>
              <w:widowControl/>
              <w:jc w:val="center"/>
              <w:rPr>
                <w:kern w:val="0"/>
              </w:rPr>
            </w:pPr>
          </w:p>
        </w:tc>
        <w:tc>
          <w:tcPr>
            <w:tcW w:w="1318" w:type="dxa"/>
            <w:gridSpan w:val="3"/>
            <w:vAlign w:val="center"/>
          </w:tcPr>
          <w:p w14:paraId="6B1C290B" w14:textId="77777777" w:rsidR="0024427F" w:rsidRDefault="0024427F">
            <w:pPr>
              <w:widowControl/>
              <w:jc w:val="center"/>
              <w:rPr>
                <w:kern w:val="0"/>
              </w:rPr>
            </w:pPr>
          </w:p>
        </w:tc>
        <w:tc>
          <w:tcPr>
            <w:tcW w:w="1464" w:type="dxa"/>
            <w:gridSpan w:val="3"/>
            <w:vAlign w:val="center"/>
          </w:tcPr>
          <w:p w14:paraId="325F8E32" w14:textId="77777777" w:rsidR="0024427F" w:rsidRDefault="0024427F">
            <w:pPr>
              <w:widowControl/>
              <w:jc w:val="center"/>
              <w:rPr>
                <w:kern w:val="0"/>
              </w:rPr>
            </w:pPr>
          </w:p>
        </w:tc>
        <w:tc>
          <w:tcPr>
            <w:tcW w:w="1134" w:type="dxa"/>
            <w:gridSpan w:val="2"/>
            <w:vAlign w:val="center"/>
          </w:tcPr>
          <w:p w14:paraId="16DEF01B" w14:textId="77777777" w:rsidR="0024427F" w:rsidRDefault="0024427F">
            <w:pPr>
              <w:widowControl/>
              <w:jc w:val="center"/>
              <w:rPr>
                <w:kern w:val="0"/>
              </w:rPr>
            </w:pPr>
          </w:p>
        </w:tc>
        <w:tc>
          <w:tcPr>
            <w:tcW w:w="1182" w:type="dxa"/>
            <w:gridSpan w:val="2"/>
            <w:vAlign w:val="center"/>
          </w:tcPr>
          <w:p w14:paraId="01ADEA6B" w14:textId="77777777" w:rsidR="0024427F" w:rsidRDefault="0024427F">
            <w:pPr>
              <w:jc w:val="center"/>
            </w:pPr>
          </w:p>
        </w:tc>
        <w:tc>
          <w:tcPr>
            <w:tcW w:w="779" w:type="dxa"/>
            <w:vAlign w:val="center"/>
          </w:tcPr>
          <w:p w14:paraId="0806BD9A" w14:textId="77777777" w:rsidR="0024427F" w:rsidRDefault="0024427F">
            <w:pPr>
              <w:widowControl/>
              <w:jc w:val="center"/>
              <w:rPr>
                <w:kern w:val="0"/>
              </w:rPr>
            </w:pPr>
          </w:p>
        </w:tc>
        <w:tc>
          <w:tcPr>
            <w:tcW w:w="1086" w:type="dxa"/>
            <w:gridSpan w:val="3"/>
            <w:vAlign w:val="center"/>
          </w:tcPr>
          <w:p w14:paraId="05A46F4E" w14:textId="77777777" w:rsidR="0024427F" w:rsidRDefault="0024427F">
            <w:pPr>
              <w:widowControl/>
              <w:jc w:val="center"/>
              <w:rPr>
                <w:kern w:val="0"/>
              </w:rPr>
            </w:pPr>
          </w:p>
        </w:tc>
        <w:tc>
          <w:tcPr>
            <w:tcW w:w="1349" w:type="dxa"/>
            <w:gridSpan w:val="3"/>
            <w:vAlign w:val="center"/>
          </w:tcPr>
          <w:p w14:paraId="104EA9D8" w14:textId="77777777" w:rsidR="0024427F" w:rsidRDefault="0024427F">
            <w:pPr>
              <w:widowControl/>
              <w:rPr>
                <w:kern w:val="0"/>
              </w:rPr>
            </w:pPr>
          </w:p>
        </w:tc>
      </w:tr>
      <w:tr w:rsidR="0024427F" w14:paraId="5AC442FF" w14:textId="77777777">
        <w:trPr>
          <w:cantSplit/>
          <w:trHeight w:val="510"/>
          <w:jc w:val="center"/>
        </w:trPr>
        <w:tc>
          <w:tcPr>
            <w:tcW w:w="560" w:type="dxa"/>
            <w:vAlign w:val="center"/>
          </w:tcPr>
          <w:p w14:paraId="226B49E0" w14:textId="77777777" w:rsidR="0024427F" w:rsidRDefault="0063422A">
            <w:pPr>
              <w:widowControl/>
              <w:jc w:val="center"/>
              <w:rPr>
                <w:kern w:val="0"/>
              </w:rPr>
            </w:pPr>
            <w:r>
              <w:rPr>
                <w:kern w:val="0"/>
              </w:rPr>
              <w:t>6</w:t>
            </w:r>
          </w:p>
        </w:tc>
        <w:tc>
          <w:tcPr>
            <w:tcW w:w="1546" w:type="dxa"/>
            <w:gridSpan w:val="3"/>
            <w:vAlign w:val="center"/>
          </w:tcPr>
          <w:p w14:paraId="08FDEC8C" w14:textId="77777777" w:rsidR="0024427F" w:rsidRDefault="0024427F">
            <w:pPr>
              <w:widowControl/>
              <w:jc w:val="center"/>
              <w:rPr>
                <w:kern w:val="0"/>
              </w:rPr>
            </w:pPr>
          </w:p>
        </w:tc>
        <w:tc>
          <w:tcPr>
            <w:tcW w:w="1318" w:type="dxa"/>
            <w:gridSpan w:val="3"/>
            <w:vAlign w:val="center"/>
          </w:tcPr>
          <w:p w14:paraId="106865FE" w14:textId="77777777" w:rsidR="0024427F" w:rsidRDefault="0024427F">
            <w:pPr>
              <w:widowControl/>
              <w:jc w:val="center"/>
              <w:rPr>
                <w:kern w:val="0"/>
              </w:rPr>
            </w:pPr>
          </w:p>
        </w:tc>
        <w:tc>
          <w:tcPr>
            <w:tcW w:w="1464" w:type="dxa"/>
            <w:gridSpan w:val="3"/>
            <w:vAlign w:val="center"/>
          </w:tcPr>
          <w:p w14:paraId="101D7E6B" w14:textId="77777777" w:rsidR="0024427F" w:rsidRDefault="0024427F">
            <w:pPr>
              <w:widowControl/>
              <w:jc w:val="center"/>
              <w:rPr>
                <w:kern w:val="0"/>
              </w:rPr>
            </w:pPr>
          </w:p>
        </w:tc>
        <w:tc>
          <w:tcPr>
            <w:tcW w:w="1134" w:type="dxa"/>
            <w:gridSpan w:val="2"/>
            <w:vAlign w:val="center"/>
          </w:tcPr>
          <w:p w14:paraId="56878ABD" w14:textId="77777777" w:rsidR="0024427F" w:rsidRDefault="0024427F">
            <w:pPr>
              <w:widowControl/>
              <w:jc w:val="center"/>
              <w:rPr>
                <w:kern w:val="0"/>
              </w:rPr>
            </w:pPr>
          </w:p>
        </w:tc>
        <w:tc>
          <w:tcPr>
            <w:tcW w:w="1182" w:type="dxa"/>
            <w:gridSpan w:val="2"/>
            <w:vAlign w:val="center"/>
          </w:tcPr>
          <w:p w14:paraId="28E25385" w14:textId="77777777" w:rsidR="0024427F" w:rsidRDefault="0024427F">
            <w:pPr>
              <w:jc w:val="center"/>
            </w:pPr>
          </w:p>
        </w:tc>
        <w:tc>
          <w:tcPr>
            <w:tcW w:w="779" w:type="dxa"/>
            <w:vAlign w:val="center"/>
          </w:tcPr>
          <w:p w14:paraId="0DAAED83" w14:textId="77777777" w:rsidR="0024427F" w:rsidRDefault="0024427F">
            <w:pPr>
              <w:widowControl/>
              <w:jc w:val="center"/>
              <w:rPr>
                <w:kern w:val="0"/>
              </w:rPr>
            </w:pPr>
          </w:p>
        </w:tc>
        <w:tc>
          <w:tcPr>
            <w:tcW w:w="1086" w:type="dxa"/>
            <w:gridSpan w:val="3"/>
            <w:vAlign w:val="center"/>
          </w:tcPr>
          <w:p w14:paraId="7166660C" w14:textId="77777777" w:rsidR="0024427F" w:rsidRDefault="0024427F">
            <w:pPr>
              <w:widowControl/>
              <w:jc w:val="center"/>
              <w:rPr>
                <w:kern w:val="0"/>
              </w:rPr>
            </w:pPr>
          </w:p>
        </w:tc>
        <w:tc>
          <w:tcPr>
            <w:tcW w:w="1349" w:type="dxa"/>
            <w:gridSpan w:val="3"/>
            <w:vAlign w:val="center"/>
          </w:tcPr>
          <w:p w14:paraId="0065C1B1" w14:textId="77777777" w:rsidR="0024427F" w:rsidRDefault="0024427F">
            <w:pPr>
              <w:widowControl/>
              <w:rPr>
                <w:kern w:val="0"/>
              </w:rPr>
            </w:pPr>
          </w:p>
        </w:tc>
      </w:tr>
      <w:tr w:rsidR="0024427F" w14:paraId="6474512A" w14:textId="77777777">
        <w:trPr>
          <w:cantSplit/>
          <w:trHeight w:val="510"/>
          <w:jc w:val="center"/>
        </w:trPr>
        <w:tc>
          <w:tcPr>
            <w:tcW w:w="560" w:type="dxa"/>
            <w:vAlign w:val="center"/>
          </w:tcPr>
          <w:p w14:paraId="364B041C" w14:textId="77777777" w:rsidR="0024427F" w:rsidRDefault="0063422A">
            <w:pPr>
              <w:widowControl/>
              <w:jc w:val="center"/>
              <w:rPr>
                <w:kern w:val="0"/>
              </w:rPr>
            </w:pPr>
            <w:r>
              <w:rPr>
                <w:kern w:val="0"/>
              </w:rPr>
              <w:t>7</w:t>
            </w:r>
          </w:p>
        </w:tc>
        <w:tc>
          <w:tcPr>
            <w:tcW w:w="1546" w:type="dxa"/>
            <w:gridSpan w:val="3"/>
            <w:vAlign w:val="center"/>
          </w:tcPr>
          <w:p w14:paraId="76E9755E" w14:textId="77777777" w:rsidR="0024427F" w:rsidRDefault="0024427F">
            <w:pPr>
              <w:widowControl/>
              <w:jc w:val="center"/>
              <w:rPr>
                <w:kern w:val="0"/>
              </w:rPr>
            </w:pPr>
          </w:p>
        </w:tc>
        <w:tc>
          <w:tcPr>
            <w:tcW w:w="1318" w:type="dxa"/>
            <w:gridSpan w:val="3"/>
            <w:vAlign w:val="center"/>
          </w:tcPr>
          <w:p w14:paraId="7548971F" w14:textId="77777777" w:rsidR="0024427F" w:rsidRDefault="0024427F">
            <w:pPr>
              <w:widowControl/>
              <w:jc w:val="center"/>
              <w:rPr>
                <w:kern w:val="0"/>
              </w:rPr>
            </w:pPr>
          </w:p>
        </w:tc>
        <w:tc>
          <w:tcPr>
            <w:tcW w:w="1464" w:type="dxa"/>
            <w:gridSpan w:val="3"/>
            <w:vAlign w:val="center"/>
          </w:tcPr>
          <w:p w14:paraId="7CDA89C0" w14:textId="77777777" w:rsidR="0024427F" w:rsidRDefault="0024427F">
            <w:pPr>
              <w:widowControl/>
              <w:jc w:val="center"/>
              <w:rPr>
                <w:kern w:val="0"/>
              </w:rPr>
            </w:pPr>
          </w:p>
        </w:tc>
        <w:tc>
          <w:tcPr>
            <w:tcW w:w="1134" w:type="dxa"/>
            <w:gridSpan w:val="2"/>
            <w:vAlign w:val="center"/>
          </w:tcPr>
          <w:p w14:paraId="66E396F0" w14:textId="77777777" w:rsidR="0024427F" w:rsidRDefault="0024427F">
            <w:pPr>
              <w:widowControl/>
              <w:jc w:val="center"/>
              <w:rPr>
                <w:kern w:val="0"/>
              </w:rPr>
            </w:pPr>
          </w:p>
        </w:tc>
        <w:tc>
          <w:tcPr>
            <w:tcW w:w="1182" w:type="dxa"/>
            <w:gridSpan w:val="2"/>
            <w:vAlign w:val="center"/>
          </w:tcPr>
          <w:p w14:paraId="44226FB2" w14:textId="77777777" w:rsidR="0024427F" w:rsidRDefault="0024427F">
            <w:pPr>
              <w:jc w:val="center"/>
            </w:pPr>
          </w:p>
        </w:tc>
        <w:tc>
          <w:tcPr>
            <w:tcW w:w="779" w:type="dxa"/>
            <w:vAlign w:val="center"/>
          </w:tcPr>
          <w:p w14:paraId="7823D8D3" w14:textId="77777777" w:rsidR="0024427F" w:rsidRDefault="0024427F">
            <w:pPr>
              <w:widowControl/>
              <w:jc w:val="center"/>
              <w:rPr>
                <w:kern w:val="0"/>
              </w:rPr>
            </w:pPr>
          </w:p>
        </w:tc>
        <w:tc>
          <w:tcPr>
            <w:tcW w:w="1086" w:type="dxa"/>
            <w:gridSpan w:val="3"/>
            <w:vAlign w:val="center"/>
          </w:tcPr>
          <w:p w14:paraId="12421CB4" w14:textId="77777777" w:rsidR="0024427F" w:rsidRDefault="0024427F">
            <w:pPr>
              <w:widowControl/>
              <w:jc w:val="center"/>
              <w:rPr>
                <w:kern w:val="0"/>
              </w:rPr>
            </w:pPr>
          </w:p>
        </w:tc>
        <w:tc>
          <w:tcPr>
            <w:tcW w:w="1349" w:type="dxa"/>
            <w:gridSpan w:val="3"/>
            <w:vAlign w:val="center"/>
          </w:tcPr>
          <w:p w14:paraId="0D53D739" w14:textId="77777777" w:rsidR="0024427F" w:rsidRDefault="0024427F">
            <w:pPr>
              <w:widowControl/>
              <w:rPr>
                <w:kern w:val="0"/>
              </w:rPr>
            </w:pPr>
          </w:p>
        </w:tc>
      </w:tr>
      <w:tr w:rsidR="0024427F" w14:paraId="268A089D" w14:textId="77777777">
        <w:trPr>
          <w:cantSplit/>
          <w:trHeight w:val="510"/>
          <w:jc w:val="center"/>
        </w:trPr>
        <w:tc>
          <w:tcPr>
            <w:tcW w:w="560" w:type="dxa"/>
            <w:vAlign w:val="center"/>
          </w:tcPr>
          <w:p w14:paraId="5D5A9F95" w14:textId="77777777" w:rsidR="0024427F" w:rsidRDefault="0063422A">
            <w:pPr>
              <w:widowControl/>
              <w:jc w:val="center"/>
              <w:rPr>
                <w:kern w:val="0"/>
              </w:rPr>
            </w:pPr>
            <w:r>
              <w:rPr>
                <w:kern w:val="0"/>
              </w:rPr>
              <w:t>8</w:t>
            </w:r>
          </w:p>
        </w:tc>
        <w:tc>
          <w:tcPr>
            <w:tcW w:w="1546" w:type="dxa"/>
            <w:gridSpan w:val="3"/>
            <w:vAlign w:val="center"/>
          </w:tcPr>
          <w:p w14:paraId="78A90379" w14:textId="77777777" w:rsidR="0024427F" w:rsidRDefault="0024427F">
            <w:pPr>
              <w:widowControl/>
              <w:jc w:val="center"/>
              <w:rPr>
                <w:kern w:val="0"/>
              </w:rPr>
            </w:pPr>
          </w:p>
        </w:tc>
        <w:tc>
          <w:tcPr>
            <w:tcW w:w="1318" w:type="dxa"/>
            <w:gridSpan w:val="3"/>
            <w:vAlign w:val="center"/>
          </w:tcPr>
          <w:p w14:paraId="06F72BD3" w14:textId="77777777" w:rsidR="0024427F" w:rsidRDefault="0024427F">
            <w:pPr>
              <w:widowControl/>
              <w:jc w:val="center"/>
              <w:rPr>
                <w:kern w:val="0"/>
              </w:rPr>
            </w:pPr>
          </w:p>
        </w:tc>
        <w:tc>
          <w:tcPr>
            <w:tcW w:w="1464" w:type="dxa"/>
            <w:gridSpan w:val="3"/>
            <w:vAlign w:val="center"/>
          </w:tcPr>
          <w:p w14:paraId="535902A9" w14:textId="77777777" w:rsidR="0024427F" w:rsidRDefault="0024427F">
            <w:pPr>
              <w:widowControl/>
              <w:jc w:val="center"/>
              <w:rPr>
                <w:kern w:val="0"/>
              </w:rPr>
            </w:pPr>
          </w:p>
        </w:tc>
        <w:tc>
          <w:tcPr>
            <w:tcW w:w="1134" w:type="dxa"/>
            <w:gridSpan w:val="2"/>
            <w:vAlign w:val="center"/>
          </w:tcPr>
          <w:p w14:paraId="18C7F267" w14:textId="77777777" w:rsidR="0024427F" w:rsidRDefault="0024427F">
            <w:pPr>
              <w:widowControl/>
              <w:jc w:val="center"/>
              <w:rPr>
                <w:kern w:val="0"/>
              </w:rPr>
            </w:pPr>
          </w:p>
        </w:tc>
        <w:tc>
          <w:tcPr>
            <w:tcW w:w="1182" w:type="dxa"/>
            <w:gridSpan w:val="2"/>
            <w:vAlign w:val="center"/>
          </w:tcPr>
          <w:p w14:paraId="49AB0733" w14:textId="77777777" w:rsidR="0024427F" w:rsidRDefault="0024427F">
            <w:pPr>
              <w:jc w:val="center"/>
            </w:pPr>
          </w:p>
        </w:tc>
        <w:tc>
          <w:tcPr>
            <w:tcW w:w="779" w:type="dxa"/>
            <w:vAlign w:val="center"/>
          </w:tcPr>
          <w:p w14:paraId="414008B1" w14:textId="77777777" w:rsidR="0024427F" w:rsidRDefault="0024427F">
            <w:pPr>
              <w:widowControl/>
              <w:jc w:val="center"/>
              <w:rPr>
                <w:kern w:val="0"/>
              </w:rPr>
            </w:pPr>
          </w:p>
        </w:tc>
        <w:tc>
          <w:tcPr>
            <w:tcW w:w="1086" w:type="dxa"/>
            <w:gridSpan w:val="3"/>
            <w:vAlign w:val="center"/>
          </w:tcPr>
          <w:p w14:paraId="509A4DFC" w14:textId="77777777" w:rsidR="0024427F" w:rsidRDefault="0024427F">
            <w:pPr>
              <w:widowControl/>
              <w:jc w:val="center"/>
              <w:rPr>
                <w:kern w:val="0"/>
              </w:rPr>
            </w:pPr>
          </w:p>
        </w:tc>
        <w:tc>
          <w:tcPr>
            <w:tcW w:w="1349" w:type="dxa"/>
            <w:gridSpan w:val="3"/>
            <w:vAlign w:val="center"/>
          </w:tcPr>
          <w:p w14:paraId="4AAE94AA" w14:textId="77777777" w:rsidR="0024427F" w:rsidRDefault="0024427F">
            <w:pPr>
              <w:widowControl/>
              <w:rPr>
                <w:kern w:val="0"/>
              </w:rPr>
            </w:pPr>
          </w:p>
        </w:tc>
      </w:tr>
      <w:tr w:rsidR="0024427F" w14:paraId="4129F34D" w14:textId="77777777">
        <w:trPr>
          <w:cantSplit/>
          <w:trHeight w:val="510"/>
          <w:jc w:val="center"/>
        </w:trPr>
        <w:tc>
          <w:tcPr>
            <w:tcW w:w="2106" w:type="dxa"/>
            <w:gridSpan w:val="4"/>
            <w:vAlign w:val="center"/>
          </w:tcPr>
          <w:p w14:paraId="1879341F" w14:textId="77777777" w:rsidR="0024427F" w:rsidRDefault="0063422A">
            <w:pPr>
              <w:jc w:val="center"/>
            </w:pPr>
            <w:r>
              <w:rPr>
                <w:rFonts w:hAnsi="宋体"/>
              </w:rPr>
              <w:t>统计数：</w:t>
            </w:r>
          </w:p>
        </w:tc>
        <w:tc>
          <w:tcPr>
            <w:tcW w:w="1318" w:type="dxa"/>
            <w:gridSpan w:val="3"/>
            <w:vAlign w:val="center"/>
          </w:tcPr>
          <w:p w14:paraId="7CD14EDE" w14:textId="77777777" w:rsidR="0024427F" w:rsidRDefault="0024427F">
            <w:pPr>
              <w:jc w:val="center"/>
            </w:pPr>
          </w:p>
        </w:tc>
        <w:tc>
          <w:tcPr>
            <w:tcW w:w="1464" w:type="dxa"/>
            <w:gridSpan w:val="3"/>
            <w:vAlign w:val="center"/>
          </w:tcPr>
          <w:p w14:paraId="04CB910A" w14:textId="77777777" w:rsidR="0024427F" w:rsidRDefault="0024427F">
            <w:pPr>
              <w:jc w:val="center"/>
            </w:pPr>
          </w:p>
        </w:tc>
        <w:tc>
          <w:tcPr>
            <w:tcW w:w="1134" w:type="dxa"/>
            <w:gridSpan w:val="2"/>
            <w:vAlign w:val="center"/>
          </w:tcPr>
          <w:p w14:paraId="1087DFD0" w14:textId="77777777" w:rsidR="0024427F" w:rsidRDefault="0024427F">
            <w:pPr>
              <w:widowControl/>
              <w:jc w:val="center"/>
              <w:rPr>
                <w:kern w:val="0"/>
              </w:rPr>
            </w:pPr>
          </w:p>
        </w:tc>
        <w:tc>
          <w:tcPr>
            <w:tcW w:w="1182" w:type="dxa"/>
            <w:gridSpan w:val="2"/>
            <w:vAlign w:val="center"/>
          </w:tcPr>
          <w:p w14:paraId="47A1E45C" w14:textId="77777777" w:rsidR="0024427F" w:rsidRDefault="0024427F">
            <w:pPr>
              <w:jc w:val="center"/>
            </w:pPr>
          </w:p>
        </w:tc>
        <w:tc>
          <w:tcPr>
            <w:tcW w:w="779" w:type="dxa"/>
            <w:vAlign w:val="center"/>
          </w:tcPr>
          <w:p w14:paraId="28C2874C" w14:textId="77777777" w:rsidR="0024427F" w:rsidRDefault="0024427F">
            <w:pPr>
              <w:widowControl/>
              <w:jc w:val="center"/>
              <w:rPr>
                <w:kern w:val="0"/>
              </w:rPr>
            </w:pPr>
          </w:p>
        </w:tc>
        <w:tc>
          <w:tcPr>
            <w:tcW w:w="1086" w:type="dxa"/>
            <w:gridSpan w:val="3"/>
            <w:vAlign w:val="center"/>
          </w:tcPr>
          <w:p w14:paraId="49CD3B56" w14:textId="77777777" w:rsidR="0024427F" w:rsidRDefault="0024427F">
            <w:pPr>
              <w:jc w:val="center"/>
            </w:pPr>
          </w:p>
        </w:tc>
        <w:tc>
          <w:tcPr>
            <w:tcW w:w="1349" w:type="dxa"/>
            <w:gridSpan w:val="3"/>
            <w:vAlign w:val="center"/>
          </w:tcPr>
          <w:p w14:paraId="616A2C14" w14:textId="77777777" w:rsidR="0024427F" w:rsidRDefault="0024427F">
            <w:pPr>
              <w:widowControl/>
              <w:rPr>
                <w:kern w:val="0"/>
              </w:rPr>
            </w:pPr>
          </w:p>
        </w:tc>
      </w:tr>
      <w:tr w:rsidR="0024427F" w14:paraId="00FF8004" w14:textId="77777777">
        <w:trPr>
          <w:trHeight w:val="70"/>
          <w:jc w:val="center"/>
        </w:trPr>
        <w:tc>
          <w:tcPr>
            <w:tcW w:w="10418" w:type="dxa"/>
            <w:gridSpan w:val="21"/>
            <w:tcBorders>
              <w:bottom w:val="nil"/>
            </w:tcBorders>
            <w:vAlign w:val="center"/>
          </w:tcPr>
          <w:p w14:paraId="0167AA5E" w14:textId="77777777" w:rsidR="0024427F" w:rsidRDefault="0024427F">
            <w:pPr>
              <w:widowControl/>
              <w:spacing w:line="60" w:lineRule="exact"/>
              <w:jc w:val="center"/>
              <w:rPr>
                <w:kern w:val="0"/>
              </w:rPr>
            </w:pPr>
          </w:p>
        </w:tc>
      </w:tr>
      <w:tr w:rsidR="0024427F" w14:paraId="1E31B9C9" w14:textId="77777777">
        <w:trPr>
          <w:gridAfter w:val="1"/>
          <w:wAfter w:w="82" w:type="dxa"/>
          <w:trHeight w:val="567"/>
          <w:jc w:val="center"/>
        </w:trPr>
        <w:tc>
          <w:tcPr>
            <w:tcW w:w="969" w:type="dxa"/>
            <w:gridSpan w:val="2"/>
            <w:tcBorders>
              <w:top w:val="nil"/>
              <w:left w:val="nil"/>
              <w:bottom w:val="nil"/>
              <w:right w:val="nil"/>
            </w:tcBorders>
            <w:vAlign w:val="center"/>
          </w:tcPr>
          <w:p w14:paraId="64DEBED7" w14:textId="77777777" w:rsidR="0024427F" w:rsidRDefault="0063422A">
            <w:pPr>
              <w:widowControl/>
              <w:jc w:val="center"/>
              <w:rPr>
                <w:kern w:val="0"/>
              </w:rPr>
            </w:pPr>
            <w:r>
              <w:rPr>
                <w:rFonts w:hAnsi="宋体"/>
                <w:kern w:val="0"/>
              </w:rPr>
              <w:t>编制人</w:t>
            </w:r>
          </w:p>
        </w:tc>
        <w:tc>
          <w:tcPr>
            <w:tcW w:w="542" w:type="dxa"/>
            <w:tcBorders>
              <w:top w:val="nil"/>
              <w:left w:val="nil"/>
              <w:bottom w:val="nil"/>
              <w:right w:val="nil"/>
            </w:tcBorders>
            <w:vAlign w:val="bottom"/>
          </w:tcPr>
          <w:p w14:paraId="504C3BF2" w14:textId="77777777" w:rsidR="0024427F" w:rsidRDefault="0024427F">
            <w:pPr>
              <w:widowControl/>
              <w:jc w:val="right"/>
              <w:rPr>
                <w:kern w:val="0"/>
              </w:rPr>
            </w:pPr>
          </w:p>
        </w:tc>
        <w:tc>
          <w:tcPr>
            <w:tcW w:w="862" w:type="dxa"/>
            <w:gridSpan w:val="2"/>
            <w:tcBorders>
              <w:top w:val="nil"/>
              <w:left w:val="nil"/>
              <w:bottom w:val="nil"/>
              <w:right w:val="nil"/>
            </w:tcBorders>
            <w:vAlign w:val="center"/>
          </w:tcPr>
          <w:p w14:paraId="17A48B7B" w14:textId="77777777" w:rsidR="0024427F" w:rsidRDefault="0063422A">
            <w:pPr>
              <w:widowControl/>
              <w:jc w:val="center"/>
              <w:rPr>
                <w:kern w:val="0"/>
              </w:rPr>
            </w:pPr>
            <w:r>
              <w:rPr>
                <w:rFonts w:hAnsi="宋体"/>
                <w:kern w:val="0"/>
              </w:rPr>
              <w:t>日</w:t>
            </w:r>
            <w:r>
              <w:rPr>
                <w:kern w:val="0"/>
              </w:rPr>
              <w:t xml:space="preserve"> </w:t>
            </w:r>
            <w:r>
              <w:rPr>
                <w:rFonts w:hAnsi="宋体"/>
                <w:kern w:val="0"/>
              </w:rPr>
              <w:t>期</w:t>
            </w:r>
          </w:p>
        </w:tc>
        <w:tc>
          <w:tcPr>
            <w:tcW w:w="236" w:type="dxa"/>
            <w:tcBorders>
              <w:top w:val="nil"/>
              <w:left w:val="nil"/>
              <w:bottom w:val="nil"/>
              <w:right w:val="nil"/>
            </w:tcBorders>
            <w:vAlign w:val="bottom"/>
          </w:tcPr>
          <w:p w14:paraId="1E87BBFC" w14:textId="77777777" w:rsidR="0024427F" w:rsidRDefault="0024427F">
            <w:pPr>
              <w:widowControl/>
              <w:jc w:val="right"/>
              <w:rPr>
                <w:kern w:val="0"/>
              </w:rPr>
            </w:pPr>
          </w:p>
        </w:tc>
        <w:tc>
          <w:tcPr>
            <w:tcW w:w="1463" w:type="dxa"/>
            <w:gridSpan w:val="2"/>
            <w:tcBorders>
              <w:top w:val="nil"/>
              <w:left w:val="nil"/>
              <w:bottom w:val="nil"/>
              <w:right w:val="nil"/>
            </w:tcBorders>
            <w:vAlign w:val="center"/>
          </w:tcPr>
          <w:p w14:paraId="58438544" w14:textId="77777777" w:rsidR="0024427F" w:rsidRDefault="0063422A">
            <w:pPr>
              <w:widowControl/>
              <w:jc w:val="center"/>
              <w:rPr>
                <w:color w:val="FFFFFF"/>
                <w:kern w:val="0"/>
              </w:rPr>
            </w:pPr>
            <w:r>
              <w:rPr>
                <w:rFonts w:hAnsi="宋体"/>
                <w:color w:val="FFFFFF"/>
                <w:kern w:val="0"/>
              </w:rPr>
              <w:t>审核人</w:t>
            </w:r>
          </w:p>
        </w:tc>
        <w:tc>
          <w:tcPr>
            <w:tcW w:w="236" w:type="dxa"/>
            <w:tcBorders>
              <w:top w:val="nil"/>
              <w:left w:val="nil"/>
              <w:bottom w:val="nil"/>
              <w:right w:val="nil"/>
            </w:tcBorders>
            <w:vAlign w:val="bottom"/>
          </w:tcPr>
          <w:p w14:paraId="315C6FED" w14:textId="77777777" w:rsidR="0024427F" w:rsidRDefault="0024427F">
            <w:pPr>
              <w:widowControl/>
              <w:jc w:val="right"/>
              <w:rPr>
                <w:color w:val="FFFFFF"/>
                <w:kern w:val="0"/>
              </w:rPr>
            </w:pPr>
          </w:p>
        </w:tc>
        <w:tc>
          <w:tcPr>
            <w:tcW w:w="1276" w:type="dxa"/>
            <w:gridSpan w:val="2"/>
            <w:tcBorders>
              <w:top w:val="nil"/>
              <w:left w:val="nil"/>
              <w:bottom w:val="nil"/>
              <w:right w:val="nil"/>
            </w:tcBorders>
            <w:vAlign w:val="center"/>
          </w:tcPr>
          <w:p w14:paraId="423E91FE" w14:textId="77777777" w:rsidR="0024427F" w:rsidRDefault="0063422A">
            <w:pPr>
              <w:widowControl/>
              <w:jc w:val="center"/>
              <w:rPr>
                <w:color w:val="FFFFFF"/>
                <w:kern w:val="0"/>
              </w:rPr>
            </w:pPr>
            <w:r>
              <w:rPr>
                <w:rFonts w:hAnsi="宋体"/>
                <w:color w:val="FFFFFF"/>
                <w:kern w:val="0"/>
              </w:rPr>
              <w:t>日</w:t>
            </w:r>
            <w:r>
              <w:rPr>
                <w:color w:val="FFFFFF"/>
                <w:kern w:val="0"/>
              </w:rPr>
              <w:t xml:space="preserve">  </w:t>
            </w:r>
            <w:r>
              <w:rPr>
                <w:rFonts w:hAnsi="宋体"/>
                <w:color w:val="FFFFFF"/>
                <w:kern w:val="0"/>
              </w:rPr>
              <w:t>期</w:t>
            </w:r>
          </w:p>
        </w:tc>
        <w:tc>
          <w:tcPr>
            <w:tcW w:w="1182" w:type="dxa"/>
            <w:gridSpan w:val="2"/>
            <w:tcBorders>
              <w:top w:val="nil"/>
              <w:left w:val="nil"/>
              <w:bottom w:val="nil"/>
              <w:right w:val="nil"/>
            </w:tcBorders>
            <w:vAlign w:val="bottom"/>
          </w:tcPr>
          <w:p w14:paraId="75738E45" w14:textId="77777777" w:rsidR="0024427F" w:rsidRDefault="0024427F">
            <w:pPr>
              <w:widowControl/>
              <w:jc w:val="right"/>
              <w:rPr>
                <w:kern w:val="0"/>
              </w:rPr>
            </w:pPr>
          </w:p>
        </w:tc>
        <w:tc>
          <w:tcPr>
            <w:tcW w:w="1417" w:type="dxa"/>
            <w:gridSpan w:val="3"/>
            <w:tcBorders>
              <w:top w:val="nil"/>
              <w:left w:val="nil"/>
              <w:bottom w:val="nil"/>
              <w:right w:val="nil"/>
            </w:tcBorders>
            <w:vAlign w:val="center"/>
          </w:tcPr>
          <w:p w14:paraId="6D25D477" w14:textId="77777777" w:rsidR="0024427F" w:rsidRDefault="0063422A">
            <w:pPr>
              <w:widowControl/>
              <w:jc w:val="center"/>
              <w:rPr>
                <w:kern w:val="0"/>
              </w:rPr>
            </w:pPr>
            <w:r>
              <w:rPr>
                <w:rFonts w:hAnsi="宋体"/>
                <w:kern w:val="0"/>
              </w:rPr>
              <w:t>批准人</w:t>
            </w:r>
          </w:p>
        </w:tc>
        <w:tc>
          <w:tcPr>
            <w:tcW w:w="590" w:type="dxa"/>
            <w:tcBorders>
              <w:top w:val="nil"/>
              <w:left w:val="nil"/>
              <w:bottom w:val="nil"/>
              <w:right w:val="nil"/>
            </w:tcBorders>
            <w:vAlign w:val="bottom"/>
          </w:tcPr>
          <w:p w14:paraId="5F54CC8B" w14:textId="77777777" w:rsidR="0024427F" w:rsidRDefault="0024427F">
            <w:pPr>
              <w:widowControl/>
              <w:jc w:val="right"/>
              <w:rPr>
                <w:kern w:val="0"/>
              </w:rPr>
            </w:pPr>
          </w:p>
        </w:tc>
        <w:tc>
          <w:tcPr>
            <w:tcW w:w="767" w:type="dxa"/>
            <w:gridSpan w:val="2"/>
            <w:tcBorders>
              <w:top w:val="nil"/>
              <w:left w:val="nil"/>
              <w:bottom w:val="nil"/>
              <w:right w:val="nil"/>
            </w:tcBorders>
            <w:vAlign w:val="center"/>
          </w:tcPr>
          <w:p w14:paraId="5337DF50" w14:textId="77777777" w:rsidR="0024427F" w:rsidRDefault="0063422A">
            <w:pPr>
              <w:widowControl/>
              <w:jc w:val="center"/>
              <w:rPr>
                <w:kern w:val="0"/>
              </w:rPr>
            </w:pPr>
            <w:r>
              <w:rPr>
                <w:rFonts w:hAnsi="宋体"/>
                <w:kern w:val="0"/>
              </w:rPr>
              <w:t>日</w:t>
            </w:r>
            <w:r>
              <w:rPr>
                <w:kern w:val="0"/>
              </w:rPr>
              <w:t xml:space="preserve"> </w:t>
            </w:r>
            <w:r>
              <w:rPr>
                <w:rFonts w:hAnsi="宋体"/>
                <w:kern w:val="0"/>
              </w:rPr>
              <w:t>期</w:t>
            </w:r>
          </w:p>
        </w:tc>
        <w:tc>
          <w:tcPr>
            <w:tcW w:w="796" w:type="dxa"/>
            <w:tcBorders>
              <w:top w:val="nil"/>
              <w:left w:val="nil"/>
              <w:bottom w:val="nil"/>
              <w:right w:val="nil"/>
            </w:tcBorders>
            <w:vAlign w:val="bottom"/>
          </w:tcPr>
          <w:p w14:paraId="217EF2B4" w14:textId="77777777" w:rsidR="0024427F" w:rsidRDefault="0024427F">
            <w:pPr>
              <w:widowControl/>
              <w:jc w:val="right"/>
              <w:rPr>
                <w:kern w:val="0"/>
              </w:rPr>
            </w:pPr>
          </w:p>
        </w:tc>
      </w:tr>
    </w:tbl>
    <w:p w14:paraId="74B1180D" w14:textId="77777777" w:rsidR="0024427F" w:rsidRDefault="0024427F">
      <w:pPr>
        <w:sectPr w:rsidR="0024427F">
          <w:pgSz w:w="16838" w:h="11906" w:orient="landscape"/>
          <w:pgMar w:top="1800" w:right="1440" w:bottom="1800" w:left="1440" w:header="851" w:footer="992" w:gutter="0"/>
          <w:cols w:space="720"/>
          <w:docGrid w:type="lines" w:linePitch="312"/>
        </w:sectPr>
      </w:pPr>
    </w:p>
    <w:p w14:paraId="48F4A83A" w14:textId="470B5B29" w:rsidR="0024427F" w:rsidRDefault="0063422A">
      <w:pPr>
        <w:pStyle w:val="3"/>
        <w:rPr>
          <w:sz w:val="44"/>
          <w:szCs w:val="44"/>
        </w:rPr>
      </w:pPr>
      <w:bookmarkStart w:id="4602" w:name="_Toc428792668"/>
      <w:bookmarkStart w:id="4603" w:name="_Toc489545395"/>
      <w:bookmarkStart w:id="4604" w:name="_Toc489546847"/>
      <w:bookmarkStart w:id="4605" w:name="_Toc489547188"/>
      <w:bookmarkStart w:id="4606" w:name="_Toc489548064"/>
      <w:bookmarkStart w:id="4607" w:name="_Toc489607285"/>
      <w:r>
        <w:rPr>
          <w:rFonts w:hint="eastAsia"/>
        </w:rPr>
        <w:lastRenderedPageBreak/>
        <w:t>附录</w:t>
      </w:r>
      <w:r>
        <w:t>33</w:t>
      </w:r>
      <w:r>
        <w:rPr>
          <w:rFonts w:hint="eastAsia"/>
        </w:rPr>
        <w:t>：培训考题</w:t>
      </w:r>
      <w:bookmarkEnd w:id="4602"/>
      <w:bookmarkEnd w:id="4603"/>
      <w:bookmarkEnd w:id="4604"/>
      <w:bookmarkEnd w:id="4605"/>
      <w:bookmarkEnd w:id="4606"/>
      <w:bookmarkEnd w:id="4607"/>
    </w:p>
    <w:p w14:paraId="6CE69C7F" w14:textId="77777777" w:rsidR="0024427F" w:rsidRDefault="0063422A">
      <w:pPr>
        <w:jc w:val="center"/>
        <w:rPr>
          <w:sz w:val="44"/>
          <w:szCs w:val="44"/>
        </w:rPr>
      </w:pPr>
      <w:r>
        <w:rPr>
          <w:rFonts w:hint="eastAsia"/>
          <w:sz w:val="44"/>
          <w:szCs w:val="44"/>
        </w:rPr>
        <w:t>培训考题</w:t>
      </w:r>
    </w:p>
    <w:p w14:paraId="660EB5C3" w14:textId="77777777" w:rsidR="0024427F" w:rsidRDefault="0063422A">
      <w:pPr>
        <w:pStyle w:val="Default"/>
        <w:spacing w:line="360" w:lineRule="auto"/>
        <w:rPr>
          <w:rFonts w:hAnsi="Arial"/>
          <w:color w:val="auto"/>
        </w:rPr>
        <w:pPrChange w:id="4608" w:author="yunwei01" w:date="2017-08-03T18:05:00Z">
          <w:pPr>
            <w:pStyle w:val="Default"/>
            <w:spacing w:line="360" w:lineRule="auto"/>
            <w:outlineLvl w:val="0"/>
          </w:pPr>
        </w:pPrChange>
      </w:pPr>
      <w:bookmarkStart w:id="4609" w:name="_Toc489545396"/>
      <w:bookmarkStart w:id="4610" w:name="_Toc489546848"/>
      <w:r>
        <w:rPr>
          <w:rFonts w:hAnsi="Arial" w:hint="eastAsia"/>
          <w:color w:val="auto"/>
        </w:rPr>
        <w:t>一、填空题</w:t>
      </w:r>
      <w:bookmarkEnd w:id="4609"/>
      <w:bookmarkEnd w:id="4610"/>
    </w:p>
    <w:p w14:paraId="5D5FDCF8" w14:textId="77777777" w:rsidR="0024427F" w:rsidRDefault="0063422A">
      <w:pPr>
        <w:pStyle w:val="Default"/>
        <w:spacing w:line="360" w:lineRule="auto"/>
        <w:rPr>
          <w:rFonts w:hAnsi="Arial"/>
          <w:color w:val="auto"/>
        </w:rPr>
      </w:pPr>
      <w:r>
        <w:rPr>
          <w:rFonts w:hAnsi="Arial" w:hint="eastAsia"/>
          <w:color w:val="auto"/>
        </w:rPr>
        <w:t xml:space="preserve">1、计算机网络的主要功能有三个：___ </w:t>
      </w:r>
    </w:p>
    <w:p w14:paraId="41ACFBD9" w14:textId="77777777" w:rsidR="0024427F" w:rsidRDefault="0063422A">
      <w:pPr>
        <w:pStyle w:val="Default"/>
        <w:spacing w:line="360" w:lineRule="auto"/>
        <w:rPr>
          <w:rFonts w:hAnsi="Arial"/>
          <w:color w:val="auto"/>
        </w:rPr>
      </w:pPr>
      <w:r>
        <w:rPr>
          <w:rFonts w:hAnsi="Arial" w:hint="eastAsia"/>
          <w:color w:val="auto"/>
        </w:rPr>
        <w:t xml:space="preserve">2、Server/Client的中文意思是指___ </w:t>
      </w:r>
    </w:p>
    <w:p w14:paraId="244680EF" w14:textId="77777777" w:rsidR="0024427F" w:rsidRDefault="0063422A">
      <w:pPr>
        <w:pStyle w:val="Default"/>
        <w:spacing w:line="360" w:lineRule="auto"/>
        <w:rPr>
          <w:rFonts w:hAnsi="Arial"/>
          <w:color w:val="auto"/>
        </w:rPr>
      </w:pPr>
      <w:r>
        <w:rPr>
          <w:rFonts w:hAnsi="Arial" w:hint="eastAsia"/>
          <w:color w:val="auto"/>
        </w:rPr>
        <w:t>3、___ 的基本做法是把有环路的网络结构生成一个没有环路的逻辑树形网络结构。</w:t>
      </w:r>
    </w:p>
    <w:p w14:paraId="3FCD2724" w14:textId="77777777" w:rsidR="0024427F" w:rsidRDefault="0063422A">
      <w:pPr>
        <w:pStyle w:val="Default"/>
        <w:spacing w:line="360" w:lineRule="auto"/>
        <w:rPr>
          <w:rFonts w:hAnsi="Arial"/>
          <w:color w:val="auto"/>
        </w:rPr>
      </w:pPr>
      <w:r>
        <w:rPr>
          <w:rFonts w:hAnsi="Arial" w:hint="eastAsia"/>
          <w:color w:val="auto"/>
        </w:rPr>
        <w:t>4、选取根桥的原则是：根桥必须具有最低的___ 地址。</w:t>
      </w:r>
    </w:p>
    <w:p w14:paraId="3C637382" w14:textId="77777777" w:rsidR="0024427F" w:rsidRDefault="0063422A">
      <w:pPr>
        <w:pStyle w:val="Default"/>
        <w:spacing w:line="360" w:lineRule="auto"/>
        <w:rPr>
          <w:rFonts w:hAnsi="Arial"/>
          <w:color w:val="auto"/>
        </w:rPr>
      </w:pPr>
      <w:r>
        <w:rPr>
          <w:rFonts w:hAnsi="Arial" w:hint="eastAsia"/>
          <w:color w:val="auto"/>
        </w:rPr>
        <w:t xml:space="preserve">5、一个IP：192.168.4.10/30它所处的网络号是___ </w:t>
      </w:r>
    </w:p>
    <w:p w14:paraId="4E531D7D" w14:textId="77777777" w:rsidR="0024427F" w:rsidRDefault="0063422A">
      <w:pPr>
        <w:pStyle w:val="Default"/>
        <w:spacing w:line="360" w:lineRule="auto"/>
        <w:rPr>
          <w:rFonts w:hAnsi="Arial"/>
          <w:color w:val="auto"/>
        </w:rPr>
      </w:pPr>
      <w:r>
        <w:rPr>
          <w:rFonts w:hAnsi="Arial" w:hint="eastAsia"/>
          <w:color w:val="auto"/>
        </w:rPr>
        <w:t>6、OSPF 是一种___ 路径路由选择协议</w:t>
      </w:r>
    </w:p>
    <w:p w14:paraId="659F2763" w14:textId="77777777" w:rsidR="0024427F" w:rsidRDefault="0063422A">
      <w:pPr>
        <w:pStyle w:val="Default"/>
        <w:spacing w:line="360" w:lineRule="auto"/>
        <w:rPr>
          <w:rFonts w:hAnsi="Arial"/>
          <w:color w:val="auto"/>
        </w:rPr>
      </w:pPr>
      <w:r>
        <w:rPr>
          <w:rFonts w:hAnsi="Arial" w:hint="eastAsia"/>
          <w:color w:val="auto"/>
        </w:rPr>
        <w:t>7、一台10口集线器中有___ 个冲突域</w:t>
      </w:r>
    </w:p>
    <w:p w14:paraId="25B6FF25" w14:textId="77777777" w:rsidR="0024427F" w:rsidRDefault="0063422A">
      <w:pPr>
        <w:pStyle w:val="Default"/>
        <w:spacing w:line="360" w:lineRule="auto"/>
        <w:rPr>
          <w:rFonts w:hAnsi="Arial"/>
          <w:color w:val="auto"/>
        </w:rPr>
      </w:pPr>
      <w:r>
        <w:rPr>
          <w:rFonts w:hAnsi="Arial" w:hint="eastAsia"/>
          <w:color w:val="auto"/>
        </w:rPr>
        <w:t>一、选择题</w:t>
      </w:r>
    </w:p>
    <w:p w14:paraId="786703C8" w14:textId="77777777" w:rsidR="0024427F" w:rsidRDefault="0063422A">
      <w:pPr>
        <w:pStyle w:val="Default"/>
        <w:spacing w:line="360" w:lineRule="auto"/>
        <w:rPr>
          <w:rFonts w:hAnsi="Arial"/>
          <w:color w:val="auto"/>
        </w:rPr>
      </w:pPr>
      <w:r>
        <w:rPr>
          <w:rFonts w:hAnsi="Arial" w:hint="eastAsia"/>
          <w:color w:val="auto"/>
        </w:rPr>
        <w:t xml:space="preserve">1．OSI模型分为几层 (    ) </w:t>
      </w:r>
    </w:p>
    <w:p w14:paraId="23090B97" w14:textId="77777777" w:rsidR="0024427F" w:rsidRDefault="0063422A">
      <w:pPr>
        <w:pStyle w:val="Default"/>
        <w:spacing w:line="360" w:lineRule="auto"/>
        <w:rPr>
          <w:rFonts w:hAnsi="Arial"/>
          <w:color w:val="auto"/>
        </w:rPr>
      </w:pPr>
      <w:r>
        <w:rPr>
          <w:rFonts w:hAnsi="Arial" w:hint="eastAsia"/>
          <w:color w:val="auto"/>
        </w:rPr>
        <w:t xml:space="preserve">A．4   B．5   C.6    D．7  </w:t>
      </w:r>
    </w:p>
    <w:p w14:paraId="2D0E641E" w14:textId="77777777" w:rsidR="0024427F" w:rsidRDefault="0063422A">
      <w:pPr>
        <w:pStyle w:val="Default"/>
        <w:spacing w:line="360" w:lineRule="auto"/>
        <w:rPr>
          <w:rFonts w:hAnsi="Arial"/>
          <w:color w:val="auto"/>
        </w:rPr>
      </w:pPr>
      <w:r>
        <w:rPr>
          <w:rFonts w:hAnsi="Arial" w:hint="eastAsia"/>
          <w:color w:val="auto"/>
        </w:rPr>
        <w:t>2．RIP规定一条通路上最多可包含的路由器数量是 (    )。</w:t>
      </w:r>
    </w:p>
    <w:p w14:paraId="1C239896" w14:textId="77777777" w:rsidR="0024427F" w:rsidRDefault="0063422A">
      <w:pPr>
        <w:pStyle w:val="Default"/>
        <w:spacing w:line="360" w:lineRule="auto"/>
        <w:rPr>
          <w:rFonts w:hAnsi="Arial"/>
          <w:color w:val="auto"/>
        </w:rPr>
      </w:pPr>
      <w:r>
        <w:rPr>
          <w:rFonts w:hAnsi="Arial" w:hint="eastAsia"/>
          <w:color w:val="auto"/>
        </w:rPr>
        <w:t>A．1个    B．16个    C．15个    D.无数个</w:t>
      </w:r>
    </w:p>
    <w:p w14:paraId="1CA16320" w14:textId="77777777" w:rsidR="0024427F" w:rsidRDefault="0063422A">
      <w:pPr>
        <w:pStyle w:val="Default"/>
        <w:spacing w:line="360" w:lineRule="auto"/>
        <w:rPr>
          <w:rFonts w:hAnsi="Arial"/>
          <w:color w:val="auto"/>
        </w:rPr>
      </w:pPr>
      <w:r>
        <w:rPr>
          <w:rFonts w:hAnsi="Arial" w:hint="eastAsia"/>
          <w:color w:val="auto"/>
        </w:rPr>
        <w:t xml:space="preserve">3．在Windows操作系统中用于路由追踪的命令是？(    ) </w:t>
      </w:r>
    </w:p>
    <w:p w14:paraId="766471AD" w14:textId="77777777" w:rsidR="0024427F" w:rsidRDefault="0063422A">
      <w:pPr>
        <w:pStyle w:val="Default"/>
        <w:spacing w:line="360" w:lineRule="auto"/>
        <w:rPr>
          <w:rFonts w:hAnsi="Arial"/>
          <w:color w:val="auto"/>
        </w:rPr>
      </w:pPr>
      <w:r>
        <w:rPr>
          <w:rFonts w:hAnsi="Arial"/>
          <w:color w:val="auto"/>
        </w:rPr>
        <w:lastRenderedPageBreak/>
        <w:t xml:space="preserve">A  Netstat  B  Route Print  C   Traceroute  D  Tracert </w:t>
      </w:r>
    </w:p>
    <w:p w14:paraId="0669FCC0" w14:textId="77777777" w:rsidR="0024427F" w:rsidRDefault="0063422A">
      <w:pPr>
        <w:pStyle w:val="Default"/>
        <w:spacing w:line="360" w:lineRule="auto"/>
        <w:rPr>
          <w:rFonts w:hAnsi="Arial"/>
          <w:color w:val="auto"/>
        </w:rPr>
      </w:pPr>
      <w:r>
        <w:rPr>
          <w:rFonts w:hAnsi="Arial" w:hint="eastAsia"/>
          <w:color w:val="auto"/>
        </w:rPr>
        <w:t xml:space="preserve">4．关闭Rip路由汇总的命令是？(     )  </w:t>
      </w:r>
    </w:p>
    <w:p w14:paraId="2B1211D1" w14:textId="77777777" w:rsidR="0024427F" w:rsidRDefault="0063422A">
      <w:pPr>
        <w:pStyle w:val="Default"/>
        <w:spacing w:line="360" w:lineRule="auto"/>
        <w:rPr>
          <w:rFonts w:hAnsi="Arial"/>
          <w:color w:val="auto"/>
        </w:rPr>
      </w:pPr>
      <w:r>
        <w:rPr>
          <w:rFonts w:hAnsi="Arial" w:hint="eastAsia"/>
          <w:color w:val="auto"/>
        </w:rPr>
        <w:t xml:space="preserve">A．no auto-summary  B．auto-summary   C．no ip router   D．ip router </w:t>
      </w:r>
    </w:p>
    <w:p w14:paraId="6F423E03" w14:textId="77777777" w:rsidR="0024427F" w:rsidRDefault="0063422A">
      <w:pPr>
        <w:pStyle w:val="Default"/>
        <w:spacing w:line="360" w:lineRule="auto"/>
        <w:rPr>
          <w:rFonts w:hAnsi="Arial"/>
          <w:color w:val="auto"/>
        </w:rPr>
      </w:pPr>
      <w:r>
        <w:rPr>
          <w:rFonts w:hAnsi="Arial" w:hint="eastAsia"/>
          <w:color w:val="auto"/>
        </w:rPr>
        <w:t xml:space="preserve">5．一般连接交换机与主机的双绞线叫做(     ) </w:t>
      </w:r>
    </w:p>
    <w:p w14:paraId="5B51F70B" w14:textId="77777777" w:rsidR="0024427F" w:rsidRDefault="0063422A">
      <w:pPr>
        <w:pStyle w:val="Default"/>
        <w:spacing w:line="360" w:lineRule="auto"/>
        <w:rPr>
          <w:rFonts w:hAnsi="Arial"/>
          <w:color w:val="auto"/>
        </w:rPr>
      </w:pPr>
      <w:r>
        <w:rPr>
          <w:rFonts w:hAnsi="Arial" w:hint="eastAsia"/>
          <w:color w:val="auto"/>
        </w:rPr>
        <w:t>A．交叉线 B．直连线 C．反转线 D．六类线</w:t>
      </w:r>
    </w:p>
    <w:p w14:paraId="727F47DF" w14:textId="77777777" w:rsidR="0024427F" w:rsidRDefault="0063422A">
      <w:pPr>
        <w:pStyle w:val="Default"/>
        <w:spacing w:line="360" w:lineRule="auto"/>
        <w:rPr>
          <w:rFonts w:hAnsi="Arial"/>
          <w:color w:val="auto"/>
        </w:rPr>
      </w:pPr>
      <w:r>
        <w:rPr>
          <w:rFonts w:hAnsi="Arial" w:hint="eastAsia"/>
          <w:color w:val="auto"/>
        </w:rPr>
        <w:t xml:space="preserve">6. 以下属于C类IP地址的是(    )  </w:t>
      </w:r>
    </w:p>
    <w:p w14:paraId="17F51EEA" w14:textId="77777777" w:rsidR="0024427F" w:rsidRDefault="0063422A">
      <w:pPr>
        <w:pStyle w:val="Default"/>
        <w:spacing w:line="360" w:lineRule="auto"/>
        <w:rPr>
          <w:rFonts w:hAnsi="Arial"/>
          <w:color w:val="auto"/>
        </w:rPr>
        <w:pPrChange w:id="4611" w:author="yunwei01" w:date="2017-08-03T18:05:00Z">
          <w:pPr>
            <w:pStyle w:val="Default"/>
            <w:spacing w:line="360" w:lineRule="auto"/>
            <w:outlineLvl w:val="0"/>
          </w:pPr>
        </w:pPrChange>
      </w:pPr>
      <w:bookmarkStart w:id="4612" w:name="_Toc489545397"/>
      <w:bookmarkStart w:id="4613" w:name="_Toc489546849"/>
      <w:r>
        <w:rPr>
          <w:rFonts w:hAnsi="Arial" w:hint="eastAsia"/>
          <w:color w:val="auto"/>
        </w:rPr>
        <w:t>A、110.33.24.58  B、66.200.12.33  C、210.41.224.36 D、127.0.0.1</w:t>
      </w:r>
      <w:bookmarkEnd w:id="4612"/>
      <w:bookmarkEnd w:id="4613"/>
      <w:r>
        <w:rPr>
          <w:rFonts w:hAnsi="Arial" w:hint="eastAsia"/>
          <w:color w:val="auto"/>
        </w:rPr>
        <w:t xml:space="preserve"> </w:t>
      </w:r>
    </w:p>
    <w:p w14:paraId="31AFB5E0" w14:textId="77777777" w:rsidR="0024427F" w:rsidRDefault="0063422A">
      <w:pPr>
        <w:pStyle w:val="Default"/>
        <w:spacing w:line="360" w:lineRule="auto"/>
        <w:rPr>
          <w:rFonts w:hAnsi="Arial"/>
          <w:color w:val="auto"/>
        </w:rPr>
      </w:pPr>
      <w:r>
        <w:rPr>
          <w:rFonts w:hAnsi="Arial" w:hint="eastAsia"/>
          <w:color w:val="auto"/>
        </w:rPr>
        <w:t xml:space="preserve">7. HTTP协议使用的端口号是？(     ) </w:t>
      </w:r>
    </w:p>
    <w:p w14:paraId="3CE11510" w14:textId="77777777" w:rsidR="0024427F" w:rsidRDefault="0063422A">
      <w:pPr>
        <w:pStyle w:val="Default"/>
        <w:spacing w:line="360" w:lineRule="auto"/>
        <w:rPr>
          <w:rFonts w:hAnsi="Arial"/>
          <w:color w:val="auto"/>
        </w:rPr>
      </w:pPr>
      <w:r>
        <w:rPr>
          <w:rFonts w:hAnsi="Arial"/>
          <w:color w:val="auto"/>
        </w:rPr>
        <w:t xml:space="preserve">A   20  B    25  C   69  D   80  </w:t>
      </w:r>
    </w:p>
    <w:p w14:paraId="21F1D39E" w14:textId="77777777" w:rsidR="0024427F" w:rsidRDefault="0063422A">
      <w:pPr>
        <w:pStyle w:val="Default"/>
        <w:spacing w:line="360" w:lineRule="auto"/>
        <w:rPr>
          <w:rFonts w:hAnsi="Arial"/>
          <w:color w:val="auto"/>
        </w:rPr>
      </w:pPr>
      <w:r>
        <w:rPr>
          <w:rFonts w:hAnsi="Arial" w:hint="eastAsia"/>
          <w:color w:val="auto"/>
        </w:rPr>
        <w:t xml:space="preserve">8．下列哪种协议的目的是从已知IP地址获得相应的MAC地址(    ) </w:t>
      </w:r>
    </w:p>
    <w:p w14:paraId="55500ED7" w14:textId="77777777" w:rsidR="0024427F" w:rsidRDefault="0063422A">
      <w:pPr>
        <w:pStyle w:val="Default"/>
        <w:spacing w:line="360" w:lineRule="auto"/>
        <w:rPr>
          <w:rFonts w:hAnsi="Arial"/>
          <w:color w:val="auto"/>
        </w:rPr>
      </w:pPr>
      <w:r>
        <w:rPr>
          <w:rFonts w:hAnsi="Arial"/>
          <w:color w:val="auto"/>
        </w:rPr>
        <w:t xml:space="preserve">A  TELNET   B  HTTP     C   ARP       D  RARP   E  ICMP </w:t>
      </w:r>
    </w:p>
    <w:p w14:paraId="7B564204" w14:textId="77777777" w:rsidR="0024427F" w:rsidRDefault="0063422A">
      <w:pPr>
        <w:pStyle w:val="Default"/>
        <w:spacing w:line="360" w:lineRule="auto"/>
        <w:rPr>
          <w:rFonts w:hAnsi="Arial"/>
          <w:color w:val="auto"/>
        </w:rPr>
      </w:pPr>
      <w:r>
        <w:rPr>
          <w:rFonts w:hAnsi="Arial" w:hint="eastAsia"/>
          <w:color w:val="auto"/>
        </w:rPr>
        <w:t xml:space="preserve">9．IPv4将IP地址划分为几类(     ) </w:t>
      </w:r>
    </w:p>
    <w:p w14:paraId="372F9395" w14:textId="77777777" w:rsidR="0024427F" w:rsidRDefault="0063422A">
      <w:pPr>
        <w:pStyle w:val="Default"/>
        <w:spacing w:line="360" w:lineRule="auto"/>
        <w:rPr>
          <w:rFonts w:hAnsi="Arial"/>
          <w:color w:val="auto"/>
        </w:rPr>
      </w:pPr>
      <w:r>
        <w:rPr>
          <w:rFonts w:hAnsi="Arial" w:hint="eastAsia"/>
          <w:color w:val="auto"/>
        </w:rPr>
        <w:t xml:space="preserve">A．4     B．2     C．3     D．5  </w:t>
      </w:r>
    </w:p>
    <w:p w14:paraId="373D85FC" w14:textId="77777777" w:rsidR="0024427F" w:rsidRDefault="0063422A">
      <w:pPr>
        <w:pStyle w:val="Default"/>
        <w:spacing w:line="360" w:lineRule="auto"/>
        <w:rPr>
          <w:rFonts w:hAnsi="Arial"/>
          <w:color w:val="auto"/>
        </w:rPr>
      </w:pPr>
      <w:r>
        <w:rPr>
          <w:rFonts w:hAnsi="Arial" w:hint="eastAsia"/>
          <w:color w:val="auto"/>
        </w:rPr>
        <w:t xml:space="preserve">10. 已知对一个标准的C类网络192.168.1.0/24进行了子网划分，每个子网可以容纳6台主机，现有一个主机IP地址为192.168.1.11,请问下列地址中，那一个主机地址与该主机地址在同一个网段(    )  </w:t>
      </w:r>
    </w:p>
    <w:p w14:paraId="4E49D9A1" w14:textId="77777777" w:rsidR="0024427F" w:rsidRDefault="0063422A">
      <w:pPr>
        <w:pStyle w:val="Default"/>
        <w:spacing w:line="360" w:lineRule="auto"/>
        <w:rPr>
          <w:rFonts w:hAnsi="Arial"/>
          <w:color w:val="auto"/>
        </w:rPr>
      </w:pPr>
      <w:r>
        <w:rPr>
          <w:rFonts w:hAnsi="Arial" w:hint="eastAsia"/>
          <w:color w:val="auto"/>
        </w:rPr>
        <w:t xml:space="preserve">A．192.168.1.6  B． 192.168.1.9    C．192.168.1.7  D．192.168.1.15 </w:t>
      </w:r>
    </w:p>
    <w:p w14:paraId="022EE177" w14:textId="77777777" w:rsidR="0024427F" w:rsidRDefault="0063422A">
      <w:pPr>
        <w:pStyle w:val="Default"/>
        <w:spacing w:line="360" w:lineRule="auto"/>
        <w:rPr>
          <w:rFonts w:hAnsi="Arial"/>
          <w:color w:val="auto"/>
        </w:rPr>
      </w:pPr>
      <w:r>
        <w:rPr>
          <w:rFonts w:hAnsi="Arial" w:hint="eastAsia"/>
          <w:color w:val="auto"/>
        </w:rPr>
        <w:t xml:space="preserve">11．如果子网掩码是255.255.255.192，主机地址为195.16.15.1，则在该子网掩码下最多可以容纳多少个主机？(     )  </w:t>
      </w:r>
    </w:p>
    <w:p w14:paraId="5B8C3BE4" w14:textId="77777777" w:rsidR="0024427F" w:rsidRDefault="0063422A">
      <w:pPr>
        <w:pStyle w:val="Default"/>
        <w:spacing w:line="360" w:lineRule="auto"/>
        <w:rPr>
          <w:rFonts w:hAnsi="Arial"/>
          <w:color w:val="auto"/>
        </w:rPr>
      </w:pPr>
      <w:r>
        <w:rPr>
          <w:rFonts w:hAnsi="Arial" w:hint="eastAsia"/>
          <w:color w:val="auto"/>
        </w:rPr>
        <w:lastRenderedPageBreak/>
        <w:t xml:space="preserve">A．254     B． 126    C． 62      D． 30   </w:t>
      </w:r>
    </w:p>
    <w:p w14:paraId="2DE2735F" w14:textId="77777777" w:rsidR="0024427F" w:rsidRDefault="0063422A">
      <w:pPr>
        <w:pStyle w:val="Default"/>
        <w:spacing w:line="360" w:lineRule="auto"/>
        <w:rPr>
          <w:rFonts w:hAnsi="Arial"/>
          <w:color w:val="auto"/>
        </w:rPr>
      </w:pPr>
      <w:r>
        <w:rPr>
          <w:rFonts w:hAnsi="Arial" w:hint="eastAsia"/>
          <w:color w:val="auto"/>
        </w:rPr>
        <w:t xml:space="preserve">12、当RIP向相邻的路由器发送更新时，它使用多少秒为更新计时的时间值？(    ) </w:t>
      </w:r>
    </w:p>
    <w:p w14:paraId="6370D050" w14:textId="77777777" w:rsidR="0024427F" w:rsidRDefault="0063422A">
      <w:pPr>
        <w:pStyle w:val="Default"/>
        <w:spacing w:line="360" w:lineRule="auto"/>
        <w:rPr>
          <w:rFonts w:hAnsi="Arial"/>
          <w:color w:val="auto"/>
        </w:rPr>
      </w:pPr>
      <w:r>
        <w:rPr>
          <w:rFonts w:hAnsi="Arial" w:hint="eastAsia"/>
          <w:color w:val="auto"/>
        </w:rPr>
        <w:t xml:space="preserve">A． 30  B． 20   C． 15  D． 25  </w:t>
      </w:r>
    </w:p>
    <w:p w14:paraId="79F46DDE" w14:textId="77777777" w:rsidR="0024427F" w:rsidRDefault="0063422A">
      <w:pPr>
        <w:pStyle w:val="Default"/>
        <w:spacing w:line="360" w:lineRule="auto"/>
        <w:rPr>
          <w:rFonts w:hAnsi="Arial"/>
          <w:color w:val="auto"/>
        </w:rPr>
      </w:pPr>
      <w:r>
        <w:rPr>
          <w:rFonts w:hAnsi="Arial" w:hint="eastAsia"/>
          <w:color w:val="auto"/>
        </w:rPr>
        <w:t xml:space="preserve">13、有一个中学获得了C类网段的一组IP 192.168.1.0/24，要求你划分7个以上的子网，每个子网主机数不得少于25台，请问子网掩码该怎么写？(   ) </w:t>
      </w:r>
    </w:p>
    <w:p w14:paraId="3127D190" w14:textId="77777777" w:rsidR="0024427F" w:rsidRDefault="0063422A">
      <w:pPr>
        <w:pStyle w:val="Default"/>
        <w:spacing w:line="360" w:lineRule="auto"/>
        <w:rPr>
          <w:rFonts w:hAnsi="Arial"/>
          <w:color w:val="auto"/>
        </w:rPr>
      </w:pPr>
      <w:r>
        <w:rPr>
          <w:rFonts w:hAnsi="Arial" w:hint="eastAsia"/>
          <w:color w:val="auto"/>
        </w:rPr>
        <w:t xml:space="preserve">A、255．255．255．128    B、255．255．255．224  C、255．255．255．240  D、255．255．240．0  </w:t>
      </w:r>
    </w:p>
    <w:p w14:paraId="5F9F5B26" w14:textId="77777777" w:rsidR="0024427F" w:rsidRDefault="0063422A">
      <w:pPr>
        <w:pStyle w:val="Default"/>
        <w:spacing w:line="360" w:lineRule="auto"/>
        <w:rPr>
          <w:rFonts w:hAnsi="Arial"/>
          <w:color w:val="auto"/>
        </w:rPr>
      </w:pPr>
      <w:r>
        <w:rPr>
          <w:rFonts w:hAnsi="Arial" w:hint="eastAsia"/>
          <w:color w:val="auto"/>
        </w:rPr>
        <w:t xml:space="preserve">14、通过console口管理交换机在超级终端里应设为(     ) </w:t>
      </w:r>
    </w:p>
    <w:p w14:paraId="7F78B8D6" w14:textId="77777777" w:rsidR="0024427F" w:rsidRDefault="0063422A">
      <w:pPr>
        <w:pStyle w:val="Default"/>
        <w:spacing w:line="360" w:lineRule="auto"/>
        <w:rPr>
          <w:rFonts w:hAnsi="Arial"/>
          <w:color w:val="auto"/>
        </w:rPr>
      </w:pPr>
      <w:r>
        <w:rPr>
          <w:rFonts w:hAnsi="Arial" w:hint="eastAsia"/>
          <w:color w:val="auto"/>
        </w:rPr>
        <w:t xml:space="preserve">A、波特率：9600 数据位：8  停止位：1 奇偶校验：无  </w:t>
      </w:r>
    </w:p>
    <w:p w14:paraId="5557E97E" w14:textId="77777777" w:rsidR="0024427F" w:rsidRDefault="0063422A">
      <w:pPr>
        <w:pStyle w:val="Default"/>
        <w:spacing w:line="360" w:lineRule="auto"/>
        <w:rPr>
          <w:rFonts w:hAnsi="Arial"/>
          <w:color w:val="auto"/>
        </w:rPr>
      </w:pPr>
      <w:r>
        <w:rPr>
          <w:rFonts w:hAnsi="Arial" w:hint="eastAsia"/>
          <w:color w:val="auto"/>
        </w:rPr>
        <w:t>B、波特率：57600 数据位：8  停止位：1 奇偶校验：有</w:t>
      </w:r>
    </w:p>
    <w:p w14:paraId="28A57B70" w14:textId="77777777" w:rsidR="0024427F" w:rsidRDefault="0063422A">
      <w:pPr>
        <w:pStyle w:val="Default"/>
        <w:spacing w:line="360" w:lineRule="auto"/>
        <w:rPr>
          <w:rFonts w:hAnsi="Arial"/>
          <w:color w:val="auto"/>
        </w:rPr>
      </w:pPr>
      <w:r>
        <w:rPr>
          <w:rFonts w:hAnsi="Arial" w:hint="eastAsia"/>
          <w:color w:val="auto"/>
        </w:rPr>
        <w:t>C、波特率：9600 数据位：6  停止位：2 奇偶校验：有</w:t>
      </w:r>
    </w:p>
    <w:p w14:paraId="6F7D4A68" w14:textId="77777777" w:rsidR="0024427F" w:rsidRDefault="0063422A">
      <w:pPr>
        <w:pStyle w:val="Default"/>
        <w:spacing w:line="360" w:lineRule="auto"/>
        <w:rPr>
          <w:rFonts w:hAnsi="Arial"/>
          <w:color w:val="auto"/>
        </w:rPr>
      </w:pPr>
      <w:r>
        <w:rPr>
          <w:rFonts w:hAnsi="Arial" w:hint="eastAsia"/>
          <w:color w:val="auto"/>
        </w:rPr>
        <w:t>D、波特率：57600 数据位：6  停止位：1 奇偶校验：无</w:t>
      </w:r>
    </w:p>
    <w:p w14:paraId="349C6600" w14:textId="77777777" w:rsidR="0024427F" w:rsidRDefault="0063422A">
      <w:pPr>
        <w:pStyle w:val="Default"/>
        <w:spacing w:line="360" w:lineRule="auto"/>
        <w:rPr>
          <w:rFonts w:hAnsi="Arial"/>
          <w:color w:val="auto"/>
        </w:rPr>
      </w:pPr>
      <w:r>
        <w:rPr>
          <w:rFonts w:hAnsi="Arial" w:hint="eastAsia"/>
          <w:color w:val="auto"/>
        </w:rPr>
        <w:t>15、以下关于TCP/IP 体系结构的描述中，正确的是(    ) 。</w:t>
      </w:r>
    </w:p>
    <w:p w14:paraId="6F01EF54" w14:textId="77777777" w:rsidR="0024427F" w:rsidRDefault="0063422A">
      <w:pPr>
        <w:pStyle w:val="Default"/>
        <w:spacing w:line="360" w:lineRule="auto"/>
        <w:rPr>
          <w:rFonts w:hAnsi="Arial"/>
          <w:color w:val="auto"/>
        </w:rPr>
      </w:pPr>
      <w:r>
        <w:rPr>
          <w:rFonts w:hAnsi="Arial" w:hint="eastAsia"/>
          <w:color w:val="auto"/>
        </w:rPr>
        <w:t>A. TCP/IP提供无连接的网络服务，所以不适合话音和视频等流式业务</w:t>
      </w:r>
    </w:p>
    <w:p w14:paraId="384767D8" w14:textId="77777777" w:rsidR="0024427F" w:rsidRDefault="0063422A">
      <w:pPr>
        <w:pStyle w:val="Default"/>
        <w:spacing w:line="360" w:lineRule="auto"/>
        <w:rPr>
          <w:rFonts w:hAnsi="Arial"/>
          <w:color w:val="auto"/>
        </w:rPr>
      </w:pPr>
      <w:r>
        <w:rPr>
          <w:rFonts w:hAnsi="Arial" w:hint="eastAsia"/>
          <w:color w:val="auto"/>
        </w:rPr>
        <w:t>B. TCP/IP定义了OSI/RM的物理层和数据链路层</w:t>
      </w:r>
    </w:p>
    <w:p w14:paraId="2667ACE7" w14:textId="77777777" w:rsidR="0024427F" w:rsidRDefault="0063422A">
      <w:pPr>
        <w:pStyle w:val="Default"/>
        <w:spacing w:line="360" w:lineRule="auto"/>
        <w:rPr>
          <w:rFonts w:hAnsi="Arial"/>
          <w:color w:val="auto"/>
        </w:rPr>
      </w:pPr>
      <w:r>
        <w:rPr>
          <w:rFonts w:hAnsi="Arial" w:hint="eastAsia"/>
          <w:color w:val="auto"/>
        </w:rPr>
        <w:t>C. 在TCP/IP体系结构中，一个功能层可以有多个协议协同工作</w:t>
      </w:r>
    </w:p>
    <w:p w14:paraId="7260CED1" w14:textId="77777777" w:rsidR="0024427F" w:rsidRDefault="0063422A">
      <w:pPr>
        <w:pStyle w:val="Default"/>
        <w:spacing w:line="360" w:lineRule="auto"/>
        <w:rPr>
          <w:rFonts w:hAnsi="Arial"/>
          <w:color w:val="auto"/>
        </w:rPr>
      </w:pPr>
      <w:r>
        <w:rPr>
          <w:rFonts w:hAnsi="Arial" w:hint="eastAsia"/>
          <w:color w:val="auto"/>
        </w:rPr>
        <w:t>D. TCP/IP体系结构的应用层相当于OSI/RM的应用层和表示层</w:t>
      </w:r>
    </w:p>
    <w:p w14:paraId="06EB0AE9" w14:textId="77777777" w:rsidR="0024427F" w:rsidRDefault="0063422A">
      <w:pPr>
        <w:pStyle w:val="Default"/>
        <w:spacing w:line="360" w:lineRule="auto"/>
        <w:rPr>
          <w:rFonts w:hAnsi="Arial"/>
          <w:color w:val="auto"/>
        </w:rPr>
      </w:pPr>
      <w:r>
        <w:rPr>
          <w:rFonts w:hAnsi="Arial" w:hint="eastAsia"/>
          <w:color w:val="auto"/>
        </w:rPr>
        <w:t xml:space="preserve">16、在路由器里正确添加静态路由的命令是: (     )  </w:t>
      </w:r>
    </w:p>
    <w:p w14:paraId="020E3E2D" w14:textId="77777777" w:rsidR="0024427F" w:rsidRDefault="0063422A">
      <w:pPr>
        <w:pStyle w:val="Default"/>
        <w:spacing w:line="360" w:lineRule="auto"/>
        <w:rPr>
          <w:rFonts w:hAnsi="Arial"/>
          <w:color w:val="auto"/>
        </w:rPr>
      </w:pPr>
      <w:r>
        <w:rPr>
          <w:rFonts w:hAnsi="Arial" w:hint="eastAsia"/>
          <w:color w:val="auto"/>
        </w:rPr>
        <w:lastRenderedPageBreak/>
        <w:t xml:space="preserve">A、Red-giant(config)#ip route 192.168.5.0 255.255.255.0 serial 0 </w:t>
      </w:r>
    </w:p>
    <w:p w14:paraId="7773FA4B" w14:textId="77777777" w:rsidR="0024427F" w:rsidRDefault="0063422A">
      <w:pPr>
        <w:pStyle w:val="Default"/>
        <w:spacing w:line="360" w:lineRule="auto"/>
        <w:rPr>
          <w:rFonts w:hAnsi="Arial"/>
          <w:color w:val="auto"/>
        </w:rPr>
      </w:pPr>
      <w:r>
        <w:rPr>
          <w:rFonts w:hAnsi="Arial" w:hint="eastAsia"/>
          <w:color w:val="auto"/>
        </w:rPr>
        <w:t xml:space="preserve">B、Red-giant#ip route 192.168.1.1 255.255.255.0 10.0.0.1  </w:t>
      </w:r>
    </w:p>
    <w:p w14:paraId="3756070F" w14:textId="77777777" w:rsidR="0024427F" w:rsidRDefault="0063422A">
      <w:pPr>
        <w:pStyle w:val="Default"/>
        <w:spacing w:line="360" w:lineRule="auto"/>
        <w:rPr>
          <w:rFonts w:hAnsi="Arial"/>
          <w:color w:val="auto"/>
        </w:rPr>
      </w:pPr>
      <w:r>
        <w:rPr>
          <w:rFonts w:hAnsi="Arial" w:hint="eastAsia"/>
          <w:color w:val="auto"/>
        </w:rPr>
        <w:t xml:space="preserve">C、Red-giant(config)#route add 172.16.5.1 255.255.255.0 192.168.1.1 </w:t>
      </w:r>
    </w:p>
    <w:p w14:paraId="7A59A5EF" w14:textId="77777777" w:rsidR="0024427F" w:rsidRDefault="0063422A">
      <w:pPr>
        <w:pStyle w:val="Default"/>
        <w:spacing w:line="360" w:lineRule="auto"/>
        <w:rPr>
          <w:rFonts w:hAnsi="Arial"/>
          <w:color w:val="auto"/>
        </w:rPr>
      </w:pPr>
      <w:r>
        <w:rPr>
          <w:rFonts w:hAnsi="Arial" w:hint="eastAsia"/>
          <w:color w:val="auto"/>
        </w:rPr>
        <w:t xml:space="preserve">D、Red-giant(config)#route add 0.0.0.0 255.255.255.0 192.168.1.0 </w:t>
      </w:r>
    </w:p>
    <w:p w14:paraId="5C3FB9B5" w14:textId="77777777" w:rsidR="0024427F" w:rsidRDefault="0063422A">
      <w:pPr>
        <w:pStyle w:val="Default"/>
        <w:spacing w:line="360" w:lineRule="auto"/>
        <w:rPr>
          <w:rFonts w:hAnsi="Arial"/>
          <w:color w:val="auto"/>
        </w:rPr>
      </w:pPr>
      <w:r>
        <w:rPr>
          <w:rFonts w:hAnsi="Arial" w:hint="eastAsia"/>
          <w:color w:val="auto"/>
        </w:rPr>
        <w:t>17、在Windows 中，可以提供WWW服务的软件是(    ) 。</w:t>
      </w:r>
    </w:p>
    <w:p w14:paraId="13C44693" w14:textId="77777777" w:rsidR="0024427F" w:rsidRDefault="0063422A">
      <w:pPr>
        <w:pStyle w:val="Default"/>
        <w:spacing w:line="360" w:lineRule="auto"/>
        <w:rPr>
          <w:rFonts w:hAnsi="Arial"/>
          <w:color w:val="auto"/>
        </w:rPr>
        <w:pPrChange w:id="4614" w:author="yunwei01" w:date="2017-08-03T18:05:00Z">
          <w:pPr>
            <w:pStyle w:val="Default"/>
            <w:spacing w:line="360" w:lineRule="auto"/>
            <w:outlineLvl w:val="0"/>
          </w:pPr>
        </w:pPrChange>
      </w:pPr>
      <w:bookmarkStart w:id="4615" w:name="_Toc489545398"/>
      <w:bookmarkStart w:id="4616" w:name="_Toc489546850"/>
      <w:r>
        <w:rPr>
          <w:rFonts w:hAnsi="Arial"/>
          <w:color w:val="auto"/>
        </w:rPr>
        <w:t>A. IIS B. ISA C. ISP  D. ASP</w:t>
      </w:r>
      <w:bookmarkEnd w:id="4615"/>
      <w:bookmarkEnd w:id="4616"/>
      <w:r>
        <w:rPr>
          <w:rFonts w:hAnsi="Arial"/>
          <w:color w:val="auto"/>
        </w:rPr>
        <w:t xml:space="preserve"> </w:t>
      </w:r>
    </w:p>
    <w:p w14:paraId="6BD42581" w14:textId="77777777" w:rsidR="0024427F" w:rsidRDefault="0063422A">
      <w:pPr>
        <w:pStyle w:val="Default"/>
        <w:spacing w:line="360" w:lineRule="auto"/>
        <w:jc w:val="center"/>
        <w:rPr>
          <w:sz w:val="44"/>
          <w:szCs w:val="44"/>
        </w:rPr>
      </w:pPr>
      <w:r>
        <w:rPr>
          <w:rFonts w:hint="eastAsia"/>
          <w:sz w:val="44"/>
          <w:szCs w:val="44"/>
        </w:rPr>
        <w:t>培训考题答案</w:t>
      </w:r>
    </w:p>
    <w:p w14:paraId="44AFB73B" w14:textId="77777777" w:rsidR="0024427F" w:rsidRDefault="0063422A">
      <w:pPr>
        <w:pStyle w:val="Default"/>
        <w:spacing w:line="360" w:lineRule="auto"/>
        <w:rPr>
          <w:rFonts w:hAnsi="Arial"/>
          <w:color w:val="auto"/>
        </w:rPr>
        <w:pPrChange w:id="4617" w:author="yunwei01" w:date="2017-08-03T18:05:00Z">
          <w:pPr>
            <w:pStyle w:val="Default"/>
            <w:spacing w:line="360" w:lineRule="auto"/>
            <w:outlineLvl w:val="0"/>
          </w:pPr>
        </w:pPrChange>
      </w:pPr>
      <w:bookmarkStart w:id="4618" w:name="_Toc489545399"/>
      <w:bookmarkStart w:id="4619" w:name="_Toc489546851"/>
      <w:r>
        <w:rPr>
          <w:rFonts w:hAnsi="Arial" w:hint="eastAsia"/>
          <w:color w:val="auto"/>
        </w:rPr>
        <w:t>一、填空题</w:t>
      </w:r>
      <w:bookmarkEnd w:id="4618"/>
      <w:bookmarkEnd w:id="4619"/>
    </w:p>
    <w:p w14:paraId="5A4D96BD" w14:textId="2CF78628" w:rsidR="0024427F" w:rsidRDefault="0063422A">
      <w:pPr>
        <w:pStyle w:val="Default"/>
        <w:spacing w:line="360" w:lineRule="auto"/>
        <w:rPr>
          <w:rFonts w:hAnsi="Arial"/>
          <w:color w:val="auto"/>
        </w:rPr>
      </w:pPr>
      <w:r>
        <w:rPr>
          <w:rFonts w:hAnsi="Arial" w:hint="eastAsia"/>
          <w:color w:val="auto"/>
        </w:rPr>
        <w:t>1、资源共享、信息交换、分布式管理</w:t>
      </w:r>
      <w:r w:rsidR="001046C6">
        <w:rPr>
          <w:rFonts w:hAnsi="Arial" w:hint="eastAsia"/>
          <w:color w:val="auto"/>
        </w:rPr>
        <w:t xml:space="preserve">   </w:t>
      </w:r>
      <w:r>
        <w:rPr>
          <w:rFonts w:hAnsi="Arial" w:hint="eastAsia"/>
          <w:color w:val="auto"/>
        </w:rPr>
        <w:t>2、服务器/客户机</w:t>
      </w:r>
    </w:p>
    <w:p w14:paraId="457C80F6" w14:textId="6286B432" w:rsidR="0024427F" w:rsidRDefault="0063422A">
      <w:pPr>
        <w:pStyle w:val="Default"/>
        <w:spacing w:line="360" w:lineRule="auto"/>
        <w:rPr>
          <w:rFonts w:hAnsi="Arial"/>
          <w:color w:val="auto"/>
        </w:rPr>
      </w:pPr>
      <w:r>
        <w:rPr>
          <w:rFonts w:hAnsi="Arial" w:hint="eastAsia"/>
          <w:color w:val="auto"/>
        </w:rPr>
        <w:t>3、STP</w:t>
      </w:r>
      <w:r w:rsidR="001046C6">
        <w:rPr>
          <w:rFonts w:hAnsi="Arial" w:hint="eastAsia"/>
          <w:color w:val="auto"/>
        </w:rPr>
        <w:t xml:space="preserve">       </w:t>
      </w:r>
      <w:r>
        <w:rPr>
          <w:rFonts w:hAnsi="Arial" w:hint="eastAsia"/>
          <w:color w:val="auto"/>
        </w:rPr>
        <w:t>4、MAC</w:t>
      </w:r>
      <w:r w:rsidR="001046C6">
        <w:rPr>
          <w:rFonts w:hAnsi="Arial" w:hint="eastAsia"/>
          <w:color w:val="auto"/>
        </w:rPr>
        <w:t xml:space="preserve">       </w:t>
      </w:r>
      <w:r>
        <w:rPr>
          <w:rFonts w:hAnsi="Arial" w:hint="eastAsia"/>
          <w:color w:val="auto"/>
        </w:rPr>
        <w:t>5、192.168.4.8</w:t>
      </w:r>
      <w:r w:rsidR="001046C6">
        <w:rPr>
          <w:rFonts w:hAnsi="Arial" w:hint="eastAsia"/>
          <w:color w:val="auto"/>
        </w:rPr>
        <w:t xml:space="preserve">       </w:t>
      </w:r>
      <w:r>
        <w:rPr>
          <w:rFonts w:hAnsi="Arial" w:hint="eastAsia"/>
          <w:color w:val="auto"/>
        </w:rPr>
        <w:t>6、开放式最短路径</w:t>
      </w:r>
      <w:r w:rsidR="001046C6">
        <w:rPr>
          <w:rFonts w:hAnsi="Arial" w:hint="eastAsia"/>
          <w:color w:val="auto"/>
        </w:rPr>
        <w:t xml:space="preserve">       </w:t>
      </w:r>
      <w:r>
        <w:rPr>
          <w:rFonts w:hAnsi="Arial" w:hint="eastAsia"/>
          <w:color w:val="auto"/>
        </w:rPr>
        <w:t>7、1</w:t>
      </w:r>
    </w:p>
    <w:p w14:paraId="546C49F0" w14:textId="77777777" w:rsidR="0024427F" w:rsidRDefault="0063422A">
      <w:pPr>
        <w:pStyle w:val="Default"/>
        <w:spacing w:line="360" w:lineRule="auto"/>
        <w:rPr>
          <w:rFonts w:hAnsi="Arial"/>
          <w:color w:val="auto"/>
        </w:rPr>
        <w:pPrChange w:id="4620" w:author="yunwei01" w:date="2017-08-03T18:05:00Z">
          <w:pPr>
            <w:pStyle w:val="Default"/>
            <w:spacing w:line="360" w:lineRule="auto"/>
            <w:outlineLvl w:val="0"/>
          </w:pPr>
        </w:pPrChange>
      </w:pPr>
      <w:bookmarkStart w:id="4621" w:name="_Toc489545400"/>
      <w:bookmarkStart w:id="4622" w:name="_Toc489546852"/>
      <w:r>
        <w:rPr>
          <w:rFonts w:hAnsi="Arial" w:hint="eastAsia"/>
          <w:color w:val="auto"/>
        </w:rPr>
        <w:t>二、选择题</w:t>
      </w:r>
      <w:bookmarkEnd w:id="4621"/>
      <w:bookmarkEnd w:id="4622"/>
    </w:p>
    <w:p w14:paraId="595D5D98" w14:textId="64BBBC73" w:rsidR="0024427F" w:rsidRDefault="0063422A">
      <w:pPr>
        <w:pStyle w:val="Default"/>
        <w:spacing w:line="360" w:lineRule="auto"/>
        <w:rPr>
          <w:rFonts w:hAnsi="Arial"/>
          <w:color w:val="auto"/>
        </w:rPr>
      </w:pPr>
      <w:r>
        <w:rPr>
          <w:rFonts w:hAnsi="Arial" w:hint="eastAsia"/>
          <w:color w:val="auto"/>
        </w:rPr>
        <w:t>1、</w:t>
      </w:r>
      <w:r w:rsidR="001046C6">
        <w:rPr>
          <w:rFonts w:hAnsi="Arial" w:hint="eastAsia"/>
          <w:color w:val="auto"/>
        </w:rPr>
        <w:t xml:space="preserve">D   </w:t>
      </w:r>
      <w:r>
        <w:rPr>
          <w:rFonts w:hAnsi="Arial" w:hint="eastAsia"/>
          <w:color w:val="auto"/>
        </w:rPr>
        <w:t>2、</w:t>
      </w:r>
      <w:r w:rsidR="001046C6">
        <w:rPr>
          <w:rFonts w:hAnsi="Arial" w:hint="eastAsia"/>
          <w:color w:val="auto"/>
        </w:rPr>
        <w:t xml:space="preserve">C </w:t>
      </w:r>
      <w:r>
        <w:rPr>
          <w:rFonts w:hAnsi="Arial" w:hint="eastAsia"/>
          <w:color w:val="auto"/>
        </w:rPr>
        <w:t xml:space="preserve">  3、</w:t>
      </w:r>
      <w:r w:rsidR="001046C6">
        <w:rPr>
          <w:rFonts w:hAnsi="Arial" w:hint="eastAsia"/>
          <w:color w:val="auto"/>
        </w:rPr>
        <w:t xml:space="preserve">D </w:t>
      </w:r>
      <w:r>
        <w:rPr>
          <w:rFonts w:hAnsi="Arial" w:hint="eastAsia"/>
          <w:color w:val="auto"/>
        </w:rPr>
        <w:t xml:space="preserve">  4、</w:t>
      </w:r>
      <w:r w:rsidR="001046C6">
        <w:rPr>
          <w:rFonts w:hAnsi="Arial" w:hint="eastAsia"/>
          <w:color w:val="auto"/>
        </w:rPr>
        <w:t xml:space="preserve">A </w:t>
      </w:r>
      <w:r>
        <w:rPr>
          <w:rFonts w:hAnsi="Arial" w:hint="eastAsia"/>
          <w:color w:val="auto"/>
        </w:rPr>
        <w:t xml:space="preserve">  5、</w:t>
      </w:r>
      <w:r w:rsidR="001046C6">
        <w:rPr>
          <w:rFonts w:hAnsi="Arial" w:hint="eastAsia"/>
          <w:color w:val="auto"/>
        </w:rPr>
        <w:t xml:space="preserve">B </w:t>
      </w:r>
      <w:r>
        <w:rPr>
          <w:rFonts w:hAnsi="Arial" w:hint="eastAsia"/>
          <w:color w:val="auto"/>
        </w:rPr>
        <w:t xml:space="preserve">  6、</w:t>
      </w:r>
      <w:r w:rsidR="001046C6">
        <w:rPr>
          <w:rFonts w:hAnsi="Arial" w:hint="eastAsia"/>
          <w:color w:val="auto"/>
        </w:rPr>
        <w:t xml:space="preserve">C </w:t>
      </w:r>
      <w:r>
        <w:rPr>
          <w:rFonts w:hAnsi="Arial" w:hint="eastAsia"/>
          <w:color w:val="auto"/>
        </w:rPr>
        <w:t xml:space="preserve">  7、</w:t>
      </w:r>
      <w:r w:rsidR="001046C6">
        <w:rPr>
          <w:rFonts w:hAnsi="Arial" w:hint="eastAsia"/>
          <w:color w:val="auto"/>
        </w:rPr>
        <w:t xml:space="preserve">D  </w:t>
      </w:r>
      <w:r>
        <w:rPr>
          <w:rFonts w:hAnsi="Arial" w:hint="eastAsia"/>
          <w:color w:val="auto"/>
        </w:rPr>
        <w:t xml:space="preserve"> 8、</w:t>
      </w:r>
      <w:r w:rsidR="001046C6">
        <w:rPr>
          <w:rFonts w:hAnsi="Arial" w:hint="eastAsia"/>
          <w:color w:val="auto"/>
        </w:rPr>
        <w:t xml:space="preserve">C </w:t>
      </w:r>
      <w:r>
        <w:rPr>
          <w:rFonts w:hAnsi="Arial" w:hint="eastAsia"/>
          <w:color w:val="auto"/>
        </w:rPr>
        <w:t xml:space="preserve">  9、</w:t>
      </w:r>
      <w:r w:rsidR="001046C6">
        <w:rPr>
          <w:rFonts w:hAnsi="Arial" w:hint="eastAsia"/>
          <w:color w:val="auto"/>
        </w:rPr>
        <w:t xml:space="preserve">D  </w:t>
      </w:r>
      <w:r>
        <w:rPr>
          <w:rFonts w:hAnsi="Arial" w:hint="eastAsia"/>
          <w:color w:val="auto"/>
        </w:rPr>
        <w:t xml:space="preserve"> 10、</w:t>
      </w:r>
      <w:r w:rsidR="001046C6">
        <w:rPr>
          <w:rFonts w:hAnsi="Arial" w:hint="eastAsia"/>
          <w:color w:val="auto"/>
        </w:rPr>
        <w:t xml:space="preserve">B  </w:t>
      </w:r>
      <w:r>
        <w:rPr>
          <w:rFonts w:hAnsi="Arial" w:hint="eastAsia"/>
          <w:color w:val="auto"/>
        </w:rPr>
        <w:t xml:space="preserve"> </w:t>
      </w:r>
      <w:r w:rsidR="001046C6">
        <w:rPr>
          <w:rFonts w:hAnsi="Arial"/>
          <w:color w:val="auto"/>
        </w:rPr>
        <w:br/>
      </w:r>
      <w:r>
        <w:rPr>
          <w:rFonts w:hAnsi="Arial" w:hint="eastAsia"/>
          <w:color w:val="auto"/>
        </w:rPr>
        <w:t>11、</w:t>
      </w:r>
      <w:r w:rsidR="001046C6">
        <w:rPr>
          <w:rFonts w:hAnsi="Arial" w:hint="eastAsia"/>
          <w:color w:val="auto"/>
        </w:rPr>
        <w:t xml:space="preserve">C </w:t>
      </w:r>
      <w:r>
        <w:rPr>
          <w:rFonts w:hAnsi="Arial" w:hint="eastAsia"/>
          <w:color w:val="auto"/>
        </w:rPr>
        <w:t xml:space="preserve">  12、</w:t>
      </w:r>
      <w:r w:rsidR="001046C6">
        <w:rPr>
          <w:rFonts w:hAnsi="Arial" w:hint="eastAsia"/>
          <w:color w:val="auto"/>
        </w:rPr>
        <w:t xml:space="preserve">A </w:t>
      </w:r>
      <w:r>
        <w:rPr>
          <w:rFonts w:hAnsi="Arial" w:hint="eastAsia"/>
          <w:color w:val="auto"/>
        </w:rPr>
        <w:t xml:space="preserve">  13、</w:t>
      </w:r>
      <w:r w:rsidR="001046C6">
        <w:rPr>
          <w:rFonts w:hAnsi="Arial" w:hint="eastAsia"/>
          <w:color w:val="auto"/>
        </w:rPr>
        <w:t xml:space="preserve">B  </w:t>
      </w:r>
      <w:r>
        <w:rPr>
          <w:rFonts w:hAnsi="Arial" w:hint="eastAsia"/>
          <w:color w:val="auto"/>
        </w:rPr>
        <w:t xml:space="preserve"> 14、</w:t>
      </w:r>
      <w:r w:rsidR="001046C6">
        <w:rPr>
          <w:rFonts w:hAnsi="Arial" w:hint="eastAsia"/>
          <w:color w:val="auto"/>
        </w:rPr>
        <w:t xml:space="preserve">A </w:t>
      </w:r>
      <w:r>
        <w:rPr>
          <w:rFonts w:hAnsi="Arial" w:hint="eastAsia"/>
          <w:color w:val="auto"/>
        </w:rPr>
        <w:t xml:space="preserve">  15、</w:t>
      </w:r>
      <w:r w:rsidR="001046C6">
        <w:rPr>
          <w:rFonts w:hAnsi="Arial" w:hint="eastAsia"/>
          <w:color w:val="auto"/>
        </w:rPr>
        <w:t xml:space="preserve">C  </w:t>
      </w:r>
      <w:r>
        <w:rPr>
          <w:rFonts w:hAnsi="Arial" w:hint="eastAsia"/>
          <w:color w:val="auto"/>
        </w:rPr>
        <w:t xml:space="preserve"> 16、</w:t>
      </w:r>
      <w:r w:rsidR="001046C6">
        <w:rPr>
          <w:rFonts w:hAnsi="Arial" w:hint="eastAsia"/>
          <w:color w:val="auto"/>
        </w:rPr>
        <w:t xml:space="preserve">A </w:t>
      </w:r>
      <w:r>
        <w:rPr>
          <w:rFonts w:hAnsi="Arial" w:hint="eastAsia"/>
          <w:color w:val="auto"/>
        </w:rPr>
        <w:t xml:space="preserve">  17、A</w:t>
      </w:r>
    </w:p>
    <w:p w14:paraId="6DDC6F27" w14:textId="1944BAFC" w:rsidR="001F132D" w:rsidRDefault="001F132D">
      <w:pPr>
        <w:pStyle w:val="Default"/>
        <w:spacing w:line="360" w:lineRule="auto"/>
        <w:jc w:val="center"/>
        <w:rPr>
          <w:ins w:id="4623" w:author="yunwei01" w:date="2017-08-04T10:39:00Z"/>
          <w:sz w:val="44"/>
          <w:szCs w:val="44"/>
        </w:rPr>
      </w:pPr>
      <w:ins w:id="4624" w:author="yunwei01" w:date="2017-08-04T10:39:00Z">
        <w:r>
          <w:rPr>
            <w:sz w:val="44"/>
            <w:szCs w:val="44"/>
          </w:rPr>
          <w:br w:type="page"/>
        </w:r>
      </w:ins>
    </w:p>
    <w:p w14:paraId="7CC61BC0" w14:textId="57239C85" w:rsidR="0024427F" w:rsidDel="001F132D" w:rsidRDefault="0024427F">
      <w:pPr>
        <w:pStyle w:val="Default"/>
        <w:spacing w:line="360" w:lineRule="auto"/>
        <w:jc w:val="center"/>
        <w:rPr>
          <w:del w:id="4625" w:author="yunwei01" w:date="2017-08-04T10:39:00Z"/>
          <w:sz w:val="44"/>
          <w:szCs w:val="44"/>
        </w:rPr>
      </w:pPr>
      <w:bookmarkStart w:id="4626" w:name="_Toc489607286"/>
      <w:bookmarkEnd w:id="4626"/>
    </w:p>
    <w:p w14:paraId="3CA10A54" w14:textId="0C387941" w:rsidR="0024427F" w:rsidDel="001F132D" w:rsidRDefault="0024427F">
      <w:pPr>
        <w:pStyle w:val="Default"/>
        <w:spacing w:line="360" w:lineRule="auto"/>
        <w:jc w:val="center"/>
        <w:rPr>
          <w:del w:id="4627" w:author="yunwei01" w:date="2017-08-04T10:39:00Z"/>
          <w:sz w:val="44"/>
          <w:szCs w:val="44"/>
        </w:rPr>
      </w:pPr>
      <w:bookmarkStart w:id="4628" w:name="_Toc489607287"/>
      <w:bookmarkEnd w:id="4628"/>
    </w:p>
    <w:p w14:paraId="5135F638" w14:textId="6D906B68" w:rsidR="0024427F" w:rsidDel="001F132D" w:rsidRDefault="0024427F">
      <w:pPr>
        <w:pStyle w:val="Default"/>
        <w:spacing w:line="360" w:lineRule="auto"/>
        <w:jc w:val="center"/>
        <w:rPr>
          <w:del w:id="4629" w:author="yunwei01" w:date="2017-08-04T10:39:00Z"/>
          <w:sz w:val="44"/>
          <w:szCs w:val="44"/>
        </w:rPr>
      </w:pPr>
      <w:bookmarkStart w:id="4630" w:name="_Toc489607288"/>
      <w:bookmarkEnd w:id="4630"/>
    </w:p>
    <w:p w14:paraId="3F1DB02D" w14:textId="1580B4A6" w:rsidR="0024427F" w:rsidRDefault="0063422A">
      <w:pPr>
        <w:pStyle w:val="3"/>
        <w:rPr>
          <w:sz w:val="44"/>
          <w:szCs w:val="44"/>
        </w:rPr>
      </w:pPr>
      <w:bookmarkStart w:id="4631" w:name="_Toc428792669"/>
      <w:bookmarkStart w:id="4632" w:name="_Toc489545401"/>
      <w:bookmarkStart w:id="4633" w:name="_Toc489546853"/>
      <w:bookmarkStart w:id="4634" w:name="_Toc489547189"/>
      <w:bookmarkStart w:id="4635" w:name="_Toc489548065"/>
      <w:bookmarkStart w:id="4636" w:name="_Toc489607289"/>
      <w:r>
        <w:rPr>
          <w:rFonts w:hint="eastAsia"/>
        </w:rPr>
        <w:t>附录</w:t>
      </w:r>
      <w:r>
        <w:t>34</w:t>
      </w:r>
      <w:r>
        <w:rPr>
          <w:rFonts w:hint="eastAsia"/>
        </w:rPr>
        <w:t>：培训考核记录表</w:t>
      </w:r>
      <w:bookmarkEnd w:id="4631"/>
      <w:bookmarkEnd w:id="4632"/>
      <w:bookmarkEnd w:id="4633"/>
      <w:bookmarkEnd w:id="4634"/>
      <w:bookmarkEnd w:id="4635"/>
      <w:bookmarkEnd w:id="4636"/>
    </w:p>
    <w:p w14:paraId="70FC7800" w14:textId="77777777" w:rsidR="0024427F" w:rsidRDefault="0024427F">
      <w:pPr>
        <w:pStyle w:val="Default"/>
        <w:spacing w:line="360" w:lineRule="auto"/>
        <w:jc w:val="center"/>
        <w:rPr>
          <w:sz w:val="44"/>
          <w:szCs w:val="44"/>
        </w:rPr>
      </w:pPr>
    </w:p>
    <w:p w14:paraId="2094870C" w14:textId="09E288AE" w:rsidR="0024427F" w:rsidRDefault="00543823">
      <w:pPr>
        <w:pStyle w:val="Default"/>
        <w:spacing w:line="360" w:lineRule="auto"/>
        <w:jc w:val="center"/>
        <w:rPr>
          <w:sz w:val="44"/>
          <w:szCs w:val="44"/>
        </w:rPr>
        <w:pPrChange w:id="4637" w:author="yunwei01" w:date="2017-08-03T18:05:00Z">
          <w:pPr>
            <w:pStyle w:val="Default"/>
            <w:spacing w:line="360" w:lineRule="auto"/>
            <w:jc w:val="center"/>
            <w:outlineLvl w:val="0"/>
          </w:pPr>
        </w:pPrChange>
      </w:pPr>
      <w:del w:id="4638" w:author="yunwei01" w:date="2017-08-02T14:22:00Z">
        <w:r w:rsidDel="00A97AE9">
          <w:rPr>
            <w:rFonts w:hint="eastAsia"/>
            <w:sz w:val="44"/>
            <w:szCs w:val="44"/>
          </w:rPr>
          <w:delText>AAAAA</w:delText>
        </w:r>
      </w:del>
      <w:bookmarkStart w:id="4639" w:name="_Toc489545402"/>
      <w:bookmarkStart w:id="4640" w:name="_Toc489546854"/>
      <w:ins w:id="4641" w:author="yunwei01" w:date="2017-08-02T14:22:00Z">
        <w:r w:rsidR="00A97AE9">
          <w:rPr>
            <w:rFonts w:hint="eastAsia"/>
            <w:sz w:val="44"/>
            <w:szCs w:val="44"/>
          </w:rPr>
          <w:t>资鼎(上海)互联网金融信息服务有限</w:t>
        </w:r>
      </w:ins>
      <w:del w:id="4642" w:author="yunwei01" w:date="2017-08-02T14:38:00Z">
        <w:r w:rsidDel="004C1B14">
          <w:rPr>
            <w:rFonts w:hint="eastAsia"/>
            <w:sz w:val="44"/>
            <w:szCs w:val="44"/>
          </w:rPr>
          <w:delText>公司</w:delText>
        </w:r>
      </w:del>
      <w:ins w:id="4643" w:author="yunwei01" w:date="2017-08-02T14:38:00Z">
        <w:r w:rsidR="004C1B14">
          <w:rPr>
            <w:rFonts w:hint="eastAsia"/>
            <w:sz w:val="44"/>
            <w:szCs w:val="44"/>
          </w:rPr>
          <w:t>公司</w:t>
        </w:r>
      </w:ins>
      <w:bookmarkEnd w:id="4639"/>
      <w:bookmarkEnd w:id="4640"/>
    </w:p>
    <w:p w14:paraId="7D0D9253" w14:textId="77777777" w:rsidR="0024427F" w:rsidRDefault="0063422A" w:rsidP="002D50FF">
      <w:pPr>
        <w:pStyle w:val="Default"/>
        <w:spacing w:line="360" w:lineRule="auto"/>
        <w:jc w:val="center"/>
        <w:rPr>
          <w:sz w:val="44"/>
          <w:szCs w:val="44"/>
        </w:rPr>
      </w:pPr>
      <w:r>
        <w:rPr>
          <w:rFonts w:hint="eastAsia"/>
          <w:sz w:val="44"/>
          <w:szCs w:val="44"/>
        </w:rPr>
        <w:t>培训考核记录表</w:t>
      </w:r>
    </w:p>
    <w:tbl>
      <w:tblPr>
        <w:tblW w:w="8217" w:type="dxa"/>
        <w:tblLayout w:type="fixed"/>
        <w:tblLook w:val="04A0" w:firstRow="1" w:lastRow="0" w:firstColumn="1" w:lastColumn="0" w:noHBand="0" w:noVBand="1"/>
      </w:tblPr>
      <w:tblGrid>
        <w:gridCol w:w="1229"/>
        <w:gridCol w:w="1318"/>
        <w:gridCol w:w="1242"/>
        <w:gridCol w:w="1429"/>
        <w:gridCol w:w="1429"/>
        <w:gridCol w:w="1570"/>
      </w:tblGrid>
      <w:tr w:rsidR="0024427F" w14:paraId="5C21EA1D" w14:textId="77777777">
        <w:trPr>
          <w:trHeight w:val="270"/>
        </w:trPr>
        <w:tc>
          <w:tcPr>
            <w:tcW w:w="8217" w:type="dxa"/>
            <w:gridSpan w:val="6"/>
            <w:tcBorders>
              <w:top w:val="single" w:sz="4" w:space="0" w:color="auto"/>
              <w:left w:val="single" w:sz="4" w:space="0" w:color="auto"/>
              <w:bottom w:val="single" w:sz="4" w:space="0" w:color="auto"/>
              <w:right w:val="single" w:sz="4" w:space="0" w:color="auto"/>
            </w:tcBorders>
            <w:vAlign w:val="bottom"/>
          </w:tcPr>
          <w:p w14:paraId="0CB3787C"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培训考核记录表</w:t>
            </w:r>
          </w:p>
        </w:tc>
      </w:tr>
      <w:tr w:rsidR="0024427F" w14:paraId="1DD7688F" w14:textId="77777777">
        <w:trPr>
          <w:trHeight w:val="270"/>
        </w:trPr>
        <w:tc>
          <w:tcPr>
            <w:tcW w:w="1229" w:type="dxa"/>
            <w:tcBorders>
              <w:top w:val="nil"/>
              <w:left w:val="single" w:sz="4" w:space="0" w:color="auto"/>
              <w:bottom w:val="single" w:sz="4" w:space="0" w:color="auto"/>
              <w:right w:val="single" w:sz="4" w:space="0" w:color="auto"/>
            </w:tcBorders>
            <w:vAlign w:val="bottom"/>
          </w:tcPr>
          <w:p w14:paraId="1C1F35C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培训日期</w:t>
            </w:r>
          </w:p>
        </w:tc>
        <w:tc>
          <w:tcPr>
            <w:tcW w:w="1318" w:type="dxa"/>
            <w:tcBorders>
              <w:top w:val="nil"/>
              <w:left w:val="nil"/>
              <w:bottom w:val="single" w:sz="4" w:space="0" w:color="auto"/>
              <w:right w:val="single" w:sz="4" w:space="0" w:color="auto"/>
            </w:tcBorders>
            <w:vAlign w:val="bottom"/>
          </w:tcPr>
          <w:p w14:paraId="745FB61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16D9682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培训地点</w:t>
            </w:r>
          </w:p>
        </w:tc>
        <w:tc>
          <w:tcPr>
            <w:tcW w:w="1429" w:type="dxa"/>
            <w:tcBorders>
              <w:top w:val="nil"/>
              <w:left w:val="nil"/>
              <w:bottom w:val="single" w:sz="4" w:space="0" w:color="auto"/>
              <w:right w:val="single" w:sz="4" w:space="0" w:color="auto"/>
            </w:tcBorders>
            <w:vAlign w:val="bottom"/>
          </w:tcPr>
          <w:p w14:paraId="2D7E355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5DD0AD1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培训方式</w:t>
            </w:r>
          </w:p>
        </w:tc>
        <w:tc>
          <w:tcPr>
            <w:tcW w:w="1570" w:type="dxa"/>
            <w:tcBorders>
              <w:top w:val="nil"/>
              <w:left w:val="nil"/>
              <w:bottom w:val="single" w:sz="4" w:space="0" w:color="auto"/>
              <w:right w:val="single" w:sz="4" w:space="0" w:color="auto"/>
            </w:tcBorders>
            <w:vAlign w:val="bottom"/>
          </w:tcPr>
          <w:p w14:paraId="298CE91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613F960B" w14:textId="77777777">
        <w:trPr>
          <w:trHeight w:val="270"/>
        </w:trPr>
        <w:tc>
          <w:tcPr>
            <w:tcW w:w="1229" w:type="dxa"/>
            <w:tcBorders>
              <w:top w:val="nil"/>
              <w:left w:val="single" w:sz="4" w:space="0" w:color="auto"/>
              <w:bottom w:val="single" w:sz="4" w:space="0" w:color="auto"/>
              <w:right w:val="single" w:sz="4" w:space="0" w:color="auto"/>
            </w:tcBorders>
            <w:vAlign w:val="bottom"/>
          </w:tcPr>
          <w:p w14:paraId="6BD2EED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组织单位</w:t>
            </w:r>
          </w:p>
        </w:tc>
        <w:tc>
          <w:tcPr>
            <w:tcW w:w="1318" w:type="dxa"/>
            <w:tcBorders>
              <w:top w:val="nil"/>
              <w:left w:val="nil"/>
              <w:bottom w:val="single" w:sz="4" w:space="0" w:color="auto"/>
              <w:right w:val="single" w:sz="4" w:space="0" w:color="auto"/>
            </w:tcBorders>
            <w:vAlign w:val="bottom"/>
          </w:tcPr>
          <w:p w14:paraId="1620C2F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01E414B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授课人</w:t>
            </w:r>
          </w:p>
        </w:tc>
        <w:tc>
          <w:tcPr>
            <w:tcW w:w="1429" w:type="dxa"/>
            <w:tcBorders>
              <w:top w:val="nil"/>
              <w:left w:val="nil"/>
              <w:bottom w:val="single" w:sz="4" w:space="0" w:color="auto"/>
              <w:right w:val="single" w:sz="4" w:space="0" w:color="auto"/>
            </w:tcBorders>
            <w:vAlign w:val="bottom"/>
          </w:tcPr>
          <w:p w14:paraId="25FC411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5959220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培训人数</w:t>
            </w:r>
          </w:p>
        </w:tc>
        <w:tc>
          <w:tcPr>
            <w:tcW w:w="1570" w:type="dxa"/>
            <w:tcBorders>
              <w:top w:val="nil"/>
              <w:left w:val="nil"/>
              <w:bottom w:val="single" w:sz="4" w:space="0" w:color="auto"/>
              <w:right w:val="single" w:sz="4" w:space="0" w:color="auto"/>
            </w:tcBorders>
            <w:vAlign w:val="bottom"/>
          </w:tcPr>
          <w:p w14:paraId="4B7BA39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0BF52942" w14:textId="77777777">
        <w:trPr>
          <w:trHeight w:val="270"/>
        </w:trPr>
        <w:tc>
          <w:tcPr>
            <w:tcW w:w="1229" w:type="dxa"/>
            <w:tcBorders>
              <w:top w:val="nil"/>
              <w:left w:val="single" w:sz="4" w:space="0" w:color="auto"/>
              <w:bottom w:val="single" w:sz="4" w:space="0" w:color="auto"/>
              <w:right w:val="single" w:sz="4" w:space="0" w:color="auto"/>
            </w:tcBorders>
            <w:vAlign w:val="bottom"/>
          </w:tcPr>
          <w:p w14:paraId="5F6C1B0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培训内容</w:t>
            </w:r>
          </w:p>
        </w:tc>
        <w:tc>
          <w:tcPr>
            <w:tcW w:w="6988" w:type="dxa"/>
            <w:gridSpan w:val="5"/>
            <w:tcBorders>
              <w:top w:val="single" w:sz="4" w:space="0" w:color="auto"/>
              <w:left w:val="nil"/>
              <w:bottom w:val="single" w:sz="4" w:space="0" w:color="auto"/>
              <w:right w:val="single" w:sz="4" w:space="0" w:color="auto"/>
            </w:tcBorders>
            <w:vAlign w:val="bottom"/>
          </w:tcPr>
          <w:p w14:paraId="5156D9FA"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BFD09A3" w14:textId="77777777">
        <w:trPr>
          <w:trHeight w:val="270"/>
        </w:trPr>
        <w:tc>
          <w:tcPr>
            <w:tcW w:w="1229" w:type="dxa"/>
            <w:tcBorders>
              <w:top w:val="nil"/>
              <w:left w:val="single" w:sz="4" w:space="0" w:color="auto"/>
              <w:bottom w:val="single" w:sz="4" w:space="0" w:color="auto"/>
              <w:right w:val="single" w:sz="4" w:space="0" w:color="auto"/>
            </w:tcBorders>
            <w:vAlign w:val="bottom"/>
          </w:tcPr>
          <w:p w14:paraId="573C8FD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培训教材</w:t>
            </w:r>
          </w:p>
        </w:tc>
        <w:tc>
          <w:tcPr>
            <w:tcW w:w="6988" w:type="dxa"/>
            <w:gridSpan w:val="5"/>
            <w:tcBorders>
              <w:top w:val="single" w:sz="4" w:space="0" w:color="auto"/>
              <w:left w:val="nil"/>
              <w:bottom w:val="single" w:sz="4" w:space="0" w:color="auto"/>
              <w:right w:val="single" w:sz="4" w:space="0" w:color="auto"/>
            </w:tcBorders>
            <w:vAlign w:val="bottom"/>
          </w:tcPr>
          <w:p w14:paraId="4967BE51"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7BEAB864" w14:textId="77777777">
        <w:trPr>
          <w:trHeight w:val="270"/>
        </w:trPr>
        <w:tc>
          <w:tcPr>
            <w:tcW w:w="1229" w:type="dxa"/>
            <w:tcBorders>
              <w:top w:val="nil"/>
              <w:left w:val="single" w:sz="4" w:space="0" w:color="auto"/>
              <w:bottom w:val="single" w:sz="4" w:space="0" w:color="auto"/>
              <w:right w:val="single" w:sz="4" w:space="0" w:color="auto"/>
            </w:tcBorders>
            <w:vAlign w:val="bottom"/>
          </w:tcPr>
          <w:p w14:paraId="25676E6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单位</w:t>
            </w:r>
          </w:p>
        </w:tc>
        <w:tc>
          <w:tcPr>
            <w:tcW w:w="1318" w:type="dxa"/>
            <w:tcBorders>
              <w:top w:val="nil"/>
              <w:left w:val="nil"/>
              <w:bottom w:val="single" w:sz="4" w:space="0" w:color="auto"/>
              <w:right w:val="single" w:sz="4" w:space="0" w:color="auto"/>
            </w:tcBorders>
            <w:vAlign w:val="bottom"/>
          </w:tcPr>
          <w:p w14:paraId="0C0279F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受训人</w:t>
            </w:r>
          </w:p>
        </w:tc>
        <w:tc>
          <w:tcPr>
            <w:tcW w:w="1242" w:type="dxa"/>
            <w:tcBorders>
              <w:top w:val="nil"/>
              <w:left w:val="nil"/>
              <w:bottom w:val="single" w:sz="4" w:space="0" w:color="auto"/>
              <w:right w:val="single" w:sz="4" w:space="0" w:color="auto"/>
            </w:tcBorders>
            <w:vAlign w:val="bottom"/>
          </w:tcPr>
          <w:p w14:paraId="560E0D2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考核成绩</w:t>
            </w:r>
          </w:p>
        </w:tc>
        <w:tc>
          <w:tcPr>
            <w:tcW w:w="1429" w:type="dxa"/>
            <w:tcBorders>
              <w:top w:val="nil"/>
              <w:left w:val="nil"/>
              <w:bottom w:val="single" w:sz="4" w:space="0" w:color="auto"/>
              <w:right w:val="single" w:sz="4" w:space="0" w:color="auto"/>
            </w:tcBorders>
            <w:vAlign w:val="bottom"/>
          </w:tcPr>
          <w:p w14:paraId="741BD79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单位</w:t>
            </w:r>
          </w:p>
        </w:tc>
        <w:tc>
          <w:tcPr>
            <w:tcW w:w="1429" w:type="dxa"/>
            <w:tcBorders>
              <w:top w:val="nil"/>
              <w:left w:val="nil"/>
              <w:bottom w:val="single" w:sz="4" w:space="0" w:color="auto"/>
              <w:right w:val="single" w:sz="4" w:space="0" w:color="auto"/>
            </w:tcBorders>
            <w:vAlign w:val="bottom"/>
          </w:tcPr>
          <w:p w14:paraId="6B2A220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受训人</w:t>
            </w:r>
          </w:p>
        </w:tc>
        <w:tc>
          <w:tcPr>
            <w:tcW w:w="1570" w:type="dxa"/>
            <w:tcBorders>
              <w:top w:val="nil"/>
              <w:left w:val="nil"/>
              <w:bottom w:val="single" w:sz="4" w:space="0" w:color="auto"/>
              <w:right w:val="single" w:sz="4" w:space="0" w:color="auto"/>
            </w:tcBorders>
            <w:vAlign w:val="bottom"/>
          </w:tcPr>
          <w:p w14:paraId="4A67671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考核成绩</w:t>
            </w:r>
          </w:p>
        </w:tc>
      </w:tr>
      <w:tr w:rsidR="0024427F" w14:paraId="596E1EA9" w14:textId="77777777">
        <w:trPr>
          <w:trHeight w:val="270"/>
        </w:trPr>
        <w:tc>
          <w:tcPr>
            <w:tcW w:w="1229" w:type="dxa"/>
            <w:tcBorders>
              <w:top w:val="nil"/>
              <w:left w:val="single" w:sz="4" w:space="0" w:color="auto"/>
              <w:bottom w:val="single" w:sz="4" w:space="0" w:color="auto"/>
              <w:right w:val="single" w:sz="4" w:space="0" w:color="auto"/>
            </w:tcBorders>
            <w:vAlign w:val="bottom"/>
          </w:tcPr>
          <w:p w14:paraId="76B0C8C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7712EB8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2BE2A2A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3086262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25725EF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2FB1F76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E3F569B" w14:textId="77777777">
        <w:trPr>
          <w:trHeight w:val="270"/>
        </w:trPr>
        <w:tc>
          <w:tcPr>
            <w:tcW w:w="1229" w:type="dxa"/>
            <w:tcBorders>
              <w:top w:val="nil"/>
              <w:left w:val="single" w:sz="4" w:space="0" w:color="auto"/>
              <w:bottom w:val="single" w:sz="4" w:space="0" w:color="auto"/>
              <w:right w:val="single" w:sz="4" w:space="0" w:color="auto"/>
            </w:tcBorders>
            <w:vAlign w:val="bottom"/>
          </w:tcPr>
          <w:p w14:paraId="709B223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0A7C9C9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6990AD4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6E53E41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23613C4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6451B95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6054E4B0" w14:textId="77777777">
        <w:trPr>
          <w:trHeight w:val="270"/>
        </w:trPr>
        <w:tc>
          <w:tcPr>
            <w:tcW w:w="1229" w:type="dxa"/>
            <w:tcBorders>
              <w:top w:val="nil"/>
              <w:left w:val="single" w:sz="4" w:space="0" w:color="auto"/>
              <w:bottom w:val="single" w:sz="4" w:space="0" w:color="auto"/>
              <w:right w:val="single" w:sz="4" w:space="0" w:color="auto"/>
            </w:tcBorders>
            <w:vAlign w:val="bottom"/>
          </w:tcPr>
          <w:p w14:paraId="4EEA4DA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0DB1D53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7A4E494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285DBA2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2EBC2F9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047A3BC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72ECF057" w14:textId="77777777">
        <w:trPr>
          <w:trHeight w:val="270"/>
        </w:trPr>
        <w:tc>
          <w:tcPr>
            <w:tcW w:w="1229" w:type="dxa"/>
            <w:tcBorders>
              <w:top w:val="nil"/>
              <w:left w:val="single" w:sz="4" w:space="0" w:color="auto"/>
              <w:bottom w:val="single" w:sz="4" w:space="0" w:color="auto"/>
              <w:right w:val="single" w:sz="4" w:space="0" w:color="auto"/>
            </w:tcBorders>
            <w:vAlign w:val="bottom"/>
          </w:tcPr>
          <w:p w14:paraId="33D61D2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3828A27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09ED14B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6740320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24CD15C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6ACA6E0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14600E74" w14:textId="77777777">
        <w:trPr>
          <w:trHeight w:val="270"/>
        </w:trPr>
        <w:tc>
          <w:tcPr>
            <w:tcW w:w="1229" w:type="dxa"/>
            <w:tcBorders>
              <w:top w:val="nil"/>
              <w:left w:val="single" w:sz="4" w:space="0" w:color="auto"/>
              <w:bottom w:val="single" w:sz="4" w:space="0" w:color="auto"/>
              <w:right w:val="single" w:sz="4" w:space="0" w:color="auto"/>
            </w:tcBorders>
            <w:vAlign w:val="bottom"/>
          </w:tcPr>
          <w:p w14:paraId="06CD311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08E21AF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6530A7F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16A8270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4BED831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71CB03D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D18B709" w14:textId="77777777">
        <w:trPr>
          <w:trHeight w:val="270"/>
        </w:trPr>
        <w:tc>
          <w:tcPr>
            <w:tcW w:w="1229" w:type="dxa"/>
            <w:tcBorders>
              <w:top w:val="nil"/>
              <w:left w:val="single" w:sz="4" w:space="0" w:color="auto"/>
              <w:bottom w:val="single" w:sz="4" w:space="0" w:color="auto"/>
              <w:right w:val="single" w:sz="4" w:space="0" w:color="auto"/>
            </w:tcBorders>
            <w:vAlign w:val="bottom"/>
          </w:tcPr>
          <w:p w14:paraId="4417319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48D713B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7E1C892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27C795E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2ECECA3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4E3046C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7A33452C" w14:textId="77777777">
        <w:trPr>
          <w:trHeight w:val="270"/>
        </w:trPr>
        <w:tc>
          <w:tcPr>
            <w:tcW w:w="1229" w:type="dxa"/>
            <w:tcBorders>
              <w:top w:val="nil"/>
              <w:left w:val="single" w:sz="4" w:space="0" w:color="auto"/>
              <w:bottom w:val="single" w:sz="4" w:space="0" w:color="auto"/>
              <w:right w:val="single" w:sz="4" w:space="0" w:color="auto"/>
            </w:tcBorders>
            <w:vAlign w:val="bottom"/>
          </w:tcPr>
          <w:p w14:paraId="28328D3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3660529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284E56D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6066F92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6970649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17CEF90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057A1DDF" w14:textId="77777777">
        <w:trPr>
          <w:trHeight w:val="270"/>
        </w:trPr>
        <w:tc>
          <w:tcPr>
            <w:tcW w:w="1229" w:type="dxa"/>
            <w:tcBorders>
              <w:top w:val="nil"/>
              <w:left w:val="single" w:sz="4" w:space="0" w:color="auto"/>
              <w:bottom w:val="single" w:sz="4" w:space="0" w:color="auto"/>
              <w:right w:val="single" w:sz="4" w:space="0" w:color="auto"/>
            </w:tcBorders>
            <w:vAlign w:val="bottom"/>
          </w:tcPr>
          <w:p w14:paraId="1BF1907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1D3FD2D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3489338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0E8A108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61A86F5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15C36EB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33DE6150" w14:textId="77777777">
        <w:trPr>
          <w:trHeight w:val="270"/>
        </w:trPr>
        <w:tc>
          <w:tcPr>
            <w:tcW w:w="1229" w:type="dxa"/>
            <w:tcBorders>
              <w:top w:val="nil"/>
              <w:left w:val="single" w:sz="4" w:space="0" w:color="auto"/>
              <w:bottom w:val="single" w:sz="4" w:space="0" w:color="auto"/>
              <w:right w:val="single" w:sz="4" w:space="0" w:color="auto"/>
            </w:tcBorders>
            <w:vAlign w:val="bottom"/>
          </w:tcPr>
          <w:p w14:paraId="38D8B5E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6CC61F4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07A9C20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1685500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135CBD7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67DD67A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1A4B0DB2" w14:textId="77777777">
        <w:trPr>
          <w:trHeight w:val="270"/>
        </w:trPr>
        <w:tc>
          <w:tcPr>
            <w:tcW w:w="1229" w:type="dxa"/>
            <w:tcBorders>
              <w:top w:val="nil"/>
              <w:left w:val="single" w:sz="4" w:space="0" w:color="auto"/>
              <w:bottom w:val="single" w:sz="4" w:space="0" w:color="auto"/>
              <w:right w:val="single" w:sz="4" w:space="0" w:color="auto"/>
            </w:tcBorders>
            <w:vAlign w:val="bottom"/>
          </w:tcPr>
          <w:p w14:paraId="75480643"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67252E20"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18677026"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53461235"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42356221"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150274E4" w14:textId="77777777" w:rsidR="0024427F" w:rsidRDefault="0024427F">
            <w:pPr>
              <w:widowControl/>
              <w:jc w:val="left"/>
              <w:rPr>
                <w:rFonts w:ascii="宋体" w:hAnsi="宋体" w:cs="宋体"/>
                <w:color w:val="000000"/>
                <w:kern w:val="0"/>
                <w:sz w:val="22"/>
                <w:szCs w:val="22"/>
              </w:rPr>
            </w:pPr>
          </w:p>
        </w:tc>
      </w:tr>
      <w:tr w:rsidR="0024427F" w14:paraId="4C6565E0" w14:textId="77777777">
        <w:trPr>
          <w:trHeight w:val="270"/>
        </w:trPr>
        <w:tc>
          <w:tcPr>
            <w:tcW w:w="1229" w:type="dxa"/>
            <w:tcBorders>
              <w:top w:val="nil"/>
              <w:left w:val="single" w:sz="4" w:space="0" w:color="auto"/>
              <w:bottom w:val="single" w:sz="4" w:space="0" w:color="auto"/>
              <w:right w:val="single" w:sz="4" w:space="0" w:color="auto"/>
            </w:tcBorders>
            <w:vAlign w:val="bottom"/>
          </w:tcPr>
          <w:p w14:paraId="4C59285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136DD18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770AD5F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75BE727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263A191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1DE0994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53022843" w14:textId="77777777">
        <w:trPr>
          <w:trHeight w:val="270"/>
        </w:trPr>
        <w:tc>
          <w:tcPr>
            <w:tcW w:w="1229" w:type="dxa"/>
            <w:tcBorders>
              <w:top w:val="nil"/>
              <w:left w:val="single" w:sz="4" w:space="0" w:color="auto"/>
              <w:bottom w:val="single" w:sz="4" w:space="0" w:color="auto"/>
              <w:right w:val="single" w:sz="4" w:space="0" w:color="auto"/>
            </w:tcBorders>
            <w:vAlign w:val="bottom"/>
          </w:tcPr>
          <w:p w14:paraId="690232D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lastRenderedPageBreak/>
              <w:t xml:space="preserve">　</w:t>
            </w:r>
          </w:p>
        </w:tc>
        <w:tc>
          <w:tcPr>
            <w:tcW w:w="1318" w:type="dxa"/>
            <w:tcBorders>
              <w:top w:val="nil"/>
              <w:left w:val="nil"/>
              <w:bottom w:val="single" w:sz="4" w:space="0" w:color="auto"/>
              <w:right w:val="single" w:sz="4" w:space="0" w:color="auto"/>
            </w:tcBorders>
            <w:vAlign w:val="bottom"/>
          </w:tcPr>
          <w:p w14:paraId="1465549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0E6B3A0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429E5DE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50858A0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2E0D65A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72B4C5B" w14:textId="77777777">
        <w:trPr>
          <w:trHeight w:val="270"/>
        </w:trPr>
        <w:tc>
          <w:tcPr>
            <w:tcW w:w="1229" w:type="dxa"/>
            <w:tcBorders>
              <w:top w:val="nil"/>
              <w:left w:val="single" w:sz="4" w:space="0" w:color="auto"/>
              <w:bottom w:val="single" w:sz="4" w:space="0" w:color="auto"/>
              <w:right w:val="single" w:sz="4" w:space="0" w:color="auto"/>
            </w:tcBorders>
            <w:vAlign w:val="bottom"/>
          </w:tcPr>
          <w:p w14:paraId="14CF75B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75E301F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20CEFB1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3F84124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48BCFA1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14D414B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4F8E34BA" w14:textId="77777777">
        <w:trPr>
          <w:trHeight w:val="270"/>
        </w:trPr>
        <w:tc>
          <w:tcPr>
            <w:tcW w:w="1229" w:type="dxa"/>
            <w:tcBorders>
              <w:top w:val="nil"/>
              <w:left w:val="single" w:sz="4" w:space="0" w:color="auto"/>
              <w:bottom w:val="single" w:sz="4" w:space="0" w:color="auto"/>
              <w:right w:val="single" w:sz="4" w:space="0" w:color="auto"/>
            </w:tcBorders>
            <w:vAlign w:val="bottom"/>
          </w:tcPr>
          <w:p w14:paraId="431D086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4BD89DA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5025E78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592F7B7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0DA1174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78076A8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65102AD5" w14:textId="77777777">
        <w:trPr>
          <w:trHeight w:val="270"/>
        </w:trPr>
        <w:tc>
          <w:tcPr>
            <w:tcW w:w="1229" w:type="dxa"/>
            <w:tcBorders>
              <w:top w:val="nil"/>
              <w:left w:val="single" w:sz="4" w:space="0" w:color="auto"/>
              <w:bottom w:val="single" w:sz="4" w:space="0" w:color="auto"/>
              <w:right w:val="single" w:sz="4" w:space="0" w:color="auto"/>
            </w:tcBorders>
            <w:vAlign w:val="bottom"/>
          </w:tcPr>
          <w:p w14:paraId="1D89974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318" w:type="dxa"/>
            <w:tcBorders>
              <w:top w:val="nil"/>
              <w:left w:val="nil"/>
              <w:bottom w:val="single" w:sz="4" w:space="0" w:color="auto"/>
              <w:right w:val="single" w:sz="4" w:space="0" w:color="auto"/>
            </w:tcBorders>
            <w:vAlign w:val="bottom"/>
          </w:tcPr>
          <w:p w14:paraId="427CE16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42" w:type="dxa"/>
            <w:tcBorders>
              <w:top w:val="nil"/>
              <w:left w:val="nil"/>
              <w:bottom w:val="single" w:sz="4" w:space="0" w:color="auto"/>
              <w:right w:val="single" w:sz="4" w:space="0" w:color="auto"/>
            </w:tcBorders>
            <w:vAlign w:val="bottom"/>
          </w:tcPr>
          <w:p w14:paraId="4BE0BE4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07F0A60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429" w:type="dxa"/>
            <w:tcBorders>
              <w:top w:val="nil"/>
              <w:left w:val="nil"/>
              <w:bottom w:val="single" w:sz="4" w:space="0" w:color="auto"/>
              <w:right w:val="single" w:sz="4" w:space="0" w:color="auto"/>
            </w:tcBorders>
            <w:vAlign w:val="bottom"/>
          </w:tcPr>
          <w:p w14:paraId="361E142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570" w:type="dxa"/>
            <w:tcBorders>
              <w:top w:val="nil"/>
              <w:left w:val="nil"/>
              <w:bottom w:val="single" w:sz="4" w:space="0" w:color="auto"/>
              <w:right w:val="single" w:sz="4" w:space="0" w:color="auto"/>
            </w:tcBorders>
            <w:vAlign w:val="bottom"/>
          </w:tcPr>
          <w:p w14:paraId="3AF85CE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A7CA42D" w14:textId="77777777">
        <w:trPr>
          <w:trHeight w:val="270"/>
        </w:trPr>
        <w:tc>
          <w:tcPr>
            <w:tcW w:w="1229" w:type="dxa"/>
            <w:tcBorders>
              <w:top w:val="nil"/>
              <w:left w:val="single" w:sz="4" w:space="0" w:color="auto"/>
              <w:bottom w:val="single" w:sz="4" w:space="0" w:color="auto"/>
              <w:right w:val="single" w:sz="4" w:space="0" w:color="auto"/>
            </w:tcBorders>
            <w:vAlign w:val="bottom"/>
          </w:tcPr>
          <w:p w14:paraId="38481A53"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4126C00A"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06A209F7"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11650367"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6B404282"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1B4468FE" w14:textId="77777777" w:rsidR="0024427F" w:rsidRDefault="0024427F">
            <w:pPr>
              <w:widowControl/>
              <w:jc w:val="left"/>
              <w:rPr>
                <w:rFonts w:ascii="宋体" w:hAnsi="宋体" w:cs="宋体"/>
                <w:color w:val="000000"/>
                <w:kern w:val="0"/>
                <w:sz w:val="22"/>
                <w:szCs w:val="22"/>
              </w:rPr>
            </w:pPr>
          </w:p>
        </w:tc>
      </w:tr>
      <w:tr w:rsidR="0024427F" w14:paraId="7B3E1916" w14:textId="77777777">
        <w:trPr>
          <w:trHeight w:val="270"/>
        </w:trPr>
        <w:tc>
          <w:tcPr>
            <w:tcW w:w="1229" w:type="dxa"/>
            <w:tcBorders>
              <w:top w:val="nil"/>
              <w:left w:val="single" w:sz="4" w:space="0" w:color="auto"/>
              <w:bottom w:val="single" w:sz="4" w:space="0" w:color="auto"/>
              <w:right w:val="single" w:sz="4" w:space="0" w:color="auto"/>
            </w:tcBorders>
            <w:vAlign w:val="bottom"/>
          </w:tcPr>
          <w:p w14:paraId="0AB32C44"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16B5DEFC"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5A381873"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350EE8BE"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18038942"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5AB56059" w14:textId="77777777" w:rsidR="0024427F" w:rsidRDefault="0024427F">
            <w:pPr>
              <w:widowControl/>
              <w:jc w:val="left"/>
              <w:rPr>
                <w:rFonts w:ascii="宋体" w:hAnsi="宋体" w:cs="宋体"/>
                <w:color w:val="000000"/>
                <w:kern w:val="0"/>
                <w:sz w:val="22"/>
                <w:szCs w:val="22"/>
              </w:rPr>
            </w:pPr>
          </w:p>
        </w:tc>
      </w:tr>
      <w:tr w:rsidR="0024427F" w14:paraId="6BBA7983" w14:textId="77777777">
        <w:trPr>
          <w:trHeight w:val="270"/>
        </w:trPr>
        <w:tc>
          <w:tcPr>
            <w:tcW w:w="1229" w:type="dxa"/>
            <w:tcBorders>
              <w:top w:val="nil"/>
              <w:left w:val="single" w:sz="4" w:space="0" w:color="auto"/>
              <w:bottom w:val="single" w:sz="4" w:space="0" w:color="auto"/>
              <w:right w:val="single" w:sz="4" w:space="0" w:color="auto"/>
            </w:tcBorders>
            <w:vAlign w:val="bottom"/>
          </w:tcPr>
          <w:p w14:paraId="18554A45"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1B0EF47D"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27C61476"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750BBD6B"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5E6EA7CF"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56288671" w14:textId="77777777" w:rsidR="0024427F" w:rsidRDefault="0024427F">
            <w:pPr>
              <w:widowControl/>
              <w:jc w:val="left"/>
              <w:rPr>
                <w:rFonts w:ascii="宋体" w:hAnsi="宋体" w:cs="宋体"/>
                <w:color w:val="000000"/>
                <w:kern w:val="0"/>
                <w:sz w:val="22"/>
                <w:szCs w:val="22"/>
              </w:rPr>
            </w:pPr>
          </w:p>
        </w:tc>
      </w:tr>
      <w:tr w:rsidR="0024427F" w14:paraId="431808B1" w14:textId="77777777">
        <w:trPr>
          <w:trHeight w:val="270"/>
        </w:trPr>
        <w:tc>
          <w:tcPr>
            <w:tcW w:w="1229" w:type="dxa"/>
            <w:tcBorders>
              <w:top w:val="nil"/>
              <w:left w:val="single" w:sz="4" w:space="0" w:color="auto"/>
              <w:bottom w:val="single" w:sz="4" w:space="0" w:color="auto"/>
              <w:right w:val="single" w:sz="4" w:space="0" w:color="auto"/>
            </w:tcBorders>
            <w:vAlign w:val="bottom"/>
          </w:tcPr>
          <w:p w14:paraId="6BD475F9"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50BEB423"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3F118519"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1E2BD684"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12D155E8"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03D9517E" w14:textId="77777777" w:rsidR="0024427F" w:rsidRDefault="0024427F">
            <w:pPr>
              <w:widowControl/>
              <w:jc w:val="left"/>
              <w:rPr>
                <w:rFonts w:ascii="宋体" w:hAnsi="宋体" w:cs="宋体"/>
                <w:color w:val="000000"/>
                <w:kern w:val="0"/>
                <w:sz w:val="22"/>
                <w:szCs w:val="22"/>
              </w:rPr>
            </w:pPr>
          </w:p>
        </w:tc>
      </w:tr>
      <w:tr w:rsidR="0024427F" w14:paraId="5ADE340B" w14:textId="77777777">
        <w:trPr>
          <w:trHeight w:val="270"/>
        </w:trPr>
        <w:tc>
          <w:tcPr>
            <w:tcW w:w="1229" w:type="dxa"/>
            <w:tcBorders>
              <w:top w:val="nil"/>
              <w:left w:val="single" w:sz="4" w:space="0" w:color="auto"/>
              <w:bottom w:val="single" w:sz="4" w:space="0" w:color="auto"/>
              <w:right w:val="single" w:sz="4" w:space="0" w:color="auto"/>
            </w:tcBorders>
            <w:vAlign w:val="bottom"/>
          </w:tcPr>
          <w:p w14:paraId="0C1257CE"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36BF23B9"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5DCA3849"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31DE3EAF"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36178436"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3F37CDC7" w14:textId="77777777" w:rsidR="0024427F" w:rsidRDefault="0024427F">
            <w:pPr>
              <w:widowControl/>
              <w:jc w:val="left"/>
              <w:rPr>
                <w:rFonts w:ascii="宋体" w:hAnsi="宋体" w:cs="宋体"/>
                <w:color w:val="000000"/>
                <w:kern w:val="0"/>
                <w:sz w:val="22"/>
                <w:szCs w:val="22"/>
              </w:rPr>
            </w:pPr>
          </w:p>
        </w:tc>
      </w:tr>
      <w:tr w:rsidR="0024427F" w14:paraId="145AF6AD" w14:textId="77777777">
        <w:trPr>
          <w:trHeight w:val="270"/>
        </w:trPr>
        <w:tc>
          <w:tcPr>
            <w:tcW w:w="1229" w:type="dxa"/>
            <w:tcBorders>
              <w:top w:val="nil"/>
              <w:left w:val="single" w:sz="4" w:space="0" w:color="auto"/>
              <w:bottom w:val="single" w:sz="4" w:space="0" w:color="auto"/>
              <w:right w:val="single" w:sz="4" w:space="0" w:color="auto"/>
            </w:tcBorders>
            <w:vAlign w:val="bottom"/>
          </w:tcPr>
          <w:p w14:paraId="197F614A"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46C41ED0"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6CDEDD9D"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3CE8B7E3"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46E35003"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1981670C" w14:textId="77777777" w:rsidR="0024427F" w:rsidRDefault="0024427F">
            <w:pPr>
              <w:widowControl/>
              <w:jc w:val="left"/>
              <w:rPr>
                <w:rFonts w:ascii="宋体" w:hAnsi="宋体" w:cs="宋体"/>
                <w:color w:val="000000"/>
                <w:kern w:val="0"/>
                <w:sz w:val="22"/>
                <w:szCs w:val="22"/>
              </w:rPr>
            </w:pPr>
          </w:p>
        </w:tc>
      </w:tr>
      <w:tr w:rsidR="0024427F" w14:paraId="112623D6" w14:textId="77777777">
        <w:trPr>
          <w:trHeight w:val="270"/>
        </w:trPr>
        <w:tc>
          <w:tcPr>
            <w:tcW w:w="1229" w:type="dxa"/>
            <w:tcBorders>
              <w:top w:val="nil"/>
              <w:left w:val="single" w:sz="4" w:space="0" w:color="auto"/>
              <w:bottom w:val="single" w:sz="4" w:space="0" w:color="auto"/>
              <w:right w:val="single" w:sz="4" w:space="0" w:color="auto"/>
            </w:tcBorders>
            <w:vAlign w:val="bottom"/>
          </w:tcPr>
          <w:p w14:paraId="00B610FC"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63B6479F"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62E681D1"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400F192D"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1E459C8E"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6F93B8D1" w14:textId="77777777" w:rsidR="0024427F" w:rsidRDefault="0024427F">
            <w:pPr>
              <w:widowControl/>
              <w:jc w:val="left"/>
              <w:rPr>
                <w:rFonts w:ascii="宋体" w:hAnsi="宋体" w:cs="宋体"/>
                <w:color w:val="000000"/>
                <w:kern w:val="0"/>
                <w:sz w:val="22"/>
                <w:szCs w:val="22"/>
              </w:rPr>
            </w:pPr>
          </w:p>
        </w:tc>
      </w:tr>
      <w:tr w:rsidR="0024427F" w14:paraId="49C38277" w14:textId="77777777">
        <w:trPr>
          <w:trHeight w:val="270"/>
        </w:trPr>
        <w:tc>
          <w:tcPr>
            <w:tcW w:w="1229" w:type="dxa"/>
            <w:tcBorders>
              <w:top w:val="nil"/>
              <w:left w:val="single" w:sz="4" w:space="0" w:color="auto"/>
              <w:bottom w:val="single" w:sz="4" w:space="0" w:color="auto"/>
              <w:right w:val="single" w:sz="4" w:space="0" w:color="auto"/>
            </w:tcBorders>
            <w:vAlign w:val="bottom"/>
          </w:tcPr>
          <w:p w14:paraId="7F399098"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5E6D1ED6"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1B44EF41"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3E9B5F97"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69AEE890"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761CCBCE" w14:textId="77777777" w:rsidR="0024427F" w:rsidRDefault="0024427F">
            <w:pPr>
              <w:widowControl/>
              <w:jc w:val="left"/>
              <w:rPr>
                <w:rFonts w:ascii="宋体" w:hAnsi="宋体" w:cs="宋体"/>
                <w:color w:val="000000"/>
                <w:kern w:val="0"/>
                <w:sz w:val="22"/>
                <w:szCs w:val="22"/>
              </w:rPr>
            </w:pPr>
          </w:p>
        </w:tc>
      </w:tr>
      <w:tr w:rsidR="0024427F" w14:paraId="058F156C" w14:textId="77777777">
        <w:trPr>
          <w:trHeight w:val="270"/>
        </w:trPr>
        <w:tc>
          <w:tcPr>
            <w:tcW w:w="1229" w:type="dxa"/>
            <w:tcBorders>
              <w:top w:val="nil"/>
              <w:left w:val="single" w:sz="4" w:space="0" w:color="auto"/>
              <w:bottom w:val="single" w:sz="4" w:space="0" w:color="auto"/>
              <w:right w:val="single" w:sz="4" w:space="0" w:color="auto"/>
            </w:tcBorders>
            <w:vAlign w:val="bottom"/>
          </w:tcPr>
          <w:p w14:paraId="6C70E6F8"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4259ACD5"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05484139"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3FFAD304"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147E19D8"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44B241B2" w14:textId="77777777" w:rsidR="0024427F" w:rsidRDefault="0024427F">
            <w:pPr>
              <w:widowControl/>
              <w:jc w:val="left"/>
              <w:rPr>
                <w:rFonts w:ascii="宋体" w:hAnsi="宋体" w:cs="宋体"/>
                <w:color w:val="000000"/>
                <w:kern w:val="0"/>
                <w:sz w:val="22"/>
                <w:szCs w:val="22"/>
              </w:rPr>
            </w:pPr>
          </w:p>
        </w:tc>
      </w:tr>
      <w:tr w:rsidR="0024427F" w14:paraId="449FE872" w14:textId="77777777">
        <w:trPr>
          <w:trHeight w:val="270"/>
        </w:trPr>
        <w:tc>
          <w:tcPr>
            <w:tcW w:w="1229" w:type="dxa"/>
            <w:tcBorders>
              <w:top w:val="nil"/>
              <w:left w:val="single" w:sz="4" w:space="0" w:color="auto"/>
              <w:bottom w:val="single" w:sz="4" w:space="0" w:color="auto"/>
              <w:right w:val="single" w:sz="4" w:space="0" w:color="auto"/>
            </w:tcBorders>
            <w:vAlign w:val="bottom"/>
          </w:tcPr>
          <w:p w14:paraId="5D3575D9"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66F6E6B6"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28FDCF00"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2BFB08A5"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58876D05"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5E6E32CE" w14:textId="77777777" w:rsidR="0024427F" w:rsidRDefault="0024427F">
            <w:pPr>
              <w:widowControl/>
              <w:jc w:val="left"/>
              <w:rPr>
                <w:rFonts w:ascii="宋体" w:hAnsi="宋体" w:cs="宋体"/>
                <w:color w:val="000000"/>
                <w:kern w:val="0"/>
                <w:sz w:val="22"/>
                <w:szCs w:val="22"/>
              </w:rPr>
            </w:pPr>
          </w:p>
        </w:tc>
      </w:tr>
      <w:tr w:rsidR="0024427F" w14:paraId="74847BE0" w14:textId="77777777">
        <w:trPr>
          <w:trHeight w:val="270"/>
        </w:trPr>
        <w:tc>
          <w:tcPr>
            <w:tcW w:w="1229" w:type="dxa"/>
            <w:tcBorders>
              <w:top w:val="nil"/>
              <w:left w:val="single" w:sz="4" w:space="0" w:color="auto"/>
              <w:bottom w:val="single" w:sz="4" w:space="0" w:color="auto"/>
              <w:right w:val="single" w:sz="4" w:space="0" w:color="auto"/>
            </w:tcBorders>
            <w:vAlign w:val="bottom"/>
          </w:tcPr>
          <w:p w14:paraId="45A52E90"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6CF81949"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04EEF099"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5D90C06C"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1532DAD6"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5B01F0EC" w14:textId="77777777" w:rsidR="0024427F" w:rsidRDefault="0024427F">
            <w:pPr>
              <w:widowControl/>
              <w:jc w:val="left"/>
              <w:rPr>
                <w:rFonts w:ascii="宋体" w:hAnsi="宋体" w:cs="宋体"/>
                <w:color w:val="000000"/>
                <w:kern w:val="0"/>
                <w:sz w:val="22"/>
                <w:szCs w:val="22"/>
              </w:rPr>
            </w:pPr>
          </w:p>
        </w:tc>
      </w:tr>
      <w:tr w:rsidR="0024427F" w14:paraId="57471A46" w14:textId="77777777">
        <w:trPr>
          <w:trHeight w:val="270"/>
        </w:trPr>
        <w:tc>
          <w:tcPr>
            <w:tcW w:w="1229" w:type="dxa"/>
            <w:tcBorders>
              <w:top w:val="nil"/>
              <w:left w:val="single" w:sz="4" w:space="0" w:color="auto"/>
              <w:bottom w:val="single" w:sz="4" w:space="0" w:color="auto"/>
              <w:right w:val="single" w:sz="4" w:space="0" w:color="auto"/>
            </w:tcBorders>
            <w:vAlign w:val="bottom"/>
          </w:tcPr>
          <w:p w14:paraId="19914108" w14:textId="77777777" w:rsidR="0024427F" w:rsidRDefault="0024427F">
            <w:pPr>
              <w:widowControl/>
              <w:jc w:val="left"/>
              <w:rPr>
                <w:rFonts w:ascii="宋体" w:hAnsi="宋体" w:cs="宋体"/>
                <w:color w:val="000000"/>
                <w:kern w:val="0"/>
                <w:sz w:val="22"/>
                <w:szCs w:val="22"/>
              </w:rPr>
            </w:pPr>
          </w:p>
        </w:tc>
        <w:tc>
          <w:tcPr>
            <w:tcW w:w="1318" w:type="dxa"/>
            <w:tcBorders>
              <w:top w:val="nil"/>
              <w:left w:val="nil"/>
              <w:bottom w:val="single" w:sz="4" w:space="0" w:color="auto"/>
              <w:right w:val="single" w:sz="4" w:space="0" w:color="auto"/>
            </w:tcBorders>
            <w:vAlign w:val="bottom"/>
          </w:tcPr>
          <w:p w14:paraId="74787EBC" w14:textId="77777777" w:rsidR="0024427F" w:rsidRDefault="0024427F">
            <w:pPr>
              <w:widowControl/>
              <w:jc w:val="left"/>
              <w:rPr>
                <w:rFonts w:ascii="宋体" w:hAnsi="宋体" w:cs="宋体"/>
                <w:color w:val="000000"/>
                <w:kern w:val="0"/>
                <w:sz w:val="22"/>
                <w:szCs w:val="22"/>
              </w:rPr>
            </w:pPr>
          </w:p>
        </w:tc>
        <w:tc>
          <w:tcPr>
            <w:tcW w:w="1242" w:type="dxa"/>
            <w:tcBorders>
              <w:top w:val="nil"/>
              <w:left w:val="nil"/>
              <w:bottom w:val="single" w:sz="4" w:space="0" w:color="auto"/>
              <w:right w:val="single" w:sz="4" w:space="0" w:color="auto"/>
            </w:tcBorders>
            <w:vAlign w:val="bottom"/>
          </w:tcPr>
          <w:p w14:paraId="4DA2E04B"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7C836998" w14:textId="77777777" w:rsidR="0024427F" w:rsidRDefault="0024427F">
            <w:pPr>
              <w:widowControl/>
              <w:jc w:val="left"/>
              <w:rPr>
                <w:rFonts w:ascii="宋体" w:hAnsi="宋体" w:cs="宋体"/>
                <w:color w:val="000000"/>
                <w:kern w:val="0"/>
                <w:sz w:val="22"/>
                <w:szCs w:val="22"/>
              </w:rPr>
            </w:pPr>
          </w:p>
        </w:tc>
        <w:tc>
          <w:tcPr>
            <w:tcW w:w="1429" w:type="dxa"/>
            <w:tcBorders>
              <w:top w:val="nil"/>
              <w:left w:val="nil"/>
              <w:bottom w:val="single" w:sz="4" w:space="0" w:color="auto"/>
              <w:right w:val="single" w:sz="4" w:space="0" w:color="auto"/>
            </w:tcBorders>
            <w:vAlign w:val="bottom"/>
          </w:tcPr>
          <w:p w14:paraId="5876EFF1" w14:textId="77777777" w:rsidR="0024427F" w:rsidRDefault="0024427F">
            <w:pPr>
              <w:widowControl/>
              <w:jc w:val="left"/>
              <w:rPr>
                <w:rFonts w:ascii="宋体" w:hAnsi="宋体" w:cs="宋体"/>
                <w:color w:val="000000"/>
                <w:kern w:val="0"/>
                <w:sz w:val="22"/>
                <w:szCs w:val="22"/>
              </w:rPr>
            </w:pPr>
          </w:p>
        </w:tc>
        <w:tc>
          <w:tcPr>
            <w:tcW w:w="1570" w:type="dxa"/>
            <w:tcBorders>
              <w:top w:val="nil"/>
              <w:left w:val="nil"/>
              <w:bottom w:val="single" w:sz="4" w:space="0" w:color="auto"/>
              <w:right w:val="single" w:sz="4" w:space="0" w:color="auto"/>
            </w:tcBorders>
            <w:vAlign w:val="bottom"/>
          </w:tcPr>
          <w:p w14:paraId="65DFD6FA" w14:textId="77777777" w:rsidR="0024427F" w:rsidRDefault="0024427F">
            <w:pPr>
              <w:widowControl/>
              <w:jc w:val="left"/>
              <w:rPr>
                <w:rFonts w:ascii="宋体" w:hAnsi="宋体" w:cs="宋体"/>
                <w:color w:val="000000"/>
                <w:kern w:val="0"/>
                <w:sz w:val="22"/>
                <w:szCs w:val="22"/>
              </w:rPr>
            </w:pPr>
          </w:p>
        </w:tc>
      </w:tr>
    </w:tbl>
    <w:p w14:paraId="65EAB545" w14:textId="77777777" w:rsidR="0039666C" w:rsidRDefault="0039666C"/>
    <w:p w14:paraId="542AF19E" w14:textId="62AFBAA0" w:rsidR="0024427F" w:rsidRDefault="0063422A" w:rsidP="0039666C">
      <w:pPr>
        <w:pStyle w:val="3"/>
        <w:pageBreakBefore/>
        <w:ind w:left="709"/>
      </w:pPr>
      <w:bookmarkStart w:id="4644" w:name="_Toc428792670"/>
      <w:bookmarkStart w:id="4645" w:name="_Toc489545403"/>
      <w:bookmarkStart w:id="4646" w:name="_Toc489546855"/>
      <w:bookmarkStart w:id="4647" w:name="_Toc489547190"/>
      <w:bookmarkStart w:id="4648" w:name="_Toc489548066"/>
      <w:bookmarkStart w:id="4649" w:name="_Toc489607290"/>
      <w:r>
        <w:rPr>
          <w:rFonts w:hint="eastAsia"/>
        </w:rPr>
        <w:lastRenderedPageBreak/>
        <w:t>附录</w:t>
      </w:r>
      <w:r>
        <w:t>35</w:t>
      </w:r>
      <w:r>
        <w:rPr>
          <w:rFonts w:hint="eastAsia"/>
        </w:rPr>
        <w:t>:</w:t>
      </w:r>
      <w:r>
        <w:rPr>
          <w:rFonts w:hint="eastAsia"/>
          <w:b w:val="0"/>
          <w:bCs w:val="0"/>
        </w:rPr>
        <w:t xml:space="preserve"> </w:t>
      </w:r>
      <w:r>
        <w:rPr>
          <w:rFonts w:hint="eastAsia"/>
        </w:rPr>
        <w:t>人员离岗</w:t>
      </w:r>
      <w:r>
        <w:rPr>
          <w:rFonts w:hint="eastAsia"/>
        </w:rPr>
        <w:t>/</w:t>
      </w:r>
      <w:r>
        <w:rPr>
          <w:rFonts w:hint="eastAsia"/>
        </w:rPr>
        <w:t>职审批表</w:t>
      </w:r>
      <w:bookmarkEnd w:id="4644"/>
      <w:bookmarkEnd w:id="4645"/>
      <w:bookmarkEnd w:id="4646"/>
      <w:bookmarkEnd w:id="4647"/>
      <w:bookmarkEnd w:id="4648"/>
      <w:bookmarkEnd w:id="4649"/>
    </w:p>
    <w:p w14:paraId="0E841C55" w14:textId="77777777" w:rsidR="0024427F" w:rsidRDefault="0063422A" w:rsidP="007624DC">
      <w:pPr>
        <w:ind w:firstLineChars="900" w:firstLine="2880"/>
        <w:rPr>
          <w:sz w:val="32"/>
          <w:szCs w:val="32"/>
        </w:rPr>
      </w:pPr>
      <w:r>
        <w:rPr>
          <w:rFonts w:hint="eastAsia"/>
          <w:sz w:val="32"/>
          <w:szCs w:val="32"/>
        </w:rPr>
        <w:t>人员离岗</w:t>
      </w:r>
      <w:r>
        <w:rPr>
          <w:rFonts w:hint="eastAsia"/>
          <w:sz w:val="32"/>
          <w:szCs w:val="32"/>
        </w:rPr>
        <w:t>/</w:t>
      </w:r>
      <w:r>
        <w:rPr>
          <w:rFonts w:hint="eastAsia"/>
          <w:sz w:val="32"/>
          <w:szCs w:val="32"/>
        </w:rPr>
        <w:t>职审批表</w:t>
      </w:r>
    </w:p>
    <w:p w14:paraId="7D3FABDD" w14:textId="77777777" w:rsidR="0024427F" w:rsidRDefault="0063422A">
      <w:pPr>
        <w:jc w:val="left"/>
        <w:rPr>
          <w:sz w:val="24"/>
        </w:rPr>
      </w:pPr>
      <w:r>
        <w:rPr>
          <w:rFonts w:hint="eastAsia"/>
          <w:sz w:val="24"/>
        </w:rPr>
        <w:t>单位：</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2"/>
        <w:gridCol w:w="286"/>
        <w:gridCol w:w="847"/>
        <w:gridCol w:w="572"/>
        <w:gridCol w:w="284"/>
        <w:gridCol w:w="1098"/>
        <w:gridCol w:w="1418"/>
        <w:gridCol w:w="1459"/>
        <w:gridCol w:w="1376"/>
      </w:tblGrid>
      <w:tr w:rsidR="0024427F" w14:paraId="7BFB2BEE" w14:textId="77777777">
        <w:trPr>
          <w:cantSplit/>
          <w:trHeight w:val="500"/>
        </w:trPr>
        <w:tc>
          <w:tcPr>
            <w:tcW w:w="1132" w:type="dxa"/>
            <w:vAlign w:val="center"/>
          </w:tcPr>
          <w:p w14:paraId="0EB125F7"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lang w:eastAsia="en-US"/>
              </w:rPr>
              <w:t>姓  名</w:t>
            </w:r>
          </w:p>
        </w:tc>
        <w:tc>
          <w:tcPr>
            <w:tcW w:w="1133" w:type="dxa"/>
            <w:gridSpan w:val="2"/>
            <w:vAlign w:val="center"/>
          </w:tcPr>
          <w:p w14:paraId="3D0A1EC4" w14:textId="77777777" w:rsidR="0024427F" w:rsidRDefault="0024427F">
            <w:pPr>
              <w:widowControl/>
              <w:jc w:val="center"/>
              <w:rPr>
                <w:rFonts w:ascii="宋体" w:hAnsi="宋体"/>
                <w:spacing w:val="-5"/>
                <w:kern w:val="0"/>
                <w:sz w:val="24"/>
                <w:szCs w:val="20"/>
                <w:lang w:eastAsia="en-US"/>
              </w:rPr>
            </w:pPr>
          </w:p>
        </w:tc>
        <w:tc>
          <w:tcPr>
            <w:tcW w:w="856" w:type="dxa"/>
            <w:gridSpan w:val="2"/>
            <w:vAlign w:val="center"/>
          </w:tcPr>
          <w:p w14:paraId="484B1B38"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lang w:eastAsia="en-US"/>
              </w:rPr>
              <w:t>性别</w:t>
            </w:r>
          </w:p>
        </w:tc>
        <w:tc>
          <w:tcPr>
            <w:tcW w:w="1098" w:type="dxa"/>
            <w:vAlign w:val="center"/>
          </w:tcPr>
          <w:p w14:paraId="04602144" w14:textId="77777777" w:rsidR="0024427F" w:rsidRDefault="0024427F">
            <w:pPr>
              <w:widowControl/>
              <w:jc w:val="center"/>
              <w:rPr>
                <w:rFonts w:ascii="宋体" w:hAnsi="宋体"/>
                <w:spacing w:val="-5"/>
                <w:kern w:val="0"/>
                <w:sz w:val="24"/>
                <w:szCs w:val="20"/>
                <w:lang w:eastAsia="en-US"/>
              </w:rPr>
            </w:pPr>
          </w:p>
        </w:tc>
        <w:tc>
          <w:tcPr>
            <w:tcW w:w="1418" w:type="dxa"/>
            <w:vAlign w:val="center"/>
          </w:tcPr>
          <w:p w14:paraId="76E8F315"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lang w:eastAsia="en-US"/>
              </w:rPr>
              <w:t>出身年月</w:t>
            </w:r>
          </w:p>
        </w:tc>
        <w:tc>
          <w:tcPr>
            <w:tcW w:w="2835" w:type="dxa"/>
            <w:gridSpan w:val="2"/>
            <w:vAlign w:val="center"/>
          </w:tcPr>
          <w:p w14:paraId="61C27479" w14:textId="77777777" w:rsidR="0024427F" w:rsidRDefault="0024427F">
            <w:pPr>
              <w:widowControl/>
              <w:jc w:val="center"/>
              <w:rPr>
                <w:rFonts w:ascii="宋体" w:hAnsi="宋体"/>
                <w:spacing w:val="-5"/>
                <w:kern w:val="0"/>
                <w:sz w:val="24"/>
                <w:szCs w:val="20"/>
                <w:lang w:eastAsia="en-US"/>
              </w:rPr>
            </w:pPr>
          </w:p>
        </w:tc>
      </w:tr>
      <w:tr w:rsidR="0024427F" w14:paraId="1CE6020E" w14:textId="77777777">
        <w:trPr>
          <w:cantSplit/>
          <w:trHeight w:val="500"/>
        </w:trPr>
        <w:tc>
          <w:tcPr>
            <w:tcW w:w="1418" w:type="dxa"/>
            <w:gridSpan w:val="2"/>
            <w:vAlign w:val="center"/>
          </w:tcPr>
          <w:p w14:paraId="6DD151D4"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lang w:eastAsia="en-US"/>
              </w:rPr>
              <w:t>职务、岗位</w:t>
            </w:r>
          </w:p>
        </w:tc>
        <w:tc>
          <w:tcPr>
            <w:tcW w:w="1419" w:type="dxa"/>
            <w:gridSpan w:val="2"/>
            <w:vAlign w:val="center"/>
          </w:tcPr>
          <w:p w14:paraId="123D2256" w14:textId="77777777" w:rsidR="0024427F" w:rsidRDefault="0024427F">
            <w:pPr>
              <w:widowControl/>
              <w:jc w:val="center"/>
              <w:rPr>
                <w:rFonts w:ascii="宋体" w:hAnsi="宋体"/>
                <w:spacing w:val="-5"/>
                <w:kern w:val="0"/>
                <w:sz w:val="24"/>
                <w:szCs w:val="20"/>
                <w:lang w:eastAsia="en-US"/>
              </w:rPr>
            </w:pPr>
          </w:p>
        </w:tc>
        <w:tc>
          <w:tcPr>
            <w:tcW w:w="1382" w:type="dxa"/>
            <w:gridSpan w:val="2"/>
            <w:vAlign w:val="center"/>
          </w:tcPr>
          <w:p w14:paraId="4E5AFB82"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lang w:eastAsia="en-US"/>
              </w:rPr>
              <w:t>职称</w:t>
            </w:r>
          </w:p>
        </w:tc>
        <w:tc>
          <w:tcPr>
            <w:tcW w:w="1418" w:type="dxa"/>
            <w:vAlign w:val="center"/>
          </w:tcPr>
          <w:p w14:paraId="136F81E5" w14:textId="77777777" w:rsidR="0024427F" w:rsidRDefault="0024427F">
            <w:pPr>
              <w:widowControl/>
              <w:jc w:val="center"/>
              <w:rPr>
                <w:rFonts w:ascii="宋体" w:hAnsi="宋体"/>
                <w:spacing w:val="-5"/>
                <w:kern w:val="0"/>
                <w:sz w:val="24"/>
                <w:szCs w:val="20"/>
                <w:lang w:eastAsia="en-US"/>
              </w:rPr>
            </w:pPr>
          </w:p>
        </w:tc>
        <w:tc>
          <w:tcPr>
            <w:tcW w:w="1459" w:type="dxa"/>
            <w:vAlign w:val="center"/>
          </w:tcPr>
          <w:p w14:paraId="37D6F599"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lang w:eastAsia="en-US"/>
              </w:rPr>
              <w:t>政治面貌</w:t>
            </w:r>
          </w:p>
        </w:tc>
        <w:tc>
          <w:tcPr>
            <w:tcW w:w="1376" w:type="dxa"/>
            <w:vAlign w:val="center"/>
          </w:tcPr>
          <w:p w14:paraId="4C98CC64" w14:textId="77777777" w:rsidR="0024427F" w:rsidRDefault="0024427F">
            <w:pPr>
              <w:widowControl/>
              <w:jc w:val="center"/>
              <w:rPr>
                <w:rFonts w:ascii="宋体" w:hAnsi="宋体"/>
                <w:spacing w:val="-5"/>
                <w:kern w:val="0"/>
                <w:sz w:val="24"/>
                <w:szCs w:val="20"/>
                <w:lang w:eastAsia="en-US"/>
              </w:rPr>
            </w:pPr>
          </w:p>
        </w:tc>
      </w:tr>
      <w:tr w:rsidR="0024427F" w14:paraId="500383B5" w14:textId="77777777">
        <w:trPr>
          <w:cantSplit/>
          <w:trHeight w:val="500"/>
        </w:trPr>
        <w:tc>
          <w:tcPr>
            <w:tcW w:w="1418" w:type="dxa"/>
            <w:gridSpan w:val="2"/>
            <w:vAlign w:val="center"/>
          </w:tcPr>
          <w:p w14:paraId="3EE991E0"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rPr>
              <w:t>上岗</w:t>
            </w:r>
            <w:r>
              <w:rPr>
                <w:rFonts w:ascii="宋体" w:hAnsi="宋体" w:hint="eastAsia"/>
                <w:spacing w:val="-5"/>
                <w:kern w:val="0"/>
                <w:sz w:val="24"/>
                <w:szCs w:val="20"/>
                <w:lang w:eastAsia="en-US"/>
              </w:rPr>
              <w:t>时间</w:t>
            </w:r>
          </w:p>
        </w:tc>
        <w:tc>
          <w:tcPr>
            <w:tcW w:w="1419" w:type="dxa"/>
            <w:gridSpan w:val="2"/>
            <w:vAlign w:val="center"/>
          </w:tcPr>
          <w:p w14:paraId="218E2075" w14:textId="77777777" w:rsidR="0024427F" w:rsidRDefault="0024427F">
            <w:pPr>
              <w:widowControl/>
              <w:jc w:val="center"/>
              <w:rPr>
                <w:rFonts w:ascii="宋体" w:hAnsi="宋体"/>
                <w:spacing w:val="-5"/>
                <w:kern w:val="0"/>
                <w:sz w:val="24"/>
                <w:szCs w:val="20"/>
                <w:lang w:eastAsia="en-US"/>
              </w:rPr>
            </w:pPr>
          </w:p>
        </w:tc>
        <w:tc>
          <w:tcPr>
            <w:tcW w:w="1382" w:type="dxa"/>
            <w:gridSpan w:val="2"/>
            <w:vAlign w:val="center"/>
          </w:tcPr>
          <w:p w14:paraId="647FF96D" w14:textId="77777777" w:rsidR="0024427F" w:rsidRDefault="0024427F">
            <w:pPr>
              <w:widowControl/>
              <w:jc w:val="center"/>
              <w:rPr>
                <w:rFonts w:ascii="宋体" w:hAnsi="宋体"/>
                <w:spacing w:val="-5"/>
                <w:kern w:val="0"/>
                <w:sz w:val="24"/>
                <w:szCs w:val="20"/>
                <w:lang w:eastAsia="en-US"/>
              </w:rPr>
            </w:pPr>
          </w:p>
        </w:tc>
        <w:tc>
          <w:tcPr>
            <w:tcW w:w="1418" w:type="dxa"/>
            <w:vAlign w:val="center"/>
          </w:tcPr>
          <w:p w14:paraId="1C90AB08" w14:textId="77777777" w:rsidR="0024427F" w:rsidRDefault="0024427F">
            <w:pPr>
              <w:widowControl/>
              <w:jc w:val="center"/>
              <w:rPr>
                <w:rFonts w:ascii="宋体" w:hAnsi="宋体"/>
                <w:spacing w:val="-5"/>
                <w:kern w:val="0"/>
                <w:sz w:val="24"/>
                <w:szCs w:val="20"/>
                <w:lang w:eastAsia="en-US"/>
              </w:rPr>
            </w:pPr>
          </w:p>
        </w:tc>
        <w:tc>
          <w:tcPr>
            <w:tcW w:w="1459" w:type="dxa"/>
            <w:vAlign w:val="center"/>
          </w:tcPr>
          <w:p w14:paraId="74FE22FA" w14:textId="77777777" w:rsidR="0024427F" w:rsidRDefault="0024427F">
            <w:pPr>
              <w:widowControl/>
              <w:jc w:val="center"/>
              <w:rPr>
                <w:rFonts w:ascii="宋体" w:hAnsi="宋体"/>
                <w:spacing w:val="-5"/>
                <w:kern w:val="0"/>
                <w:sz w:val="24"/>
                <w:szCs w:val="20"/>
                <w:lang w:eastAsia="en-US"/>
              </w:rPr>
            </w:pPr>
          </w:p>
        </w:tc>
        <w:tc>
          <w:tcPr>
            <w:tcW w:w="1376" w:type="dxa"/>
            <w:vAlign w:val="center"/>
          </w:tcPr>
          <w:p w14:paraId="5490BF30" w14:textId="77777777" w:rsidR="0024427F" w:rsidRDefault="0024427F">
            <w:pPr>
              <w:widowControl/>
              <w:jc w:val="center"/>
              <w:rPr>
                <w:rFonts w:ascii="宋体" w:hAnsi="宋体"/>
                <w:spacing w:val="-5"/>
                <w:kern w:val="0"/>
                <w:sz w:val="24"/>
                <w:szCs w:val="20"/>
                <w:lang w:eastAsia="en-US"/>
              </w:rPr>
            </w:pPr>
          </w:p>
        </w:tc>
      </w:tr>
      <w:tr w:rsidR="0024427F" w14:paraId="0D93DA5A" w14:textId="77777777">
        <w:trPr>
          <w:cantSplit/>
          <w:trHeight w:val="735"/>
        </w:trPr>
        <w:tc>
          <w:tcPr>
            <w:tcW w:w="8472" w:type="dxa"/>
            <w:gridSpan w:val="9"/>
            <w:vAlign w:val="center"/>
          </w:tcPr>
          <w:p w14:paraId="31E0867B" w14:textId="77777777" w:rsidR="0024427F" w:rsidRDefault="0063422A">
            <w:pPr>
              <w:widowControl/>
              <w:jc w:val="left"/>
              <w:rPr>
                <w:rFonts w:ascii="宋体" w:hAnsi="宋体"/>
                <w:spacing w:val="-5"/>
                <w:kern w:val="0"/>
                <w:sz w:val="24"/>
                <w:szCs w:val="20"/>
              </w:rPr>
            </w:pPr>
            <w:r>
              <w:rPr>
                <w:rFonts w:ascii="宋体" w:hAnsi="宋体" w:hint="eastAsia"/>
                <w:spacing w:val="-5"/>
                <w:kern w:val="0"/>
                <w:sz w:val="24"/>
                <w:szCs w:val="20"/>
              </w:rPr>
              <w:t>离岗原因：     辞职  □        调动  □        其他：</w:t>
            </w:r>
          </w:p>
        </w:tc>
      </w:tr>
      <w:tr w:rsidR="0024427F" w14:paraId="50908332" w14:textId="77777777">
        <w:trPr>
          <w:cantSplit/>
          <w:trHeight w:val="1600"/>
        </w:trPr>
        <w:tc>
          <w:tcPr>
            <w:tcW w:w="8472" w:type="dxa"/>
            <w:gridSpan w:val="9"/>
          </w:tcPr>
          <w:p w14:paraId="7C2C74FA" w14:textId="77777777" w:rsidR="0024427F" w:rsidRDefault="0063422A">
            <w:pPr>
              <w:widowControl/>
              <w:jc w:val="left"/>
              <w:rPr>
                <w:rFonts w:ascii="宋体" w:hAnsi="宋体"/>
                <w:spacing w:val="-5"/>
                <w:kern w:val="0"/>
                <w:sz w:val="24"/>
                <w:szCs w:val="20"/>
              </w:rPr>
            </w:pPr>
            <w:r>
              <w:rPr>
                <w:rFonts w:ascii="宋体" w:hAnsi="宋体" w:hint="eastAsia"/>
                <w:spacing w:val="-5"/>
                <w:kern w:val="0"/>
                <w:sz w:val="24"/>
                <w:szCs w:val="20"/>
              </w:rPr>
              <w:t>要求辞职、调动理由、去向：</w:t>
            </w:r>
          </w:p>
        </w:tc>
      </w:tr>
      <w:tr w:rsidR="0024427F" w14:paraId="25D7093A" w14:textId="77777777">
        <w:trPr>
          <w:cantSplit/>
          <w:trHeight w:val="1806"/>
        </w:trPr>
        <w:tc>
          <w:tcPr>
            <w:tcW w:w="8472" w:type="dxa"/>
            <w:gridSpan w:val="9"/>
          </w:tcPr>
          <w:p w14:paraId="5305F00D" w14:textId="32A0EAB7" w:rsidR="0024427F" w:rsidRDefault="0063422A">
            <w:pPr>
              <w:widowControl/>
              <w:jc w:val="left"/>
              <w:rPr>
                <w:rFonts w:ascii="宋体" w:hAnsi="宋体"/>
                <w:spacing w:val="-5"/>
                <w:kern w:val="0"/>
                <w:sz w:val="24"/>
                <w:szCs w:val="20"/>
              </w:rPr>
            </w:pPr>
            <w:r>
              <w:rPr>
                <w:rFonts w:ascii="宋体" w:hAnsi="宋体" w:hint="eastAsia"/>
                <w:spacing w:val="-5"/>
                <w:kern w:val="0"/>
                <w:sz w:val="24"/>
                <w:szCs w:val="20"/>
              </w:rPr>
              <w:t>在</w:t>
            </w:r>
            <w:del w:id="4650" w:author="yunwei01" w:date="2017-08-02T14:22:00Z">
              <w:r w:rsidR="00543823" w:rsidDel="00A97AE9">
                <w:rPr>
                  <w:rFonts w:ascii="宋体" w:hAnsi="宋体" w:hint="eastAsia"/>
                  <w:spacing w:val="-5"/>
                  <w:kern w:val="0"/>
                  <w:sz w:val="24"/>
                  <w:szCs w:val="20"/>
                </w:rPr>
                <w:delText>AAAAA</w:delText>
              </w:r>
            </w:del>
            <w:ins w:id="4651" w:author="yunwei01" w:date="2017-08-02T14:22:00Z">
              <w:r w:rsidR="00A97AE9">
                <w:rPr>
                  <w:rFonts w:ascii="宋体" w:hAnsi="宋体" w:hint="eastAsia"/>
                  <w:spacing w:val="-5"/>
                  <w:kern w:val="0"/>
                  <w:sz w:val="24"/>
                  <w:szCs w:val="20"/>
                </w:rPr>
                <w:t>资鼎(上海)互联网金融信息服务有限</w:t>
              </w:r>
            </w:ins>
            <w:del w:id="4652" w:author="yunwei01" w:date="2017-08-02T14:38:00Z">
              <w:r w:rsidR="00543823" w:rsidDel="004C1B14">
                <w:rPr>
                  <w:rFonts w:ascii="宋体" w:hAnsi="宋体" w:hint="eastAsia"/>
                  <w:spacing w:val="-5"/>
                  <w:kern w:val="0"/>
                  <w:sz w:val="24"/>
                  <w:szCs w:val="20"/>
                </w:rPr>
                <w:delText>公司</w:delText>
              </w:r>
            </w:del>
            <w:ins w:id="4653" w:author="yunwei01" w:date="2017-08-02T14:38:00Z">
              <w:r w:rsidR="004C1B14">
                <w:rPr>
                  <w:rFonts w:ascii="宋体" w:hAnsi="宋体" w:hint="eastAsia"/>
                  <w:spacing w:val="-5"/>
                  <w:kern w:val="0"/>
                  <w:sz w:val="24"/>
                  <w:szCs w:val="20"/>
                </w:rPr>
                <w:t>公司</w:t>
              </w:r>
            </w:ins>
            <w:r>
              <w:rPr>
                <w:rFonts w:ascii="宋体" w:hAnsi="宋体" w:hint="eastAsia"/>
                <w:spacing w:val="-5"/>
                <w:kern w:val="0"/>
                <w:sz w:val="24"/>
                <w:szCs w:val="20"/>
              </w:rPr>
              <w:t>从事的工作内容：</w:t>
            </w:r>
          </w:p>
        </w:tc>
      </w:tr>
      <w:tr w:rsidR="0024427F" w14:paraId="3EA49D9F" w14:textId="77777777">
        <w:trPr>
          <w:cantSplit/>
          <w:trHeight w:val="1700"/>
        </w:trPr>
        <w:tc>
          <w:tcPr>
            <w:tcW w:w="3121" w:type="dxa"/>
            <w:gridSpan w:val="5"/>
            <w:vAlign w:val="center"/>
          </w:tcPr>
          <w:p w14:paraId="4589BC21"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lang w:eastAsia="en-US"/>
              </w:rPr>
              <w:lastRenderedPageBreak/>
              <w:t>审核意见</w:t>
            </w:r>
          </w:p>
        </w:tc>
        <w:tc>
          <w:tcPr>
            <w:tcW w:w="5351" w:type="dxa"/>
            <w:gridSpan w:val="4"/>
            <w:vAlign w:val="bottom"/>
          </w:tcPr>
          <w:p w14:paraId="50031175" w14:textId="77777777" w:rsidR="0024427F" w:rsidRDefault="0063422A">
            <w:pPr>
              <w:widowControl/>
              <w:jc w:val="left"/>
              <w:rPr>
                <w:rFonts w:ascii="宋体" w:hAnsi="宋体"/>
                <w:spacing w:val="-5"/>
                <w:kern w:val="0"/>
                <w:sz w:val="24"/>
                <w:szCs w:val="20"/>
                <w:lang w:eastAsia="en-US"/>
              </w:rPr>
            </w:pPr>
            <w:r>
              <w:rPr>
                <w:rFonts w:ascii="宋体" w:hAnsi="宋体" w:hint="eastAsia"/>
                <w:spacing w:val="-5"/>
                <w:kern w:val="0"/>
                <w:sz w:val="24"/>
                <w:szCs w:val="20"/>
                <w:lang w:eastAsia="en-US"/>
              </w:rPr>
              <w:t>主管签字：</w:t>
            </w:r>
          </w:p>
          <w:p w14:paraId="20C19CAF" w14:textId="77777777" w:rsidR="0024427F" w:rsidRDefault="0063422A">
            <w:pPr>
              <w:widowControl/>
              <w:jc w:val="right"/>
              <w:rPr>
                <w:rFonts w:ascii="宋体" w:hAnsi="宋体"/>
                <w:spacing w:val="-5"/>
                <w:kern w:val="0"/>
                <w:sz w:val="24"/>
                <w:szCs w:val="20"/>
                <w:lang w:eastAsia="en-US"/>
              </w:rPr>
            </w:pPr>
            <w:r>
              <w:rPr>
                <w:rFonts w:ascii="宋体" w:hAnsi="宋体" w:hint="eastAsia"/>
                <w:spacing w:val="-5"/>
                <w:kern w:val="0"/>
                <w:sz w:val="24"/>
                <w:szCs w:val="20"/>
                <w:lang w:eastAsia="en-US"/>
              </w:rPr>
              <w:t>年    月    日</w:t>
            </w:r>
          </w:p>
        </w:tc>
      </w:tr>
      <w:tr w:rsidR="0024427F" w14:paraId="72BCCED1" w14:textId="77777777">
        <w:trPr>
          <w:cantSplit/>
          <w:trHeight w:val="1624"/>
        </w:trPr>
        <w:tc>
          <w:tcPr>
            <w:tcW w:w="3121" w:type="dxa"/>
            <w:gridSpan w:val="5"/>
            <w:vAlign w:val="center"/>
          </w:tcPr>
          <w:p w14:paraId="4C3FB181" w14:textId="13BA202D" w:rsidR="0024427F" w:rsidRDefault="00543823">
            <w:pPr>
              <w:widowControl/>
              <w:jc w:val="center"/>
              <w:rPr>
                <w:rFonts w:ascii="宋体" w:hAnsi="宋体"/>
                <w:spacing w:val="-5"/>
                <w:kern w:val="0"/>
                <w:sz w:val="24"/>
                <w:szCs w:val="20"/>
              </w:rPr>
            </w:pPr>
            <w:del w:id="4654" w:author="yunwei01" w:date="2017-08-02T14:22:00Z">
              <w:r w:rsidDel="00A97AE9">
                <w:rPr>
                  <w:rFonts w:ascii="宋体" w:hAnsi="宋体" w:hint="eastAsia"/>
                  <w:spacing w:val="-5"/>
                  <w:kern w:val="0"/>
                  <w:sz w:val="24"/>
                  <w:szCs w:val="20"/>
                </w:rPr>
                <w:delText>AAAAA</w:delText>
              </w:r>
            </w:del>
            <w:ins w:id="4655" w:author="yunwei01" w:date="2017-08-02T14:22:00Z">
              <w:r w:rsidR="00A97AE9">
                <w:rPr>
                  <w:rFonts w:ascii="宋体" w:hAnsi="宋体" w:hint="eastAsia"/>
                  <w:spacing w:val="-5"/>
                  <w:kern w:val="0"/>
                  <w:sz w:val="24"/>
                  <w:szCs w:val="20"/>
                </w:rPr>
                <w:t>资鼎(上海)互联网金融信息服务有限</w:t>
              </w:r>
            </w:ins>
            <w:del w:id="4656" w:author="yunwei01" w:date="2017-08-02T14:38:00Z">
              <w:r w:rsidDel="004C1B14">
                <w:rPr>
                  <w:rFonts w:ascii="宋体" w:hAnsi="宋体" w:hint="eastAsia"/>
                  <w:spacing w:val="-5"/>
                  <w:kern w:val="0"/>
                  <w:sz w:val="24"/>
                  <w:szCs w:val="20"/>
                </w:rPr>
                <w:delText>公司</w:delText>
              </w:r>
            </w:del>
            <w:ins w:id="4657" w:author="yunwei01" w:date="2017-08-02T14:38:00Z">
              <w:r w:rsidR="004C1B14">
                <w:rPr>
                  <w:rFonts w:ascii="宋体" w:hAnsi="宋体" w:hint="eastAsia"/>
                  <w:spacing w:val="-5"/>
                  <w:kern w:val="0"/>
                  <w:sz w:val="24"/>
                  <w:szCs w:val="20"/>
                </w:rPr>
                <w:t>公司</w:t>
              </w:r>
            </w:ins>
            <w:r w:rsidR="0063422A">
              <w:rPr>
                <w:rFonts w:ascii="宋体" w:hAnsi="宋体" w:hint="eastAsia"/>
                <w:spacing w:val="-5"/>
                <w:kern w:val="0"/>
                <w:sz w:val="24"/>
                <w:szCs w:val="20"/>
              </w:rPr>
              <w:t>安全领导小组审核意见</w:t>
            </w:r>
          </w:p>
        </w:tc>
        <w:tc>
          <w:tcPr>
            <w:tcW w:w="5351" w:type="dxa"/>
            <w:gridSpan w:val="4"/>
            <w:vAlign w:val="bottom"/>
          </w:tcPr>
          <w:p w14:paraId="42898C69" w14:textId="77777777" w:rsidR="0024427F" w:rsidRDefault="0063422A">
            <w:pPr>
              <w:widowControl/>
              <w:jc w:val="left"/>
              <w:rPr>
                <w:rFonts w:ascii="宋体" w:hAnsi="宋体"/>
                <w:spacing w:val="-5"/>
                <w:kern w:val="0"/>
                <w:sz w:val="24"/>
                <w:szCs w:val="20"/>
                <w:lang w:eastAsia="en-US"/>
              </w:rPr>
            </w:pPr>
            <w:r>
              <w:rPr>
                <w:rFonts w:ascii="宋体" w:hAnsi="宋体" w:hint="eastAsia"/>
                <w:spacing w:val="-5"/>
                <w:kern w:val="0"/>
                <w:sz w:val="24"/>
                <w:szCs w:val="20"/>
                <w:lang w:eastAsia="en-US"/>
              </w:rPr>
              <w:t>主管签字：</w:t>
            </w:r>
          </w:p>
          <w:p w14:paraId="31DC7D39" w14:textId="77777777" w:rsidR="0024427F" w:rsidRDefault="0063422A">
            <w:pPr>
              <w:widowControl/>
              <w:jc w:val="right"/>
              <w:rPr>
                <w:rFonts w:ascii="宋体" w:hAnsi="宋体"/>
                <w:spacing w:val="-5"/>
                <w:kern w:val="0"/>
                <w:sz w:val="24"/>
                <w:szCs w:val="20"/>
                <w:lang w:eastAsia="en-US"/>
              </w:rPr>
            </w:pPr>
            <w:r>
              <w:rPr>
                <w:rFonts w:ascii="宋体" w:hAnsi="宋体" w:hint="eastAsia"/>
                <w:spacing w:val="-5"/>
                <w:kern w:val="0"/>
                <w:sz w:val="24"/>
                <w:szCs w:val="20"/>
                <w:lang w:eastAsia="en-US"/>
              </w:rPr>
              <w:t>年    月    日</w:t>
            </w:r>
          </w:p>
        </w:tc>
      </w:tr>
    </w:tbl>
    <w:p w14:paraId="50572355" w14:textId="77777777" w:rsidR="0024427F" w:rsidRDefault="0024427F">
      <w:bookmarkStart w:id="4658" w:name="_Toc321411262"/>
      <w:bookmarkStart w:id="4659" w:name="_Toc321411263"/>
      <w:bookmarkEnd w:id="4658"/>
      <w:bookmarkEnd w:id="4659"/>
    </w:p>
    <w:p w14:paraId="39F35403" w14:textId="77777777" w:rsidR="0024427F" w:rsidRDefault="0024427F">
      <w:pPr>
        <w:rPr>
          <w:sz w:val="24"/>
        </w:rPr>
      </w:pPr>
    </w:p>
    <w:p w14:paraId="46EAD2A7" w14:textId="77777777" w:rsidR="0024427F" w:rsidRDefault="0024427F"/>
    <w:p w14:paraId="39A02929" w14:textId="77777777" w:rsidR="0024427F" w:rsidRDefault="0024427F"/>
    <w:p w14:paraId="5057D13A" w14:textId="77777777" w:rsidR="0024427F" w:rsidRDefault="0024427F"/>
    <w:p w14:paraId="540274E9" w14:textId="77777777" w:rsidR="0024427F" w:rsidRDefault="0024427F"/>
    <w:p w14:paraId="7D4BFC7C" w14:textId="77777777" w:rsidR="0024427F" w:rsidRDefault="0024427F"/>
    <w:p w14:paraId="67222C30" w14:textId="7B478367" w:rsidR="0024427F" w:rsidRDefault="0063422A" w:rsidP="0039666C">
      <w:pPr>
        <w:pStyle w:val="3"/>
        <w:pageBreakBefore/>
        <w:ind w:left="709"/>
      </w:pPr>
      <w:bookmarkStart w:id="4660" w:name="_Toc428792671"/>
      <w:bookmarkStart w:id="4661" w:name="_Toc489545404"/>
      <w:bookmarkStart w:id="4662" w:name="_Toc489546856"/>
      <w:bookmarkStart w:id="4663" w:name="_Toc489547191"/>
      <w:bookmarkStart w:id="4664" w:name="_Toc489548067"/>
      <w:bookmarkStart w:id="4665" w:name="_Toc489607291"/>
      <w:r>
        <w:rPr>
          <w:rFonts w:hint="eastAsia"/>
        </w:rPr>
        <w:lastRenderedPageBreak/>
        <w:t>附录</w:t>
      </w:r>
      <w:r>
        <w:t>36</w:t>
      </w:r>
      <w:r>
        <w:rPr>
          <w:rFonts w:hint="eastAsia"/>
        </w:rPr>
        <w:t>:</w:t>
      </w:r>
      <w:r>
        <w:rPr>
          <w:rFonts w:hint="eastAsia"/>
          <w:bCs w:val="0"/>
          <w:sz w:val="28"/>
          <w:szCs w:val="28"/>
        </w:rPr>
        <w:t xml:space="preserve"> </w:t>
      </w:r>
      <w:r>
        <w:rPr>
          <w:rFonts w:hint="eastAsia"/>
        </w:rPr>
        <w:t>人员离岗工作交接表</w:t>
      </w:r>
      <w:bookmarkEnd w:id="4660"/>
      <w:bookmarkEnd w:id="4661"/>
      <w:bookmarkEnd w:id="4662"/>
      <w:bookmarkEnd w:id="4663"/>
      <w:bookmarkEnd w:id="4664"/>
      <w:bookmarkEnd w:id="4665"/>
    </w:p>
    <w:p w14:paraId="2506131E" w14:textId="77777777" w:rsidR="0024427F" w:rsidRDefault="0063422A">
      <w:pPr>
        <w:jc w:val="center"/>
        <w:rPr>
          <w:rFonts w:ascii="宋体" w:hAnsi="宋体" w:cs="宋体"/>
          <w:color w:val="000000"/>
          <w:kern w:val="0"/>
          <w:sz w:val="24"/>
        </w:rPr>
      </w:pPr>
      <w:r>
        <w:rPr>
          <w:rFonts w:hint="eastAsia"/>
          <w:b/>
          <w:sz w:val="28"/>
          <w:szCs w:val="28"/>
        </w:rPr>
        <w:t>人员离岗工作交接表</w:t>
      </w:r>
    </w:p>
    <w:tbl>
      <w:tblPr>
        <w:tblW w:w="9661" w:type="dxa"/>
        <w:jc w:val="center"/>
        <w:tblLayout w:type="fixed"/>
        <w:tblLook w:val="04A0" w:firstRow="1" w:lastRow="0" w:firstColumn="1" w:lastColumn="0" w:noHBand="0" w:noVBand="1"/>
      </w:tblPr>
      <w:tblGrid>
        <w:gridCol w:w="1418"/>
        <w:gridCol w:w="1234"/>
        <w:gridCol w:w="892"/>
        <w:gridCol w:w="1501"/>
        <w:gridCol w:w="31"/>
        <w:gridCol w:w="1427"/>
        <w:gridCol w:w="15"/>
        <w:gridCol w:w="978"/>
        <w:gridCol w:w="15"/>
        <w:gridCol w:w="31"/>
        <w:gridCol w:w="1513"/>
        <w:gridCol w:w="606"/>
      </w:tblGrid>
      <w:tr w:rsidR="0024427F" w14:paraId="27EE8AD8"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75182C07"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姓名</w:t>
            </w:r>
          </w:p>
        </w:tc>
        <w:tc>
          <w:tcPr>
            <w:tcW w:w="3627" w:type="dxa"/>
            <w:gridSpan w:val="3"/>
            <w:tcBorders>
              <w:top w:val="single" w:sz="4" w:space="0" w:color="auto"/>
              <w:left w:val="nil"/>
              <w:bottom w:val="single" w:sz="4" w:space="0" w:color="auto"/>
              <w:right w:val="single" w:sz="4" w:space="0" w:color="auto"/>
            </w:tcBorders>
            <w:vAlign w:val="center"/>
          </w:tcPr>
          <w:p w14:paraId="3B5E0958"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1473" w:type="dxa"/>
            <w:gridSpan w:val="3"/>
            <w:tcBorders>
              <w:top w:val="single" w:sz="4" w:space="0" w:color="auto"/>
              <w:left w:val="nil"/>
              <w:bottom w:val="single" w:sz="4" w:space="0" w:color="auto"/>
              <w:right w:val="single" w:sz="4" w:space="0" w:color="auto"/>
            </w:tcBorders>
            <w:vAlign w:val="center"/>
          </w:tcPr>
          <w:p w14:paraId="2199581A"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所在部门</w:t>
            </w:r>
          </w:p>
        </w:tc>
        <w:tc>
          <w:tcPr>
            <w:tcW w:w="3143" w:type="dxa"/>
            <w:gridSpan w:val="5"/>
            <w:tcBorders>
              <w:top w:val="single" w:sz="4" w:space="0" w:color="auto"/>
              <w:left w:val="nil"/>
              <w:bottom w:val="single" w:sz="4" w:space="0" w:color="auto"/>
              <w:right w:val="single" w:sz="4" w:space="0" w:color="auto"/>
            </w:tcBorders>
            <w:vAlign w:val="center"/>
          </w:tcPr>
          <w:p w14:paraId="12D59CD6"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54ED47DA"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055156CA"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离岗</w:t>
            </w:r>
          </w:p>
        </w:tc>
        <w:tc>
          <w:tcPr>
            <w:tcW w:w="3627" w:type="dxa"/>
            <w:gridSpan w:val="3"/>
            <w:vMerge w:val="restart"/>
            <w:tcBorders>
              <w:top w:val="single" w:sz="4" w:space="0" w:color="auto"/>
              <w:left w:val="single" w:sz="4" w:space="0" w:color="auto"/>
              <w:bottom w:val="single" w:sz="4" w:space="0" w:color="auto"/>
              <w:right w:val="single" w:sz="4" w:space="0" w:color="auto"/>
            </w:tcBorders>
            <w:vAlign w:val="center"/>
          </w:tcPr>
          <w:p w14:paraId="1C7B4074"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□离职</w:t>
            </w:r>
            <w:r>
              <w:rPr>
                <w:rFonts w:ascii="宋体" w:hAnsi="宋体"/>
                <w:color w:val="000000"/>
                <w:kern w:val="0"/>
                <w:sz w:val="24"/>
              </w:rPr>
              <w:t xml:space="preserve">   </w:t>
            </w:r>
            <w:r>
              <w:rPr>
                <w:rFonts w:ascii="宋体" w:hAnsi="宋体" w:cs="宋体" w:hint="eastAsia"/>
                <w:color w:val="000000"/>
                <w:kern w:val="0"/>
                <w:sz w:val="24"/>
              </w:rPr>
              <w:t>□换岗</w:t>
            </w:r>
            <w:r>
              <w:rPr>
                <w:rFonts w:ascii="宋体" w:hAnsi="宋体"/>
                <w:color w:val="000000"/>
                <w:kern w:val="0"/>
                <w:sz w:val="24"/>
              </w:rPr>
              <w:t xml:space="preserve">  </w:t>
            </w:r>
            <w:r>
              <w:rPr>
                <w:rFonts w:ascii="宋体" w:hAnsi="宋体" w:cs="宋体" w:hint="eastAsia"/>
                <w:color w:val="000000"/>
                <w:kern w:val="0"/>
                <w:sz w:val="24"/>
              </w:rPr>
              <w:t>□其它</w:t>
            </w:r>
          </w:p>
        </w:tc>
        <w:tc>
          <w:tcPr>
            <w:tcW w:w="1473" w:type="dxa"/>
            <w:gridSpan w:val="3"/>
            <w:vMerge w:val="restart"/>
            <w:tcBorders>
              <w:top w:val="nil"/>
              <w:left w:val="single" w:sz="4" w:space="0" w:color="auto"/>
              <w:bottom w:val="single" w:sz="4" w:space="0" w:color="auto"/>
              <w:right w:val="single" w:sz="4" w:space="0" w:color="auto"/>
            </w:tcBorders>
            <w:vAlign w:val="center"/>
          </w:tcPr>
          <w:p w14:paraId="3F64570A"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离岗时间</w:t>
            </w:r>
          </w:p>
        </w:tc>
        <w:tc>
          <w:tcPr>
            <w:tcW w:w="3143" w:type="dxa"/>
            <w:gridSpan w:val="5"/>
            <w:vMerge w:val="restart"/>
            <w:tcBorders>
              <w:top w:val="single" w:sz="4" w:space="0" w:color="auto"/>
              <w:left w:val="single" w:sz="4" w:space="0" w:color="auto"/>
              <w:bottom w:val="single" w:sz="4" w:space="0" w:color="auto"/>
              <w:right w:val="single" w:sz="4" w:space="0" w:color="auto"/>
            </w:tcBorders>
            <w:vAlign w:val="center"/>
          </w:tcPr>
          <w:p w14:paraId="076BFD9E"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32C0CAE8" w14:textId="77777777">
        <w:trPr>
          <w:trHeight w:val="253"/>
          <w:jc w:val="center"/>
        </w:trPr>
        <w:tc>
          <w:tcPr>
            <w:tcW w:w="1418" w:type="dxa"/>
            <w:tcBorders>
              <w:top w:val="single" w:sz="4" w:space="0" w:color="auto"/>
              <w:left w:val="single" w:sz="4" w:space="0" w:color="auto"/>
              <w:bottom w:val="single" w:sz="4" w:space="0" w:color="auto"/>
              <w:right w:val="single" w:sz="4" w:space="0" w:color="auto"/>
            </w:tcBorders>
            <w:vAlign w:val="center"/>
          </w:tcPr>
          <w:p w14:paraId="2DEA4B8A"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原因</w:t>
            </w:r>
          </w:p>
        </w:tc>
        <w:tc>
          <w:tcPr>
            <w:tcW w:w="3627" w:type="dxa"/>
            <w:gridSpan w:val="3"/>
            <w:vMerge/>
            <w:tcBorders>
              <w:top w:val="single" w:sz="4" w:space="0" w:color="auto"/>
              <w:left w:val="single" w:sz="4" w:space="0" w:color="auto"/>
              <w:bottom w:val="single" w:sz="4" w:space="0" w:color="auto"/>
              <w:right w:val="single" w:sz="4" w:space="0" w:color="auto"/>
            </w:tcBorders>
            <w:vAlign w:val="center"/>
          </w:tcPr>
          <w:p w14:paraId="1060C2B4" w14:textId="77777777" w:rsidR="0024427F" w:rsidRDefault="0024427F">
            <w:pPr>
              <w:widowControl/>
              <w:adjustRightInd w:val="0"/>
              <w:snapToGrid w:val="0"/>
              <w:spacing w:line="400" w:lineRule="exact"/>
              <w:jc w:val="left"/>
              <w:rPr>
                <w:rFonts w:ascii="宋体" w:hAnsi="宋体" w:cs="宋体"/>
                <w:color w:val="000000"/>
                <w:kern w:val="0"/>
                <w:sz w:val="24"/>
              </w:rPr>
            </w:pPr>
          </w:p>
        </w:tc>
        <w:tc>
          <w:tcPr>
            <w:tcW w:w="1473" w:type="dxa"/>
            <w:gridSpan w:val="3"/>
            <w:vMerge/>
            <w:tcBorders>
              <w:top w:val="nil"/>
              <w:left w:val="single" w:sz="4" w:space="0" w:color="auto"/>
              <w:bottom w:val="single" w:sz="4" w:space="0" w:color="auto"/>
              <w:right w:val="single" w:sz="4" w:space="0" w:color="auto"/>
            </w:tcBorders>
            <w:vAlign w:val="center"/>
          </w:tcPr>
          <w:p w14:paraId="6B1A3780" w14:textId="77777777" w:rsidR="0024427F" w:rsidRDefault="0024427F">
            <w:pPr>
              <w:widowControl/>
              <w:adjustRightInd w:val="0"/>
              <w:snapToGrid w:val="0"/>
              <w:spacing w:line="400" w:lineRule="exact"/>
              <w:jc w:val="left"/>
              <w:rPr>
                <w:rFonts w:ascii="宋体" w:hAnsi="宋体" w:cs="宋体"/>
                <w:color w:val="000000"/>
                <w:kern w:val="0"/>
                <w:sz w:val="24"/>
              </w:rPr>
            </w:pPr>
          </w:p>
        </w:tc>
        <w:tc>
          <w:tcPr>
            <w:tcW w:w="3143" w:type="dxa"/>
            <w:gridSpan w:val="5"/>
            <w:vMerge/>
            <w:tcBorders>
              <w:top w:val="single" w:sz="4" w:space="0" w:color="auto"/>
              <w:left w:val="single" w:sz="4" w:space="0" w:color="auto"/>
              <w:bottom w:val="single" w:sz="4" w:space="0" w:color="auto"/>
              <w:right w:val="single" w:sz="4" w:space="0" w:color="auto"/>
            </w:tcBorders>
            <w:vAlign w:val="center"/>
          </w:tcPr>
          <w:p w14:paraId="67D0079C" w14:textId="77777777" w:rsidR="0024427F" w:rsidRDefault="0024427F">
            <w:pPr>
              <w:widowControl/>
              <w:adjustRightInd w:val="0"/>
              <w:snapToGrid w:val="0"/>
              <w:spacing w:line="400" w:lineRule="exact"/>
              <w:jc w:val="left"/>
              <w:rPr>
                <w:rFonts w:ascii="宋体" w:hAnsi="宋体"/>
                <w:color w:val="000000"/>
                <w:kern w:val="0"/>
                <w:sz w:val="24"/>
              </w:rPr>
            </w:pPr>
          </w:p>
        </w:tc>
      </w:tr>
      <w:tr w:rsidR="0024427F" w14:paraId="4B370FDF"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2934FAF4"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原部门</w:t>
            </w:r>
          </w:p>
        </w:tc>
        <w:tc>
          <w:tcPr>
            <w:tcW w:w="1234" w:type="dxa"/>
            <w:tcBorders>
              <w:top w:val="nil"/>
              <w:left w:val="nil"/>
              <w:bottom w:val="single" w:sz="4" w:space="0" w:color="auto"/>
              <w:right w:val="single" w:sz="4" w:space="0" w:color="auto"/>
            </w:tcBorders>
            <w:vAlign w:val="center"/>
          </w:tcPr>
          <w:p w14:paraId="708C1FDB"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892" w:type="dxa"/>
            <w:tcBorders>
              <w:top w:val="single" w:sz="4" w:space="0" w:color="auto"/>
              <w:left w:val="nil"/>
              <w:bottom w:val="single" w:sz="4" w:space="0" w:color="auto"/>
              <w:right w:val="single" w:sz="4" w:space="0" w:color="auto"/>
            </w:tcBorders>
            <w:vAlign w:val="center"/>
          </w:tcPr>
          <w:p w14:paraId="4AAEFDC2"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职务</w:t>
            </w:r>
          </w:p>
        </w:tc>
        <w:tc>
          <w:tcPr>
            <w:tcW w:w="1501" w:type="dxa"/>
            <w:tcBorders>
              <w:top w:val="single" w:sz="4" w:space="0" w:color="auto"/>
              <w:left w:val="nil"/>
              <w:bottom w:val="single" w:sz="4" w:space="0" w:color="auto"/>
              <w:right w:val="single" w:sz="4" w:space="0" w:color="auto"/>
            </w:tcBorders>
            <w:vAlign w:val="center"/>
          </w:tcPr>
          <w:p w14:paraId="3649D637"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1458" w:type="dxa"/>
            <w:gridSpan w:val="2"/>
            <w:tcBorders>
              <w:top w:val="nil"/>
              <w:left w:val="nil"/>
              <w:bottom w:val="single" w:sz="4" w:space="0" w:color="auto"/>
              <w:right w:val="single" w:sz="4" w:space="0" w:color="auto"/>
            </w:tcBorders>
            <w:vAlign w:val="center"/>
          </w:tcPr>
          <w:p w14:paraId="49ABD48C"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现部门</w:t>
            </w:r>
          </w:p>
        </w:tc>
        <w:tc>
          <w:tcPr>
            <w:tcW w:w="993" w:type="dxa"/>
            <w:gridSpan w:val="2"/>
            <w:tcBorders>
              <w:top w:val="single" w:sz="4" w:space="0" w:color="auto"/>
              <w:left w:val="nil"/>
              <w:bottom w:val="single" w:sz="4" w:space="0" w:color="auto"/>
              <w:right w:val="single" w:sz="4" w:space="0" w:color="auto"/>
            </w:tcBorders>
            <w:vAlign w:val="center"/>
          </w:tcPr>
          <w:p w14:paraId="6005CD28" w14:textId="77777777" w:rsidR="0024427F" w:rsidRDefault="0063422A">
            <w:pPr>
              <w:widowControl/>
              <w:adjustRightInd w:val="0"/>
              <w:snapToGrid w:val="0"/>
              <w:spacing w:line="400" w:lineRule="exact"/>
              <w:rPr>
                <w:rFonts w:ascii="宋体" w:hAnsi="宋体"/>
                <w:color w:val="000000"/>
                <w:kern w:val="0"/>
                <w:sz w:val="24"/>
              </w:rPr>
            </w:pPr>
            <w:r>
              <w:rPr>
                <w:rFonts w:ascii="宋体" w:hAnsi="宋体"/>
                <w:color w:val="000000"/>
                <w:kern w:val="0"/>
                <w:sz w:val="24"/>
              </w:rPr>
              <w:t>(</w:t>
            </w:r>
            <w:r>
              <w:rPr>
                <w:rFonts w:ascii="宋体" w:hAnsi="宋体" w:hint="eastAsia"/>
                <w:color w:val="000000"/>
                <w:kern w:val="0"/>
                <w:sz w:val="24"/>
              </w:rPr>
              <w:t>若有</w:t>
            </w:r>
            <w:r>
              <w:rPr>
                <w:rFonts w:ascii="宋体" w:hAnsi="宋体"/>
                <w:color w:val="000000"/>
                <w:kern w:val="0"/>
                <w:sz w:val="24"/>
              </w:rPr>
              <w:t>)</w:t>
            </w:r>
          </w:p>
        </w:tc>
        <w:tc>
          <w:tcPr>
            <w:tcW w:w="1559" w:type="dxa"/>
            <w:gridSpan w:val="3"/>
            <w:tcBorders>
              <w:top w:val="nil"/>
              <w:left w:val="nil"/>
              <w:bottom w:val="single" w:sz="4" w:space="0" w:color="auto"/>
              <w:right w:val="single" w:sz="4" w:space="0" w:color="auto"/>
            </w:tcBorders>
            <w:vAlign w:val="center"/>
          </w:tcPr>
          <w:p w14:paraId="599C709D"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职务</w:t>
            </w:r>
          </w:p>
        </w:tc>
        <w:tc>
          <w:tcPr>
            <w:tcW w:w="606" w:type="dxa"/>
            <w:tcBorders>
              <w:top w:val="single" w:sz="4" w:space="0" w:color="auto"/>
              <w:left w:val="nil"/>
              <w:bottom w:val="single" w:sz="4" w:space="0" w:color="auto"/>
              <w:right w:val="single" w:sz="4" w:space="0" w:color="auto"/>
            </w:tcBorders>
            <w:vAlign w:val="center"/>
          </w:tcPr>
          <w:p w14:paraId="61992541"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3D0EC721" w14:textId="77777777">
        <w:trPr>
          <w:trHeight w:val="270"/>
          <w:jc w:val="center"/>
        </w:trPr>
        <w:tc>
          <w:tcPr>
            <w:tcW w:w="9661" w:type="dxa"/>
            <w:gridSpan w:val="12"/>
            <w:tcBorders>
              <w:top w:val="single" w:sz="4" w:space="0" w:color="auto"/>
              <w:left w:val="single" w:sz="4" w:space="0" w:color="auto"/>
              <w:bottom w:val="single" w:sz="4" w:space="0" w:color="auto"/>
              <w:right w:val="single" w:sz="4" w:space="0" w:color="auto"/>
            </w:tcBorders>
            <w:vAlign w:val="center"/>
          </w:tcPr>
          <w:p w14:paraId="1A68AF03" w14:textId="77777777" w:rsidR="0024427F" w:rsidRDefault="0063422A">
            <w:pPr>
              <w:widowControl/>
              <w:adjustRightInd w:val="0"/>
              <w:snapToGrid w:val="0"/>
              <w:spacing w:line="400" w:lineRule="exact"/>
              <w:jc w:val="center"/>
              <w:rPr>
                <w:rFonts w:ascii="宋体" w:hAnsi="宋体" w:cs="宋体"/>
                <w:b/>
                <w:bCs/>
                <w:color w:val="000000"/>
                <w:kern w:val="0"/>
                <w:sz w:val="24"/>
              </w:rPr>
            </w:pPr>
            <w:r>
              <w:rPr>
                <w:rFonts w:ascii="宋体" w:hAnsi="宋体" w:cs="宋体" w:hint="eastAsia"/>
                <w:b/>
                <w:bCs/>
                <w:color w:val="000000"/>
                <w:kern w:val="0"/>
                <w:sz w:val="24"/>
              </w:rPr>
              <w:t>项目</w:t>
            </w:r>
            <w:r>
              <w:rPr>
                <w:rFonts w:ascii="宋体" w:hAnsi="宋体"/>
                <w:b/>
                <w:bCs/>
                <w:color w:val="000000"/>
                <w:kern w:val="0"/>
                <w:sz w:val="24"/>
              </w:rPr>
              <w:t>(</w:t>
            </w:r>
            <w:r>
              <w:rPr>
                <w:rFonts w:ascii="宋体" w:hAnsi="宋体" w:cs="宋体" w:hint="eastAsia"/>
                <w:b/>
                <w:bCs/>
                <w:color w:val="000000"/>
                <w:kern w:val="0"/>
                <w:sz w:val="24"/>
              </w:rPr>
              <w:t>业务</w:t>
            </w:r>
            <w:r>
              <w:rPr>
                <w:rFonts w:ascii="宋体" w:hAnsi="宋体"/>
                <w:b/>
                <w:bCs/>
                <w:color w:val="000000"/>
                <w:kern w:val="0"/>
                <w:sz w:val="24"/>
              </w:rPr>
              <w:t>)</w:t>
            </w:r>
            <w:r>
              <w:rPr>
                <w:rFonts w:ascii="宋体" w:hAnsi="宋体" w:cs="宋体" w:hint="eastAsia"/>
                <w:b/>
                <w:bCs/>
                <w:color w:val="000000"/>
                <w:kern w:val="0"/>
                <w:sz w:val="24"/>
              </w:rPr>
              <w:t>交接</w:t>
            </w:r>
          </w:p>
        </w:tc>
      </w:tr>
      <w:tr w:rsidR="0024427F" w14:paraId="32AC5E17" w14:textId="77777777">
        <w:trPr>
          <w:trHeight w:val="270"/>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7AFA09F0"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应移交事项</w:t>
            </w:r>
          </w:p>
        </w:tc>
        <w:tc>
          <w:tcPr>
            <w:tcW w:w="1532" w:type="dxa"/>
            <w:gridSpan w:val="2"/>
            <w:tcBorders>
              <w:top w:val="single" w:sz="4" w:space="0" w:color="auto"/>
              <w:left w:val="nil"/>
              <w:bottom w:val="single" w:sz="4" w:space="0" w:color="auto"/>
              <w:right w:val="single" w:sz="4" w:space="0" w:color="auto"/>
            </w:tcBorders>
            <w:vAlign w:val="center"/>
          </w:tcPr>
          <w:p w14:paraId="655C2AEE"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移交人签字</w:t>
            </w:r>
          </w:p>
        </w:tc>
        <w:tc>
          <w:tcPr>
            <w:tcW w:w="2466" w:type="dxa"/>
            <w:gridSpan w:val="5"/>
            <w:tcBorders>
              <w:top w:val="single" w:sz="4" w:space="0" w:color="auto"/>
              <w:left w:val="nil"/>
              <w:bottom w:val="single" w:sz="4" w:space="0" w:color="auto"/>
              <w:right w:val="single" w:sz="4" w:space="0" w:color="auto"/>
            </w:tcBorders>
            <w:vAlign w:val="center"/>
          </w:tcPr>
          <w:p w14:paraId="1BE7D849"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接交人签字</w:t>
            </w:r>
          </w:p>
        </w:tc>
        <w:tc>
          <w:tcPr>
            <w:tcW w:w="2119" w:type="dxa"/>
            <w:gridSpan w:val="2"/>
            <w:tcBorders>
              <w:top w:val="single" w:sz="4" w:space="0" w:color="auto"/>
              <w:left w:val="nil"/>
              <w:bottom w:val="single" w:sz="4" w:space="0" w:color="auto"/>
              <w:right w:val="single" w:sz="4" w:space="0" w:color="auto"/>
            </w:tcBorders>
            <w:vAlign w:val="center"/>
          </w:tcPr>
          <w:p w14:paraId="28612A9C"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审核人签字</w:t>
            </w:r>
          </w:p>
        </w:tc>
      </w:tr>
      <w:tr w:rsidR="0024427F" w14:paraId="04575245" w14:textId="77777777">
        <w:trPr>
          <w:trHeight w:val="270"/>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19A273C5"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经办工作内容交接</w:t>
            </w:r>
          </w:p>
        </w:tc>
        <w:tc>
          <w:tcPr>
            <w:tcW w:w="1532" w:type="dxa"/>
            <w:gridSpan w:val="2"/>
            <w:vMerge w:val="restart"/>
            <w:tcBorders>
              <w:top w:val="single" w:sz="4" w:space="0" w:color="auto"/>
              <w:left w:val="single" w:sz="4" w:space="0" w:color="auto"/>
              <w:bottom w:val="single" w:sz="4" w:space="0" w:color="auto"/>
              <w:right w:val="single" w:sz="4" w:space="0" w:color="auto"/>
            </w:tcBorders>
            <w:vAlign w:val="center"/>
          </w:tcPr>
          <w:p w14:paraId="08401720"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2466" w:type="dxa"/>
            <w:gridSpan w:val="5"/>
            <w:vMerge w:val="restart"/>
            <w:tcBorders>
              <w:top w:val="single" w:sz="4" w:space="0" w:color="auto"/>
              <w:left w:val="single" w:sz="4" w:space="0" w:color="auto"/>
              <w:bottom w:val="single" w:sz="4" w:space="0" w:color="auto"/>
              <w:right w:val="single" w:sz="4" w:space="0" w:color="auto"/>
            </w:tcBorders>
            <w:vAlign w:val="center"/>
          </w:tcPr>
          <w:p w14:paraId="1DC3CFD7"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2119" w:type="dxa"/>
            <w:gridSpan w:val="2"/>
            <w:vMerge w:val="restart"/>
            <w:tcBorders>
              <w:top w:val="single" w:sz="4" w:space="0" w:color="auto"/>
              <w:left w:val="single" w:sz="4" w:space="0" w:color="auto"/>
              <w:bottom w:val="single" w:sz="4" w:space="0" w:color="auto"/>
              <w:right w:val="single" w:sz="4" w:space="0" w:color="auto"/>
            </w:tcBorders>
            <w:vAlign w:val="center"/>
          </w:tcPr>
          <w:p w14:paraId="7C091AD5"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46EE6CF2" w14:textId="77777777">
        <w:trPr>
          <w:trHeight w:val="285"/>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24FBE255"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（具体交接内容附附件）</w:t>
            </w:r>
          </w:p>
        </w:tc>
        <w:tc>
          <w:tcPr>
            <w:tcW w:w="1532" w:type="dxa"/>
            <w:gridSpan w:val="2"/>
            <w:vMerge/>
            <w:tcBorders>
              <w:top w:val="single" w:sz="4" w:space="0" w:color="auto"/>
              <w:left w:val="single" w:sz="4" w:space="0" w:color="auto"/>
              <w:bottom w:val="single" w:sz="4" w:space="0" w:color="auto"/>
              <w:right w:val="single" w:sz="4" w:space="0" w:color="auto"/>
            </w:tcBorders>
            <w:vAlign w:val="center"/>
          </w:tcPr>
          <w:p w14:paraId="6E26925F" w14:textId="77777777" w:rsidR="0024427F" w:rsidRDefault="0024427F">
            <w:pPr>
              <w:widowControl/>
              <w:adjustRightInd w:val="0"/>
              <w:snapToGrid w:val="0"/>
              <w:spacing w:line="400" w:lineRule="exact"/>
              <w:jc w:val="left"/>
              <w:rPr>
                <w:rFonts w:ascii="宋体" w:hAnsi="宋体"/>
                <w:color w:val="000000"/>
                <w:kern w:val="0"/>
                <w:sz w:val="24"/>
              </w:rPr>
            </w:pPr>
          </w:p>
        </w:tc>
        <w:tc>
          <w:tcPr>
            <w:tcW w:w="2466" w:type="dxa"/>
            <w:gridSpan w:val="5"/>
            <w:vMerge/>
            <w:tcBorders>
              <w:top w:val="single" w:sz="4" w:space="0" w:color="auto"/>
              <w:left w:val="single" w:sz="4" w:space="0" w:color="auto"/>
              <w:bottom w:val="single" w:sz="4" w:space="0" w:color="auto"/>
              <w:right w:val="single" w:sz="4" w:space="0" w:color="auto"/>
            </w:tcBorders>
            <w:vAlign w:val="center"/>
          </w:tcPr>
          <w:p w14:paraId="58CA28E4" w14:textId="77777777" w:rsidR="0024427F" w:rsidRDefault="0024427F">
            <w:pPr>
              <w:widowControl/>
              <w:adjustRightInd w:val="0"/>
              <w:snapToGrid w:val="0"/>
              <w:spacing w:line="400" w:lineRule="exact"/>
              <w:jc w:val="left"/>
              <w:rPr>
                <w:rFonts w:ascii="宋体" w:hAnsi="宋体"/>
                <w:color w:val="000000"/>
                <w:kern w:val="0"/>
                <w:sz w:val="24"/>
              </w:rPr>
            </w:pPr>
          </w:p>
        </w:tc>
        <w:tc>
          <w:tcPr>
            <w:tcW w:w="2119" w:type="dxa"/>
            <w:gridSpan w:val="2"/>
            <w:vMerge/>
            <w:tcBorders>
              <w:top w:val="single" w:sz="4" w:space="0" w:color="auto"/>
              <w:left w:val="single" w:sz="4" w:space="0" w:color="auto"/>
              <w:bottom w:val="single" w:sz="4" w:space="0" w:color="auto"/>
              <w:right w:val="single" w:sz="4" w:space="0" w:color="auto"/>
            </w:tcBorders>
            <w:vAlign w:val="center"/>
          </w:tcPr>
          <w:p w14:paraId="5E8F9FB3" w14:textId="77777777" w:rsidR="0024427F" w:rsidRDefault="0024427F">
            <w:pPr>
              <w:widowControl/>
              <w:adjustRightInd w:val="0"/>
              <w:snapToGrid w:val="0"/>
              <w:spacing w:line="400" w:lineRule="exact"/>
              <w:jc w:val="left"/>
              <w:rPr>
                <w:rFonts w:ascii="宋体" w:hAnsi="宋体"/>
                <w:color w:val="000000"/>
                <w:kern w:val="0"/>
                <w:sz w:val="24"/>
              </w:rPr>
            </w:pPr>
          </w:p>
        </w:tc>
      </w:tr>
      <w:tr w:rsidR="0024427F" w14:paraId="1B94A308" w14:textId="77777777">
        <w:trPr>
          <w:trHeight w:val="270"/>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43D64E5D"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其他事宜</w:t>
            </w:r>
          </w:p>
        </w:tc>
        <w:tc>
          <w:tcPr>
            <w:tcW w:w="6117" w:type="dxa"/>
            <w:gridSpan w:val="9"/>
            <w:tcBorders>
              <w:top w:val="single" w:sz="4" w:space="0" w:color="auto"/>
              <w:left w:val="nil"/>
              <w:bottom w:val="single" w:sz="4" w:space="0" w:color="auto"/>
              <w:right w:val="single" w:sz="4" w:space="0" w:color="auto"/>
            </w:tcBorders>
            <w:vAlign w:val="center"/>
          </w:tcPr>
          <w:p w14:paraId="0F892672" w14:textId="77777777" w:rsidR="0024427F" w:rsidRDefault="0063422A">
            <w:pPr>
              <w:widowControl/>
              <w:adjustRightInd w:val="0"/>
              <w:snapToGrid w:val="0"/>
              <w:spacing w:line="400" w:lineRule="exact"/>
              <w:jc w:val="left"/>
              <w:rPr>
                <w:rFonts w:ascii="宋体" w:hAnsi="宋体"/>
                <w:color w:val="000000"/>
                <w:kern w:val="0"/>
                <w:sz w:val="24"/>
              </w:rPr>
            </w:pPr>
            <w:r>
              <w:rPr>
                <w:rFonts w:ascii="宋体" w:hAnsi="宋体"/>
                <w:color w:val="000000"/>
                <w:kern w:val="0"/>
                <w:sz w:val="24"/>
              </w:rPr>
              <w:t xml:space="preserve">　</w:t>
            </w:r>
          </w:p>
        </w:tc>
      </w:tr>
      <w:tr w:rsidR="0024427F" w14:paraId="01905C2E" w14:textId="77777777">
        <w:trPr>
          <w:trHeight w:val="270"/>
          <w:jc w:val="center"/>
        </w:trPr>
        <w:tc>
          <w:tcPr>
            <w:tcW w:w="9661" w:type="dxa"/>
            <w:gridSpan w:val="12"/>
            <w:tcBorders>
              <w:top w:val="single" w:sz="4" w:space="0" w:color="auto"/>
              <w:left w:val="single" w:sz="4" w:space="0" w:color="auto"/>
              <w:bottom w:val="single" w:sz="4" w:space="0" w:color="auto"/>
              <w:right w:val="single" w:sz="4" w:space="0" w:color="auto"/>
            </w:tcBorders>
            <w:vAlign w:val="center"/>
          </w:tcPr>
          <w:p w14:paraId="303F258D" w14:textId="77777777" w:rsidR="0024427F" w:rsidRDefault="0063422A">
            <w:pPr>
              <w:widowControl/>
              <w:adjustRightInd w:val="0"/>
              <w:snapToGrid w:val="0"/>
              <w:spacing w:line="400" w:lineRule="exact"/>
              <w:jc w:val="center"/>
              <w:rPr>
                <w:rFonts w:ascii="宋体" w:hAnsi="宋体" w:cs="宋体"/>
                <w:b/>
                <w:bCs/>
                <w:color w:val="000000"/>
                <w:kern w:val="0"/>
                <w:sz w:val="24"/>
              </w:rPr>
            </w:pPr>
            <w:r>
              <w:rPr>
                <w:rFonts w:ascii="宋体" w:hAnsi="宋体" w:cs="宋体" w:hint="eastAsia"/>
                <w:b/>
                <w:bCs/>
                <w:color w:val="000000"/>
                <w:kern w:val="0"/>
                <w:sz w:val="24"/>
              </w:rPr>
              <w:t>各类事宜处理意见</w:t>
            </w:r>
          </w:p>
        </w:tc>
      </w:tr>
      <w:tr w:rsidR="0024427F" w14:paraId="0CD365F0"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1A2D0EE7"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详情</w:t>
            </w:r>
          </w:p>
        </w:tc>
        <w:tc>
          <w:tcPr>
            <w:tcW w:w="3627" w:type="dxa"/>
            <w:gridSpan w:val="3"/>
            <w:tcBorders>
              <w:top w:val="single" w:sz="4" w:space="0" w:color="auto"/>
              <w:left w:val="nil"/>
              <w:bottom w:val="single" w:sz="4" w:space="0" w:color="auto"/>
              <w:right w:val="single" w:sz="4" w:space="0" w:color="auto"/>
            </w:tcBorders>
            <w:vAlign w:val="center"/>
          </w:tcPr>
          <w:p w14:paraId="4DA1849E"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账号处理意见</w:t>
            </w:r>
          </w:p>
        </w:tc>
        <w:tc>
          <w:tcPr>
            <w:tcW w:w="2466" w:type="dxa"/>
            <w:gridSpan w:val="5"/>
            <w:tcBorders>
              <w:top w:val="single" w:sz="4" w:space="0" w:color="auto"/>
              <w:left w:val="nil"/>
              <w:bottom w:val="single" w:sz="4" w:space="0" w:color="auto"/>
              <w:right w:val="single" w:sz="4" w:space="0" w:color="auto"/>
            </w:tcBorders>
            <w:vAlign w:val="center"/>
          </w:tcPr>
          <w:p w14:paraId="4869786D"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备注</w:t>
            </w:r>
          </w:p>
        </w:tc>
        <w:tc>
          <w:tcPr>
            <w:tcW w:w="2150" w:type="dxa"/>
            <w:gridSpan w:val="3"/>
            <w:tcBorders>
              <w:top w:val="single" w:sz="4" w:space="0" w:color="auto"/>
              <w:left w:val="nil"/>
              <w:bottom w:val="single" w:sz="4" w:space="0" w:color="auto"/>
              <w:right w:val="single" w:sz="4" w:space="0" w:color="auto"/>
            </w:tcBorders>
            <w:vAlign w:val="center"/>
          </w:tcPr>
          <w:p w14:paraId="113DD9A6"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审核人签字</w:t>
            </w:r>
          </w:p>
        </w:tc>
      </w:tr>
      <w:tr w:rsidR="0024427F" w14:paraId="3EC8E7CB" w14:textId="77777777">
        <w:trPr>
          <w:trHeight w:val="270"/>
          <w:jc w:val="center"/>
        </w:trPr>
        <w:tc>
          <w:tcPr>
            <w:tcW w:w="1418" w:type="dxa"/>
            <w:vMerge w:val="restart"/>
            <w:tcBorders>
              <w:top w:val="single" w:sz="4" w:space="0" w:color="auto"/>
              <w:left w:val="single" w:sz="4" w:space="0" w:color="auto"/>
              <w:bottom w:val="single" w:sz="4" w:space="0" w:color="auto"/>
              <w:right w:val="single" w:sz="4" w:space="0" w:color="auto"/>
            </w:tcBorders>
            <w:vAlign w:val="center"/>
          </w:tcPr>
          <w:p w14:paraId="24FA573F"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权限</w:t>
            </w:r>
          </w:p>
        </w:tc>
        <w:tc>
          <w:tcPr>
            <w:tcW w:w="3627" w:type="dxa"/>
            <w:gridSpan w:val="3"/>
            <w:tcBorders>
              <w:top w:val="single" w:sz="4" w:space="0" w:color="auto"/>
              <w:left w:val="nil"/>
              <w:bottom w:val="single" w:sz="4" w:space="0" w:color="auto"/>
              <w:right w:val="single" w:sz="4" w:space="0" w:color="auto"/>
            </w:tcBorders>
            <w:vAlign w:val="center"/>
          </w:tcPr>
          <w:p w14:paraId="32F1C210" w14:textId="77777777" w:rsidR="0024427F" w:rsidRDefault="0063422A">
            <w:pPr>
              <w:widowControl/>
              <w:adjustRightInd w:val="0"/>
              <w:snapToGrid w:val="0"/>
              <w:spacing w:line="400" w:lineRule="exact"/>
              <w:rPr>
                <w:rFonts w:ascii="宋体" w:hAnsi="宋体" w:cs="宋体"/>
                <w:color w:val="000000"/>
                <w:kern w:val="0"/>
                <w:sz w:val="24"/>
              </w:rPr>
            </w:pPr>
            <w:r>
              <w:rPr>
                <w:rFonts w:ascii="宋体" w:hAnsi="宋体" w:cs="宋体" w:hint="eastAsia"/>
                <w:color w:val="000000"/>
                <w:kern w:val="0"/>
                <w:sz w:val="24"/>
              </w:rPr>
              <w:t>□注销</w:t>
            </w:r>
            <w:r>
              <w:rPr>
                <w:rFonts w:ascii="宋体" w:hAnsi="宋体"/>
                <w:color w:val="000000"/>
                <w:kern w:val="0"/>
                <w:sz w:val="24"/>
              </w:rPr>
              <w:t xml:space="preserve">           </w:t>
            </w:r>
            <w:r>
              <w:rPr>
                <w:rFonts w:ascii="宋体" w:hAnsi="宋体" w:cs="宋体" w:hint="eastAsia"/>
                <w:color w:val="000000"/>
                <w:kern w:val="0"/>
                <w:sz w:val="24"/>
              </w:rPr>
              <w:t>□保留</w:t>
            </w:r>
            <w:r>
              <w:rPr>
                <w:rFonts w:ascii="宋体" w:hAnsi="宋体"/>
                <w:color w:val="000000"/>
                <w:kern w:val="0"/>
                <w:sz w:val="24"/>
              </w:rPr>
              <w:t xml:space="preserve">  </w:t>
            </w:r>
          </w:p>
        </w:tc>
        <w:tc>
          <w:tcPr>
            <w:tcW w:w="2466" w:type="dxa"/>
            <w:gridSpan w:val="5"/>
            <w:vMerge w:val="restart"/>
            <w:tcBorders>
              <w:top w:val="single" w:sz="4" w:space="0" w:color="auto"/>
              <w:left w:val="single" w:sz="4" w:space="0" w:color="auto"/>
              <w:bottom w:val="single" w:sz="4" w:space="0" w:color="auto"/>
              <w:right w:val="single" w:sz="4" w:space="0" w:color="auto"/>
            </w:tcBorders>
            <w:vAlign w:val="center"/>
          </w:tcPr>
          <w:p w14:paraId="7FAE9FCC"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2150" w:type="dxa"/>
            <w:gridSpan w:val="3"/>
            <w:vMerge w:val="restart"/>
            <w:tcBorders>
              <w:top w:val="single" w:sz="4" w:space="0" w:color="auto"/>
              <w:left w:val="single" w:sz="4" w:space="0" w:color="auto"/>
              <w:bottom w:val="single" w:sz="4" w:space="0" w:color="auto"/>
              <w:right w:val="single" w:sz="4" w:space="0" w:color="auto"/>
            </w:tcBorders>
            <w:vAlign w:val="center"/>
          </w:tcPr>
          <w:p w14:paraId="693559F4"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7156298A" w14:textId="77777777">
        <w:trPr>
          <w:trHeight w:val="270"/>
          <w:jc w:val="center"/>
        </w:trPr>
        <w:tc>
          <w:tcPr>
            <w:tcW w:w="1418" w:type="dxa"/>
            <w:vMerge/>
            <w:tcBorders>
              <w:top w:val="single" w:sz="4" w:space="0" w:color="auto"/>
              <w:left w:val="single" w:sz="4" w:space="0" w:color="auto"/>
              <w:bottom w:val="single" w:sz="4" w:space="0" w:color="auto"/>
              <w:right w:val="single" w:sz="4" w:space="0" w:color="auto"/>
            </w:tcBorders>
            <w:vAlign w:val="center"/>
          </w:tcPr>
          <w:p w14:paraId="3C711DC7" w14:textId="77777777" w:rsidR="0024427F" w:rsidRDefault="0024427F">
            <w:pPr>
              <w:widowControl/>
              <w:adjustRightInd w:val="0"/>
              <w:snapToGrid w:val="0"/>
              <w:spacing w:line="400" w:lineRule="exact"/>
              <w:jc w:val="left"/>
              <w:rPr>
                <w:rFonts w:ascii="宋体" w:hAnsi="宋体" w:cs="宋体"/>
                <w:color w:val="000000"/>
                <w:kern w:val="0"/>
                <w:sz w:val="24"/>
              </w:rPr>
            </w:pPr>
          </w:p>
        </w:tc>
        <w:tc>
          <w:tcPr>
            <w:tcW w:w="3627" w:type="dxa"/>
            <w:gridSpan w:val="3"/>
            <w:tcBorders>
              <w:top w:val="single" w:sz="4" w:space="0" w:color="auto"/>
              <w:left w:val="nil"/>
              <w:bottom w:val="single" w:sz="4" w:space="0" w:color="auto"/>
              <w:right w:val="single" w:sz="4" w:space="0" w:color="auto"/>
            </w:tcBorders>
            <w:vAlign w:val="center"/>
          </w:tcPr>
          <w:p w14:paraId="5A903CA0" w14:textId="77777777" w:rsidR="0024427F" w:rsidRDefault="0063422A">
            <w:pPr>
              <w:widowControl/>
              <w:adjustRightInd w:val="0"/>
              <w:snapToGrid w:val="0"/>
              <w:spacing w:line="400" w:lineRule="exact"/>
              <w:rPr>
                <w:rFonts w:ascii="宋体" w:hAnsi="宋体" w:cs="宋体"/>
                <w:color w:val="000000"/>
                <w:kern w:val="0"/>
                <w:sz w:val="24"/>
              </w:rPr>
            </w:pPr>
            <w:r>
              <w:rPr>
                <w:rFonts w:ascii="宋体" w:hAnsi="宋体" w:cs="宋体" w:hint="eastAsia"/>
                <w:color w:val="000000"/>
                <w:kern w:val="0"/>
                <w:sz w:val="24"/>
              </w:rPr>
              <w:t>□调整新权限（附申请单）</w:t>
            </w:r>
          </w:p>
        </w:tc>
        <w:tc>
          <w:tcPr>
            <w:tcW w:w="2466" w:type="dxa"/>
            <w:gridSpan w:val="5"/>
            <w:vMerge/>
            <w:tcBorders>
              <w:top w:val="single" w:sz="4" w:space="0" w:color="auto"/>
              <w:left w:val="single" w:sz="4" w:space="0" w:color="auto"/>
              <w:bottom w:val="single" w:sz="4" w:space="0" w:color="auto"/>
              <w:right w:val="single" w:sz="4" w:space="0" w:color="auto"/>
            </w:tcBorders>
            <w:vAlign w:val="center"/>
          </w:tcPr>
          <w:p w14:paraId="6A729E17" w14:textId="77777777" w:rsidR="0024427F" w:rsidRDefault="0024427F">
            <w:pPr>
              <w:widowControl/>
              <w:adjustRightInd w:val="0"/>
              <w:snapToGrid w:val="0"/>
              <w:spacing w:line="400" w:lineRule="exact"/>
              <w:jc w:val="left"/>
              <w:rPr>
                <w:rFonts w:ascii="宋体" w:hAnsi="宋体"/>
                <w:color w:val="000000"/>
                <w:kern w:val="0"/>
                <w:sz w:val="24"/>
              </w:rPr>
            </w:pPr>
          </w:p>
        </w:tc>
        <w:tc>
          <w:tcPr>
            <w:tcW w:w="2150" w:type="dxa"/>
            <w:gridSpan w:val="3"/>
            <w:vMerge/>
            <w:tcBorders>
              <w:top w:val="single" w:sz="4" w:space="0" w:color="auto"/>
              <w:left w:val="single" w:sz="4" w:space="0" w:color="auto"/>
              <w:bottom w:val="single" w:sz="4" w:space="0" w:color="auto"/>
              <w:right w:val="single" w:sz="4" w:space="0" w:color="auto"/>
            </w:tcBorders>
            <w:vAlign w:val="center"/>
          </w:tcPr>
          <w:p w14:paraId="4A27BBA3" w14:textId="77777777" w:rsidR="0024427F" w:rsidRDefault="0024427F">
            <w:pPr>
              <w:widowControl/>
              <w:adjustRightInd w:val="0"/>
              <w:snapToGrid w:val="0"/>
              <w:spacing w:line="400" w:lineRule="exact"/>
              <w:jc w:val="left"/>
              <w:rPr>
                <w:rFonts w:ascii="宋体" w:hAnsi="宋体"/>
                <w:color w:val="000000"/>
                <w:kern w:val="0"/>
                <w:sz w:val="24"/>
              </w:rPr>
            </w:pPr>
          </w:p>
        </w:tc>
      </w:tr>
      <w:tr w:rsidR="0024427F" w14:paraId="2DF8F2DE"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11847E5C"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邮箱</w:t>
            </w:r>
          </w:p>
        </w:tc>
        <w:tc>
          <w:tcPr>
            <w:tcW w:w="3627" w:type="dxa"/>
            <w:gridSpan w:val="3"/>
            <w:tcBorders>
              <w:top w:val="single" w:sz="4" w:space="0" w:color="auto"/>
              <w:left w:val="nil"/>
              <w:bottom w:val="single" w:sz="4" w:space="0" w:color="auto"/>
              <w:right w:val="single" w:sz="4" w:space="0" w:color="auto"/>
            </w:tcBorders>
            <w:vAlign w:val="center"/>
          </w:tcPr>
          <w:p w14:paraId="22F04034" w14:textId="77777777" w:rsidR="0024427F" w:rsidRDefault="0063422A">
            <w:pPr>
              <w:widowControl/>
              <w:adjustRightInd w:val="0"/>
              <w:snapToGrid w:val="0"/>
              <w:spacing w:line="400" w:lineRule="exact"/>
              <w:rPr>
                <w:rFonts w:ascii="宋体" w:hAnsi="宋体" w:cs="宋体"/>
                <w:color w:val="000000"/>
                <w:kern w:val="0"/>
                <w:sz w:val="24"/>
              </w:rPr>
            </w:pPr>
            <w:r>
              <w:rPr>
                <w:rFonts w:ascii="宋体" w:hAnsi="宋体" w:cs="宋体" w:hint="eastAsia"/>
                <w:color w:val="000000"/>
                <w:kern w:val="0"/>
                <w:sz w:val="24"/>
              </w:rPr>
              <w:t>□注销</w:t>
            </w:r>
            <w:r>
              <w:rPr>
                <w:rFonts w:ascii="宋体" w:hAnsi="宋体"/>
                <w:color w:val="000000"/>
                <w:kern w:val="0"/>
                <w:sz w:val="24"/>
              </w:rPr>
              <w:t xml:space="preserve">           </w:t>
            </w:r>
            <w:r>
              <w:rPr>
                <w:rFonts w:ascii="宋体" w:hAnsi="宋体" w:cs="宋体" w:hint="eastAsia"/>
                <w:color w:val="000000"/>
                <w:kern w:val="0"/>
                <w:sz w:val="24"/>
              </w:rPr>
              <w:t>□调整至新部门</w:t>
            </w:r>
          </w:p>
        </w:tc>
        <w:tc>
          <w:tcPr>
            <w:tcW w:w="2466" w:type="dxa"/>
            <w:gridSpan w:val="5"/>
            <w:tcBorders>
              <w:top w:val="single" w:sz="4" w:space="0" w:color="auto"/>
              <w:left w:val="nil"/>
              <w:bottom w:val="single" w:sz="4" w:space="0" w:color="auto"/>
              <w:right w:val="single" w:sz="4" w:space="0" w:color="auto"/>
            </w:tcBorders>
            <w:vAlign w:val="center"/>
          </w:tcPr>
          <w:p w14:paraId="75DBC7E1"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2150" w:type="dxa"/>
            <w:gridSpan w:val="3"/>
            <w:tcBorders>
              <w:top w:val="single" w:sz="4" w:space="0" w:color="auto"/>
              <w:left w:val="nil"/>
              <w:bottom w:val="single" w:sz="4" w:space="0" w:color="auto"/>
              <w:right w:val="single" w:sz="4" w:space="0" w:color="auto"/>
            </w:tcBorders>
            <w:vAlign w:val="center"/>
          </w:tcPr>
          <w:p w14:paraId="0B8FFD66"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16E2D943"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428A0D0F"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lastRenderedPageBreak/>
              <w:t>门卡</w:t>
            </w:r>
          </w:p>
        </w:tc>
        <w:tc>
          <w:tcPr>
            <w:tcW w:w="3627" w:type="dxa"/>
            <w:gridSpan w:val="3"/>
            <w:tcBorders>
              <w:top w:val="single" w:sz="4" w:space="0" w:color="auto"/>
              <w:left w:val="nil"/>
              <w:bottom w:val="single" w:sz="4" w:space="0" w:color="auto"/>
              <w:right w:val="single" w:sz="4" w:space="0" w:color="auto"/>
            </w:tcBorders>
            <w:vAlign w:val="center"/>
          </w:tcPr>
          <w:p w14:paraId="4523CD31" w14:textId="77777777" w:rsidR="0024427F" w:rsidRDefault="0063422A">
            <w:pPr>
              <w:widowControl/>
              <w:adjustRightInd w:val="0"/>
              <w:snapToGrid w:val="0"/>
              <w:spacing w:line="400" w:lineRule="exact"/>
              <w:rPr>
                <w:rFonts w:ascii="宋体" w:hAnsi="宋体" w:cs="宋体"/>
                <w:color w:val="000000"/>
                <w:kern w:val="0"/>
                <w:sz w:val="24"/>
              </w:rPr>
            </w:pPr>
            <w:r>
              <w:rPr>
                <w:rFonts w:ascii="宋体" w:hAnsi="宋体" w:cs="宋体" w:hint="eastAsia"/>
                <w:color w:val="000000"/>
                <w:kern w:val="0"/>
                <w:sz w:val="24"/>
              </w:rPr>
              <w:t>□收回</w:t>
            </w:r>
            <w:r>
              <w:rPr>
                <w:rFonts w:ascii="宋体" w:hAnsi="宋体"/>
                <w:color w:val="000000"/>
                <w:kern w:val="0"/>
                <w:sz w:val="24"/>
              </w:rPr>
              <w:t xml:space="preserve">           </w:t>
            </w:r>
            <w:r>
              <w:rPr>
                <w:rFonts w:ascii="宋体" w:hAnsi="宋体" w:cs="宋体" w:hint="eastAsia"/>
                <w:color w:val="000000"/>
                <w:kern w:val="0"/>
                <w:sz w:val="24"/>
              </w:rPr>
              <w:t>□调整至新部门</w:t>
            </w:r>
          </w:p>
        </w:tc>
        <w:tc>
          <w:tcPr>
            <w:tcW w:w="2466" w:type="dxa"/>
            <w:gridSpan w:val="5"/>
            <w:tcBorders>
              <w:top w:val="single" w:sz="4" w:space="0" w:color="auto"/>
              <w:left w:val="nil"/>
              <w:bottom w:val="single" w:sz="4" w:space="0" w:color="auto"/>
              <w:right w:val="single" w:sz="4" w:space="0" w:color="auto"/>
            </w:tcBorders>
            <w:vAlign w:val="center"/>
          </w:tcPr>
          <w:p w14:paraId="0983BB5A"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2150" w:type="dxa"/>
            <w:gridSpan w:val="3"/>
            <w:tcBorders>
              <w:top w:val="single" w:sz="4" w:space="0" w:color="auto"/>
              <w:left w:val="nil"/>
              <w:bottom w:val="single" w:sz="4" w:space="0" w:color="auto"/>
              <w:right w:val="single" w:sz="4" w:space="0" w:color="auto"/>
            </w:tcBorders>
            <w:vAlign w:val="center"/>
          </w:tcPr>
          <w:p w14:paraId="1DB72A6A"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3C0D6AB6"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17B58E06"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钥匙</w:t>
            </w:r>
          </w:p>
        </w:tc>
        <w:tc>
          <w:tcPr>
            <w:tcW w:w="3627" w:type="dxa"/>
            <w:gridSpan w:val="3"/>
            <w:tcBorders>
              <w:top w:val="single" w:sz="4" w:space="0" w:color="auto"/>
              <w:left w:val="nil"/>
              <w:bottom w:val="single" w:sz="4" w:space="0" w:color="auto"/>
              <w:right w:val="single" w:sz="4" w:space="0" w:color="auto"/>
            </w:tcBorders>
            <w:vAlign w:val="center"/>
          </w:tcPr>
          <w:p w14:paraId="2B1635E0" w14:textId="77777777" w:rsidR="0024427F" w:rsidRDefault="0063422A">
            <w:pPr>
              <w:widowControl/>
              <w:adjustRightInd w:val="0"/>
              <w:snapToGrid w:val="0"/>
              <w:spacing w:line="400" w:lineRule="exact"/>
              <w:rPr>
                <w:rFonts w:ascii="宋体" w:hAnsi="宋体" w:cs="宋体"/>
                <w:color w:val="000000"/>
                <w:kern w:val="0"/>
                <w:sz w:val="24"/>
              </w:rPr>
            </w:pPr>
            <w:r>
              <w:rPr>
                <w:rFonts w:ascii="宋体" w:hAnsi="宋体" w:cs="宋体" w:hint="eastAsia"/>
                <w:color w:val="000000"/>
                <w:kern w:val="0"/>
                <w:sz w:val="24"/>
              </w:rPr>
              <w:t>□收回</w:t>
            </w:r>
            <w:r>
              <w:rPr>
                <w:rFonts w:ascii="宋体" w:hAnsi="宋体"/>
                <w:color w:val="000000"/>
                <w:kern w:val="0"/>
                <w:sz w:val="24"/>
              </w:rPr>
              <w:t xml:space="preserve">           </w:t>
            </w:r>
            <w:r>
              <w:rPr>
                <w:rFonts w:ascii="宋体" w:hAnsi="宋体" w:cs="宋体" w:hint="eastAsia"/>
                <w:color w:val="000000"/>
                <w:kern w:val="0"/>
                <w:sz w:val="24"/>
              </w:rPr>
              <w:t>□调整至新部门</w:t>
            </w:r>
          </w:p>
        </w:tc>
        <w:tc>
          <w:tcPr>
            <w:tcW w:w="2466" w:type="dxa"/>
            <w:gridSpan w:val="5"/>
            <w:tcBorders>
              <w:top w:val="single" w:sz="4" w:space="0" w:color="auto"/>
              <w:left w:val="nil"/>
              <w:bottom w:val="single" w:sz="4" w:space="0" w:color="auto"/>
              <w:right w:val="single" w:sz="4" w:space="0" w:color="auto"/>
            </w:tcBorders>
            <w:vAlign w:val="center"/>
          </w:tcPr>
          <w:p w14:paraId="0E1DA6F9"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c>
          <w:tcPr>
            <w:tcW w:w="2150" w:type="dxa"/>
            <w:gridSpan w:val="3"/>
            <w:tcBorders>
              <w:top w:val="single" w:sz="4" w:space="0" w:color="auto"/>
              <w:left w:val="nil"/>
              <w:bottom w:val="single" w:sz="4" w:space="0" w:color="auto"/>
              <w:right w:val="single" w:sz="4" w:space="0" w:color="auto"/>
            </w:tcBorders>
            <w:vAlign w:val="center"/>
          </w:tcPr>
          <w:p w14:paraId="229B54B5"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0EBAFE61"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69C3A27A"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办公设备</w:t>
            </w:r>
          </w:p>
        </w:tc>
        <w:tc>
          <w:tcPr>
            <w:tcW w:w="3627" w:type="dxa"/>
            <w:gridSpan w:val="3"/>
            <w:tcBorders>
              <w:top w:val="single" w:sz="4" w:space="0" w:color="auto"/>
              <w:left w:val="nil"/>
              <w:bottom w:val="single" w:sz="4" w:space="0" w:color="auto"/>
              <w:right w:val="single" w:sz="4" w:space="0" w:color="auto"/>
            </w:tcBorders>
            <w:vAlign w:val="center"/>
          </w:tcPr>
          <w:p w14:paraId="113D24C6" w14:textId="77777777" w:rsidR="0024427F" w:rsidRDefault="0063422A">
            <w:pPr>
              <w:widowControl/>
              <w:adjustRightInd w:val="0"/>
              <w:snapToGrid w:val="0"/>
              <w:spacing w:line="400" w:lineRule="exact"/>
              <w:rPr>
                <w:rFonts w:ascii="宋体" w:hAnsi="宋体" w:cs="宋体"/>
                <w:color w:val="000000"/>
                <w:kern w:val="0"/>
                <w:sz w:val="24"/>
              </w:rPr>
            </w:pPr>
            <w:r>
              <w:rPr>
                <w:rFonts w:ascii="宋体" w:hAnsi="宋体" w:cs="宋体" w:hint="eastAsia"/>
                <w:color w:val="000000"/>
                <w:kern w:val="0"/>
                <w:sz w:val="24"/>
              </w:rPr>
              <w:t>□收回</w:t>
            </w:r>
            <w:r>
              <w:rPr>
                <w:rFonts w:ascii="宋体" w:hAnsi="宋体"/>
                <w:color w:val="000000"/>
                <w:kern w:val="0"/>
                <w:sz w:val="24"/>
              </w:rPr>
              <w:t xml:space="preserve">           </w:t>
            </w:r>
            <w:r>
              <w:rPr>
                <w:rFonts w:ascii="宋体" w:hAnsi="宋体" w:cs="宋体" w:hint="eastAsia"/>
                <w:color w:val="000000"/>
                <w:kern w:val="0"/>
                <w:sz w:val="24"/>
              </w:rPr>
              <w:t>□调整至新部门</w:t>
            </w:r>
          </w:p>
        </w:tc>
        <w:tc>
          <w:tcPr>
            <w:tcW w:w="2466" w:type="dxa"/>
            <w:gridSpan w:val="5"/>
            <w:tcBorders>
              <w:top w:val="single" w:sz="4" w:space="0" w:color="auto"/>
              <w:left w:val="nil"/>
              <w:bottom w:val="single" w:sz="4" w:space="0" w:color="auto"/>
              <w:right w:val="single" w:sz="4" w:space="0" w:color="auto"/>
            </w:tcBorders>
            <w:vAlign w:val="center"/>
          </w:tcPr>
          <w:p w14:paraId="71B87C78" w14:textId="77777777" w:rsidR="0024427F" w:rsidRDefault="0063422A">
            <w:pPr>
              <w:widowControl/>
              <w:adjustRightInd w:val="0"/>
              <w:snapToGrid w:val="0"/>
              <w:spacing w:line="400" w:lineRule="exact"/>
              <w:rPr>
                <w:rFonts w:ascii="宋体" w:hAnsi="宋体" w:cs="宋体"/>
                <w:color w:val="000000"/>
                <w:kern w:val="0"/>
                <w:sz w:val="24"/>
              </w:rPr>
            </w:pPr>
            <w:r>
              <w:rPr>
                <w:rFonts w:ascii="宋体" w:hAnsi="宋体" w:cs="宋体" w:hint="eastAsia"/>
                <w:color w:val="000000"/>
                <w:kern w:val="0"/>
                <w:sz w:val="24"/>
              </w:rPr>
              <w:t>如电脑等</w:t>
            </w:r>
          </w:p>
        </w:tc>
        <w:tc>
          <w:tcPr>
            <w:tcW w:w="2150" w:type="dxa"/>
            <w:gridSpan w:val="3"/>
            <w:tcBorders>
              <w:top w:val="single" w:sz="4" w:space="0" w:color="auto"/>
              <w:left w:val="nil"/>
              <w:bottom w:val="single" w:sz="4" w:space="0" w:color="auto"/>
              <w:right w:val="single" w:sz="4" w:space="0" w:color="auto"/>
            </w:tcBorders>
            <w:vAlign w:val="center"/>
          </w:tcPr>
          <w:p w14:paraId="4D8BFECE"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2E311C2B" w14:textId="77777777">
        <w:trPr>
          <w:trHeight w:val="270"/>
          <w:jc w:val="center"/>
        </w:trPr>
        <w:tc>
          <w:tcPr>
            <w:tcW w:w="1418" w:type="dxa"/>
            <w:tcBorders>
              <w:top w:val="single" w:sz="4" w:space="0" w:color="auto"/>
              <w:left w:val="single" w:sz="4" w:space="0" w:color="auto"/>
              <w:bottom w:val="single" w:sz="4" w:space="0" w:color="auto"/>
              <w:right w:val="single" w:sz="4" w:space="0" w:color="auto"/>
            </w:tcBorders>
            <w:vAlign w:val="center"/>
          </w:tcPr>
          <w:p w14:paraId="36BD850A"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其他事宜</w:t>
            </w:r>
          </w:p>
        </w:tc>
        <w:tc>
          <w:tcPr>
            <w:tcW w:w="8243" w:type="dxa"/>
            <w:gridSpan w:val="11"/>
            <w:tcBorders>
              <w:top w:val="single" w:sz="4" w:space="0" w:color="auto"/>
              <w:left w:val="nil"/>
              <w:bottom w:val="single" w:sz="4" w:space="0" w:color="auto"/>
              <w:right w:val="single" w:sz="4" w:space="0" w:color="auto"/>
            </w:tcBorders>
            <w:vAlign w:val="center"/>
          </w:tcPr>
          <w:p w14:paraId="1FA59425" w14:textId="77777777" w:rsidR="0024427F" w:rsidRDefault="0063422A">
            <w:pPr>
              <w:widowControl/>
              <w:adjustRightInd w:val="0"/>
              <w:snapToGrid w:val="0"/>
              <w:spacing w:line="400" w:lineRule="exact"/>
              <w:jc w:val="left"/>
              <w:rPr>
                <w:rFonts w:ascii="宋体" w:hAnsi="宋体"/>
                <w:color w:val="000000"/>
                <w:kern w:val="0"/>
                <w:sz w:val="24"/>
              </w:rPr>
            </w:pPr>
            <w:r>
              <w:rPr>
                <w:rFonts w:ascii="宋体" w:hAnsi="宋体"/>
                <w:color w:val="000000"/>
                <w:kern w:val="0"/>
                <w:sz w:val="24"/>
              </w:rPr>
              <w:t xml:space="preserve">　</w:t>
            </w:r>
          </w:p>
        </w:tc>
      </w:tr>
      <w:tr w:rsidR="0024427F" w14:paraId="387DBB8A" w14:textId="77777777">
        <w:trPr>
          <w:trHeight w:val="270"/>
          <w:jc w:val="center"/>
        </w:trPr>
        <w:tc>
          <w:tcPr>
            <w:tcW w:w="9661" w:type="dxa"/>
            <w:gridSpan w:val="12"/>
            <w:tcBorders>
              <w:top w:val="single" w:sz="4" w:space="0" w:color="auto"/>
              <w:left w:val="single" w:sz="4" w:space="0" w:color="auto"/>
              <w:bottom w:val="single" w:sz="4" w:space="0" w:color="auto"/>
              <w:right w:val="single" w:sz="4" w:space="0" w:color="auto"/>
            </w:tcBorders>
            <w:vAlign w:val="center"/>
          </w:tcPr>
          <w:p w14:paraId="2D127776"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各类事宜移交处理结果</w:t>
            </w:r>
          </w:p>
        </w:tc>
      </w:tr>
      <w:tr w:rsidR="0024427F" w14:paraId="2BFE92C5" w14:textId="77777777">
        <w:trPr>
          <w:trHeight w:val="285"/>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4A907686"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详情</w:t>
            </w:r>
          </w:p>
        </w:tc>
        <w:tc>
          <w:tcPr>
            <w:tcW w:w="1532" w:type="dxa"/>
            <w:gridSpan w:val="2"/>
            <w:tcBorders>
              <w:top w:val="single" w:sz="4" w:space="0" w:color="auto"/>
              <w:left w:val="nil"/>
              <w:bottom w:val="single" w:sz="4" w:space="0" w:color="auto"/>
              <w:right w:val="single" w:sz="4" w:space="0" w:color="auto"/>
            </w:tcBorders>
            <w:vAlign w:val="center"/>
          </w:tcPr>
          <w:p w14:paraId="231FC0E8"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处理部门</w:t>
            </w:r>
          </w:p>
        </w:tc>
        <w:tc>
          <w:tcPr>
            <w:tcW w:w="2466" w:type="dxa"/>
            <w:gridSpan w:val="5"/>
            <w:tcBorders>
              <w:top w:val="single" w:sz="4" w:space="0" w:color="auto"/>
              <w:left w:val="nil"/>
              <w:bottom w:val="single" w:sz="4" w:space="0" w:color="auto"/>
              <w:right w:val="single" w:sz="4" w:space="0" w:color="auto"/>
            </w:tcBorders>
            <w:vAlign w:val="center"/>
          </w:tcPr>
          <w:p w14:paraId="14385009"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处理结果</w:t>
            </w:r>
          </w:p>
        </w:tc>
        <w:tc>
          <w:tcPr>
            <w:tcW w:w="2119" w:type="dxa"/>
            <w:gridSpan w:val="2"/>
            <w:tcBorders>
              <w:top w:val="single" w:sz="4" w:space="0" w:color="auto"/>
              <w:left w:val="nil"/>
              <w:bottom w:val="single" w:sz="4" w:space="0" w:color="auto"/>
              <w:right w:val="single" w:sz="4" w:space="0" w:color="auto"/>
            </w:tcBorders>
            <w:vAlign w:val="center"/>
          </w:tcPr>
          <w:p w14:paraId="4F63353F"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经办人签字</w:t>
            </w:r>
          </w:p>
        </w:tc>
      </w:tr>
      <w:tr w:rsidR="0024427F" w14:paraId="4E987968" w14:textId="77777777">
        <w:trPr>
          <w:trHeight w:val="285"/>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60516415" w14:textId="77777777" w:rsidR="0024427F" w:rsidRDefault="0063422A">
            <w:pPr>
              <w:widowControl/>
              <w:adjustRightInd w:val="0"/>
              <w:snapToGrid w:val="0"/>
              <w:spacing w:line="400" w:lineRule="exact"/>
              <w:jc w:val="left"/>
              <w:rPr>
                <w:rFonts w:ascii="宋体" w:hAnsi="宋体" w:cs="宋体"/>
                <w:color w:val="000000"/>
                <w:kern w:val="0"/>
                <w:sz w:val="24"/>
              </w:rPr>
            </w:pPr>
            <w:r>
              <w:rPr>
                <w:rFonts w:ascii="宋体" w:hAnsi="宋体" w:cs="宋体" w:hint="eastAsia"/>
                <w:color w:val="000000"/>
                <w:kern w:val="0"/>
                <w:sz w:val="24"/>
              </w:rPr>
              <w:t>财务相关事宜</w:t>
            </w:r>
          </w:p>
        </w:tc>
        <w:tc>
          <w:tcPr>
            <w:tcW w:w="1532" w:type="dxa"/>
            <w:gridSpan w:val="2"/>
            <w:tcBorders>
              <w:top w:val="single" w:sz="4" w:space="0" w:color="auto"/>
              <w:left w:val="nil"/>
              <w:bottom w:val="single" w:sz="4" w:space="0" w:color="auto"/>
              <w:right w:val="single" w:sz="4" w:space="0" w:color="auto"/>
            </w:tcBorders>
            <w:vAlign w:val="center"/>
          </w:tcPr>
          <w:p w14:paraId="2D7975A3"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财务部</w:t>
            </w:r>
          </w:p>
        </w:tc>
        <w:tc>
          <w:tcPr>
            <w:tcW w:w="2466" w:type="dxa"/>
            <w:gridSpan w:val="5"/>
            <w:tcBorders>
              <w:top w:val="single" w:sz="4" w:space="0" w:color="auto"/>
              <w:left w:val="nil"/>
              <w:bottom w:val="single" w:sz="4" w:space="0" w:color="auto"/>
              <w:right w:val="single" w:sz="4" w:space="0" w:color="auto"/>
            </w:tcBorders>
            <w:vAlign w:val="center"/>
          </w:tcPr>
          <w:p w14:paraId="27A2B94B"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 xml:space="preserve">　</w:t>
            </w:r>
          </w:p>
        </w:tc>
        <w:tc>
          <w:tcPr>
            <w:tcW w:w="2119" w:type="dxa"/>
            <w:gridSpan w:val="2"/>
            <w:tcBorders>
              <w:top w:val="single" w:sz="4" w:space="0" w:color="auto"/>
              <w:left w:val="nil"/>
              <w:bottom w:val="single" w:sz="4" w:space="0" w:color="auto"/>
              <w:right w:val="single" w:sz="4" w:space="0" w:color="auto"/>
            </w:tcBorders>
            <w:vAlign w:val="center"/>
          </w:tcPr>
          <w:p w14:paraId="28AB4C3D"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 xml:space="preserve">　</w:t>
            </w:r>
          </w:p>
        </w:tc>
      </w:tr>
      <w:tr w:rsidR="0024427F" w14:paraId="57F6D6B4" w14:textId="77777777">
        <w:trPr>
          <w:trHeight w:val="285"/>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4A765BEE" w14:textId="77777777" w:rsidR="0024427F" w:rsidRDefault="0063422A">
            <w:pPr>
              <w:widowControl/>
              <w:adjustRightInd w:val="0"/>
              <w:snapToGrid w:val="0"/>
              <w:spacing w:line="400" w:lineRule="exact"/>
              <w:jc w:val="left"/>
              <w:rPr>
                <w:rFonts w:ascii="宋体" w:hAnsi="宋体" w:cs="宋体"/>
                <w:color w:val="000000"/>
                <w:kern w:val="0"/>
                <w:sz w:val="24"/>
              </w:rPr>
            </w:pPr>
            <w:r>
              <w:rPr>
                <w:rFonts w:ascii="宋体" w:hAnsi="宋体" w:cs="宋体" w:hint="eastAsia"/>
                <w:color w:val="000000"/>
                <w:kern w:val="0"/>
                <w:sz w:val="24"/>
              </w:rPr>
              <w:t>权限</w:t>
            </w:r>
          </w:p>
        </w:tc>
        <w:tc>
          <w:tcPr>
            <w:tcW w:w="1532" w:type="dxa"/>
            <w:gridSpan w:val="2"/>
            <w:tcBorders>
              <w:top w:val="single" w:sz="4" w:space="0" w:color="auto"/>
              <w:left w:val="nil"/>
              <w:bottom w:val="single" w:sz="4" w:space="0" w:color="auto"/>
              <w:right w:val="single" w:sz="4" w:space="0" w:color="auto"/>
            </w:tcBorders>
            <w:vAlign w:val="center"/>
          </w:tcPr>
          <w:p w14:paraId="39B18870"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系统管理员</w:t>
            </w:r>
          </w:p>
        </w:tc>
        <w:tc>
          <w:tcPr>
            <w:tcW w:w="2466" w:type="dxa"/>
            <w:gridSpan w:val="5"/>
            <w:tcBorders>
              <w:top w:val="single" w:sz="4" w:space="0" w:color="auto"/>
              <w:left w:val="nil"/>
              <w:bottom w:val="single" w:sz="4" w:space="0" w:color="auto"/>
              <w:right w:val="single" w:sz="4" w:space="0" w:color="auto"/>
            </w:tcBorders>
            <w:vAlign w:val="center"/>
          </w:tcPr>
          <w:p w14:paraId="6ACBF565"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 xml:space="preserve">　</w:t>
            </w:r>
          </w:p>
        </w:tc>
        <w:tc>
          <w:tcPr>
            <w:tcW w:w="2119" w:type="dxa"/>
            <w:gridSpan w:val="2"/>
            <w:tcBorders>
              <w:top w:val="single" w:sz="4" w:space="0" w:color="auto"/>
              <w:left w:val="nil"/>
              <w:bottom w:val="single" w:sz="4" w:space="0" w:color="auto"/>
              <w:right w:val="single" w:sz="4" w:space="0" w:color="auto"/>
            </w:tcBorders>
            <w:vAlign w:val="center"/>
          </w:tcPr>
          <w:p w14:paraId="2D921330"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 xml:space="preserve">　</w:t>
            </w:r>
          </w:p>
        </w:tc>
      </w:tr>
      <w:tr w:rsidR="0024427F" w14:paraId="4728372A" w14:textId="77777777">
        <w:trPr>
          <w:trHeight w:val="285"/>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33978F0F" w14:textId="77777777" w:rsidR="0024427F" w:rsidRDefault="0063422A">
            <w:pPr>
              <w:widowControl/>
              <w:adjustRightInd w:val="0"/>
              <w:snapToGrid w:val="0"/>
              <w:spacing w:line="400" w:lineRule="exact"/>
              <w:jc w:val="left"/>
              <w:rPr>
                <w:rFonts w:ascii="宋体" w:hAnsi="宋体" w:cs="宋体"/>
                <w:color w:val="000000"/>
                <w:kern w:val="0"/>
                <w:sz w:val="24"/>
              </w:rPr>
            </w:pPr>
            <w:r>
              <w:rPr>
                <w:rFonts w:ascii="宋体" w:hAnsi="宋体" w:cs="宋体" w:hint="eastAsia"/>
                <w:color w:val="000000"/>
                <w:kern w:val="0"/>
                <w:sz w:val="24"/>
              </w:rPr>
              <w:t>邮箱</w:t>
            </w:r>
          </w:p>
        </w:tc>
        <w:tc>
          <w:tcPr>
            <w:tcW w:w="1532" w:type="dxa"/>
            <w:gridSpan w:val="2"/>
            <w:tcBorders>
              <w:top w:val="single" w:sz="4" w:space="0" w:color="auto"/>
              <w:left w:val="nil"/>
              <w:bottom w:val="single" w:sz="4" w:space="0" w:color="auto"/>
              <w:right w:val="single" w:sz="4" w:space="0" w:color="auto"/>
            </w:tcBorders>
            <w:vAlign w:val="center"/>
          </w:tcPr>
          <w:p w14:paraId="5857F9DB"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系统管理员</w:t>
            </w:r>
          </w:p>
        </w:tc>
        <w:tc>
          <w:tcPr>
            <w:tcW w:w="2466" w:type="dxa"/>
            <w:gridSpan w:val="5"/>
            <w:tcBorders>
              <w:top w:val="single" w:sz="4" w:space="0" w:color="auto"/>
              <w:left w:val="nil"/>
              <w:bottom w:val="single" w:sz="4" w:space="0" w:color="auto"/>
              <w:right w:val="single" w:sz="4" w:space="0" w:color="auto"/>
            </w:tcBorders>
            <w:vAlign w:val="center"/>
          </w:tcPr>
          <w:p w14:paraId="4219245E"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 xml:space="preserve">　</w:t>
            </w:r>
          </w:p>
        </w:tc>
        <w:tc>
          <w:tcPr>
            <w:tcW w:w="2119" w:type="dxa"/>
            <w:gridSpan w:val="2"/>
            <w:tcBorders>
              <w:top w:val="single" w:sz="4" w:space="0" w:color="auto"/>
              <w:left w:val="nil"/>
              <w:bottom w:val="single" w:sz="4" w:space="0" w:color="auto"/>
              <w:right w:val="single" w:sz="4" w:space="0" w:color="auto"/>
            </w:tcBorders>
            <w:vAlign w:val="center"/>
          </w:tcPr>
          <w:p w14:paraId="599513DF"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1A3E1CDA" w14:textId="77777777">
        <w:trPr>
          <w:trHeight w:val="285"/>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6CD92856" w14:textId="77777777" w:rsidR="0024427F" w:rsidRDefault="0063422A">
            <w:pPr>
              <w:widowControl/>
              <w:adjustRightInd w:val="0"/>
              <w:snapToGrid w:val="0"/>
              <w:spacing w:line="400" w:lineRule="exact"/>
              <w:jc w:val="left"/>
              <w:rPr>
                <w:rFonts w:ascii="宋体" w:hAnsi="宋体" w:cs="宋体"/>
                <w:color w:val="000000"/>
                <w:kern w:val="0"/>
                <w:sz w:val="24"/>
              </w:rPr>
            </w:pPr>
            <w:r>
              <w:rPr>
                <w:rFonts w:ascii="宋体" w:hAnsi="宋体" w:cs="宋体" w:hint="eastAsia"/>
                <w:color w:val="000000"/>
                <w:kern w:val="0"/>
                <w:sz w:val="24"/>
              </w:rPr>
              <w:t>办公设备</w:t>
            </w:r>
          </w:p>
        </w:tc>
        <w:tc>
          <w:tcPr>
            <w:tcW w:w="1532" w:type="dxa"/>
            <w:gridSpan w:val="2"/>
            <w:tcBorders>
              <w:top w:val="single" w:sz="4" w:space="0" w:color="auto"/>
              <w:left w:val="nil"/>
              <w:bottom w:val="single" w:sz="4" w:space="0" w:color="auto"/>
              <w:right w:val="single" w:sz="4" w:space="0" w:color="auto"/>
            </w:tcBorders>
            <w:vAlign w:val="center"/>
          </w:tcPr>
          <w:p w14:paraId="61ED6287"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系统管理员</w:t>
            </w:r>
          </w:p>
        </w:tc>
        <w:tc>
          <w:tcPr>
            <w:tcW w:w="2466" w:type="dxa"/>
            <w:gridSpan w:val="5"/>
            <w:tcBorders>
              <w:top w:val="single" w:sz="4" w:space="0" w:color="auto"/>
              <w:left w:val="nil"/>
              <w:bottom w:val="single" w:sz="4" w:space="0" w:color="auto"/>
              <w:right w:val="single" w:sz="4" w:space="0" w:color="auto"/>
            </w:tcBorders>
            <w:vAlign w:val="center"/>
          </w:tcPr>
          <w:p w14:paraId="6AE9B579"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 xml:space="preserve">　</w:t>
            </w:r>
          </w:p>
        </w:tc>
        <w:tc>
          <w:tcPr>
            <w:tcW w:w="2119" w:type="dxa"/>
            <w:gridSpan w:val="2"/>
            <w:tcBorders>
              <w:top w:val="single" w:sz="4" w:space="0" w:color="auto"/>
              <w:left w:val="nil"/>
              <w:bottom w:val="single" w:sz="4" w:space="0" w:color="auto"/>
              <w:right w:val="single" w:sz="4" w:space="0" w:color="auto"/>
            </w:tcBorders>
            <w:vAlign w:val="center"/>
          </w:tcPr>
          <w:p w14:paraId="22E3DA65"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3D433AFE" w14:textId="77777777">
        <w:trPr>
          <w:trHeight w:val="285"/>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5BE58799" w14:textId="77777777" w:rsidR="0024427F" w:rsidRDefault="0063422A">
            <w:pPr>
              <w:widowControl/>
              <w:adjustRightInd w:val="0"/>
              <w:snapToGrid w:val="0"/>
              <w:spacing w:line="400" w:lineRule="exact"/>
              <w:jc w:val="left"/>
              <w:rPr>
                <w:rFonts w:ascii="宋体" w:hAnsi="宋体" w:cs="宋体"/>
                <w:color w:val="000000"/>
                <w:kern w:val="0"/>
                <w:sz w:val="24"/>
              </w:rPr>
            </w:pPr>
            <w:r>
              <w:rPr>
                <w:rFonts w:ascii="宋体" w:hAnsi="宋体" w:cs="宋体" w:hint="eastAsia"/>
                <w:color w:val="000000"/>
                <w:kern w:val="0"/>
                <w:sz w:val="24"/>
              </w:rPr>
              <w:t>门卡、钥匙</w:t>
            </w:r>
          </w:p>
        </w:tc>
        <w:tc>
          <w:tcPr>
            <w:tcW w:w="1532" w:type="dxa"/>
            <w:gridSpan w:val="2"/>
            <w:tcBorders>
              <w:top w:val="single" w:sz="4" w:space="0" w:color="auto"/>
              <w:left w:val="nil"/>
              <w:bottom w:val="single" w:sz="4" w:space="0" w:color="auto"/>
              <w:right w:val="single" w:sz="4" w:space="0" w:color="auto"/>
            </w:tcBorders>
            <w:vAlign w:val="center"/>
          </w:tcPr>
          <w:p w14:paraId="0F8FDF76"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 xml:space="preserve">　</w:t>
            </w:r>
          </w:p>
        </w:tc>
        <w:tc>
          <w:tcPr>
            <w:tcW w:w="2466" w:type="dxa"/>
            <w:gridSpan w:val="5"/>
            <w:tcBorders>
              <w:top w:val="single" w:sz="4" w:space="0" w:color="auto"/>
              <w:left w:val="nil"/>
              <w:bottom w:val="single" w:sz="4" w:space="0" w:color="auto"/>
              <w:right w:val="single" w:sz="4" w:space="0" w:color="auto"/>
            </w:tcBorders>
            <w:vAlign w:val="center"/>
          </w:tcPr>
          <w:p w14:paraId="1D7C7468"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 xml:space="preserve">　</w:t>
            </w:r>
          </w:p>
        </w:tc>
        <w:tc>
          <w:tcPr>
            <w:tcW w:w="2119" w:type="dxa"/>
            <w:gridSpan w:val="2"/>
            <w:tcBorders>
              <w:top w:val="single" w:sz="4" w:space="0" w:color="auto"/>
              <w:left w:val="nil"/>
              <w:bottom w:val="single" w:sz="4" w:space="0" w:color="auto"/>
              <w:right w:val="single" w:sz="4" w:space="0" w:color="auto"/>
            </w:tcBorders>
            <w:vAlign w:val="center"/>
          </w:tcPr>
          <w:p w14:paraId="4A8A78A5" w14:textId="77777777" w:rsidR="0024427F" w:rsidRDefault="0063422A">
            <w:pPr>
              <w:widowControl/>
              <w:adjustRightInd w:val="0"/>
              <w:snapToGrid w:val="0"/>
              <w:spacing w:line="400" w:lineRule="exact"/>
              <w:jc w:val="center"/>
              <w:rPr>
                <w:rFonts w:ascii="宋体" w:hAnsi="宋体"/>
                <w:color w:val="000000"/>
                <w:kern w:val="0"/>
                <w:sz w:val="24"/>
              </w:rPr>
            </w:pPr>
            <w:r>
              <w:rPr>
                <w:rFonts w:ascii="宋体" w:hAnsi="宋体"/>
                <w:color w:val="000000"/>
                <w:kern w:val="0"/>
                <w:sz w:val="24"/>
              </w:rPr>
              <w:t xml:space="preserve">　</w:t>
            </w:r>
          </w:p>
        </w:tc>
      </w:tr>
      <w:tr w:rsidR="0024427F" w14:paraId="160CEFAC" w14:textId="77777777">
        <w:trPr>
          <w:trHeight w:val="270"/>
          <w:jc w:val="center"/>
        </w:trPr>
        <w:tc>
          <w:tcPr>
            <w:tcW w:w="3544" w:type="dxa"/>
            <w:gridSpan w:val="3"/>
            <w:tcBorders>
              <w:top w:val="single" w:sz="4" w:space="0" w:color="auto"/>
              <w:left w:val="single" w:sz="4" w:space="0" w:color="auto"/>
              <w:bottom w:val="single" w:sz="4" w:space="0" w:color="auto"/>
              <w:right w:val="single" w:sz="4" w:space="0" w:color="auto"/>
            </w:tcBorders>
            <w:vAlign w:val="center"/>
          </w:tcPr>
          <w:p w14:paraId="573AEF13" w14:textId="77777777" w:rsidR="0024427F" w:rsidRDefault="0063422A">
            <w:pPr>
              <w:widowControl/>
              <w:adjustRightInd w:val="0"/>
              <w:snapToGrid w:val="0"/>
              <w:spacing w:line="400" w:lineRule="exact"/>
              <w:jc w:val="left"/>
              <w:rPr>
                <w:rFonts w:ascii="宋体" w:hAnsi="宋体" w:cs="宋体"/>
                <w:color w:val="000000"/>
                <w:kern w:val="0"/>
                <w:sz w:val="24"/>
              </w:rPr>
            </w:pPr>
            <w:r>
              <w:rPr>
                <w:rFonts w:ascii="宋体" w:hAnsi="宋体" w:cs="宋体" w:hint="eastAsia"/>
                <w:color w:val="000000"/>
                <w:kern w:val="0"/>
                <w:sz w:val="24"/>
              </w:rPr>
              <w:t>其它事项</w:t>
            </w:r>
          </w:p>
        </w:tc>
        <w:tc>
          <w:tcPr>
            <w:tcW w:w="6117" w:type="dxa"/>
            <w:gridSpan w:val="9"/>
            <w:tcBorders>
              <w:top w:val="single" w:sz="4" w:space="0" w:color="auto"/>
              <w:left w:val="nil"/>
              <w:bottom w:val="single" w:sz="4" w:space="0" w:color="auto"/>
              <w:right w:val="single" w:sz="4" w:space="0" w:color="auto"/>
            </w:tcBorders>
            <w:vAlign w:val="center"/>
          </w:tcPr>
          <w:p w14:paraId="0AF28CB7" w14:textId="77777777" w:rsidR="0024427F" w:rsidRDefault="0063422A">
            <w:pPr>
              <w:widowControl/>
              <w:adjustRightInd w:val="0"/>
              <w:snapToGrid w:val="0"/>
              <w:spacing w:line="400" w:lineRule="exact"/>
              <w:jc w:val="center"/>
              <w:rPr>
                <w:rFonts w:ascii="宋体" w:hAnsi="宋体" w:cs="宋体"/>
                <w:color w:val="000000"/>
                <w:kern w:val="0"/>
                <w:sz w:val="24"/>
              </w:rPr>
            </w:pPr>
            <w:r>
              <w:rPr>
                <w:rFonts w:ascii="宋体" w:hAnsi="宋体" w:cs="宋体" w:hint="eastAsia"/>
                <w:color w:val="000000"/>
                <w:kern w:val="0"/>
                <w:sz w:val="24"/>
              </w:rPr>
              <w:t>备注：</w:t>
            </w:r>
          </w:p>
        </w:tc>
      </w:tr>
    </w:tbl>
    <w:p w14:paraId="09534CE4" w14:textId="5BD29EC3" w:rsidR="0024427F" w:rsidRDefault="0063422A" w:rsidP="0039666C">
      <w:pPr>
        <w:pStyle w:val="3"/>
        <w:pageBreakBefore/>
        <w:ind w:left="709"/>
      </w:pPr>
      <w:bookmarkStart w:id="4666" w:name="_Toc428792672"/>
      <w:bookmarkStart w:id="4667" w:name="_Toc489545405"/>
      <w:bookmarkStart w:id="4668" w:name="_Toc489546857"/>
      <w:bookmarkStart w:id="4669" w:name="_Toc489547192"/>
      <w:bookmarkStart w:id="4670" w:name="_Toc489548068"/>
      <w:bookmarkStart w:id="4671" w:name="_Toc489607292"/>
      <w:r>
        <w:rPr>
          <w:rFonts w:hint="eastAsia"/>
        </w:rPr>
        <w:lastRenderedPageBreak/>
        <w:t>附录</w:t>
      </w:r>
      <w:r>
        <w:t>37</w:t>
      </w:r>
      <w:r>
        <w:rPr>
          <w:rFonts w:hint="eastAsia"/>
        </w:rPr>
        <w:t>:</w:t>
      </w:r>
      <w:r>
        <w:rPr>
          <w:rFonts w:ascii="宋体" w:hAnsi="宋体" w:cs="宋体" w:hint="eastAsia"/>
          <w:bCs w:val="0"/>
          <w:kern w:val="0"/>
          <w:sz w:val="28"/>
          <w:szCs w:val="28"/>
        </w:rPr>
        <w:t xml:space="preserve"> </w:t>
      </w:r>
      <w:r>
        <w:rPr>
          <w:rFonts w:hint="eastAsia"/>
        </w:rPr>
        <w:t>离职保密承诺书</w:t>
      </w:r>
      <w:bookmarkEnd w:id="4666"/>
      <w:bookmarkEnd w:id="4667"/>
      <w:bookmarkEnd w:id="4668"/>
      <w:bookmarkEnd w:id="4669"/>
      <w:bookmarkEnd w:id="4670"/>
      <w:bookmarkEnd w:id="4671"/>
    </w:p>
    <w:p w14:paraId="5BB96B2B" w14:textId="77777777" w:rsidR="0024427F" w:rsidRDefault="0063422A">
      <w:pPr>
        <w:jc w:val="center"/>
        <w:rPr>
          <w:rFonts w:ascii="宋体" w:hAnsi="宋体" w:cs="宋体"/>
          <w:b/>
          <w:kern w:val="0"/>
          <w:sz w:val="28"/>
          <w:szCs w:val="28"/>
        </w:rPr>
      </w:pPr>
      <w:r>
        <w:rPr>
          <w:rFonts w:ascii="宋体" w:hAnsi="宋体" w:cs="宋体" w:hint="eastAsia"/>
          <w:b/>
          <w:kern w:val="0"/>
          <w:sz w:val="28"/>
          <w:szCs w:val="28"/>
        </w:rPr>
        <w:t>离职保密承诺书</w:t>
      </w:r>
    </w:p>
    <w:p w14:paraId="73512E21" w14:textId="77777777" w:rsidR="0024427F" w:rsidRDefault="0024427F">
      <w:pPr>
        <w:rPr>
          <w:rFonts w:ascii="宋体" w:hAnsi="宋体" w:cs="宋体"/>
          <w:color w:val="000000"/>
          <w:kern w:val="0"/>
          <w:sz w:val="23"/>
          <w:szCs w:val="23"/>
        </w:rPr>
      </w:pPr>
    </w:p>
    <w:p w14:paraId="0C639C35"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姓名：</w:t>
      </w:r>
      <w:r>
        <w:rPr>
          <w:rFonts w:ascii="宋体" w:hAnsi="宋体" w:cs="宋体" w:hint="eastAsia"/>
          <w:color w:val="000000"/>
          <w:kern w:val="0"/>
          <w:sz w:val="24"/>
          <w:u w:val="single"/>
        </w:rPr>
        <w:t xml:space="preserve">               </w:t>
      </w:r>
      <w:r>
        <w:rPr>
          <w:rFonts w:ascii="宋体" w:hAnsi="宋体" w:cs="宋体"/>
          <w:color w:val="000000"/>
          <w:kern w:val="0"/>
          <w:sz w:val="24"/>
          <w:u w:val="single"/>
        </w:rPr>
        <w:t xml:space="preserve">    </w:t>
      </w:r>
      <w:r>
        <w:rPr>
          <w:rFonts w:ascii="宋体" w:hAnsi="宋体" w:cs="宋体" w:hint="eastAsia"/>
          <w:color w:val="000000"/>
          <w:kern w:val="0"/>
          <w:sz w:val="24"/>
        </w:rPr>
        <w:t>身份证号：</w:t>
      </w:r>
      <w:r>
        <w:rPr>
          <w:rFonts w:ascii="宋体" w:hAnsi="宋体" w:cs="宋体" w:hint="eastAsia"/>
          <w:color w:val="000000"/>
          <w:kern w:val="0"/>
          <w:sz w:val="24"/>
          <w:u w:val="single"/>
        </w:rPr>
        <w:t xml:space="preserve">      </w:t>
      </w:r>
      <w:r>
        <w:rPr>
          <w:rFonts w:ascii="宋体" w:hAnsi="宋体" w:cs="宋体"/>
          <w:color w:val="000000"/>
          <w:kern w:val="0"/>
          <w:sz w:val="24"/>
          <w:u w:val="single"/>
        </w:rPr>
        <w:t xml:space="preserve">     </w:t>
      </w:r>
      <w:r>
        <w:rPr>
          <w:rFonts w:ascii="宋体" w:hAnsi="宋体" w:cs="宋体" w:hint="eastAsia"/>
          <w:color w:val="000000"/>
          <w:kern w:val="0"/>
          <w:sz w:val="24"/>
          <w:u w:val="single"/>
        </w:rPr>
        <w:t xml:space="preserve">                  </w:t>
      </w:r>
    </w:p>
    <w:p w14:paraId="646C463D"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任职单位：</w:t>
      </w:r>
      <w:r>
        <w:rPr>
          <w:rFonts w:ascii="宋体" w:hAnsi="宋体" w:cs="宋体" w:hint="eastAsia"/>
          <w:color w:val="000000"/>
          <w:kern w:val="0"/>
          <w:sz w:val="24"/>
          <w:u w:val="single"/>
        </w:rPr>
        <w:t xml:space="preserve"> 上海市                       </w:t>
      </w:r>
      <w:r>
        <w:rPr>
          <w:rFonts w:ascii="宋体" w:hAnsi="宋体" w:cs="宋体" w:hint="eastAsia"/>
          <w:color w:val="000000"/>
          <w:kern w:val="0"/>
          <w:sz w:val="24"/>
        </w:rPr>
        <w:t xml:space="preserve">   岗位：</w:t>
      </w:r>
      <w:r>
        <w:rPr>
          <w:rFonts w:ascii="宋体" w:hAnsi="宋体" w:cs="宋体" w:hint="eastAsia"/>
          <w:color w:val="000000"/>
          <w:kern w:val="0"/>
          <w:sz w:val="24"/>
          <w:u w:val="single"/>
        </w:rPr>
        <w:t xml:space="preserve">           </w:t>
      </w:r>
      <w:r>
        <w:rPr>
          <w:rFonts w:ascii="宋体" w:hAnsi="宋体" w:cs="宋体"/>
          <w:color w:val="000000"/>
          <w:kern w:val="0"/>
          <w:sz w:val="24"/>
          <w:u w:val="single"/>
        </w:rPr>
        <w:t xml:space="preserve">   </w:t>
      </w:r>
      <w:r>
        <w:rPr>
          <w:rFonts w:ascii="宋体" w:hAnsi="宋体" w:cs="宋体" w:hint="eastAsia"/>
          <w:color w:val="000000"/>
          <w:kern w:val="0"/>
          <w:sz w:val="24"/>
          <w:u w:val="single"/>
        </w:rPr>
        <w:t xml:space="preserve"> </w:t>
      </w:r>
    </w:p>
    <w:p w14:paraId="28CF79B6" w14:textId="7CA2C8A9" w:rsidR="0024427F" w:rsidRDefault="0063422A">
      <w:pPr>
        <w:autoSpaceDE w:val="0"/>
        <w:autoSpaceDN w:val="0"/>
        <w:adjustRightInd w:val="0"/>
        <w:spacing w:beforeLines="50" w:before="156" w:line="360" w:lineRule="auto"/>
        <w:ind w:firstLineChars="200" w:firstLine="480"/>
        <w:jc w:val="left"/>
        <w:rPr>
          <w:rFonts w:ascii="宋体" w:hAnsi="宋体" w:cs="宋体"/>
          <w:color w:val="000000"/>
          <w:kern w:val="0"/>
          <w:sz w:val="24"/>
        </w:rPr>
      </w:pPr>
      <w:r>
        <w:rPr>
          <w:rFonts w:ascii="宋体" w:hAnsi="宋体" w:cs="宋体" w:hint="eastAsia"/>
          <w:color w:val="000000"/>
          <w:kern w:val="0"/>
          <w:sz w:val="24"/>
        </w:rPr>
        <w:t>本人承诺，自离职之日起，就本人就在职其间掌握和了解的所有与</w:t>
      </w:r>
      <w:del w:id="4672" w:author="yunwei01" w:date="2017-08-02T14:22:00Z">
        <w:r w:rsidR="00543823" w:rsidDel="00A97AE9">
          <w:rPr>
            <w:rFonts w:ascii="宋体" w:hAnsi="宋体" w:cs="宋体" w:hint="eastAsia"/>
            <w:color w:val="000000"/>
            <w:kern w:val="0"/>
            <w:sz w:val="24"/>
          </w:rPr>
          <w:delText>AAAAA</w:delText>
        </w:r>
      </w:del>
      <w:ins w:id="4673" w:author="yunwei01" w:date="2017-08-02T14:22:00Z">
        <w:r w:rsidR="00A97AE9">
          <w:rPr>
            <w:rFonts w:ascii="宋体" w:hAnsi="宋体" w:cs="宋体" w:hint="eastAsia"/>
            <w:color w:val="000000"/>
            <w:kern w:val="0"/>
            <w:sz w:val="24"/>
          </w:rPr>
          <w:t>资鼎(上海)互联网金融信息服务有限</w:t>
        </w:r>
      </w:ins>
      <w:del w:id="4674" w:author="yunwei01" w:date="2017-08-02T14:38:00Z">
        <w:r w:rsidR="00543823" w:rsidDel="004C1B14">
          <w:rPr>
            <w:rFonts w:ascii="宋体" w:hAnsi="宋体" w:cs="宋体" w:hint="eastAsia"/>
            <w:color w:val="000000"/>
            <w:kern w:val="0"/>
            <w:sz w:val="24"/>
          </w:rPr>
          <w:delText>公司</w:delText>
        </w:r>
      </w:del>
      <w:ins w:id="4675" w:author="yunwei01" w:date="2017-08-02T14:38:00Z">
        <w:r w:rsidR="004C1B14">
          <w:rPr>
            <w:rFonts w:ascii="宋体" w:hAnsi="宋体" w:cs="宋体" w:hint="eastAsia"/>
            <w:color w:val="000000"/>
            <w:kern w:val="0"/>
            <w:sz w:val="24"/>
          </w:rPr>
          <w:t>公司</w:t>
        </w:r>
      </w:ins>
      <w:del w:id="4676" w:author="yunwei01" w:date="2017-08-02T14:23:00Z">
        <w:r w:rsidR="00FF67FC" w:rsidDel="00A97AE9">
          <w:rPr>
            <w:rFonts w:ascii="宋体" w:hAnsi="宋体" w:cs="宋体"/>
            <w:color w:val="000000"/>
            <w:kern w:val="0"/>
            <w:sz w:val="24"/>
          </w:rPr>
          <w:delText>XXXXX</w:delText>
        </w:r>
      </w:del>
      <w:r>
        <w:rPr>
          <w:rFonts w:ascii="宋体" w:hAnsi="宋体" w:cs="宋体" w:hint="eastAsia"/>
          <w:color w:val="000000"/>
          <w:kern w:val="0"/>
          <w:sz w:val="24"/>
        </w:rPr>
        <w:t>相关的秘密或需要保密的信息、资料进行保密。本人愿意继续承担《保密协议》中应进行的保密要求。若因为本人泄密等原因造成</w:t>
      </w:r>
      <w:del w:id="4677" w:author="yunwei01" w:date="2017-08-02T14:22:00Z">
        <w:r w:rsidR="00543823" w:rsidDel="00A97AE9">
          <w:rPr>
            <w:rFonts w:ascii="宋体" w:hAnsi="宋体" w:cs="宋体" w:hint="eastAsia"/>
            <w:color w:val="000000"/>
            <w:kern w:val="0"/>
            <w:sz w:val="24"/>
          </w:rPr>
          <w:delText>AAAAA</w:delText>
        </w:r>
      </w:del>
      <w:ins w:id="4678" w:author="yunwei01" w:date="2017-08-02T14:22:00Z">
        <w:r w:rsidR="00A97AE9">
          <w:rPr>
            <w:rFonts w:ascii="宋体" w:hAnsi="宋体" w:cs="宋体" w:hint="eastAsia"/>
            <w:color w:val="000000"/>
            <w:kern w:val="0"/>
            <w:sz w:val="24"/>
          </w:rPr>
          <w:t>资鼎(上海)互联网金融信息服务有限</w:t>
        </w:r>
      </w:ins>
      <w:del w:id="4679" w:author="yunwei01" w:date="2017-08-02T14:38:00Z">
        <w:r w:rsidR="00543823" w:rsidDel="004C1B14">
          <w:rPr>
            <w:rFonts w:ascii="宋体" w:hAnsi="宋体" w:cs="宋体" w:hint="eastAsia"/>
            <w:color w:val="000000"/>
            <w:kern w:val="0"/>
            <w:sz w:val="24"/>
          </w:rPr>
          <w:delText>公司</w:delText>
        </w:r>
      </w:del>
      <w:ins w:id="4680" w:author="yunwei01" w:date="2017-08-02T14:38:00Z">
        <w:r w:rsidR="004C1B14">
          <w:rPr>
            <w:rFonts w:ascii="宋体" w:hAnsi="宋体" w:cs="宋体" w:hint="eastAsia"/>
            <w:color w:val="000000"/>
            <w:kern w:val="0"/>
            <w:sz w:val="24"/>
          </w:rPr>
          <w:t>公司</w:t>
        </w:r>
      </w:ins>
      <w:del w:id="4681" w:author="yunwei01" w:date="2017-08-02T14:23:00Z">
        <w:r w:rsidR="00FF67FC" w:rsidDel="00A97AE9">
          <w:rPr>
            <w:rFonts w:ascii="宋体" w:hAnsi="宋体" w:cs="宋体"/>
            <w:color w:val="000000"/>
            <w:kern w:val="0"/>
            <w:sz w:val="24"/>
          </w:rPr>
          <w:delText>XXXXX</w:delText>
        </w:r>
      </w:del>
      <w:r>
        <w:rPr>
          <w:rFonts w:ascii="宋体" w:hAnsi="宋体" w:cs="宋体" w:hint="eastAsia"/>
          <w:color w:val="000000"/>
          <w:kern w:val="0"/>
          <w:sz w:val="24"/>
        </w:rPr>
        <w:t>的损失，愿意承担相关的法律责任，</w:t>
      </w:r>
      <w:del w:id="4682" w:author="yunwei01" w:date="2017-08-02T14:22:00Z">
        <w:r w:rsidR="00543823" w:rsidDel="00A97AE9">
          <w:rPr>
            <w:rFonts w:ascii="宋体" w:hAnsi="宋体" w:cs="宋体" w:hint="eastAsia"/>
            <w:color w:val="000000"/>
            <w:kern w:val="0"/>
            <w:sz w:val="24"/>
          </w:rPr>
          <w:delText>AAAAA</w:delText>
        </w:r>
      </w:del>
      <w:ins w:id="4683" w:author="yunwei01" w:date="2017-08-02T14:22:00Z">
        <w:r w:rsidR="00A97AE9">
          <w:rPr>
            <w:rFonts w:ascii="宋体" w:hAnsi="宋体" w:cs="宋体" w:hint="eastAsia"/>
            <w:color w:val="000000"/>
            <w:kern w:val="0"/>
            <w:sz w:val="24"/>
          </w:rPr>
          <w:t>资鼎(上海)互联网金融信息服务有限</w:t>
        </w:r>
      </w:ins>
      <w:del w:id="4684" w:author="yunwei01" w:date="2017-08-02T14:38:00Z">
        <w:r w:rsidR="00543823" w:rsidDel="004C1B14">
          <w:rPr>
            <w:rFonts w:ascii="宋体" w:hAnsi="宋体" w:cs="宋体" w:hint="eastAsia"/>
            <w:color w:val="000000"/>
            <w:kern w:val="0"/>
            <w:sz w:val="24"/>
          </w:rPr>
          <w:delText>公司</w:delText>
        </w:r>
      </w:del>
      <w:ins w:id="4685" w:author="yunwei01" w:date="2017-08-02T14:38:00Z">
        <w:r w:rsidR="004C1B14">
          <w:rPr>
            <w:rFonts w:ascii="宋体" w:hAnsi="宋体" w:cs="宋体" w:hint="eastAsia"/>
            <w:color w:val="000000"/>
            <w:kern w:val="0"/>
            <w:sz w:val="24"/>
          </w:rPr>
          <w:t>公司</w:t>
        </w:r>
      </w:ins>
      <w:del w:id="4686" w:author="yunwei01" w:date="2017-08-02T14:23:00Z">
        <w:r w:rsidR="00FF67FC" w:rsidDel="00A97AE9">
          <w:rPr>
            <w:rFonts w:ascii="宋体" w:hAnsi="宋体" w:cs="宋体"/>
            <w:color w:val="000000"/>
            <w:kern w:val="0"/>
            <w:sz w:val="24"/>
          </w:rPr>
          <w:delText>XXXXX</w:delText>
        </w:r>
      </w:del>
      <w:r>
        <w:rPr>
          <w:rFonts w:ascii="宋体" w:hAnsi="宋体" w:cs="宋体" w:hint="eastAsia"/>
          <w:color w:val="000000"/>
          <w:kern w:val="0"/>
          <w:sz w:val="24"/>
        </w:rPr>
        <w:t>有权向本人追究赔偿的权利。</w:t>
      </w:r>
    </w:p>
    <w:p w14:paraId="3A7D1602" w14:textId="77777777" w:rsidR="0024427F" w:rsidRDefault="0024427F">
      <w:pPr>
        <w:autoSpaceDE w:val="0"/>
        <w:autoSpaceDN w:val="0"/>
        <w:adjustRightInd w:val="0"/>
        <w:spacing w:beforeLines="50" w:before="156" w:line="360" w:lineRule="auto"/>
        <w:ind w:firstLineChars="200" w:firstLine="480"/>
        <w:jc w:val="left"/>
        <w:rPr>
          <w:rFonts w:ascii="宋体" w:hAnsi="宋体" w:cs="宋体"/>
          <w:color w:val="000000"/>
          <w:kern w:val="0"/>
          <w:sz w:val="24"/>
        </w:rPr>
      </w:pPr>
    </w:p>
    <w:p w14:paraId="6BC20ADD" w14:textId="77777777" w:rsidR="0024427F" w:rsidRDefault="0024427F">
      <w:pPr>
        <w:autoSpaceDE w:val="0"/>
        <w:autoSpaceDN w:val="0"/>
        <w:adjustRightInd w:val="0"/>
        <w:spacing w:beforeLines="50" w:before="156" w:line="360" w:lineRule="auto"/>
        <w:ind w:firstLineChars="200" w:firstLine="480"/>
        <w:jc w:val="left"/>
        <w:rPr>
          <w:rFonts w:ascii="宋体" w:hAnsi="宋体" w:cs="宋体"/>
          <w:color w:val="000000"/>
          <w:kern w:val="0"/>
          <w:sz w:val="24"/>
        </w:rPr>
      </w:pPr>
    </w:p>
    <w:p w14:paraId="0E27ACB6" w14:textId="77777777" w:rsidR="0024427F" w:rsidRDefault="0063422A">
      <w:pPr>
        <w:autoSpaceDE w:val="0"/>
        <w:autoSpaceDN w:val="0"/>
        <w:adjustRightInd w:val="0"/>
        <w:spacing w:line="360" w:lineRule="auto"/>
        <w:jc w:val="center"/>
        <w:rPr>
          <w:rFonts w:ascii="宋体" w:hAnsi="宋体" w:cs="宋体"/>
          <w:color w:val="000000"/>
          <w:kern w:val="0"/>
          <w:sz w:val="24"/>
        </w:rPr>
      </w:pPr>
      <w:r>
        <w:rPr>
          <w:rFonts w:ascii="宋体" w:hAnsi="宋体" w:cs="宋体" w:hint="eastAsia"/>
          <w:color w:val="000000"/>
          <w:kern w:val="0"/>
          <w:sz w:val="24"/>
        </w:rPr>
        <w:t>承诺人（签字）：</w:t>
      </w:r>
    </w:p>
    <w:p w14:paraId="23196F4D" w14:textId="77777777" w:rsidR="0024427F" w:rsidRDefault="0024427F">
      <w:pPr>
        <w:autoSpaceDE w:val="0"/>
        <w:autoSpaceDN w:val="0"/>
        <w:adjustRightInd w:val="0"/>
        <w:spacing w:line="360" w:lineRule="auto"/>
        <w:jc w:val="center"/>
        <w:rPr>
          <w:rFonts w:ascii="宋体" w:hAnsi="宋体" w:cs="宋体"/>
          <w:color w:val="000000"/>
          <w:kern w:val="0"/>
          <w:sz w:val="24"/>
        </w:rPr>
      </w:pPr>
    </w:p>
    <w:p w14:paraId="21CFA4C2" w14:textId="77777777" w:rsidR="0024427F" w:rsidRDefault="0063422A">
      <w:pPr>
        <w:autoSpaceDE w:val="0"/>
        <w:autoSpaceDN w:val="0"/>
        <w:adjustRightInd w:val="0"/>
        <w:spacing w:line="360" w:lineRule="auto"/>
        <w:jc w:val="center"/>
        <w:rPr>
          <w:rFonts w:ascii="宋体" w:hAnsi="宋体" w:cs="宋体"/>
          <w:color w:val="000000"/>
          <w:kern w:val="0"/>
          <w:sz w:val="24"/>
        </w:rPr>
      </w:pPr>
      <w:r>
        <w:rPr>
          <w:rFonts w:ascii="宋体" w:hAnsi="宋体" w:cs="宋体" w:hint="eastAsia"/>
          <w:color w:val="000000"/>
          <w:kern w:val="0"/>
          <w:sz w:val="24"/>
        </w:rPr>
        <w:t>承诺人身份证号：</w:t>
      </w:r>
    </w:p>
    <w:p w14:paraId="35F05A67" w14:textId="77777777" w:rsidR="0024427F" w:rsidRDefault="0024427F">
      <w:pPr>
        <w:autoSpaceDE w:val="0"/>
        <w:autoSpaceDN w:val="0"/>
        <w:adjustRightInd w:val="0"/>
        <w:spacing w:line="360" w:lineRule="auto"/>
        <w:jc w:val="center"/>
        <w:rPr>
          <w:rFonts w:ascii="宋体" w:hAnsi="宋体" w:cs="宋体"/>
          <w:color w:val="000000"/>
          <w:kern w:val="0"/>
          <w:sz w:val="24"/>
        </w:rPr>
      </w:pPr>
    </w:p>
    <w:p w14:paraId="60C8F689" w14:textId="77777777" w:rsidR="0024427F" w:rsidRDefault="0063422A">
      <w:pPr>
        <w:spacing w:line="360" w:lineRule="auto"/>
        <w:jc w:val="center"/>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 xml:space="preserve">签字日期：    年 </w:t>
      </w:r>
      <w:r>
        <w:rPr>
          <w:rFonts w:ascii="宋体" w:hAnsi="宋体" w:cs="宋体"/>
          <w:color w:val="000000"/>
          <w:kern w:val="0"/>
          <w:sz w:val="24"/>
        </w:rPr>
        <w:t xml:space="preserve">   </w:t>
      </w:r>
      <w:r>
        <w:rPr>
          <w:rFonts w:ascii="宋体" w:hAnsi="宋体" w:cs="宋体" w:hint="eastAsia"/>
          <w:color w:val="000000"/>
          <w:kern w:val="0"/>
          <w:sz w:val="24"/>
        </w:rPr>
        <w:t>月   日</w:t>
      </w:r>
    </w:p>
    <w:p w14:paraId="520B7E95" w14:textId="4DCBD1AC" w:rsidR="0024427F" w:rsidRDefault="0063422A" w:rsidP="00F84F8A">
      <w:pPr>
        <w:pStyle w:val="3"/>
      </w:pPr>
      <w:bookmarkStart w:id="4687" w:name="_Toc428792673"/>
      <w:bookmarkStart w:id="4688" w:name="_Toc489545406"/>
      <w:bookmarkStart w:id="4689" w:name="_Toc489546858"/>
      <w:bookmarkStart w:id="4690" w:name="_Toc489547193"/>
      <w:bookmarkStart w:id="4691" w:name="_Toc489548069"/>
      <w:bookmarkStart w:id="4692" w:name="_Toc489607293"/>
      <w:r>
        <w:rPr>
          <w:rFonts w:hint="eastAsia"/>
        </w:rPr>
        <w:lastRenderedPageBreak/>
        <w:t>附录</w:t>
      </w:r>
      <w:r>
        <w:t>38</w:t>
      </w:r>
      <w:r>
        <w:rPr>
          <w:rFonts w:hint="eastAsia"/>
        </w:rPr>
        <w:t>:</w:t>
      </w:r>
      <w:r>
        <w:rPr>
          <w:rFonts w:ascii="宋体" w:hAnsi="宋体" w:hint="eastAsia"/>
        </w:rPr>
        <w:t xml:space="preserve"> 机房进出申请单</w:t>
      </w:r>
      <w:bookmarkEnd w:id="4687"/>
      <w:bookmarkEnd w:id="4688"/>
      <w:bookmarkEnd w:id="4689"/>
      <w:bookmarkEnd w:id="4690"/>
      <w:bookmarkEnd w:id="4691"/>
      <w:bookmarkEnd w:id="4692"/>
    </w:p>
    <w:p w14:paraId="1E03F71E" w14:textId="3917C2EA" w:rsidR="0024427F" w:rsidRDefault="00543823">
      <w:pPr>
        <w:rPr>
          <w:rFonts w:ascii="宋体" w:hAnsi="宋体"/>
          <w:sz w:val="32"/>
          <w:szCs w:val="32"/>
        </w:rPr>
        <w:pPrChange w:id="4693" w:author="yunwei01" w:date="2017-08-03T18:06:00Z">
          <w:pPr>
            <w:jc w:val="center"/>
            <w:outlineLvl w:val="0"/>
          </w:pPr>
        </w:pPrChange>
      </w:pPr>
      <w:del w:id="4694" w:author="yunwei01" w:date="2017-08-02T14:22:00Z">
        <w:r w:rsidDel="00A97AE9">
          <w:rPr>
            <w:rFonts w:ascii="宋体" w:hAnsi="宋体" w:hint="eastAsia"/>
            <w:sz w:val="32"/>
            <w:szCs w:val="32"/>
          </w:rPr>
          <w:delText>AAAAA</w:delText>
        </w:r>
      </w:del>
      <w:bookmarkStart w:id="4695" w:name="_Toc489545407"/>
      <w:bookmarkStart w:id="4696" w:name="_Toc489546859"/>
      <w:ins w:id="4697" w:author="yunwei01" w:date="2017-08-02T14:22:00Z">
        <w:r w:rsidR="00A97AE9">
          <w:rPr>
            <w:rFonts w:ascii="宋体" w:hAnsi="宋体" w:hint="eastAsia"/>
            <w:sz w:val="32"/>
            <w:szCs w:val="32"/>
          </w:rPr>
          <w:t>资鼎(上海)互联网金融信息服务有限</w:t>
        </w:r>
      </w:ins>
      <w:del w:id="4698" w:author="yunwei01" w:date="2017-08-02T14:38:00Z">
        <w:r w:rsidDel="004C1B14">
          <w:rPr>
            <w:rFonts w:ascii="宋体" w:hAnsi="宋体" w:hint="eastAsia"/>
            <w:sz w:val="32"/>
            <w:szCs w:val="32"/>
          </w:rPr>
          <w:delText>公司</w:delText>
        </w:r>
      </w:del>
      <w:ins w:id="4699" w:author="yunwei01" w:date="2017-08-02T14:38:00Z">
        <w:r w:rsidR="004C1B14">
          <w:rPr>
            <w:rFonts w:ascii="宋体" w:hAnsi="宋体" w:hint="eastAsia"/>
            <w:sz w:val="32"/>
            <w:szCs w:val="32"/>
          </w:rPr>
          <w:t>公司</w:t>
        </w:r>
      </w:ins>
      <w:r w:rsidR="0063422A">
        <w:rPr>
          <w:rFonts w:ascii="宋体" w:hAnsi="宋体" w:hint="eastAsia"/>
          <w:sz w:val="32"/>
          <w:szCs w:val="32"/>
        </w:rPr>
        <w:t>机房进出申请单</w:t>
      </w:r>
      <w:bookmarkEnd w:id="4695"/>
      <w:bookmarkEnd w:id="4696"/>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668"/>
        <w:gridCol w:w="2520"/>
        <w:gridCol w:w="1440"/>
        <w:gridCol w:w="2604"/>
      </w:tblGrid>
      <w:tr w:rsidR="0024427F" w14:paraId="3985EBAB" w14:textId="77777777">
        <w:tc>
          <w:tcPr>
            <w:tcW w:w="1908" w:type="dxa"/>
            <w:gridSpan w:val="2"/>
            <w:vAlign w:val="center"/>
          </w:tcPr>
          <w:p w14:paraId="192BFD56" w14:textId="77777777" w:rsidR="0024427F" w:rsidRDefault="0063422A">
            <w:pPr>
              <w:spacing w:line="360" w:lineRule="auto"/>
              <w:rPr>
                <w:rFonts w:ascii="宋体" w:hAnsi="宋体"/>
                <w:b/>
                <w:bCs/>
                <w:szCs w:val="21"/>
              </w:rPr>
            </w:pPr>
            <w:r>
              <w:rPr>
                <w:rFonts w:ascii="宋体" w:hAnsi="宋体" w:hint="eastAsia"/>
                <w:b/>
                <w:bCs/>
                <w:szCs w:val="21"/>
              </w:rPr>
              <w:t>申请人</w:t>
            </w:r>
          </w:p>
        </w:tc>
        <w:tc>
          <w:tcPr>
            <w:tcW w:w="2520" w:type="dxa"/>
            <w:vAlign w:val="center"/>
          </w:tcPr>
          <w:p w14:paraId="47A29200" w14:textId="77777777" w:rsidR="0024427F" w:rsidRDefault="0024427F">
            <w:pPr>
              <w:spacing w:line="360" w:lineRule="auto"/>
              <w:rPr>
                <w:rFonts w:ascii="宋体" w:hAnsi="宋体"/>
                <w:szCs w:val="21"/>
              </w:rPr>
            </w:pPr>
          </w:p>
        </w:tc>
        <w:tc>
          <w:tcPr>
            <w:tcW w:w="1440" w:type="dxa"/>
            <w:vAlign w:val="center"/>
          </w:tcPr>
          <w:p w14:paraId="42C7E7F6" w14:textId="77777777" w:rsidR="0024427F" w:rsidRDefault="0063422A">
            <w:pPr>
              <w:spacing w:line="360" w:lineRule="auto"/>
              <w:rPr>
                <w:rFonts w:ascii="宋体" w:hAnsi="宋体"/>
                <w:b/>
                <w:bCs/>
                <w:szCs w:val="21"/>
              </w:rPr>
            </w:pPr>
            <w:r>
              <w:rPr>
                <w:rFonts w:ascii="宋体" w:hAnsi="宋体" w:hint="eastAsia"/>
                <w:b/>
                <w:bCs/>
                <w:szCs w:val="21"/>
              </w:rPr>
              <w:t>日期</w:t>
            </w:r>
          </w:p>
        </w:tc>
        <w:tc>
          <w:tcPr>
            <w:tcW w:w="2604" w:type="dxa"/>
            <w:vAlign w:val="center"/>
          </w:tcPr>
          <w:p w14:paraId="0A1A99AB" w14:textId="77777777" w:rsidR="0024427F" w:rsidRDefault="0024427F">
            <w:pPr>
              <w:spacing w:line="360" w:lineRule="auto"/>
              <w:rPr>
                <w:rFonts w:ascii="宋体" w:hAnsi="宋体"/>
                <w:szCs w:val="21"/>
              </w:rPr>
            </w:pPr>
          </w:p>
        </w:tc>
      </w:tr>
      <w:tr w:rsidR="0024427F" w14:paraId="3E9F40BD" w14:textId="77777777">
        <w:trPr>
          <w:trHeight w:val="1451"/>
        </w:trPr>
        <w:tc>
          <w:tcPr>
            <w:tcW w:w="1240" w:type="dxa"/>
            <w:tcBorders>
              <w:bottom w:val="single" w:sz="4" w:space="0" w:color="auto"/>
            </w:tcBorders>
            <w:vAlign w:val="center"/>
          </w:tcPr>
          <w:p w14:paraId="61AEE1F3" w14:textId="77777777" w:rsidR="0024427F" w:rsidRDefault="0063422A">
            <w:pPr>
              <w:spacing w:line="360" w:lineRule="auto"/>
              <w:rPr>
                <w:rFonts w:ascii="宋体" w:hAnsi="宋体"/>
                <w:b/>
                <w:bCs/>
                <w:szCs w:val="21"/>
              </w:rPr>
            </w:pPr>
            <w:r>
              <w:rPr>
                <w:rFonts w:ascii="宋体" w:hAnsi="宋体" w:hint="eastAsia"/>
                <w:b/>
                <w:bCs/>
                <w:szCs w:val="21"/>
              </w:rPr>
              <w:t>工作事宜</w:t>
            </w:r>
          </w:p>
        </w:tc>
        <w:tc>
          <w:tcPr>
            <w:tcW w:w="7232" w:type="dxa"/>
            <w:gridSpan w:val="4"/>
            <w:tcBorders>
              <w:bottom w:val="single" w:sz="4" w:space="0" w:color="auto"/>
            </w:tcBorders>
            <w:vAlign w:val="center"/>
          </w:tcPr>
          <w:p w14:paraId="0D1F1786" w14:textId="77777777" w:rsidR="0024427F" w:rsidRDefault="0063422A">
            <w:pPr>
              <w:spacing w:line="360" w:lineRule="auto"/>
              <w:rPr>
                <w:rFonts w:ascii="宋体" w:hAnsi="宋体"/>
                <w:szCs w:val="21"/>
              </w:rPr>
            </w:pPr>
            <w:r>
              <w:rPr>
                <w:rFonts w:ascii="宋体" w:hAnsi="宋体" w:hint="eastAsia"/>
                <w:bCs/>
                <w:szCs w:val="21"/>
              </w:rPr>
              <w:t>集成参数配置</w:t>
            </w:r>
            <w:r>
              <w:rPr>
                <w:rFonts w:ascii="宋体" w:hAnsi="宋体" w:hint="eastAsia"/>
                <w:szCs w:val="21"/>
              </w:rPr>
              <w:t>（  ）</w:t>
            </w:r>
            <w:r>
              <w:rPr>
                <w:rFonts w:ascii="宋体" w:hAnsi="宋体" w:hint="eastAsia"/>
                <w:bCs/>
                <w:szCs w:val="21"/>
              </w:rPr>
              <w:t xml:space="preserve">    集成调试  </w:t>
            </w:r>
            <w:r>
              <w:rPr>
                <w:rFonts w:ascii="宋体" w:hAnsi="宋体" w:hint="eastAsia"/>
                <w:szCs w:val="21"/>
              </w:rPr>
              <w:t>（  ）      更换硬件  （  ）</w:t>
            </w:r>
          </w:p>
          <w:p w14:paraId="7CD626E6" w14:textId="77777777" w:rsidR="0024427F" w:rsidRDefault="0063422A">
            <w:pPr>
              <w:spacing w:line="360" w:lineRule="auto"/>
              <w:rPr>
                <w:rFonts w:ascii="宋体" w:hAnsi="宋体"/>
                <w:bCs/>
                <w:szCs w:val="21"/>
              </w:rPr>
            </w:pPr>
            <w:r>
              <w:rPr>
                <w:rFonts w:ascii="Tahoma" w:hAnsi="Tahoma" w:cs="Tahoma" w:hint="eastAsia"/>
              </w:rPr>
              <w:t>系统切换或备份</w:t>
            </w:r>
            <w:r>
              <w:rPr>
                <w:rFonts w:ascii="宋体" w:hAnsi="宋体" w:hint="eastAsia"/>
                <w:szCs w:val="21"/>
              </w:rPr>
              <w:t>（  ）   数据库操作（  ）      其他      （  ）</w:t>
            </w:r>
          </w:p>
        </w:tc>
      </w:tr>
      <w:tr w:rsidR="0024427F" w14:paraId="10B2D586" w14:textId="77777777">
        <w:trPr>
          <w:trHeight w:val="419"/>
        </w:trPr>
        <w:tc>
          <w:tcPr>
            <w:tcW w:w="8472" w:type="dxa"/>
            <w:gridSpan w:val="5"/>
            <w:tcBorders>
              <w:bottom w:val="single" w:sz="4" w:space="0" w:color="auto"/>
            </w:tcBorders>
            <w:shd w:val="clear" w:color="auto" w:fill="FFFFFF"/>
          </w:tcPr>
          <w:p w14:paraId="7E835DCF" w14:textId="77777777" w:rsidR="0024427F" w:rsidRDefault="0063422A">
            <w:pPr>
              <w:spacing w:line="360" w:lineRule="auto"/>
              <w:rPr>
                <w:rFonts w:ascii="宋体" w:hAnsi="宋体"/>
                <w:sz w:val="24"/>
              </w:rPr>
            </w:pPr>
            <w:r>
              <w:rPr>
                <w:rFonts w:ascii="宋体" w:hAnsi="宋体" w:hint="eastAsia"/>
                <w:b/>
                <w:bCs/>
                <w:szCs w:val="21"/>
              </w:rPr>
              <w:t>工作内容描述</w:t>
            </w:r>
          </w:p>
        </w:tc>
      </w:tr>
      <w:tr w:rsidR="0024427F" w14:paraId="02AC63A3" w14:textId="77777777">
        <w:trPr>
          <w:trHeight w:val="2543"/>
        </w:trPr>
        <w:tc>
          <w:tcPr>
            <w:tcW w:w="8472" w:type="dxa"/>
            <w:gridSpan w:val="5"/>
            <w:tcBorders>
              <w:bottom w:val="single" w:sz="4" w:space="0" w:color="auto"/>
            </w:tcBorders>
          </w:tcPr>
          <w:p w14:paraId="37B62AF4" w14:textId="77777777" w:rsidR="0024427F" w:rsidRDefault="0024427F">
            <w:pPr>
              <w:spacing w:line="360" w:lineRule="auto"/>
              <w:rPr>
                <w:rFonts w:ascii="宋体" w:hAnsi="宋体"/>
                <w:szCs w:val="21"/>
              </w:rPr>
            </w:pPr>
          </w:p>
          <w:p w14:paraId="629AB219" w14:textId="77777777" w:rsidR="0024427F" w:rsidRDefault="0024427F">
            <w:pPr>
              <w:spacing w:line="360" w:lineRule="auto"/>
              <w:rPr>
                <w:rFonts w:ascii="宋体" w:hAnsi="宋体"/>
                <w:szCs w:val="21"/>
              </w:rPr>
            </w:pPr>
          </w:p>
          <w:p w14:paraId="63AF52A7" w14:textId="77777777" w:rsidR="0024427F" w:rsidRDefault="0024427F">
            <w:pPr>
              <w:spacing w:line="360" w:lineRule="auto"/>
              <w:rPr>
                <w:rFonts w:ascii="宋体" w:hAnsi="宋体"/>
                <w:szCs w:val="21"/>
              </w:rPr>
            </w:pPr>
          </w:p>
          <w:p w14:paraId="5802CE3F" w14:textId="77777777" w:rsidR="0024427F" w:rsidRDefault="0024427F">
            <w:pPr>
              <w:spacing w:line="360" w:lineRule="auto"/>
              <w:rPr>
                <w:rFonts w:ascii="宋体" w:hAnsi="宋体"/>
                <w:szCs w:val="21"/>
              </w:rPr>
            </w:pPr>
          </w:p>
          <w:p w14:paraId="7EAF3135" w14:textId="77777777" w:rsidR="0024427F" w:rsidRDefault="0024427F">
            <w:pPr>
              <w:spacing w:line="360" w:lineRule="auto"/>
              <w:rPr>
                <w:rFonts w:ascii="宋体" w:hAnsi="宋体"/>
                <w:szCs w:val="21"/>
              </w:rPr>
            </w:pPr>
          </w:p>
          <w:p w14:paraId="21FFB4CB" w14:textId="77777777" w:rsidR="0024427F" w:rsidRDefault="0024427F">
            <w:pPr>
              <w:spacing w:line="360" w:lineRule="auto"/>
              <w:rPr>
                <w:rFonts w:ascii="宋体" w:hAnsi="宋体"/>
                <w:szCs w:val="21"/>
              </w:rPr>
            </w:pPr>
          </w:p>
          <w:p w14:paraId="69C79102" w14:textId="77777777" w:rsidR="0024427F" w:rsidRDefault="0024427F">
            <w:pPr>
              <w:spacing w:line="360" w:lineRule="auto"/>
              <w:rPr>
                <w:rFonts w:ascii="宋体" w:hAnsi="宋体"/>
                <w:szCs w:val="21"/>
              </w:rPr>
            </w:pPr>
          </w:p>
          <w:p w14:paraId="2812DB96" w14:textId="77777777" w:rsidR="0024427F" w:rsidRDefault="0024427F">
            <w:pPr>
              <w:spacing w:line="360" w:lineRule="auto"/>
              <w:rPr>
                <w:rFonts w:ascii="宋体" w:hAnsi="宋体"/>
                <w:szCs w:val="21"/>
              </w:rPr>
            </w:pPr>
          </w:p>
          <w:p w14:paraId="767EC582" w14:textId="77777777" w:rsidR="0024427F" w:rsidRDefault="0024427F">
            <w:pPr>
              <w:spacing w:line="360" w:lineRule="auto"/>
              <w:rPr>
                <w:rFonts w:ascii="宋体" w:hAnsi="宋体"/>
                <w:szCs w:val="21"/>
              </w:rPr>
            </w:pPr>
          </w:p>
          <w:p w14:paraId="786BF905" w14:textId="77777777" w:rsidR="0024427F" w:rsidRDefault="0063422A">
            <w:pPr>
              <w:spacing w:line="360" w:lineRule="auto"/>
              <w:rPr>
                <w:rFonts w:ascii="宋体" w:hAnsi="宋体"/>
                <w:szCs w:val="21"/>
              </w:rPr>
            </w:pPr>
            <w:r>
              <w:rPr>
                <w:rFonts w:ascii="宋体" w:hAnsi="宋体" w:hint="eastAsia"/>
                <w:szCs w:val="21"/>
              </w:rPr>
              <w:lastRenderedPageBreak/>
              <w:t xml:space="preserve">                                                集成负责人签字：</w:t>
            </w:r>
          </w:p>
          <w:p w14:paraId="613D2B20" w14:textId="77777777" w:rsidR="0024427F" w:rsidRDefault="0063422A">
            <w:pPr>
              <w:spacing w:line="360" w:lineRule="auto"/>
              <w:rPr>
                <w:rFonts w:ascii="宋体" w:hAnsi="宋体"/>
                <w:szCs w:val="21"/>
              </w:rPr>
            </w:pPr>
            <w:r>
              <w:rPr>
                <w:rFonts w:ascii="宋体" w:hAnsi="宋体" w:hint="eastAsia"/>
                <w:szCs w:val="21"/>
              </w:rPr>
              <w:t xml:space="preserve">                                                          日期：</w:t>
            </w:r>
          </w:p>
        </w:tc>
      </w:tr>
      <w:tr w:rsidR="0024427F" w14:paraId="37D73BD4" w14:textId="77777777">
        <w:trPr>
          <w:trHeight w:val="286"/>
        </w:trPr>
        <w:tc>
          <w:tcPr>
            <w:tcW w:w="8472" w:type="dxa"/>
            <w:gridSpan w:val="5"/>
            <w:shd w:val="clear" w:color="auto" w:fill="FFFFFF"/>
          </w:tcPr>
          <w:p w14:paraId="2A77251B" w14:textId="77777777" w:rsidR="0024427F" w:rsidRDefault="0063422A">
            <w:pPr>
              <w:spacing w:line="360" w:lineRule="auto"/>
              <w:rPr>
                <w:rFonts w:ascii="宋体" w:hAnsi="宋体"/>
                <w:b/>
                <w:bCs/>
                <w:szCs w:val="21"/>
              </w:rPr>
            </w:pPr>
            <w:r>
              <w:rPr>
                <w:rFonts w:ascii="宋体" w:hAnsi="宋体" w:hint="eastAsia"/>
                <w:b/>
                <w:bCs/>
                <w:szCs w:val="21"/>
              </w:rPr>
              <w:lastRenderedPageBreak/>
              <w:t>审核意见</w:t>
            </w:r>
          </w:p>
        </w:tc>
      </w:tr>
      <w:tr w:rsidR="0024427F" w14:paraId="6D4E201E" w14:textId="77777777">
        <w:trPr>
          <w:trHeight w:val="3309"/>
        </w:trPr>
        <w:tc>
          <w:tcPr>
            <w:tcW w:w="8472" w:type="dxa"/>
            <w:gridSpan w:val="5"/>
            <w:tcBorders>
              <w:bottom w:val="single" w:sz="4" w:space="0" w:color="auto"/>
            </w:tcBorders>
          </w:tcPr>
          <w:p w14:paraId="571EF547" w14:textId="77777777" w:rsidR="0024427F" w:rsidRDefault="0024427F">
            <w:pPr>
              <w:spacing w:line="360" w:lineRule="auto"/>
              <w:ind w:left="702"/>
              <w:rPr>
                <w:rFonts w:ascii="宋体" w:hAnsi="宋体"/>
                <w:b/>
                <w:bCs/>
                <w:szCs w:val="21"/>
              </w:rPr>
            </w:pPr>
          </w:p>
          <w:p w14:paraId="59B486A6" w14:textId="77777777" w:rsidR="0024427F" w:rsidRDefault="0063422A">
            <w:pPr>
              <w:spacing w:line="360" w:lineRule="auto"/>
              <w:rPr>
                <w:rFonts w:ascii="宋体" w:hAnsi="宋体"/>
                <w:bCs/>
                <w:szCs w:val="21"/>
              </w:rPr>
            </w:pPr>
            <w:r>
              <w:rPr>
                <w:rFonts w:ascii="宋体" w:hAnsi="宋体" w:hint="eastAsia"/>
                <w:bCs/>
                <w:szCs w:val="21"/>
              </w:rPr>
              <w:t>用户：</w:t>
            </w:r>
          </w:p>
          <w:p w14:paraId="7D9E70AF" w14:textId="77777777" w:rsidR="0024427F" w:rsidRDefault="0024427F">
            <w:pPr>
              <w:spacing w:line="360" w:lineRule="auto"/>
              <w:rPr>
                <w:rFonts w:ascii="宋体" w:hAnsi="宋体"/>
                <w:b/>
                <w:bCs/>
                <w:szCs w:val="21"/>
              </w:rPr>
            </w:pPr>
          </w:p>
          <w:p w14:paraId="4255D65F" w14:textId="77777777" w:rsidR="0024427F" w:rsidRDefault="0024427F">
            <w:pPr>
              <w:spacing w:line="360" w:lineRule="auto"/>
              <w:rPr>
                <w:rFonts w:ascii="宋体" w:hAnsi="宋体"/>
                <w:szCs w:val="21"/>
              </w:rPr>
            </w:pPr>
          </w:p>
          <w:p w14:paraId="720DCA75" w14:textId="77777777" w:rsidR="0024427F" w:rsidRDefault="0063422A">
            <w:pPr>
              <w:spacing w:line="360" w:lineRule="auto"/>
              <w:ind w:left="702"/>
              <w:rPr>
                <w:rFonts w:ascii="宋体" w:hAnsi="宋体"/>
                <w:szCs w:val="21"/>
              </w:rPr>
            </w:pPr>
            <w:r>
              <w:rPr>
                <w:rFonts w:ascii="宋体" w:hAnsi="宋体" w:hint="eastAsia"/>
                <w:szCs w:val="21"/>
              </w:rPr>
              <w:t xml:space="preserve">           签名：</w:t>
            </w:r>
          </w:p>
          <w:p w14:paraId="161CE371" w14:textId="77777777" w:rsidR="0024427F" w:rsidRDefault="0063422A">
            <w:pPr>
              <w:spacing w:line="360" w:lineRule="auto"/>
              <w:ind w:left="702"/>
              <w:rPr>
                <w:rFonts w:ascii="宋体" w:hAnsi="宋体"/>
                <w:b/>
                <w:bCs/>
                <w:szCs w:val="21"/>
              </w:rPr>
            </w:pPr>
            <w:r>
              <w:rPr>
                <w:rFonts w:ascii="宋体" w:hAnsi="宋体" w:hint="eastAsia"/>
                <w:szCs w:val="21"/>
              </w:rPr>
              <w:t xml:space="preserve">   日期：</w:t>
            </w:r>
          </w:p>
        </w:tc>
      </w:tr>
    </w:tbl>
    <w:p w14:paraId="69331655" w14:textId="689CA1B3" w:rsidR="0024427F" w:rsidRDefault="0063422A" w:rsidP="0039666C">
      <w:pPr>
        <w:pStyle w:val="3"/>
        <w:pageBreakBefore/>
        <w:ind w:left="709"/>
      </w:pPr>
      <w:bookmarkStart w:id="4700" w:name="_Toc428792674"/>
      <w:bookmarkStart w:id="4701" w:name="_Toc489545408"/>
      <w:bookmarkStart w:id="4702" w:name="_Toc489546860"/>
      <w:bookmarkStart w:id="4703" w:name="_Toc489547194"/>
      <w:bookmarkStart w:id="4704" w:name="_Toc489548070"/>
      <w:bookmarkStart w:id="4705" w:name="_Toc489607294"/>
      <w:r>
        <w:rPr>
          <w:rFonts w:hint="eastAsia"/>
        </w:rPr>
        <w:lastRenderedPageBreak/>
        <w:t>附录</w:t>
      </w:r>
      <w:r>
        <w:t>39</w:t>
      </w:r>
      <w:r>
        <w:rPr>
          <w:rFonts w:hint="eastAsia"/>
        </w:rPr>
        <w:t>:</w:t>
      </w:r>
      <w:r>
        <w:rPr>
          <w:rFonts w:ascii="宋体" w:hAnsi="宋体" w:hint="eastAsia"/>
          <w:b w:val="0"/>
          <w:bCs w:val="0"/>
        </w:rPr>
        <w:t xml:space="preserve"> </w:t>
      </w:r>
      <w:r>
        <w:rPr>
          <w:rFonts w:hint="eastAsia"/>
        </w:rPr>
        <w:t>机房进出记录表</w:t>
      </w:r>
      <w:bookmarkEnd w:id="4700"/>
      <w:bookmarkEnd w:id="4701"/>
      <w:bookmarkEnd w:id="4702"/>
      <w:bookmarkEnd w:id="4703"/>
      <w:bookmarkEnd w:id="4704"/>
      <w:bookmarkEnd w:id="4705"/>
    </w:p>
    <w:p w14:paraId="67ECA965" w14:textId="35B3D92D" w:rsidR="0024427F" w:rsidRDefault="00543823">
      <w:pPr>
        <w:rPr>
          <w:rFonts w:ascii="宋体" w:hAnsi="宋体"/>
          <w:sz w:val="32"/>
          <w:szCs w:val="32"/>
        </w:rPr>
        <w:pPrChange w:id="4706" w:author="yunwei01" w:date="2017-08-03T18:06:00Z">
          <w:pPr>
            <w:jc w:val="center"/>
            <w:outlineLvl w:val="0"/>
          </w:pPr>
        </w:pPrChange>
      </w:pPr>
      <w:del w:id="4707" w:author="yunwei01" w:date="2017-08-02T14:22:00Z">
        <w:r w:rsidDel="00A97AE9">
          <w:rPr>
            <w:rFonts w:ascii="宋体" w:hAnsi="宋体" w:hint="eastAsia"/>
            <w:sz w:val="32"/>
            <w:szCs w:val="32"/>
          </w:rPr>
          <w:delText>AAAAA</w:delText>
        </w:r>
      </w:del>
      <w:bookmarkStart w:id="4708" w:name="_Toc489545409"/>
      <w:bookmarkStart w:id="4709" w:name="_Toc489546861"/>
      <w:ins w:id="4710" w:author="yunwei01" w:date="2017-08-02T14:22:00Z">
        <w:r w:rsidR="00A97AE9">
          <w:rPr>
            <w:rFonts w:ascii="宋体" w:hAnsi="宋体" w:hint="eastAsia"/>
            <w:sz w:val="32"/>
            <w:szCs w:val="32"/>
          </w:rPr>
          <w:t>资鼎(上海)互联网金融信息服务有限</w:t>
        </w:r>
      </w:ins>
      <w:del w:id="4711" w:author="yunwei01" w:date="2017-08-02T14:38:00Z">
        <w:r w:rsidDel="004C1B14">
          <w:rPr>
            <w:rFonts w:ascii="宋体" w:hAnsi="宋体" w:hint="eastAsia"/>
            <w:sz w:val="32"/>
            <w:szCs w:val="32"/>
          </w:rPr>
          <w:delText>公司</w:delText>
        </w:r>
      </w:del>
      <w:ins w:id="4712" w:author="yunwei01" w:date="2017-08-02T14:38:00Z">
        <w:r w:rsidR="004C1B14">
          <w:rPr>
            <w:rFonts w:ascii="宋体" w:hAnsi="宋体" w:hint="eastAsia"/>
            <w:sz w:val="32"/>
            <w:szCs w:val="32"/>
          </w:rPr>
          <w:t>公司</w:t>
        </w:r>
      </w:ins>
      <w:r w:rsidR="0063422A">
        <w:rPr>
          <w:rFonts w:ascii="宋体" w:hAnsi="宋体" w:hint="eastAsia"/>
          <w:sz w:val="32"/>
          <w:szCs w:val="32"/>
        </w:rPr>
        <w:t>机房进出记录表</w:t>
      </w:r>
      <w:bookmarkEnd w:id="4708"/>
      <w:bookmarkEnd w:id="470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1232"/>
        <w:gridCol w:w="1767"/>
        <w:gridCol w:w="1900"/>
        <w:gridCol w:w="1499"/>
        <w:gridCol w:w="1098"/>
      </w:tblGrid>
      <w:tr w:rsidR="0024427F" w14:paraId="29C47A26" w14:textId="77777777">
        <w:tc>
          <w:tcPr>
            <w:tcW w:w="800" w:type="dxa"/>
          </w:tcPr>
          <w:p w14:paraId="7D2B84D1" w14:textId="77777777" w:rsidR="0024427F" w:rsidRDefault="0063422A">
            <w:pPr>
              <w:jc w:val="center"/>
              <w:rPr>
                <w:rFonts w:ascii="宋体" w:hAnsi="宋体"/>
                <w:sz w:val="28"/>
                <w:szCs w:val="28"/>
              </w:rPr>
            </w:pPr>
            <w:r>
              <w:rPr>
                <w:rFonts w:ascii="宋体" w:hAnsi="宋体" w:hint="eastAsia"/>
                <w:sz w:val="28"/>
                <w:szCs w:val="28"/>
              </w:rPr>
              <w:t>序号</w:t>
            </w:r>
          </w:p>
        </w:tc>
        <w:tc>
          <w:tcPr>
            <w:tcW w:w="1232" w:type="dxa"/>
          </w:tcPr>
          <w:p w14:paraId="0993532B" w14:textId="77777777" w:rsidR="0024427F" w:rsidRDefault="0063422A">
            <w:pPr>
              <w:jc w:val="center"/>
              <w:rPr>
                <w:rFonts w:ascii="宋体" w:hAnsi="宋体"/>
                <w:sz w:val="28"/>
                <w:szCs w:val="28"/>
              </w:rPr>
            </w:pPr>
            <w:r>
              <w:rPr>
                <w:rFonts w:ascii="宋体" w:hAnsi="宋体" w:hint="eastAsia"/>
                <w:sz w:val="28"/>
                <w:szCs w:val="28"/>
              </w:rPr>
              <w:t>姓名</w:t>
            </w:r>
          </w:p>
        </w:tc>
        <w:tc>
          <w:tcPr>
            <w:tcW w:w="1767" w:type="dxa"/>
          </w:tcPr>
          <w:p w14:paraId="73EA5B3B" w14:textId="77777777" w:rsidR="0024427F" w:rsidRDefault="0063422A">
            <w:pPr>
              <w:jc w:val="center"/>
              <w:rPr>
                <w:rFonts w:ascii="宋体" w:hAnsi="宋体"/>
                <w:sz w:val="28"/>
                <w:szCs w:val="28"/>
              </w:rPr>
            </w:pPr>
            <w:r>
              <w:rPr>
                <w:rFonts w:ascii="宋体" w:hAnsi="宋体" w:hint="eastAsia"/>
                <w:sz w:val="28"/>
                <w:szCs w:val="28"/>
              </w:rPr>
              <w:t>单位</w:t>
            </w:r>
            <w:r>
              <w:rPr>
                <w:rFonts w:ascii="宋体" w:hAnsi="宋体"/>
                <w:sz w:val="28"/>
                <w:szCs w:val="28"/>
              </w:rPr>
              <w:t>名称</w:t>
            </w:r>
          </w:p>
        </w:tc>
        <w:tc>
          <w:tcPr>
            <w:tcW w:w="1900" w:type="dxa"/>
          </w:tcPr>
          <w:p w14:paraId="00BAD2A2" w14:textId="77777777" w:rsidR="0024427F" w:rsidRDefault="0063422A">
            <w:pPr>
              <w:jc w:val="center"/>
              <w:rPr>
                <w:rFonts w:ascii="宋体" w:hAnsi="宋体"/>
                <w:sz w:val="28"/>
                <w:szCs w:val="28"/>
              </w:rPr>
            </w:pPr>
            <w:r>
              <w:rPr>
                <w:rFonts w:ascii="宋体" w:hAnsi="宋体" w:hint="eastAsia"/>
                <w:sz w:val="28"/>
                <w:szCs w:val="28"/>
              </w:rPr>
              <w:t>工作事项</w:t>
            </w:r>
          </w:p>
        </w:tc>
        <w:tc>
          <w:tcPr>
            <w:tcW w:w="1499" w:type="dxa"/>
          </w:tcPr>
          <w:p w14:paraId="1A2F4F6B" w14:textId="77777777" w:rsidR="0024427F" w:rsidRDefault="0063422A">
            <w:pPr>
              <w:jc w:val="center"/>
              <w:rPr>
                <w:rFonts w:ascii="宋体" w:hAnsi="宋体"/>
                <w:sz w:val="28"/>
                <w:szCs w:val="28"/>
              </w:rPr>
            </w:pPr>
            <w:r>
              <w:rPr>
                <w:rFonts w:ascii="宋体" w:hAnsi="宋体" w:hint="eastAsia"/>
                <w:sz w:val="28"/>
                <w:szCs w:val="28"/>
              </w:rPr>
              <w:t>手机</w:t>
            </w:r>
          </w:p>
        </w:tc>
        <w:tc>
          <w:tcPr>
            <w:tcW w:w="1098" w:type="dxa"/>
          </w:tcPr>
          <w:p w14:paraId="2406890D" w14:textId="77777777" w:rsidR="0024427F" w:rsidRDefault="0063422A">
            <w:pPr>
              <w:jc w:val="center"/>
              <w:rPr>
                <w:rFonts w:ascii="宋体" w:hAnsi="宋体"/>
                <w:sz w:val="28"/>
                <w:szCs w:val="28"/>
              </w:rPr>
            </w:pPr>
            <w:r>
              <w:rPr>
                <w:rFonts w:ascii="宋体" w:hAnsi="宋体" w:hint="eastAsia"/>
                <w:sz w:val="28"/>
                <w:szCs w:val="28"/>
              </w:rPr>
              <w:t>日期</w:t>
            </w:r>
          </w:p>
        </w:tc>
      </w:tr>
      <w:tr w:rsidR="0024427F" w14:paraId="714A3ACD" w14:textId="77777777">
        <w:tc>
          <w:tcPr>
            <w:tcW w:w="800" w:type="dxa"/>
          </w:tcPr>
          <w:p w14:paraId="718ECB65" w14:textId="77777777" w:rsidR="0024427F" w:rsidRDefault="0063422A">
            <w:pPr>
              <w:jc w:val="center"/>
              <w:rPr>
                <w:rFonts w:ascii="宋体" w:hAnsi="宋体"/>
                <w:sz w:val="28"/>
                <w:szCs w:val="28"/>
              </w:rPr>
            </w:pPr>
            <w:r>
              <w:rPr>
                <w:rFonts w:ascii="宋体" w:hAnsi="宋体" w:hint="eastAsia"/>
                <w:sz w:val="28"/>
                <w:szCs w:val="28"/>
              </w:rPr>
              <w:t>1</w:t>
            </w:r>
          </w:p>
        </w:tc>
        <w:tc>
          <w:tcPr>
            <w:tcW w:w="1232" w:type="dxa"/>
          </w:tcPr>
          <w:p w14:paraId="0E1DE41C" w14:textId="77777777" w:rsidR="0024427F" w:rsidRDefault="0024427F">
            <w:pPr>
              <w:jc w:val="center"/>
              <w:rPr>
                <w:rFonts w:ascii="宋体" w:hAnsi="宋体"/>
                <w:sz w:val="28"/>
                <w:szCs w:val="28"/>
              </w:rPr>
            </w:pPr>
          </w:p>
        </w:tc>
        <w:tc>
          <w:tcPr>
            <w:tcW w:w="1767" w:type="dxa"/>
          </w:tcPr>
          <w:p w14:paraId="2BC4AC29" w14:textId="77777777" w:rsidR="0024427F" w:rsidRDefault="0024427F">
            <w:pPr>
              <w:jc w:val="center"/>
              <w:rPr>
                <w:rFonts w:ascii="宋体" w:hAnsi="宋体"/>
                <w:sz w:val="28"/>
                <w:szCs w:val="28"/>
              </w:rPr>
            </w:pPr>
          </w:p>
        </w:tc>
        <w:tc>
          <w:tcPr>
            <w:tcW w:w="1900" w:type="dxa"/>
          </w:tcPr>
          <w:p w14:paraId="330D7E42" w14:textId="77777777" w:rsidR="0024427F" w:rsidRDefault="0024427F">
            <w:pPr>
              <w:jc w:val="center"/>
              <w:rPr>
                <w:rFonts w:ascii="宋体" w:hAnsi="宋体"/>
                <w:sz w:val="28"/>
                <w:szCs w:val="28"/>
              </w:rPr>
            </w:pPr>
          </w:p>
        </w:tc>
        <w:tc>
          <w:tcPr>
            <w:tcW w:w="1499" w:type="dxa"/>
          </w:tcPr>
          <w:p w14:paraId="27B169E4" w14:textId="77777777" w:rsidR="0024427F" w:rsidRDefault="0024427F">
            <w:pPr>
              <w:jc w:val="center"/>
              <w:rPr>
                <w:rFonts w:ascii="宋体" w:hAnsi="宋体"/>
                <w:sz w:val="28"/>
                <w:szCs w:val="28"/>
              </w:rPr>
            </w:pPr>
          </w:p>
        </w:tc>
        <w:tc>
          <w:tcPr>
            <w:tcW w:w="1098" w:type="dxa"/>
          </w:tcPr>
          <w:p w14:paraId="5C382758" w14:textId="77777777" w:rsidR="0024427F" w:rsidRDefault="0024427F">
            <w:pPr>
              <w:jc w:val="center"/>
              <w:rPr>
                <w:rFonts w:ascii="宋体" w:hAnsi="宋体"/>
                <w:sz w:val="28"/>
                <w:szCs w:val="28"/>
              </w:rPr>
            </w:pPr>
          </w:p>
        </w:tc>
      </w:tr>
      <w:tr w:rsidR="0024427F" w14:paraId="261D9374" w14:textId="77777777">
        <w:tc>
          <w:tcPr>
            <w:tcW w:w="800" w:type="dxa"/>
          </w:tcPr>
          <w:p w14:paraId="47BEB086" w14:textId="77777777" w:rsidR="0024427F" w:rsidRDefault="0063422A">
            <w:pPr>
              <w:jc w:val="center"/>
              <w:rPr>
                <w:rFonts w:ascii="宋体" w:hAnsi="宋体"/>
                <w:sz w:val="28"/>
                <w:szCs w:val="28"/>
              </w:rPr>
            </w:pPr>
            <w:r>
              <w:rPr>
                <w:rFonts w:ascii="宋体" w:hAnsi="宋体" w:hint="eastAsia"/>
                <w:sz w:val="28"/>
                <w:szCs w:val="28"/>
              </w:rPr>
              <w:t>2</w:t>
            </w:r>
          </w:p>
        </w:tc>
        <w:tc>
          <w:tcPr>
            <w:tcW w:w="1232" w:type="dxa"/>
          </w:tcPr>
          <w:p w14:paraId="7986EDCD" w14:textId="77777777" w:rsidR="0024427F" w:rsidRDefault="0024427F">
            <w:pPr>
              <w:jc w:val="center"/>
              <w:rPr>
                <w:rFonts w:ascii="宋体" w:hAnsi="宋体"/>
                <w:sz w:val="28"/>
                <w:szCs w:val="28"/>
              </w:rPr>
            </w:pPr>
          </w:p>
        </w:tc>
        <w:tc>
          <w:tcPr>
            <w:tcW w:w="1767" w:type="dxa"/>
          </w:tcPr>
          <w:p w14:paraId="485DCB9B" w14:textId="77777777" w:rsidR="0024427F" w:rsidRDefault="0024427F">
            <w:pPr>
              <w:jc w:val="center"/>
              <w:rPr>
                <w:rFonts w:ascii="宋体" w:hAnsi="宋体"/>
                <w:sz w:val="28"/>
                <w:szCs w:val="28"/>
              </w:rPr>
            </w:pPr>
          </w:p>
        </w:tc>
        <w:tc>
          <w:tcPr>
            <w:tcW w:w="1900" w:type="dxa"/>
          </w:tcPr>
          <w:p w14:paraId="5158D625" w14:textId="77777777" w:rsidR="0024427F" w:rsidRDefault="0024427F">
            <w:pPr>
              <w:jc w:val="center"/>
              <w:rPr>
                <w:rFonts w:ascii="宋体" w:hAnsi="宋体"/>
                <w:sz w:val="28"/>
                <w:szCs w:val="28"/>
              </w:rPr>
            </w:pPr>
          </w:p>
        </w:tc>
        <w:tc>
          <w:tcPr>
            <w:tcW w:w="1499" w:type="dxa"/>
          </w:tcPr>
          <w:p w14:paraId="581C254D" w14:textId="77777777" w:rsidR="0024427F" w:rsidRDefault="0024427F">
            <w:pPr>
              <w:jc w:val="center"/>
              <w:rPr>
                <w:rFonts w:ascii="宋体" w:hAnsi="宋体"/>
                <w:sz w:val="28"/>
                <w:szCs w:val="28"/>
              </w:rPr>
            </w:pPr>
          </w:p>
        </w:tc>
        <w:tc>
          <w:tcPr>
            <w:tcW w:w="1098" w:type="dxa"/>
          </w:tcPr>
          <w:p w14:paraId="4ACFEF56" w14:textId="77777777" w:rsidR="0024427F" w:rsidRDefault="0024427F">
            <w:pPr>
              <w:jc w:val="center"/>
              <w:rPr>
                <w:rFonts w:ascii="宋体" w:hAnsi="宋体"/>
                <w:sz w:val="28"/>
                <w:szCs w:val="28"/>
              </w:rPr>
            </w:pPr>
          </w:p>
        </w:tc>
      </w:tr>
      <w:tr w:rsidR="0024427F" w14:paraId="3314DFAB" w14:textId="77777777">
        <w:tc>
          <w:tcPr>
            <w:tcW w:w="800" w:type="dxa"/>
          </w:tcPr>
          <w:p w14:paraId="57AEA17B" w14:textId="77777777" w:rsidR="0024427F" w:rsidRDefault="0063422A">
            <w:pPr>
              <w:jc w:val="center"/>
              <w:rPr>
                <w:rFonts w:ascii="宋体" w:hAnsi="宋体"/>
                <w:sz w:val="28"/>
                <w:szCs w:val="28"/>
              </w:rPr>
            </w:pPr>
            <w:r>
              <w:rPr>
                <w:rFonts w:ascii="宋体" w:hAnsi="宋体" w:hint="eastAsia"/>
                <w:sz w:val="28"/>
                <w:szCs w:val="28"/>
              </w:rPr>
              <w:t>3</w:t>
            </w:r>
          </w:p>
        </w:tc>
        <w:tc>
          <w:tcPr>
            <w:tcW w:w="1232" w:type="dxa"/>
          </w:tcPr>
          <w:p w14:paraId="6175CB71" w14:textId="77777777" w:rsidR="0024427F" w:rsidRDefault="0024427F">
            <w:pPr>
              <w:jc w:val="center"/>
              <w:rPr>
                <w:rFonts w:ascii="宋体" w:hAnsi="宋体"/>
                <w:sz w:val="28"/>
                <w:szCs w:val="28"/>
              </w:rPr>
            </w:pPr>
          </w:p>
        </w:tc>
        <w:tc>
          <w:tcPr>
            <w:tcW w:w="1767" w:type="dxa"/>
          </w:tcPr>
          <w:p w14:paraId="7F0A8D22" w14:textId="77777777" w:rsidR="0024427F" w:rsidRDefault="0024427F">
            <w:pPr>
              <w:jc w:val="center"/>
              <w:rPr>
                <w:rFonts w:ascii="宋体" w:hAnsi="宋体"/>
                <w:sz w:val="28"/>
                <w:szCs w:val="28"/>
              </w:rPr>
            </w:pPr>
          </w:p>
        </w:tc>
        <w:tc>
          <w:tcPr>
            <w:tcW w:w="1900" w:type="dxa"/>
          </w:tcPr>
          <w:p w14:paraId="52D53E72" w14:textId="77777777" w:rsidR="0024427F" w:rsidRDefault="0024427F">
            <w:pPr>
              <w:jc w:val="center"/>
              <w:rPr>
                <w:rFonts w:ascii="宋体" w:hAnsi="宋体"/>
                <w:sz w:val="28"/>
                <w:szCs w:val="28"/>
              </w:rPr>
            </w:pPr>
          </w:p>
        </w:tc>
        <w:tc>
          <w:tcPr>
            <w:tcW w:w="1499" w:type="dxa"/>
          </w:tcPr>
          <w:p w14:paraId="59C9873C" w14:textId="77777777" w:rsidR="0024427F" w:rsidRDefault="0024427F">
            <w:pPr>
              <w:jc w:val="center"/>
              <w:rPr>
                <w:rFonts w:ascii="宋体" w:hAnsi="宋体"/>
                <w:sz w:val="28"/>
                <w:szCs w:val="28"/>
              </w:rPr>
            </w:pPr>
          </w:p>
        </w:tc>
        <w:tc>
          <w:tcPr>
            <w:tcW w:w="1098" w:type="dxa"/>
          </w:tcPr>
          <w:p w14:paraId="2355F140" w14:textId="77777777" w:rsidR="0024427F" w:rsidRDefault="0024427F">
            <w:pPr>
              <w:jc w:val="center"/>
              <w:rPr>
                <w:rFonts w:ascii="宋体" w:hAnsi="宋体"/>
                <w:sz w:val="28"/>
                <w:szCs w:val="28"/>
              </w:rPr>
            </w:pPr>
          </w:p>
        </w:tc>
      </w:tr>
      <w:tr w:rsidR="0024427F" w14:paraId="382857CF" w14:textId="77777777">
        <w:tc>
          <w:tcPr>
            <w:tcW w:w="800" w:type="dxa"/>
          </w:tcPr>
          <w:p w14:paraId="42D57E89" w14:textId="77777777" w:rsidR="0024427F" w:rsidRDefault="0063422A">
            <w:pPr>
              <w:jc w:val="center"/>
              <w:rPr>
                <w:rFonts w:ascii="宋体" w:hAnsi="宋体"/>
                <w:sz w:val="28"/>
                <w:szCs w:val="28"/>
              </w:rPr>
            </w:pPr>
            <w:r>
              <w:rPr>
                <w:rFonts w:ascii="宋体" w:hAnsi="宋体" w:hint="eastAsia"/>
                <w:sz w:val="28"/>
                <w:szCs w:val="28"/>
              </w:rPr>
              <w:t>4</w:t>
            </w:r>
          </w:p>
        </w:tc>
        <w:tc>
          <w:tcPr>
            <w:tcW w:w="1232" w:type="dxa"/>
          </w:tcPr>
          <w:p w14:paraId="13641854" w14:textId="77777777" w:rsidR="0024427F" w:rsidRDefault="0024427F">
            <w:pPr>
              <w:jc w:val="center"/>
              <w:rPr>
                <w:rFonts w:ascii="宋体" w:hAnsi="宋体"/>
                <w:sz w:val="28"/>
                <w:szCs w:val="28"/>
              </w:rPr>
            </w:pPr>
          </w:p>
        </w:tc>
        <w:tc>
          <w:tcPr>
            <w:tcW w:w="1767" w:type="dxa"/>
          </w:tcPr>
          <w:p w14:paraId="0205F7BB" w14:textId="77777777" w:rsidR="0024427F" w:rsidRDefault="0024427F">
            <w:pPr>
              <w:jc w:val="center"/>
              <w:rPr>
                <w:rFonts w:ascii="宋体" w:hAnsi="宋体"/>
                <w:sz w:val="28"/>
                <w:szCs w:val="28"/>
              </w:rPr>
            </w:pPr>
          </w:p>
        </w:tc>
        <w:tc>
          <w:tcPr>
            <w:tcW w:w="1900" w:type="dxa"/>
          </w:tcPr>
          <w:p w14:paraId="39FD70AA" w14:textId="77777777" w:rsidR="0024427F" w:rsidRDefault="0024427F">
            <w:pPr>
              <w:jc w:val="center"/>
              <w:rPr>
                <w:rFonts w:ascii="宋体" w:hAnsi="宋体"/>
                <w:sz w:val="28"/>
                <w:szCs w:val="28"/>
              </w:rPr>
            </w:pPr>
          </w:p>
        </w:tc>
        <w:tc>
          <w:tcPr>
            <w:tcW w:w="1499" w:type="dxa"/>
          </w:tcPr>
          <w:p w14:paraId="4AD7F849" w14:textId="77777777" w:rsidR="0024427F" w:rsidRDefault="0024427F">
            <w:pPr>
              <w:jc w:val="center"/>
              <w:rPr>
                <w:rFonts w:ascii="宋体" w:hAnsi="宋体"/>
                <w:sz w:val="28"/>
                <w:szCs w:val="28"/>
              </w:rPr>
            </w:pPr>
          </w:p>
        </w:tc>
        <w:tc>
          <w:tcPr>
            <w:tcW w:w="1098" w:type="dxa"/>
          </w:tcPr>
          <w:p w14:paraId="5A5CE0C9" w14:textId="77777777" w:rsidR="0024427F" w:rsidRDefault="0024427F">
            <w:pPr>
              <w:jc w:val="center"/>
              <w:rPr>
                <w:rFonts w:ascii="宋体" w:hAnsi="宋体"/>
                <w:sz w:val="28"/>
                <w:szCs w:val="28"/>
              </w:rPr>
            </w:pPr>
          </w:p>
        </w:tc>
      </w:tr>
      <w:tr w:rsidR="0024427F" w14:paraId="7E70D4E6" w14:textId="77777777">
        <w:tc>
          <w:tcPr>
            <w:tcW w:w="800" w:type="dxa"/>
          </w:tcPr>
          <w:p w14:paraId="7EBD8367" w14:textId="77777777" w:rsidR="0024427F" w:rsidRDefault="0063422A">
            <w:pPr>
              <w:jc w:val="center"/>
              <w:rPr>
                <w:rFonts w:ascii="宋体" w:hAnsi="宋体"/>
                <w:sz w:val="28"/>
                <w:szCs w:val="28"/>
              </w:rPr>
            </w:pPr>
            <w:r>
              <w:rPr>
                <w:rFonts w:ascii="宋体" w:hAnsi="宋体" w:hint="eastAsia"/>
                <w:sz w:val="28"/>
                <w:szCs w:val="28"/>
              </w:rPr>
              <w:t>5</w:t>
            </w:r>
          </w:p>
        </w:tc>
        <w:tc>
          <w:tcPr>
            <w:tcW w:w="1232" w:type="dxa"/>
          </w:tcPr>
          <w:p w14:paraId="4766F324" w14:textId="77777777" w:rsidR="0024427F" w:rsidRDefault="0024427F">
            <w:pPr>
              <w:jc w:val="center"/>
              <w:rPr>
                <w:rFonts w:ascii="宋体" w:hAnsi="宋体"/>
                <w:sz w:val="28"/>
                <w:szCs w:val="28"/>
              </w:rPr>
            </w:pPr>
          </w:p>
        </w:tc>
        <w:tc>
          <w:tcPr>
            <w:tcW w:w="1767" w:type="dxa"/>
          </w:tcPr>
          <w:p w14:paraId="538A7522" w14:textId="77777777" w:rsidR="0024427F" w:rsidRDefault="0024427F">
            <w:pPr>
              <w:jc w:val="center"/>
              <w:rPr>
                <w:rFonts w:ascii="宋体" w:hAnsi="宋体"/>
                <w:sz w:val="28"/>
                <w:szCs w:val="28"/>
              </w:rPr>
            </w:pPr>
          </w:p>
        </w:tc>
        <w:tc>
          <w:tcPr>
            <w:tcW w:w="1900" w:type="dxa"/>
          </w:tcPr>
          <w:p w14:paraId="01BC7704" w14:textId="77777777" w:rsidR="0024427F" w:rsidRDefault="0024427F">
            <w:pPr>
              <w:jc w:val="center"/>
              <w:rPr>
                <w:rFonts w:ascii="宋体" w:hAnsi="宋体"/>
                <w:sz w:val="28"/>
                <w:szCs w:val="28"/>
              </w:rPr>
            </w:pPr>
          </w:p>
        </w:tc>
        <w:tc>
          <w:tcPr>
            <w:tcW w:w="1499" w:type="dxa"/>
          </w:tcPr>
          <w:p w14:paraId="362E89E1" w14:textId="77777777" w:rsidR="0024427F" w:rsidRDefault="0024427F">
            <w:pPr>
              <w:jc w:val="center"/>
              <w:rPr>
                <w:rFonts w:ascii="宋体" w:hAnsi="宋体"/>
                <w:sz w:val="28"/>
                <w:szCs w:val="28"/>
              </w:rPr>
            </w:pPr>
          </w:p>
        </w:tc>
        <w:tc>
          <w:tcPr>
            <w:tcW w:w="1098" w:type="dxa"/>
          </w:tcPr>
          <w:p w14:paraId="326C43C6" w14:textId="77777777" w:rsidR="0024427F" w:rsidRDefault="0024427F">
            <w:pPr>
              <w:jc w:val="center"/>
              <w:rPr>
                <w:rFonts w:ascii="宋体" w:hAnsi="宋体"/>
                <w:sz w:val="28"/>
                <w:szCs w:val="28"/>
              </w:rPr>
            </w:pPr>
          </w:p>
        </w:tc>
      </w:tr>
      <w:tr w:rsidR="0024427F" w14:paraId="7BD12A49" w14:textId="77777777">
        <w:tc>
          <w:tcPr>
            <w:tcW w:w="800" w:type="dxa"/>
          </w:tcPr>
          <w:p w14:paraId="49A470D1" w14:textId="77777777" w:rsidR="0024427F" w:rsidRDefault="0063422A">
            <w:pPr>
              <w:jc w:val="center"/>
              <w:rPr>
                <w:rFonts w:ascii="宋体" w:hAnsi="宋体"/>
                <w:sz w:val="28"/>
                <w:szCs w:val="28"/>
              </w:rPr>
            </w:pPr>
            <w:r>
              <w:rPr>
                <w:rFonts w:ascii="宋体" w:hAnsi="宋体" w:hint="eastAsia"/>
                <w:sz w:val="28"/>
                <w:szCs w:val="28"/>
              </w:rPr>
              <w:t>6</w:t>
            </w:r>
          </w:p>
        </w:tc>
        <w:tc>
          <w:tcPr>
            <w:tcW w:w="1232" w:type="dxa"/>
          </w:tcPr>
          <w:p w14:paraId="4488E61B" w14:textId="77777777" w:rsidR="0024427F" w:rsidRDefault="0024427F">
            <w:pPr>
              <w:jc w:val="center"/>
              <w:rPr>
                <w:rFonts w:ascii="宋体" w:hAnsi="宋体"/>
                <w:sz w:val="28"/>
                <w:szCs w:val="28"/>
              </w:rPr>
            </w:pPr>
          </w:p>
        </w:tc>
        <w:tc>
          <w:tcPr>
            <w:tcW w:w="1767" w:type="dxa"/>
          </w:tcPr>
          <w:p w14:paraId="52F06E07" w14:textId="77777777" w:rsidR="0024427F" w:rsidRDefault="0024427F">
            <w:pPr>
              <w:jc w:val="center"/>
              <w:rPr>
                <w:rFonts w:ascii="宋体" w:hAnsi="宋体"/>
                <w:sz w:val="28"/>
                <w:szCs w:val="28"/>
              </w:rPr>
            </w:pPr>
          </w:p>
        </w:tc>
        <w:tc>
          <w:tcPr>
            <w:tcW w:w="1900" w:type="dxa"/>
          </w:tcPr>
          <w:p w14:paraId="6CB9E2AC" w14:textId="77777777" w:rsidR="0024427F" w:rsidRDefault="0024427F">
            <w:pPr>
              <w:jc w:val="center"/>
              <w:rPr>
                <w:rFonts w:ascii="宋体" w:hAnsi="宋体"/>
                <w:sz w:val="28"/>
                <w:szCs w:val="28"/>
              </w:rPr>
            </w:pPr>
          </w:p>
        </w:tc>
        <w:tc>
          <w:tcPr>
            <w:tcW w:w="1499" w:type="dxa"/>
          </w:tcPr>
          <w:p w14:paraId="3239E269" w14:textId="77777777" w:rsidR="0024427F" w:rsidRDefault="0024427F">
            <w:pPr>
              <w:jc w:val="center"/>
              <w:rPr>
                <w:rFonts w:ascii="宋体" w:hAnsi="宋体"/>
                <w:sz w:val="28"/>
                <w:szCs w:val="28"/>
              </w:rPr>
            </w:pPr>
          </w:p>
        </w:tc>
        <w:tc>
          <w:tcPr>
            <w:tcW w:w="1098" w:type="dxa"/>
          </w:tcPr>
          <w:p w14:paraId="71AFAEC8" w14:textId="77777777" w:rsidR="0024427F" w:rsidRDefault="0024427F">
            <w:pPr>
              <w:jc w:val="center"/>
              <w:rPr>
                <w:rFonts w:ascii="宋体" w:hAnsi="宋体"/>
                <w:sz w:val="28"/>
                <w:szCs w:val="28"/>
              </w:rPr>
            </w:pPr>
          </w:p>
        </w:tc>
      </w:tr>
      <w:tr w:rsidR="0024427F" w14:paraId="1BFB18C4" w14:textId="77777777">
        <w:tc>
          <w:tcPr>
            <w:tcW w:w="800" w:type="dxa"/>
          </w:tcPr>
          <w:p w14:paraId="225027A2" w14:textId="77777777" w:rsidR="0024427F" w:rsidRDefault="0063422A">
            <w:pPr>
              <w:jc w:val="center"/>
              <w:rPr>
                <w:rFonts w:ascii="宋体" w:hAnsi="宋体"/>
                <w:sz w:val="28"/>
                <w:szCs w:val="28"/>
              </w:rPr>
            </w:pPr>
            <w:r>
              <w:rPr>
                <w:rFonts w:ascii="宋体" w:hAnsi="宋体" w:hint="eastAsia"/>
                <w:sz w:val="28"/>
                <w:szCs w:val="28"/>
              </w:rPr>
              <w:t>7</w:t>
            </w:r>
          </w:p>
        </w:tc>
        <w:tc>
          <w:tcPr>
            <w:tcW w:w="1232" w:type="dxa"/>
          </w:tcPr>
          <w:p w14:paraId="780D4817" w14:textId="77777777" w:rsidR="0024427F" w:rsidRDefault="0024427F">
            <w:pPr>
              <w:jc w:val="center"/>
              <w:rPr>
                <w:rFonts w:ascii="宋体" w:hAnsi="宋体"/>
                <w:sz w:val="28"/>
                <w:szCs w:val="28"/>
              </w:rPr>
            </w:pPr>
          </w:p>
        </w:tc>
        <w:tc>
          <w:tcPr>
            <w:tcW w:w="1767" w:type="dxa"/>
          </w:tcPr>
          <w:p w14:paraId="30939D2E" w14:textId="77777777" w:rsidR="0024427F" w:rsidRDefault="0024427F">
            <w:pPr>
              <w:jc w:val="center"/>
              <w:rPr>
                <w:rFonts w:ascii="宋体" w:hAnsi="宋体"/>
                <w:sz w:val="28"/>
                <w:szCs w:val="28"/>
              </w:rPr>
            </w:pPr>
          </w:p>
        </w:tc>
        <w:tc>
          <w:tcPr>
            <w:tcW w:w="1900" w:type="dxa"/>
          </w:tcPr>
          <w:p w14:paraId="2A01CD3F" w14:textId="77777777" w:rsidR="0024427F" w:rsidRDefault="0024427F">
            <w:pPr>
              <w:jc w:val="center"/>
              <w:rPr>
                <w:rFonts w:ascii="宋体" w:hAnsi="宋体"/>
                <w:sz w:val="28"/>
                <w:szCs w:val="28"/>
              </w:rPr>
            </w:pPr>
          </w:p>
        </w:tc>
        <w:tc>
          <w:tcPr>
            <w:tcW w:w="1499" w:type="dxa"/>
          </w:tcPr>
          <w:p w14:paraId="222BB411" w14:textId="77777777" w:rsidR="0024427F" w:rsidRDefault="0024427F">
            <w:pPr>
              <w:jc w:val="center"/>
              <w:rPr>
                <w:rFonts w:ascii="宋体" w:hAnsi="宋体"/>
                <w:sz w:val="28"/>
                <w:szCs w:val="28"/>
              </w:rPr>
            </w:pPr>
          </w:p>
        </w:tc>
        <w:tc>
          <w:tcPr>
            <w:tcW w:w="1098" w:type="dxa"/>
          </w:tcPr>
          <w:p w14:paraId="01A7C346" w14:textId="77777777" w:rsidR="0024427F" w:rsidRDefault="0024427F">
            <w:pPr>
              <w:jc w:val="center"/>
              <w:rPr>
                <w:rFonts w:ascii="宋体" w:hAnsi="宋体"/>
                <w:sz w:val="28"/>
                <w:szCs w:val="28"/>
              </w:rPr>
            </w:pPr>
          </w:p>
        </w:tc>
      </w:tr>
      <w:tr w:rsidR="0024427F" w14:paraId="6002FD94" w14:textId="77777777">
        <w:tc>
          <w:tcPr>
            <w:tcW w:w="800" w:type="dxa"/>
          </w:tcPr>
          <w:p w14:paraId="0AF1E3DC" w14:textId="77777777" w:rsidR="0024427F" w:rsidRDefault="0063422A">
            <w:pPr>
              <w:jc w:val="center"/>
              <w:rPr>
                <w:rFonts w:ascii="宋体" w:hAnsi="宋体"/>
                <w:sz w:val="28"/>
                <w:szCs w:val="28"/>
              </w:rPr>
            </w:pPr>
            <w:r>
              <w:rPr>
                <w:rFonts w:ascii="宋体" w:hAnsi="宋体" w:hint="eastAsia"/>
                <w:sz w:val="28"/>
                <w:szCs w:val="28"/>
              </w:rPr>
              <w:t>8</w:t>
            </w:r>
          </w:p>
        </w:tc>
        <w:tc>
          <w:tcPr>
            <w:tcW w:w="1232" w:type="dxa"/>
          </w:tcPr>
          <w:p w14:paraId="7CBF26ED" w14:textId="77777777" w:rsidR="0024427F" w:rsidRDefault="0024427F">
            <w:pPr>
              <w:jc w:val="center"/>
              <w:rPr>
                <w:rFonts w:ascii="宋体" w:hAnsi="宋体"/>
                <w:sz w:val="28"/>
                <w:szCs w:val="28"/>
              </w:rPr>
            </w:pPr>
          </w:p>
        </w:tc>
        <w:tc>
          <w:tcPr>
            <w:tcW w:w="1767" w:type="dxa"/>
          </w:tcPr>
          <w:p w14:paraId="4C455CE7" w14:textId="77777777" w:rsidR="0024427F" w:rsidRDefault="0024427F">
            <w:pPr>
              <w:jc w:val="center"/>
              <w:rPr>
                <w:rFonts w:ascii="宋体" w:hAnsi="宋体"/>
                <w:sz w:val="28"/>
                <w:szCs w:val="28"/>
              </w:rPr>
            </w:pPr>
          </w:p>
        </w:tc>
        <w:tc>
          <w:tcPr>
            <w:tcW w:w="1900" w:type="dxa"/>
          </w:tcPr>
          <w:p w14:paraId="1C09E376" w14:textId="77777777" w:rsidR="0024427F" w:rsidRDefault="0024427F">
            <w:pPr>
              <w:jc w:val="center"/>
              <w:rPr>
                <w:rFonts w:ascii="宋体" w:hAnsi="宋体"/>
                <w:sz w:val="28"/>
                <w:szCs w:val="28"/>
              </w:rPr>
            </w:pPr>
          </w:p>
        </w:tc>
        <w:tc>
          <w:tcPr>
            <w:tcW w:w="1499" w:type="dxa"/>
          </w:tcPr>
          <w:p w14:paraId="4267DBAA" w14:textId="77777777" w:rsidR="0024427F" w:rsidRDefault="0024427F">
            <w:pPr>
              <w:jc w:val="center"/>
              <w:rPr>
                <w:rFonts w:ascii="宋体" w:hAnsi="宋体"/>
                <w:sz w:val="28"/>
                <w:szCs w:val="28"/>
              </w:rPr>
            </w:pPr>
          </w:p>
        </w:tc>
        <w:tc>
          <w:tcPr>
            <w:tcW w:w="1098" w:type="dxa"/>
          </w:tcPr>
          <w:p w14:paraId="2562F2A2" w14:textId="77777777" w:rsidR="0024427F" w:rsidRDefault="0024427F">
            <w:pPr>
              <w:jc w:val="center"/>
              <w:rPr>
                <w:rFonts w:ascii="宋体" w:hAnsi="宋体"/>
                <w:sz w:val="28"/>
                <w:szCs w:val="28"/>
              </w:rPr>
            </w:pPr>
          </w:p>
        </w:tc>
      </w:tr>
      <w:tr w:rsidR="0024427F" w14:paraId="7616D9C5" w14:textId="77777777">
        <w:tc>
          <w:tcPr>
            <w:tcW w:w="800" w:type="dxa"/>
          </w:tcPr>
          <w:p w14:paraId="6DC6F09A" w14:textId="77777777" w:rsidR="0024427F" w:rsidRDefault="0063422A">
            <w:pPr>
              <w:jc w:val="center"/>
              <w:rPr>
                <w:rFonts w:ascii="宋体" w:hAnsi="宋体"/>
                <w:sz w:val="28"/>
                <w:szCs w:val="28"/>
              </w:rPr>
            </w:pPr>
            <w:r>
              <w:rPr>
                <w:rFonts w:ascii="宋体" w:hAnsi="宋体" w:hint="eastAsia"/>
                <w:sz w:val="28"/>
                <w:szCs w:val="28"/>
              </w:rPr>
              <w:t>9</w:t>
            </w:r>
          </w:p>
        </w:tc>
        <w:tc>
          <w:tcPr>
            <w:tcW w:w="1232" w:type="dxa"/>
          </w:tcPr>
          <w:p w14:paraId="04093BFC" w14:textId="77777777" w:rsidR="0024427F" w:rsidRDefault="0024427F">
            <w:pPr>
              <w:jc w:val="center"/>
              <w:rPr>
                <w:rFonts w:ascii="宋体" w:hAnsi="宋体"/>
                <w:sz w:val="28"/>
                <w:szCs w:val="28"/>
              </w:rPr>
            </w:pPr>
          </w:p>
        </w:tc>
        <w:tc>
          <w:tcPr>
            <w:tcW w:w="1767" w:type="dxa"/>
          </w:tcPr>
          <w:p w14:paraId="714EE5B8" w14:textId="77777777" w:rsidR="0024427F" w:rsidRDefault="0024427F">
            <w:pPr>
              <w:jc w:val="center"/>
              <w:rPr>
                <w:rFonts w:ascii="宋体" w:hAnsi="宋体"/>
                <w:sz w:val="28"/>
                <w:szCs w:val="28"/>
              </w:rPr>
            </w:pPr>
          </w:p>
        </w:tc>
        <w:tc>
          <w:tcPr>
            <w:tcW w:w="1900" w:type="dxa"/>
          </w:tcPr>
          <w:p w14:paraId="7ACFC65E" w14:textId="77777777" w:rsidR="0024427F" w:rsidRDefault="0024427F">
            <w:pPr>
              <w:jc w:val="center"/>
              <w:rPr>
                <w:rFonts w:ascii="宋体" w:hAnsi="宋体"/>
                <w:sz w:val="28"/>
                <w:szCs w:val="28"/>
              </w:rPr>
            </w:pPr>
          </w:p>
        </w:tc>
        <w:tc>
          <w:tcPr>
            <w:tcW w:w="1499" w:type="dxa"/>
          </w:tcPr>
          <w:p w14:paraId="0FF9EE2D" w14:textId="77777777" w:rsidR="0024427F" w:rsidRDefault="0024427F">
            <w:pPr>
              <w:jc w:val="center"/>
              <w:rPr>
                <w:rFonts w:ascii="宋体" w:hAnsi="宋体"/>
                <w:sz w:val="28"/>
                <w:szCs w:val="28"/>
              </w:rPr>
            </w:pPr>
          </w:p>
        </w:tc>
        <w:tc>
          <w:tcPr>
            <w:tcW w:w="1098" w:type="dxa"/>
          </w:tcPr>
          <w:p w14:paraId="0232E8BA" w14:textId="77777777" w:rsidR="0024427F" w:rsidRDefault="0024427F">
            <w:pPr>
              <w:jc w:val="center"/>
              <w:rPr>
                <w:rFonts w:ascii="宋体" w:hAnsi="宋体"/>
                <w:sz w:val="28"/>
                <w:szCs w:val="28"/>
              </w:rPr>
            </w:pPr>
          </w:p>
        </w:tc>
      </w:tr>
      <w:tr w:rsidR="0024427F" w14:paraId="600099F9" w14:textId="77777777">
        <w:tc>
          <w:tcPr>
            <w:tcW w:w="800" w:type="dxa"/>
          </w:tcPr>
          <w:p w14:paraId="65AD4F3B" w14:textId="77777777" w:rsidR="0024427F" w:rsidRDefault="0063422A">
            <w:pPr>
              <w:jc w:val="center"/>
              <w:rPr>
                <w:rFonts w:ascii="宋体" w:hAnsi="宋体"/>
                <w:sz w:val="28"/>
                <w:szCs w:val="28"/>
              </w:rPr>
            </w:pPr>
            <w:r>
              <w:rPr>
                <w:rFonts w:ascii="宋体" w:hAnsi="宋体" w:hint="eastAsia"/>
                <w:sz w:val="28"/>
                <w:szCs w:val="28"/>
              </w:rPr>
              <w:lastRenderedPageBreak/>
              <w:t>1</w:t>
            </w:r>
            <w:r>
              <w:rPr>
                <w:rFonts w:ascii="宋体" w:hAnsi="宋体"/>
                <w:sz w:val="28"/>
                <w:szCs w:val="28"/>
              </w:rPr>
              <w:t>0</w:t>
            </w:r>
          </w:p>
        </w:tc>
        <w:tc>
          <w:tcPr>
            <w:tcW w:w="1232" w:type="dxa"/>
          </w:tcPr>
          <w:p w14:paraId="44C57428" w14:textId="77777777" w:rsidR="0024427F" w:rsidRDefault="0024427F">
            <w:pPr>
              <w:jc w:val="center"/>
              <w:rPr>
                <w:rFonts w:ascii="宋体" w:hAnsi="宋体"/>
                <w:sz w:val="28"/>
                <w:szCs w:val="28"/>
              </w:rPr>
            </w:pPr>
          </w:p>
        </w:tc>
        <w:tc>
          <w:tcPr>
            <w:tcW w:w="1767" w:type="dxa"/>
          </w:tcPr>
          <w:p w14:paraId="660607AF" w14:textId="77777777" w:rsidR="0024427F" w:rsidRDefault="0024427F">
            <w:pPr>
              <w:jc w:val="center"/>
              <w:rPr>
                <w:rFonts w:ascii="宋体" w:hAnsi="宋体"/>
                <w:sz w:val="28"/>
                <w:szCs w:val="28"/>
              </w:rPr>
            </w:pPr>
          </w:p>
        </w:tc>
        <w:tc>
          <w:tcPr>
            <w:tcW w:w="1900" w:type="dxa"/>
          </w:tcPr>
          <w:p w14:paraId="1061A6A9" w14:textId="77777777" w:rsidR="0024427F" w:rsidRDefault="0024427F">
            <w:pPr>
              <w:jc w:val="center"/>
              <w:rPr>
                <w:rFonts w:ascii="宋体" w:hAnsi="宋体"/>
                <w:sz w:val="28"/>
                <w:szCs w:val="28"/>
              </w:rPr>
            </w:pPr>
          </w:p>
        </w:tc>
        <w:tc>
          <w:tcPr>
            <w:tcW w:w="1499" w:type="dxa"/>
          </w:tcPr>
          <w:p w14:paraId="0D434BF5" w14:textId="77777777" w:rsidR="0024427F" w:rsidRDefault="0024427F">
            <w:pPr>
              <w:jc w:val="center"/>
              <w:rPr>
                <w:rFonts w:ascii="宋体" w:hAnsi="宋体"/>
                <w:sz w:val="28"/>
                <w:szCs w:val="28"/>
              </w:rPr>
            </w:pPr>
          </w:p>
        </w:tc>
        <w:tc>
          <w:tcPr>
            <w:tcW w:w="1098" w:type="dxa"/>
          </w:tcPr>
          <w:p w14:paraId="69C5B012" w14:textId="77777777" w:rsidR="0024427F" w:rsidRDefault="0024427F">
            <w:pPr>
              <w:jc w:val="center"/>
              <w:rPr>
                <w:rFonts w:ascii="宋体" w:hAnsi="宋体"/>
                <w:sz w:val="28"/>
                <w:szCs w:val="28"/>
              </w:rPr>
            </w:pPr>
          </w:p>
        </w:tc>
      </w:tr>
      <w:tr w:rsidR="0024427F" w14:paraId="6B0C20FD" w14:textId="77777777">
        <w:tc>
          <w:tcPr>
            <w:tcW w:w="800" w:type="dxa"/>
          </w:tcPr>
          <w:p w14:paraId="121FD3D4" w14:textId="77777777" w:rsidR="0024427F" w:rsidRDefault="0063422A">
            <w:pPr>
              <w:jc w:val="center"/>
              <w:rPr>
                <w:rFonts w:ascii="宋体" w:hAnsi="宋体"/>
                <w:sz w:val="28"/>
                <w:szCs w:val="28"/>
              </w:rPr>
            </w:pPr>
            <w:r>
              <w:rPr>
                <w:rFonts w:ascii="宋体" w:hAnsi="宋体" w:hint="eastAsia"/>
                <w:sz w:val="28"/>
                <w:szCs w:val="28"/>
              </w:rPr>
              <w:t>1</w:t>
            </w:r>
            <w:r>
              <w:rPr>
                <w:rFonts w:ascii="宋体" w:hAnsi="宋体"/>
                <w:sz w:val="28"/>
                <w:szCs w:val="28"/>
              </w:rPr>
              <w:t>1</w:t>
            </w:r>
          </w:p>
        </w:tc>
        <w:tc>
          <w:tcPr>
            <w:tcW w:w="1232" w:type="dxa"/>
          </w:tcPr>
          <w:p w14:paraId="6A0E34D8" w14:textId="77777777" w:rsidR="0024427F" w:rsidRDefault="0024427F">
            <w:pPr>
              <w:jc w:val="center"/>
              <w:rPr>
                <w:rFonts w:ascii="宋体" w:hAnsi="宋体"/>
                <w:sz w:val="28"/>
                <w:szCs w:val="28"/>
              </w:rPr>
            </w:pPr>
          </w:p>
        </w:tc>
        <w:tc>
          <w:tcPr>
            <w:tcW w:w="1767" w:type="dxa"/>
          </w:tcPr>
          <w:p w14:paraId="3E0E3196" w14:textId="77777777" w:rsidR="0024427F" w:rsidRDefault="0024427F">
            <w:pPr>
              <w:jc w:val="center"/>
              <w:rPr>
                <w:rFonts w:ascii="宋体" w:hAnsi="宋体"/>
                <w:sz w:val="28"/>
                <w:szCs w:val="28"/>
              </w:rPr>
            </w:pPr>
          </w:p>
        </w:tc>
        <w:tc>
          <w:tcPr>
            <w:tcW w:w="1900" w:type="dxa"/>
          </w:tcPr>
          <w:p w14:paraId="41912FA5" w14:textId="77777777" w:rsidR="0024427F" w:rsidRDefault="0024427F">
            <w:pPr>
              <w:jc w:val="center"/>
              <w:rPr>
                <w:rFonts w:ascii="宋体" w:hAnsi="宋体"/>
                <w:sz w:val="28"/>
                <w:szCs w:val="28"/>
              </w:rPr>
            </w:pPr>
          </w:p>
        </w:tc>
        <w:tc>
          <w:tcPr>
            <w:tcW w:w="1499" w:type="dxa"/>
          </w:tcPr>
          <w:p w14:paraId="79DD92D9" w14:textId="77777777" w:rsidR="0024427F" w:rsidRDefault="0024427F">
            <w:pPr>
              <w:jc w:val="center"/>
              <w:rPr>
                <w:rFonts w:ascii="宋体" w:hAnsi="宋体"/>
                <w:sz w:val="28"/>
                <w:szCs w:val="28"/>
              </w:rPr>
            </w:pPr>
          </w:p>
        </w:tc>
        <w:tc>
          <w:tcPr>
            <w:tcW w:w="1098" w:type="dxa"/>
          </w:tcPr>
          <w:p w14:paraId="44577ABB" w14:textId="77777777" w:rsidR="0024427F" w:rsidRDefault="0024427F">
            <w:pPr>
              <w:jc w:val="center"/>
              <w:rPr>
                <w:rFonts w:ascii="宋体" w:hAnsi="宋体"/>
                <w:sz w:val="28"/>
                <w:szCs w:val="28"/>
              </w:rPr>
            </w:pPr>
          </w:p>
        </w:tc>
      </w:tr>
      <w:tr w:rsidR="0024427F" w14:paraId="616193AF" w14:textId="77777777">
        <w:tc>
          <w:tcPr>
            <w:tcW w:w="800" w:type="dxa"/>
          </w:tcPr>
          <w:p w14:paraId="4B5A6792" w14:textId="77777777" w:rsidR="0024427F" w:rsidRDefault="0063422A">
            <w:pPr>
              <w:jc w:val="center"/>
              <w:rPr>
                <w:rFonts w:ascii="宋体" w:hAnsi="宋体"/>
                <w:sz w:val="28"/>
                <w:szCs w:val="28"/>
              </w:rPr>
            </w:pPr>
            <w:r>
              <w:rPr>
                <w:rFonts w:ascii="宋体" w:hAnsi="宋体" w:hint="eastAsia"/>
                <w:sz w:val="28"/>
                <w:szCs w:val="28"/>
              </w:rPr>
              <w:t>1</w:t>
            </w:r>
            <w:r>
              <w:rPr>
                <w:rFonts w:ascii="宋体" w:hAnsi="宋体"/>
                <w:sz w:val="28"/>
                <w:szCs w:val="28"/>
              </w:rPr>
              <w:t>2</w:t>
            </w:r>
          </w:p>
        </w:tc>
        <w:tc>
          <w:tcPr>
            <w:tcW w:w="1232" w:type="dxa"/>
          </w:tcPr>
          <w:p w14:paraId="664427F9" w14:textId="77777777" w:rsidR="0024427F" w:rsidRDefault="0024427F">
            <w:pPr>
              <w:jc w:val="center"/>
              <w:rPr>
                <w:rFonts w:ascii="宋体" w:hAnsi="宋体"/>
                <w:sz w:val="28"/>
                <w:szCs w:val="28"/>
              </w:rPr>
            </w:pPr>
          </w:p>
        </w:tc>
        <w:tc>
          <w:tcPr>
            <w:tcW w:w="1767" w:type="dxa"/>
          </w:tcPr>
          <w:p w14:paraId="5FBE76CA" w14:textId="77777777" w:rsidR="0024427F" w:rsidRDefault="0024427F">
            <w:pPr>
              <w:jc w:val="center"/>
              <w:rPr>
                <w:rFonts w:ascii="宋体" w:hAnsi="宋体"/>
                <w:sz w:val="28"/>
                <w:szCs w:val="28"/>
              </w:rPr>
            </w:pPr>
          </w:p>
        </w:tc>
        <w:tc>
          <w:tcPr>
            <w:tcW w:w="1900" w:type="dxa"/>
          </w:tcPr>
          <w:p w14:paraId="28DFFC79" w14:textId="77777777" w:rsidR="0024427F" w:rsidRDefault="0024427F">
            <w:pPr>
              <w:jc w:val="center"/>
              <w:rPr>
                <w:rFonts w:ascii="宋体" w:hAnsi="宋体"/>
                <w:sz w:val="28"/>
                <w:szCs w:val="28"/>
              </w:rPr>
            </w:pPr>
          </w:p>
        </w:tc>
        <w:tc>
          <w:tcPr>
            <w:tcW w:w="1499" w:type="dxa"/>
          </w:tcPr>
          <w:p w14:paraId="33E586AC" w14:textId="77777777" w:rsidR="0024427F" w:rsidRDefault="0024427F">
            <w:pPr>
              <w:jc w:val="center"/>
              <w:rPr>
                <w:rFonts w:ascii="宋体" w:hAnsi="宋体"/>
                <w:sz w:val="28"/>
                <w:szCs w:val="28"/>
              </w:rPr>
            </w:pPr>
          </w:p>
        </w:tc>
        <w:tc>
          <w:tcPr>
            <w:tcW w:w="1098" w:type="dxa"/>
          </w:tcPr>
          <w:p w14:paraId="076C50BA" w14:textId="77777777" w:rsidR="0024427F" w:rsidRDefault="0024427F">
            <w:pPr>
              <w:jc w:val="center"/>
              <w:rPr>
                <w:rFonts w:ascii="宋体" w:hAnsi="宋体"/>
                <w:sz w:val="28"/>
                <w:szCs w:val="28"/>
              </w:rPr>
            </w:pPr>
          </w:p>
        </w:tc>
      </w:tr>
      <w:tr w:rsidR="0024427F" w14:paraId="5202185B" w14:textId="77777777">
        <w:tc>
          <w:tcPr>
            <w:tcW w:w="800" w:type="dxa"/>
          </w:tcPr>
          <w:p w14:paraId="776B8F8A" w14:textId="77777777" w:rsidR="0024427F" w:rsidRDefault="0063422A">
            <w:pPr>
              <w:jc w:val="center"/>
              <w:rPr>
                <w:rFonts w:ascii="宋体" w:hAnsi="宋体"/>
                <w:sz w:val="28"/>
                <w:szCs w:val="28"/>
              </w:rPr>
            </w:pPr>
            <w:r>
              <w:rPr>
                <w:rFonts w:ascii="宋体" w:hAnsi="宋体" w:hint="eastAsia"/>
                <w:sz w:val="28"/>
                <w:szCs w:val="28"/>
              </w:rPr>
              <w:t>1</w:t>
            </w:r>
            <w:r>
              <w:rPr>
                <w:rFonts w:ascii="宋体" w:hAnsi="宋体"/>
                <w:sz w:val="28"/>
                <w:szCs w:val="28"/>
              </w:rPr>
              <w:t>3</w:t>
            </w:r>
          </w:p>
        </w:tc>
        <w:tc>
          <w:tcPr>
            <w:tcW w:w="1232" w:type="dxa"/>
          </w:tcPr>
          <w:p w14:paraId="746EA1B5" w14:textId="77777777" w:rsidR="0024427F" w:rsidRDefault="0024427F">
            <w:pPr>
              <w:jc w:val="center"/>
              <w:rPr>
                <w:rFonts w:ascii="宋体" w:hAnsi="宋体"/>
                <w:sz w:val="28"/>
                <w:szCs w:val="28"/>
              </w:rPr>
            </w:pPr>
          </w:p>
        </w:tc>
        <w:tc>
          <w:tcPr>
            <w:tcW w:w="1767" w:type="dxa"/>
          </w:tcPr>
          <w:p w14:paraId="533E9144" w14:textId="77777777" w:rsidR="0024427F" w:rsidRDefault="0024427F">
            <w:pPr>
              <w:jc w:val="center"/>
              <w:rPr>
                <w:rFonts w:ascii="宋体" w:hAnsi="宋体"/>
                <w:sz w:val="28"/>
                <w:szCs w:val="28"/>
              </w:rPr>
            </w:pPr>
          </w:p>
        </w:tc>
        <w:tc>
          <w:tcPr>
            <w:tcW w:w="1900" w:type="dxa"/>
          </w:tcPr>
          <w:p w14:paraId="2257C8ED" w14:textId="77777777" w:rsidR="0024427F" w:rsidRDefault="0024427F">
            <w:pPr>
              <w:jc w:val="center"/>
              <w:rPr>
                <w:rFonts w:ascii="宋体" w:hAnsi="宋体"/>
                <w:sz w:val="28"/>
                <w:szCs w:val="28"/>
              </w:rPr>
            </w:pPr>
          </w:p>
        </w:tc>
        <w:tc>
          <w:tcPr>
            <w:tcW w:w="1499" w:type="dxa"/>
          </w:tcPr>
          <w:p w14:paraId="1CC4032B" w14:textId="77777777" w:rsidR="0024427F" w:rsidRDefault="0024427F">
            <w:pPr>
              <w:jc w:val="center"/>
              <w:rPr>
                <w:rFonts w:ascii="宋体" w:hAnsi="宋体"/>
                <w:sz w:val="28"/>
                <w:szCs w:val="28"/>
              </w:rPr>
            </w:pPr>
          </w:p>
        </w:tc>
        <w:tc>
          <w:tcPr>
            <w:tcW w:w="1098" w:type="dxa"/>
          </w:tcPr>
          <w:p w14:paraId="26BA3EA5" w14:textId="77777777" w:rsidR="0024427F" w:rsidRDefault="0024427F">
            <w:pPr>
              <w:jc w:val="center"/>
              <w:rPr>
                <w:rFonts w:ascii="宋体" w:hAnsi="宋体"/>
                <w:sz w:val="28"/>
                <w:szCs w:val="28"/>
              </w:rPr>
            </w:pPr>
          </w:p>
        </w:tc>
      </w:tr>
      <w:tr w:rsidR="0024427F" w14:paraId="13E72D47" w14:textId="77777777">
        <w:tc>
          <w:tcPr>
            <w:tcW w:w="800" w:type="dxa"/>
          </w:tcPr>
          <w:p w14:paraId="356D41C9" w14:textId="77777777" w:rsidR="0024427F" w:rsidRDefault="0063422A">
            <w:pPr>
              <w:jc w:val="center"/>
              <w:rPr>
                <w:rFonts w:ascii="宋体" w:hAnsi="宋体"/>
                <w:sz w:val="28"/>
                <w:szCs w:val="28"/>
              </w:rPr>
            </w:pPr>
            <w:r>
              <w:rPr>
                <w:rFonts w:ascii="宋体" w:hAnsi="宋体" w:hint="eastAsia"/>
                <w:sz w:val="28"/>
                <w:szCs w:val="28"/>
              </w:rPr>
              <w:t>1</w:t>
            </w:r>
            <w:r>
              <w:rPr>
                <w:rFonts w:ascii="宋体" w:hAnsi="宋体"/>
                <w:sz w:val="28"/>
                <w:szCs w:val="28"/>
              </w:rPr>
              <w:t>4</w:t>
            </w:r>
          </w:p>
        </w:tc>
        <w:tc>
          <w:tcPr>
            <w:tcW w:w="1232" w:type="dxa"/>
          </w:tcPr>
          <w:p w14:paraId="3B8196FC" w14:textId="77777777" w:rsidR="0024427F" w:rsidRDefault="0024427F">
            <w:pPr>
              <w:jc w:val="center"/>
              <w:rPr>
                <w:rFonts w:ascii="宋体" w:hAnsi="宋体"/>
                <w:sz w:val="28"/>
                <w:szCs w:val="28"/>
              </w:rPr>
            </w:pPr>
          </w:p>
        </w:tc>
        <w:tc>
          <w:tcPr>
            <w:tcW w:w="1767" w:type="dxa"/>
          </w:tcPr>
          <w:p w14:paraId="758A08A7" w14:textId="77777777" w:rsidR="0024427F" w:rsidRDefault="0024427F">
            <w:pPr>
              <w:jc w:val="center"/>
              <w:rPr>
                <w:rFonts w:ascii="宋体" w:hAnsi="宋体"/>
                <w:sz w:val="28"/>
                <w:szCs w:val="28"/>
              </w:rPr>
            </w:pPr>
          </w:p>
        </w:tc>
        <w:tc>
          <w:tcPr>
            <w:tcW w:w="1900" w:type="dxa"/>
          </w:tcPr>
          <w:p w14:paraId="4B7AD6F8" w14:textId="77777777" w:rsidR="0024427F" w:rsidRDefault="0024427F">
            <w:pPr>
              <w:jc w:val="center"/>
              <w:rPr>
                <w:rFonts w:ascii="宋体" w:hAnsi="宋体"/>
                <w:sz w:val="28"/>
                <w:szCs w:val="28"/>
              </w:rPr>
            </w:pPr>
          </w:p>
        </w:tc>
        <w:tc>
          <w:tcPr>
            <w:tcW w:w="1499" w:type="dxa"/>
          </w:tcPr>
          <w:p w14:paraId="4295BBF0" w14:textId="77777777" w:rsidR="0024427F" w:rsidRDefault="0024427F">
            <w:pPr>
              <w:jc w:val="center"/>
              <w:rPr>
                <w:rFonts w:ascii="宋体" w:hAnsi="宋体"/>
                <w:sz w:val="28"/>
                <w:szCs w:val="28"/>
              </w:rPr>
            </w:pPr>
          </w:p>
        </w:tc>
        <w:tc>
          <w:tcPr>
            <w:tcW w:w="1098" w:type="dxa"/>
          </w:tcPr>
          <w:p w14:paraId="0557C9D9" w14:textId="77777777" w:rsidR="0024427F" w:rsidRDefault="0024427F">
            <w:pPr>
              <w:jc w:val="center"/>
              <w:rPr>
                <w:rFonts w:ascii="宋体" w:hAnsi="宋体"/>
                <w:sz w:val="28"/>
                <w:szCs w:val="28"/>
              </w:rPr>
            </w:pPr>
          </w:p>
        </w:tc>
      </w:tr>
      <w:tr w:rsidR="0024427F" w14:paraId="67390857" w14:textId="77777777">
        <w:tc>
          <w:tcPr>
            <w:tcW w:w="800" w:type="dxa"/>
          </w:tcPr>
          <w:p w14:paraId="26C0AD0C" w14:textId="77777777" w:rsidR="0024427F" w:rsidRDefault="0063422A">
            <w:pPr>
              <w:jc w:val="center"/>
              <w:rPr>
                <w:rFonts w:ascii="宋体" w:hAnsi="宋体"/>
                <w:sz w:val="28"/>
                <w:szCs w:val="28"/>
              </w:rPr>
            </w:pPr>
            <w:r>
              <w:rPr>
                <w:rFonts w:ascii="宋体" w:hAnsi="宋体" w:hint="eastAsia"/>
                <w:sz w:val="28"/>
                <w:szCs w:val="28"/>
              </w:rPr>
              <w:t>1</w:t>
            </w:r>
            <w:r>
              <w:rPr>
                <w:rFonts w:ascii="宋体" w:hAnsi="宋体"/>
                <w:sz w:val="28"/>
                <w:szCs w:val="28"/>
              </w:rPr>
              <w:t>5</w:t>
            </w:r>
          </w:p>
        </w:tc>
        <w:tc>
          <w:tcPr>
            <w:tcW w:w="1232" w:type="dxa"/>
          </w:tcPr>
          <w:p w14:paraId="48BB7E4D" w14:textId="77777777" w:rsidR="0024427F" w:rsidRDefault="0024427F">
            <w:pPr>
              <w:jc w:val="center"/>
              <w:rPr>
                <w:rFonts w:ascii="宋体" w:hAnsi="宋体"/>
                <w:sz w:val="28"/>
                <w:szCs w:val="28"/>
              </w:rPr>
            </w:pPr>
          </w:p>
        </w:tc>
        <w:tc>
          <w:tcPr>
            <w:tcW w:w="1767" w:type="dxa"/>
          </w:tcPr>
          <w:p w14:paraId="5BE91AC0" w14:textId="77777777" w:rsidR="0024427F" w:rsidRDefault="0024427F">
            <w:pPr>
              <w:jc w:val="center"/>
              <w:rPr>
                <w:rFonts w:ascii="宋体" w:hAnsi="宋体"/>
                <w:sz w:val="28"/>
                <w:szCs w:val="28"/>
              </w:rPr>
            </w:pPr>
          </w:p>
        </w:tc>
        <w:tc>
          <w:tcPr>
            <w:tcW w:w="1900" w:type="dxa"/>
          </w:tcPr>
          <w:p w14:paraId="18B41C3B" w14:textId="77777777" w:rsidR="0024427F" w:rsidRDefault="0024427F">
            <w:pPr>
              <w:jc w:val="center"/>
              <w:rPr>
                <w:rFonts w:ascii="宋体" w:hAnsi="宋体"/>
                <w:sz w:val="28"/>
                <w:szCs w:val="28"/>
              </w:rPr>
            </w:pPr>
          </w:p>
        </w:tc>
        <w:tc>
          <w:tcPr>
            <w:tcW w:w="1499" w:type="dxa"/>
          </w:tcPr>
          <w:p w14:paraId="50ABCD2A" w14:textId="77777777" w:rsidR="0024427F" w:rsidRDefault="0024427F">
            <w:pPr>
              <w:jc w:val="center"/>
              <w:rPr>
                <w:rFonts w:ascii="宋体" w:hAnsi="宋体"/>
                <w:sz w:val="28"/>
                <w:szCs w:val="28"/>
              </w:rPr>
            </w:pPr>
          </w:p>
        </w:tc>
        <w:tc>
          <w:tcPr>
            <w:tcW w:w="1098" w:type="dxa"/>
          </w:tcPr>
          <w:p w14:paraId="69EA93E8" w14:textId="77777777" w:rsidR="0024427F" w:rsidRDefault="0024427F">
            <w:pPr>
              <w:jc w:val="center"/>
              <w:rPr>
                <w:rFonts w:ascii="宋体" w:hAnsi="宋体"/>
                <w:sz w:val="28"/>
                <w:szCs w:val="28"/>
              </w:rPr>
            </w:pPr>
          </w:p>
        </w:tc>
      </w:tr>
      <w:tr w:rsidR="0024427F" w14:paraId="0FA085D9" w14:textId="77777777">
        <w:tc>
          <w:tcPr>
            <w:tcW w:w="800" w:type="dxa"/>
          </w:tcPr>
          <w:p w14:paraId="1201E260" w14:textId="77777777" w:rsidR="0024427F" w:rsidRDefault="0063422A">
            <w:pPr>
              <w:jc w:val="center"/>
              <w:rPr>
                <w:rFonts w:ascii="宋体" w:hAnsi="宋体"/>
                <w:sz w:val="28"/>
                <w:szCs w:val="28"/>
              </w:rPr>
            </w:pPr>
            <w:r>
              <w:rPr>
                <w:rFonts w:ascii="宋体" w:hAnsi="宋体" w:hint="eastAsia"/>
                <w:sz w:val="28"/>
                <w:szCs w:val="28"/>
              </w:rPr>
              <w:t>1</w:t>
            </w:r>
            <w:r>
              <w:rPr>
                <w:rFonts w:ascii="宋体" w:hAnsi="宋体"/>
                <w:sz w:val="28"/>
                <w:szCs w:val="28"/>
              </w:rPr>
              <w:t>6</w:t>
            </w:r>
          </w:p>
        </w:tc>
        <w:tc>
          <w:tcPr>
            <w:tcW w:w="1232" w:type="dxa"/>
          </w:tcPr>
          <w:p w14:paraId="6D563E82" w14:textId="77777777" w:rsidR="0024427F" w:rsidRDefault="0024427F">
            <w:pPr>
              <w:jc w:val="center"/>
              <w:rPr>
                <w:rFonts w:ascii="宋体" w:hAnsi="宋体"/>
                <w:sz w:val="28"/>
                <w:szCs w:val="28"/>
              </w:rPr>
            </w:pPr>
          </w:p>
        </w:tc>
        <w:tc>
          <w:tcPr>
            <w:tcW w:w="1767" w:type="dxa"/>
          </w:tcPr>
          <w:p w14:paraId="20A905ED" w14:textId="77777777" w:rsidR="0024427F" w:rsidRDefault="0024427F">
            <w:pPr>
              <w:jc w:val="center"/>
              <w:rPr>
                <w:rFonts w:ascii="宋体" w:hAnsi="宋体"/>
                <w:sz w:val="28"/>
                <w:szCs w:val="28"/>
              </w:rPr>
            </w:pPr>
          </w:p>
        </w:tc>
        <w:tc>
          <w:tcPr>
            <w:tcW w:w="1900" w:type="dxa"/>
          </w:tcPr>
          <w:p w14:paraId="0F5522F4" w14:textId="77777777" w:rsidR="0024427F" w:rsidRDefault="0024427F">
            <w:pPr>
              <w:jc w:val="center"/>
              <w:rPr>
                <w:rFonts w:ascii="宋体" w:hAnsi="宋体"/>
                <w:sz w:val="28"/>
                <w:szCs w:val="28"/>
              </w:rPr>
            </w:pPr>
          </w:p>
        </w:tc>
        <w:tc>
          <w:tcPr>
            <w:tcW w:w="1499" w:type="dxa"/>
          </w:tcPr>
          <w:p w14:paraId="502A938D" w14:textId="77777777" w:rsidR="0024427F" w:rsidRDefault="0024427F">
            <w:pPr>
              <w:jc w:val="center"/>
              <w:rPr>
                <w:rFonts w:ascii="宋体" w:hAnsi="宋体"/>
                <w:sz w:val="28"/>
                <w:szCs w:val="28"/>
              </w:rPr>
            </w:pPr>
          </w:p>
        </w:tc>
        <w:tc>
          <w:tcPr>
            <w:tcW w:w="1098" w:type="dxa"/>
          </w:tcPr>
          <w:p w14:paraId="0C6B68CF" w14:textId="77777777" w:rsidR="0024427F" w:rsidRDefault="0024427F">
            <w:pPr>
              <w:jc w:val="center"/>
              <w:rPr>
                <w:rFonts w:ascii="宋体" w:hAnsi="宋体"/>
                <w:sz w:val="28"/>
                <w:szCs w:val="28"/>
              </w:rPr>
            </w:pPr>
          </w:p>
        </w:tc>
      </w:tr>
      <w:tr w:rsidR="0024427F" w14:paraId="7089BA4A" w14:textId="77777777">
        <w:tc>
          <w:tcPr>
            <w:tcW w:w="800" w:type="dxa"/>
          </w:tcPr>
          <w:p w14:paraId="1C3B9599" w14:textId="77777777" w:rsidR="0024427F" w:rsidRDefault="0063422A">
            <w:pPr>
              <w:jc w:val="center"/>
              <w:rPr>
                <w:rFonts w:ascii="宋体" w:hAnsi="宋体"/>
                <w:sz w:val="28"/>
                <w:szCs w:val="28"/>
              </w:rPr>
            </w:pPr>
            <w:r>
              <w:rPr>
                <w:rFonts w:ascii="宋体" w:hAnsi="宋体" w:hint="eastAsia"/>
                <w:sz w:val="28"/>
                <w:szCs w:val="28"/>
              </w:rPr>
              <w:t>1</w:t>
            </w:r>
            <w:r>
              <w:rPr>
                <w:rFonts w:ascii="宋体" w:hAnsi="宋体"/>
                <w:sz w:val="28"/>
                <w:szCs w:val="28"/>
              </w:rPr>
              <w:t>7</w:t>
            </w:r>
          </w:p>
        </w:tc>
        <w:tc>
          <w:tcPr>
            <w:tcW w:w="1232" w:type="dxa"/>
          </w:tcPr>
          <w:p w14:paraId="34E6D82A" w14:textId="77777777" w:rsidR="0024427F" w:rsidRDefault="0024427F">
            <w:pPr>
              <w:jc w:val="center"/>
              <w:rPr>
                <w:rFonts w:ascii="宋体" w:hAnsi="宋体"/>
                <w:sz w:val="28"/>
                <w:szCs w:val="28"/>
              </w:rPr>
            </w:pPr>
          </w:p>
        </w:tc>
        <w:tc>
          <w:tcPr>
            <w:tcW w:w="1767" w:type="dxa"/>
          </w:tcPr>
          <w:p w14:paraId="16FF84F9" w14:textId="77777777" w:rsidR="0024427F" w:rsidRDefault="0024427F">
            <w:pPr>
              <w:jc w:val="center"/>
              <w:rPr>
                <w:rFonts w:ascii="宋体" w:hAnsi="宋体"/>
                <w:sz w:val="28"/>
                <w:szCs w:val="28"/>
              </w:rPr>
            </w:pPr>
          </w:p>
        </w:tc>
        <w:tc>
          <w:tcPr>
            <w:tcW w:w="1900" w:type="dxa"/>
          </w:tcPr>
          <w:p w14:paraId="639D0365" w14:textId="77777777" w:rsidR="0024427F" w:rsidRDefault="0024427F">
            <w:pPr>
              <w:jc w:val="center"/>
              <w:rPr>
                <w:rFonts w:ascii="宋体" w:hAnsi="宋体"/>
                <w:sz w:val="28"/>
                <w:szCs w:val="28"/>
              </w:rPr>
            </w:pPr>
          </w:p>
        </w:tc>
        <w:tc>
          <w:tcPr>
            <w:tcW w:w="1499" w:type="dxa"/>
          </w:tcPr>
          <w:p w14:paraId="199829B6" w14:textId="77777777" w:rsidR="0024427F" w:rsidRDefault="0024427F">
            <w:pPr>
              <w:jc w:val="center"/>
              <w:rPr>
                <w:rFonts w:ascii="宋体" w:hAnsi="宋体"/>
                <w:sz w:val="28"/>
                <w:szCs w:val="28"/>
              </w:rPr>
            </w:pPr>
          </w:p>
        </w:tc>
        <w:tc>
          <w:tcPr>
            <w:tcW w:w="1098" w:type="dxa"/>
          </w:tcPr>
          <w:p w14:paraId="7D84F3CB" w14:textId="77777777" w:rsidR="0024427F" w:rsidRDefault="0024427F">
            <w:pPr>
              <w:jc w:val="center"/>
              <w:rPr>
                <w:rFonts w:ascii="宋体" w:hAnsi="宋体"/>
                <w:sz w:val="28"/>
                <w:szCs w:val="28"/>
              </w:rPr>
            </w:pPr>
          </w:p>
        </w:tc>
      </w:tr>
      <w:tr w:rsidR="0024427F" w14:paraId="7E10FC3C" w14:textId="77777777">
        <w:tc>
          <w:tcPr>
            <w:tcW w:w="800" w:type="dxa"/>
          </w:tcPr>
          <w:p w14:paraId="6EBC9959" w14:textId="77777777" w:rsidR="0024427F" w:rsidRDefault="0063422A">
            <w:pPr>
              <w:jc w:val="center"/>
              <w:rPr>
                <w:rFonts w:ascii="宋体" w:hAnsi="宋体"/>
                <w:sz w:val="28"/>
                <w:szCs w:val="28"/>
              </w:rPr>
            </w:pPr>
            <w:r>
              <w:rPr>
                <w:rFonts w:ascii="宋体" w:hAnsi="宋体" w:hint="eastAsia"/>
                <w:sz w:val="28"/>
                <w:szCs w:val="28"/>
              </w:rPr>
              <w:t>1</w:t>
            </w:r>
            <w:r>
              <w:rPr>
                <w:rFonts w:ascii="宋体" w:hAnsi="宋体"/>
                <w:sz w:val="28"/>
                <w:szCs w:val="28"/>
              </w:rPr>
              <w:t>8</w:t>
            </w:r>
          </w:p>
        </w:tc>
        <w:tc>
          <w:tcPr>
            <w:tcW w:w="1232" w:type="dxa"/>
          </w:tcPr>
          <w:p w14:paraId="5453DDE5" w14:textId="77777777" w:rsidR="0024427F" w:rsidRDefault="0024427F">
            <w:pPr>
              <w:jc w:val="center"/>
              <w:rPr>
                <w:rFonts w:ascii="宋体" w:hAnsi="宋体"/>
                <w:sz w:val="28"/>
                <w:szCs w:val="28"/>
              </w:rPr>
            </w:pPr>
          </w:p>
        </w:tc>
        <w:tc>
          <w:tcPr>
            <w:tcW w:w="1767" w:type="dxa"/>
          </w:tcPr>
          <w:p w14:paraId="3074900E" w14:textId="77777777" w:rsidR="0024427F" w:rsidRDefault="0024427F">
            <w:pPr>
              <w:jc w:val="center"/>
              <w:rPr>
                <w:rFonts w:ascii="宋体" w:hAnsi="宋体"/>
                <w:sz w:val="28"/>
                <w:szCs w:val="28"/>
              </w:rPr>
            </w:pPr>
          </w:p>
        </w:tc>
        <w:tc>
          <w:tcPr>
            <w:tcW w:w="1900" w:type="dxa"/>
          </w:tcPr>
          <w:p w14:paraId="02C73837" w14:textId="77777777" w:rsidR="0024427F" w:rsidRDefault="0024427F">
            <w:pPr>
              <w:jc w:val="center"/>
              <w:rPr>
                <w:rFonts w:ascii="宋体" w:hAnsi="宋体"/>
                <w:sz w:val="28"/>
                <w:szCs w:val="28"/>
              </w:rPr>
            </w:pPr>
          </w:p>
        </w:tc>
        <w:tc>
          <w:tcPr>
            <w:tcW w:w="1499" w:type="dxa"/>
          </w:tcPr>
          <w:p w14:paraId="2FC44244" w14:textId="77777777" w:rsidR="0024427F" w:rsidRDefault="0024427F">
            <w:pPr>
              <w:jc w:val="center"/>
              <w:rPr>
                <w:rFonts w:ascii="宋体" w:hAnsi="宋体"/>
                <w:sz w:val="28"/>
                <w:szCs w:val="28"/>
              </w:rPr>
            </w:pPr>
          </w:p>
        </w:tc>
        <w:tc>
          <w:tcPr>
            <w:tcW w:w="1098" w:type="dxa"/>
          </w:tcPr>
          <w:p w14:paraId="172EEB99" w14:textId="77777777" w:rsidR="0024427F" w:rsidRDefault="0024427F">
            <w:pPr>
              <w:jc w:val="center"/>
              <w:rPr>
                <w:rFonts w:ascii="宋体" w:hAnsi="宋体"/>
                <w:sz w:val="28"/>
                <w:szCs w:val="28"/>
              </w:rPr>
            </w:pPr>
          </w:p>
        </w:tc>
      </w:tr>
    </w:tbl>
    <w:p w14:paraId="6CA977B7" w14:textId="77777777" w:rsidR="0024427F" w:rsidRDefault="0024427F"/>
    <w:p w14:paraId="3C62934E" w14:textId="36734F2D" w:rsidR="0024427F" w:rsidRDefault="0063422A" w:rsidP="00F84F8A">
      <w:pPr>
        <w:pStyle w:val="3"/>
        <w:pageBreakBefore/>
        <w:ind w:left="1134"/>
      </w:pPr>
      <w:bookmarkStart w:id="4713" w:name="_Toc428792675"/>
      <w:bookmarkStart w:id="4714" w:name="_Toc489545410"/>
      <w:bookmarkStart w:id="4715" w:name="_Toc489546862"/>
      <w:bookmarkStart w:id="4716" w:name="_Toc489547195"/>
      <w:bookmarkStart w:id="4717" w:name="_Toc489548071"/>
      <w:bookmarkStart w:id="4718" w:name="_Toc489607295"/>
      <w:r>
        <w:rPr>
          <w:rFonts w:hint="eastAsia"/>
        </w:rPr>
        <w:lastRenderedPageBreak/>
        <w:t>附录</w:t>
      </w:r>
      <w:r>
        <w:rPr>
          <w:rFonts w:hint="eastAsia"/>
        </w:rPr>
        <w:t>40</w:t>
      </w:r>
      <w:r>
        <w:rPr>
          <w:rFonts w:hint="eastAsia"/>
        </w:rPr>
        <w:t>：</w:t>
      </w:r>
      <w:r>
        <w:t>机房出入登记表</w:t>
      </w:r>
      <w:bookmarkEnd w:id="4713"/>
      <w:bookmarkEnd w:id="4714"/>
      <w:bookmarkEnd w:id="4715"/>
      <w:bookmarkEnd w:id="4716"/>
      <w:bookmarkEnd w:id="4717"/>
      <w:bookmarkEnd w:id="4718"/>
    </w:p>
    <w:p w14:paraId="2CB9D980" w14:textId="77777777" w:rsidR="0024427F" w:rsidRDefault="0063422A">
      <w:pPr>
        <w:jc w:val="center"/>
        <w:rPr>
          <w:b/>
          <w:sz w:val="36"/>
          <w:szCs w:val="36"/>
        </w:rPr>
      </w:pPr>
      <w:r>
        <w:rPr>
          <w:b/>
          <w:sz w:val="36"/>
          <w:szCs w:val="36"/>
        </w:rPr>
        <w:t>机房出入登记表</w:t>
      </w:r>
    </w:p>
    <w:tbl>
      <w:tblPr>
        <w:tblW w:w="14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8"/>
        <w:gridCol w:w="1558"/>
        <w:gridCol w:w="3119"/>
        <w:gridCol w:w="3828"/>
        <w:gridCol w:w="1426"/>
        <w:gridCol w:w="1406"/>
        <w:gridCol w:w="1417"/>
      </w:tblGrid>
      <w:tr w:rsidR="0024427F" w14:paraId="7A79DBE2" w14:textId="77777777">
        <w:trPr>
          <w:trHeight w:val="1117"/>
          <w:jc w:val="center"/>
        </w:trPr>
        <w:tc>
          <w:tcPr>
            <w:tcW w:w="1308" w:type="dxa"/>
            <w:vAlign w:val="center"/>
          </w:tcPr>
          <w:p w14:paraId="70D9C5E2" w14:textId="77777777" w:rsidR="0024427F" w:rsidRDefault="0063422A">
            <w:pPr>
              <w:jc w:val="center"/>
            </w:pPr>
            <w:r>
              <w:rPr>
                <w:rFonts w:hint="eastAsia"/>
              </w:rPr>
              <w:t>日期</w:t>
            </w:r>
          </w:p>
        </w:tc>
        <w:tc>
          <w:tcPr>
            <w:tcW w:w="1558" w:type="dxa"/>
            <w:vAlign w:val="center"/>
          </w:tcPr>
          <w:p w14:paraId="6D896CC1" w14:textId="77777777" w:rsidR="0024427F" w:rsidRDefault="0063422A">
            <w:pPr>
              <w:jc w:val="center"/>
            </w:pPr>
            <w:r>
              <w:rPr>
                <w:rFonts w:hint="eastAsia"/>
              </w:rPr>
              <w:t>姓名</w:t>
            </w:r>
          </w:p>
        </w:tc>
        <w:tc>
          <w:tcPr>
            <w:tcW w:w="3119" w:type="dxa"/>
            <w:vAlign w:val="center"/>
          </w:tcPr>
          <w:p w14:paraId="4C1E197B" w14:textId="77777777" w:rsidR="0024427F" w:rsidRDefault="0063422A">
            <w:pPr>
              <w:pStyle w:val="aa"/>
              <w:widowControl w:val="0"/>
              <w:numPr>
                <w:ilvl w:val="0"/>
                <w:numId w:val="0"/>
              </w:numPr>
              <w:rPr>
                <w:rFonts w:ascii="Times New Roman" w:eastAsia="宋体"/>
                <w:kern w:val="2"/>
                <w:szCs w:val="24"/>
              </w:rPr>
            </w:pPr>
            <w:r>
              <w:rPr>
                <w:rFonts w:ascii="Times New Roman" w:eastAsia="宋体" w:hint="eastAsia"/>
                <w:kern w:val="2"/>
                <w:szCs w:val="24"/>
              </w:rPr>
              <w:t>单位名称</w:t>
            </w:r>
          </w:p>
        </w:tc>
        <w:tc>
          <w:tcPr>
            <w:tcW w:w="3828" w:type="dxa"/>
            <w:vAlign w:val="center"/>
          </w:tcPr>
          <w:p w14:paraId="39C456C8" w14:textId="77777777" w:rsidR="0024427F" w:rsidRDefault="0063422A">
            <w:pPr>
              <w:jc w:val="center"/>
            </w:pPr>
            <w:r>
              <w:rPr>
                <w:rFonts w:hint="eastAsia"/>
              </w:rPr>
              <w:t>事由</w:t>
            </w:r>
          </w:p>
        </w:tc>
        <w:tc>
          <w:tcPr>
            <w:tcW w:w="1426" w:type="dxa"/>
            <w:vAlign w:val="center"/>
          </w:tcPr>
          <w:p w14:paraId="3C41FAFE" w14:textId="77777777" w:rsidR="0024427F" w:rsidRDefault="0063422A">
            <w:r>
              <w:rPr>
                <w:rFonts w:hint="eastAsia"/>
              </w:rPr>
              <w:t>进入时间</w:t>
            </w:r>
          </w:p>
        </w:tc>
        <w:tc>
          <w:tcPr>
            <w:tcW w:w="1406" w:type="dxa"/>
            <w:vAlign w:val="center"/>
          </w:tcPr>
          <w:p w14:paraId="4A46AEED" w14:textId="77777777" w:rsidR="0024427F" w:rsidRDefault="0063422A">
            <w:pPr>
              <w:jc w:val="center"/>
            </w:pPr>
            <w:r>
              <w:rPr>
                <w:rFonts w:hint="eastAsia"/>
              </w:rPr>
              <w:t>离开时间</w:t>
            </w:r>
          </w:p>
        </w:tc>
        <w:tc>
          <w:tcPr>
            <w:tcW w:w="1417" w:type="dxa"/>
            <w:vAlign w:val="center"/>
          </w:tcPr>
          <w:p w14:paraId="14B18CF9" w14:textId="77777777" w:rsidR="0024427F" w:rsidRDefault="0063422A">
            <w:pPr>
              <w:jc w:val="center"/>
            </w:pPr>
            <w:r>
              <w:rPr>
                <w:rFonts w:hint="eastAsia"/>
              </w:rPr>
              <w:t>陪同人员</w:t>
            </w:r>
          </w:p>
        </w:tc>
      </w:tr>
      <w:tr w:rsidR="0024427F" w14:paraId="7E627762" w14:textId="77777777">
        <w:trPr>
          <w:trHeight w:val="464"/>
          <w:jc w:val="center"/>
        </w:trPr>
        <w:tc>
          <w:tcPr>
            <w:tcW w:w="1308" w:type="dxa"/>
            <w:vAlign w:val="center"/>
          </w:tcPr>
          <w:p w14:paraId="2FF56C7B" w14:textId="77777777" w:rsidR="0024427F" w:rsidRDefault="0024427F">
            <w:pPr>
              <w:jc w:val="center"/>
              <w:rPr>
                <w:sz w:val="24"/>
              </w:rPr>
            </w:pPr>
          </w:p>
        </w:tc>
        <w:tc>
          <w:tcPr>
            <w:tcW w:w="1558" w:type="dxa"/>
            <w:vAlign w:val="center"/>
          </w:tcPr>
          <w:p w14:paraId="754F7C6D" w14:textId="77777777" w:rsidR="0024427F" w:rsidRDefault="0024427F">
            <w:pPr>
              <w:jc w:val="center"/>
              <w:rPr>
                <w:sz w:val="24"/>
              </w:rPr>
            </w:pPr>
          </w:p>
        </w:tc>
        <w:tc>
          <w:tcPr>
            <w:tcW w:w="3119" w:type="dxa"/>
            <w:vAlign w:val="center"/>
          </w:tcPr>
          <w:p w14:paraId="05656853" w14:textId="77777777" w:rsidR="0024427F" w:rsidRDefault="0024427F">
            <w:pPr>
              <w:jc w:val="center"/>
              <w:rPr>
                <w:sz w:val="24"/>
              </w:rPr>
            </w:pPr>
          </w:p>
        </w:tc>
        <w:tc>
          <w:tcPr>
            <w:tcW w:w="3828" w:type="dxa"/>
            <w:vAlign w:val="center"/>
          </w:tcPr>
          <w:p w14:paraId="1E5FDC0C" w14:textId="77777777" w:rsidR="0024427F" w:rsidRDefault="0024427F">
            <w:pPr>
              <w:jc w:val="center"/>
              <w:rPr>
                <w:sz w:val="24"/>
              </w:rPr>
            </w:pPr>
          </w:p>
        </w:tc>
        <w:tc>
          <w:tcPr>
            <w:tcW w:w="1426" w:type="dxa"/>
            <w:vAlign w:val="center"/>
          </w:tcPr>
          <w:p w14:paraId="5E896C0F" w14:textId="77777777" w:rsidR="0024427F" w:rsidRDefault="0024427F">
            <w:pPr>
              <w:jc w:val="center"/>
              <w:rPr>
                <w:sz w:val="24"/>
              </w:rPr>
            </w:pPr>
          </w:p>
        </w:tc>
        <w:tc>
          <w:tcPr>
            <w:tcW w:w="1406" w:type="dxa"/>
            <w:vAlign w:val="center"/>
          </w:tcPr>
          <w:p w14:paraId="59036206" w14:textId="77777777" w:rsidR="0024427F" w:rsidRDefault="0024427F">
            <w:pPr>
              <w:jc w:val="center"/>
              <w:rPr>
                <w:sz w:val="24"/>
              </w:rPr>
            </w:pPr>
          </w:p>
        </w:tc>
        <w:tc>
          <w:tcPr>
            <w:tcW w:w="1417" w:type="dxa"/>
            <w:vAlign w:val="center"/>
          </w:tcPr>
          <w:p w14:paraId="71D47391" w14:textId="77777777" w:rsidR="0024427F" w:rsidRDefault="0024427F">
            <w:pPr>
              <w:jc w:val="center"/>
              <w:rPr>
                <w:sz w:val="24"/>
              </w:rPr>
            </w:pPr>
          </w:p>
        </w:tc>
      </w:tr>
      <w:tr w:rsidR="0024427F" w14:paraId="64705C83" w14:textId="77777777">
        <w:trPr>
          <w:trHeight w:val="464"/>
          <w:jc w:val="center"/>
        </w:trPr>
        <w:tc>
          <w:tcPr>
            <w:tcW w:w="1308" w:type="dxa"/>
            <w:vAlign w:val="center"/>
          </w:tcPr>
          <w:p w14:paraId="228AF898" w14:textId="77777777" w:rsidR="0024427F" w:rsidRDefault="0024427F">
            <w:pPr>
              <w:jc w:val="center"/>
              <w:rPr>
                <w:sz w:val="24"/>
              </w:rPr>
            </w:pPr>
          </w:p>
        </w:tc>
        <w:tc>
          <w:tcPr>
            <w:tcW w:w="1558" w:type="dxa"/>
            <w:vAlign w:val="center"/>
          </w:tcPr>
          <w:p w14:paraId="486F9AC9" w14:textId="77777777" w:rsidR="0024427F" w:rsidRDefault="0024427F">
            <w:pPr>
              <w:jc w:val="center"/>
              <w:rPr>
                <w:sz w:val="24"/>
              </w:rPr>
            </w:pPr>
          </w:p>
        </w:tc>
        <w:tc>
          <w:tcPr>
            <w:tcW w:w="3119" w:type="dxa"/>
            <w:vAlign w:val="center"/>
          </w:tcPr>
          <w:p w14:paraId="7C91FA5E" w14:textId="77777777" w:rsidR="0024427F" w:rsidRDefault="0024427F">
            <w:pPr>
              <w:jc w:val="center"/>
              <w:rPr>
                <w:sz w:val="24"/>
              </w:rPr>
            </w:pPr>
          </w:p>
        </w:tc>
        <w:tc>
          <w:tcPr>
            <w:tcW w:w="3828" w:type="dxa"/>
            <w:vAlign w:val="center"/>
          </w:tcPr>
          <w:p w14:paraId="073ED0D4" w14:textId="77777777" w:rsidR="0024427F" w:rsidRDefault="0024427F">
            <w:pPr>
              <w:jc w:val="center"/>
              <w:rPr>
                <w:sz w:val="24"/>
              </w:rPr>
            </w:pPr>
          </w:p>
        </w:tc>
        <w:tc>
          <w:tcPr>
            <w:tcW w:w="1426" w:type="dxa"/>
            <w:vAlign w:val="center"/>
          </w:tcPr>
          <w:p w14:paraId="0FDDFF0E" w14:textId="77777777" w:rsidR="0024427F" w:rsidRDefault="0024427F">
            <w:pPr>
              <w:jc w:val="center"/>
              <w:rPr>
                <w:sz w:val="24"/>
              </w:rPr>
            </w:pPr>
          </w:p>
        </w:tc>
        <w:tc>
          <w:tcPr>
            <w:tcW w:w="1406" w:type="dxa"/>
            <w:vAlign w:val="center"/>
          </w:tcPr>
          <w:p w14:paraId="528E6BBD" w14:textId="77777777" w:rsidR="0024427F" w:rsidRDefault="0024427F">
            <w:pPr>
              <w:jc w:val="center"/>
              <w:rPr>
                <w:sz w:val="24"/>
              </w:rPr>
            </w:pPr>
          </w:p>
        </w:tc>
        <w:tc>
          <w:tcPr>
            <w:tcW w:w="1417" w:type="dxa"/>
            <w:vAlign w:val="center"/>
          </w:tcPr>
          <w:p w14:paraId="3CC81F95" w14:textId="77777777" w:rsidR="0024427F" w:rsidRDefault="0024427F">
            <w:pPr>
              <w:jc w:val="center"/>
              <w:rPr>
                <w:sz w:val="24"/>
              </w:rPr>
            </w:pPr>
          </w:p>
        </w:tc>
      </w:tr>
      <w:tr w:rsidR="0024427F" w14:paraId="4B3A0196" w14:textId="77777777">
        <w:trPr>
          <w:trHeight w:val="464"/>
          <w:jc w:val="center"/>
        </w:trPr>
        <w:tc>
          <w:tcPr>
            <w:tcW w:w="1308" w:type="dxa"/>
            <w:vAlign w:val="center"/>
          </w:tcPr>
          <w:p w14:paraId="4599EF12" w14:textId="77777777" w:rsidR="0024427F" w:rsidRDefault="0024427F">
            <w:pPr>
              <w:jc w:val="center"/>
              <w:rPr>
                <w:sz w:val="24"/>
              </w:rPr>
            </w:pPr>
          </w:p>
        </w:tc>
        <w:tc>
          <w:tcPr>
            <w:tcW w:w="1558" w:type="dxa"/>
            <w:vAlign w:val="center"/>
          </w:tcPr>
          <w:p w14:paraId="3D756B71" w14:textId="77777777" w:rsidR="0024427F" w:rsidRDefault="0024427F">
            <w:pPr>
              <w:jc w:val="center"/>
              <w:rPr>
                <w:sz w:val="24"/>
              </w:rPr>
            </w:pPr>
          </w:p>
        </w:tc>
        <w:tc>
          <w:tcPr>
            <w:tcW w:w="3119" w:type="dxa"/>
            <w:vAlign w:val="center"/>
          </w:tcPr>
          <w:p w14:paraId="5CA7A916" w14:textId="77777777" w:rsidR="0024427F" w:rsidRDefault="0024427F">
            <w:pPr>
              <w:jc w:val="center"/>
              <w:rPr>
                <w:sz w:val="24"/>
              </w:rPr>
            </w:pPr>
          </w:p>
        </w:tc>
        <w:tc>
          <w:tcPr>
            <w:tcW w:w="3828" w:type="dxa"/>
            <w:vAlign w:val="center"/>
          </w:tcPr>
          <w:p w14:paraId="270EA56F" w14:textId="77777777" w:rsidR="0024427F" w:rsidRDefault="0024427F">
            <w:pPr>
              <w:jc w:val="center"/>
              <w:rPr>
                <w:sz w:val="24"/>
              </w:rPr>
            </w:pPr>
          </w:p>
        </w:tc>
        <w:tc>
          <w:tcPr>
            <w:tcW w:w="1426" w:type="dxa"/>
            <w:vAlign w:val="center"/>
          </w:tcPr>
          <w:p w14:paraId="77ED5123" w14:textId="77777777" w:rsidR="0024427F" w:rsidRDefault="0024427F">
            <w:pPr>
              <w:jc w:val="center"/>
              <w:rPr>
                <w:sz w:val="24"/>
              </w:rPr>
            </w:pPr>
          </w:p>
        </w:tc>
        <w:tc>
          <w:tcPr>
            <w:tcW w:w="1406" w:type="dxa"/>
            <w:vAlign w:val="center"/>
          </w:tcPr>
          <w:p w14:paraId="664EA64C" w14:textId="77777777" w:rsidR="0024427F" w:rsidRDefault="0024427F">
            <w:pPr>
              <w:jc w:val="center"/>
              <w:rPr>
                <w:sz w:val="24"/>
              </w:rPr>
            </w:pPr>
          </w:p>
        </w:tc>
        <w:tc>
          <w:tcPr>
            <w:tcW w:w="1417" w:type="dxa"/>
            <w:vAlign w:val="center"/>
          </w:tcPr>
          <w:p w14:paraId="724E91BD" w14:textId="77777777" w:rsidR="0024427F" w:rsidRDefault="0024427F">
            <w:pPr>
              <w:jc w:val="center"/>
              <w:rPr>
                <w:sz w:val="24"/>
              </w:rPr>
            </w:pPr>
          </w:p>
        </w:tc>
      </w:tr>
      <w:tr w:rsidR="0024427F" w14:paraId="2AB4259C" w14:textId="77777777">
        <w:trPr>
          <w:trHeight w:val="464"/>
          <w:jc w:val="center"/>
        </w:trPr>
        <w:tc>
          <w:tcPr>
            <w:tcW w:w="1308" w:type="dxa"/>
            <w:vAlign w:val="center"/>
          </w:tcPr>
          <w:p w14:paraId="0B5BB023" w14:textId="77777777" w:rsidR="0024427F" w:rsidRDefault="0024427F">
            <w:pPr>
              <w:jc w:val="center"/>
              <w:rPr>
                <w:sz w:val="24"/>
              </w:rPr>
            </w:pPr>
          </w:p>
        </w:tc>
        <w:tc>
          <w:tcPr>
            <w:tcW w:w="1558" w:type="dxa"/>
            <w:vAlign w:val="center"/>
          </w:tcPr>
          <w:p w14:paraId="5780DD9E" w14:textId="77777777" w:rsidR="0024427F" w:rsidRDefault="0024427F">
            <w:pPr>
              <w:jc w:val="center"/>
              <w:rPr>
                <w:sz w:val="24"/>
              </w:rPr>
            </w:pPr>
          </w:p>
        </w:tc>
        <w:tc>
          <w:tcPr>
            <w:tcW w:w="3119" w:type="dxa"/>
            <w:vAlign w:val="center"/>
          </w:tcPr>
          <w:p w14:paraId="05C2EB5E" w14:textId="77777777" w:rsidR="0024427F" w:rsidRDefault="0024427F">
            <w:pPr>
              <w:jc w:val="center"/>
              <w:rPr>
                <w:sz w:val="24"/>
              </w:rPr>
            </w:pPr>
          </w:p>
        </w:tc>
        <w:tc>
          <w:tcPr>
            <w:tcW w:w="3828" w:type="dxa"/>
            <w:vAlign w:val="center"/>
          </w:tcPr>
          <w:p w14:paraId="21CC1705" w14:textId="77777777" w:rsidR="0024427F" w:rsidRDefault="0024427F">
            <w:pPr>
              <w:jc w:val="center"/>
              <w:rPr>
                <w:sz w:val="24"/>
              </w:rPr>
            </w:pPr>
          </w:p>
        </w:tc>
        <w:tc>
          <w:tcPr>
            <w:tcW w:w="1426" w:type="dxa"/>
            <w:vAlign w:val="center"/>
          </w:tcPr>
          <w:p w14:paraId="2D9BD231" w14:textId="77777777" w:rsidR="0024427F" w:rsidRDefault="0024427F">
            <w:pPr>
              <w:jc w:val="center"/>
              <w:rPr>
                <w:sz w:val="24"/>
              </w:rPr>
            </w:pPr>
          </w:p>
        </w:tc>
        <w:tc>
          <w:tcPr>
            <w:tcW w:w="1406" w:type="dxa"/>
            <w:vAlign w:val="center"/>
          </w:tcPr>
          <w:p w14:paraId="4DDB5E31" w14:textId="77777777" w:rsidR="0024427F" w:rsidRDefault="0024427F">
            <w:pPr>
              <w:jc w:val="center"/>
              <w:rPr>
                <w:sz w:val="24"/>
              </w:rPr>
            </w:pPr>
          </w:p>
        </w:tc>
        <w:tc>
          <w:tcPr>
            <w:tcW w:w="1417" w:type="dxa"/>
            <w:vAlign w:val="center"/>
          </w:tcPr>
          <w:p w14:paraId="73B96712" w14:textId="77777777" w:rsidR="0024427F" w:rsidRDefault="0024427F">
            <w:pPr>
              <w:jc w:val="center"/>
              <w:rPr>
                <w:sz w:val="24"/>
              </w:rPr>
            </w:pPr>
          </w:p>
        </w:tc>
      </w:tr>
      <w:tr w:rsidR="0024427F" w14:paraId="2032E136" w14:textId="77777777">
        <w:trPr>
          <w:trHeight w:val="464"/>
          <w:jc w:val="center"/>
        </w:trPr>
        <w:tc>
          <w:tcPr>
            <w:tcW w:w="1308" w:type="dxa"/>
            <w:vAlign w:val="center"/>
          </w:tcPr>
          <w:p w14:paraId="5C13A61D" w14:textId="77777777" w:rsidR="0024427F" w:rsidRDefault="0024427F">
            <w:pPr>
              <w:jc w:val="center"/>
              <w:rPr>
                <w:sz w:val="24"/>
              </w:rPr>
            </w:pPr>
          </w:p>
        </w:tc>
        <w:tc>
          <w:tcPr>
            <w:tcW w:w="1558" w:type="dxa"/>
            <w:vAlign w:val="center"/>
          </w:tcPr>
          <w:p w14:paraId="78D89B92" w14:textId="77777777" w:rsidR="0024427F" w:rsidRDefault="0024427F">
            <w:pPr>
              <w:jc w:val="center"/>
              <w:rPr>
                <w:sz w:val="24"/>
              </w:rPr>
            </w:pPr>
          </w:p>
        </w:tc>
        <w:tc>
          <w:tcPr>
            <w:tcW w:w="3119" w:type="dxa"/>
            <w:vAlign w:val="center"/>
          </w:tcPr>
          <w:p w14:paraId="28D5259A" w14:textId="77777777" w:rsidR="0024427F" w:rsidRDefault="0024427F">
            <w:pPr>
              <w:jc w:val="center"/>
              <w:rPr>
                <w:sz w:val="24"/>
              </w:rPr>
            </w:pPr>
          </w:p>
        </w:tc>
        <w:tc>
          <w:tcPr>
            <w:tcW w:w="3828" w:type="dxa"/>
            <w:vAlign w:val="center"/>
          </w:tcPr>
          <w:p w14:paraId="14105EA3" w14:textId="77777777" w:rsidR="0024427F" w:rsidRDefault="0024427F">
            <w:pPr>
              <w:jc w:val="center"/>
              <w:rPr>
                <w:sz w:val="24"/>
              </w:rPr>
            </w:pPr>
          </w:p>
        </w:tc>
        <w:tc>
          <w:tcPr>
            <w:tcW w:w="1426" w:type="dxa"/>
            <w:vAlign w:val="center"/>
          </w:tcPr>
          <w:p w14:paraId="530B56F3" w14:textId="77777777" w:rsidR="0024427F" w:rsidRDefault="0024427F">
            <w:pPr>
              <w:jc w:val="center"/>
              <w:rPr>
                <w:sz w:val="24"/>
              </w:rPr>
            </w:pPr>
          </w:p>
        </w:tc>
        <w:tc>
          <w:tcPr>
            <w:tcW w:w="1406" w:type="dxa"/>
            <w:vAlign w:val="center"/>
          </w:tcPr>
          <w:p w14:paraId="751389E8" w14:textId="77777777" w:rsidR="0024427F" w:rsidRDefault="0024427F">
            <w:pPr>
              <w:jc w:val="center"/>
              <w:rPr>
                <w:sz w:val="24"/>
              </w:rPr>
            </w:pPr>
          </w:p>
        </w:tc>
        <w:tc>
          <w:tcPr>
            <w:tcW w:w="1417" w:type="dxa"/>
            <w:vAlign w:val="center"/>
          </w:tcPr>
          <w:p w14:paraId="099E7D20" w14:textId="77777777" w:rsidR="0024427F" w:rsidRDefault="0024427F">
            <w:pPr>
              <w:jc w:val="center"/>
              <w:rPr>
                <w:sz w:val="24"/>
              </w:rPr>
            </w:pPr>
          </w:p>
        </w:tc>
      </w:tr>
      <w:tr w:rsidR="0024427F" w14:paraId="378C1760" w14:textId="77777777">
        <w:trPr>
          <w:trHeight w:val="464"/>
          <w:jc w:val="center"/>
        </w:trPr>
        <w:tc>
          <w:tcPr>
            <w:tcW w:w="1308" w:type="dxa"/>
            <w:vAlign w:val="center"/>
          </w:tcPr>
          <w:p w14:paraId="5AF68B04" w14:textId="77777777" w:rsidR="0024427F" w:rsidRDefault="0024427F">
            <w:pPr>
              <w:jc w:val="center"/>
              <w:rPr>
                <w:sz w:val="24"/>
              </w:rPr>
            </w:pPr>
          </w:p>
        </w:tc>
        <w:tc>
          <w:tcPr>
            <w:tcW w:w="1558" w:type="dxa"/>
            <w:vAlign w:val="center"/>
          </w:tcPr>
          <w:p w14:paraId="3F3FED59" w14:textId="77777777" w:rsidR="0024427F" w:rsidRDefault="0024427F">
            <w:pPr>
              <w:jc w:val="center"/>
              <w:rPr>
                <w:sz w:val="24"/>
              </w:rPr>
            </w:pPr>
          </w:p>
        </w:tc>
        <w:tc>
          <w:tcPr>
            <w:tcW w:w="3119" w:type="dxa"/>
            <w:vAlign w:val="center"/>
          </w:tcPr>
          <w:p w14:paraId="12814175" w14:textId="77777777" w:rsidR="0024427F" w:rsidRDefault="0024427F">
            <w:pPr>
              <w:jc w:val="center"/>
              <w:rPr>
                <w:sz w:val="24"/>
              </w:rPr>
            </w:pPr>
          </w:p>
        </w:tc>
        <w:tc>
          <w:tcPr>
            <w:tcW w:w="3828" w:type="dxa"/>
            <w:vAlign w:val="center"/>
          </w:tcPr>
          <w:p w14:paraId="03B8DBFB" w14:textId="77777777" w:rsidR="0024427F" w:rsidRDefault="0024427F">
            <w:pPr>
              <w:jc w:val="center"/>
              <w:rPr>
                <w:sz w:val="24"/>
              </w:rPr>
            </w:pPr>
          </w:p>
        </w:tc>
        <w:tc>
          <w:tcPr>
            <w:tcW w:w="1426" w:type="dxa"/>
            <w:vAlign w:val="center"/>
          </w:tcPr>
          <w:p w14:paraId="65DBE1AE" w14:textId="77777777" w:rsidR="0024427F" w:rsidRDefault="0024427F">
            <w:pPr>
              <w:jc w:val="center"/>
              <w:rPr>
                <w:sz w:val="24"/>
              </w:rPr>
            </w:pPr>
          </w:p>
        </w:tc>
        <w:tc>
          <w:tcPr>
            <w:tcW w:w="1406" w:type="dxa"/>
            <w:vAlign w:val="center"/>
          </w:tcPr>
          <w:p w14:paraId="3F6DC493" w14:textId="77777777" w:rsidR="0024427F" w:rsidRDefault="0024427F">
            <w:pPr>
              <w:jc w:val="center"/>
              <w:rPr>
                <w:sz w:val="24"/>
              </w:rPr>
            </w:pPr>
          </w:p>
        </w:tc>
        <w:tc>
          <w:tcPr>
            <w:tcW w:w="1417" w:type="dxa"/>
            <w:vAlign w:val="center"/>
          </w:tcPr>
          <w:p w14:paraId="711B189C" w14:textId="77777777" w:rsidR="0024427F" w:rsidRDefault="0024427F">
            <w:pPr>
              <w:jc w:val="center"/>
              <w:rPr>
                <w:sz w:val="24"/>
              </w:rPr>
            </w:pPr>
          </w:p>
        </w:tc>
      </w:tr>
      <w:tr w:rsidR="0024427F" w14:paraId="3BD12244" w14:textId="77777777">
        <w:trPr>
          <w:trHeight w:val="464"/>
          <w:jc w:val="center"/>
        </w:trPr>
        <w:tc>
          <w:tcPr>
            <w:tcW w:w="1308" w:type="dxa"/>
            <w:vAlign w:val="center"/>
          </w:tcPr>
          <w:p w14:paraId="14699DB6" w14:textId="77777777" w:rsidR="0024427F" w:rsidRDefault="0024427F">
            <w:pPr>
              <w:jc w:val="center"/>
              <w:rPr>
                <w:sz w:val="24"/>
              </w:rPr>
            </w:pPr>
          </w:p>
        </w:tc>
        <w:tc>
          <w:tcPr>
            <w:tcW w:w="1558" w:type="dxa"/>
            <w:vAlign w:val="center"/>
          </w:tcPr>
          <w:p w14:paraId="32D40ECF" w14:textId="77777777" w:rsidR="0024427F" w:rsidRDefault="0024427F">
            <w:pPr>
              <w:jc w:val="center"/>
              <w:rPr>
                <w:sz w:val="24"/>
              </w:rPr>
            </w:pPr>
          </w:p>
        </w:tc>
        <w:tc>
          <w:tcPr>
            <w:tcW w:w="3119" w:type="dxa"/>
            <w:vAlign w:val="center"/>
          </w:tcPr>
          <w:p w14:paraId="0C48DDD0" w14:textId="77777777" w:rsidR="0024427F" w:rsidRDefault="0024427F">
            <w:pPr>
              <w:jc w:val="center"/>
              <w:rPr>
                <w:sz w:val="24"/>
              </w:rPr>
            </w:pPr>
          </w:p>
        </w:tc>
        <w:tc>
          <w:tcPr>
            <w:tcW w:w="3828" w:type="dxa"/>
            <w:vAlign w:val="center"/>
          </w:tcPr>
          <w:p w14:paraId="62723A65" w14:textId="77777777" w:rsidR="0024427F" w:rsidRDefault="0024427F">
            <w:pPr>
              <w:jc w:val="center"/>
              <w:rPr>
                <w:sz w:val="24"/>
              </w:rPr>
            </w:pPr>
          </w:p>
        </w:tc>
        <w:tc>
          <w:tcPr>
            <w:tcW w:w="1426" w:type="dxa"/>
            <w:vAlign w:val="center"/>
          </w:tcPr>
          <w:p w14:paraId="5337199E" w14:textId="77777777" w:rsidR="0024427F" w:rsidRDefault="0024427F">
            <w:pPr>
              <w:jc w:val="center"/>
              <w:rPr>
                <w:sz w:val="24"/>
              </w:rPr>
            </w:pPr>
          </w:p>
        </w:tc>
        <w:tc>
          <w:tcPr>
            <w:tcW w:w="1406" w:type="dxa"/>
            <w:vAlign w:val="center"/>
          </w:tcPr>
          <w:p w14:paraId="03DEB5F1" w14:textId="77777777" w:rsidR="0024427F" w:rsidRDefault="0024427F">
            <w:pPr>
              <w:jc w:val="center"/>
              <w:rPr>
                <w:sz w:val="24"/>
              </w:rPr>
            </w:pPr>
          </w:p>
        </w:tc>
        <w:tc>
          <w:tcPr>
            <w:tcW w:w="1417" w:type="dxa"/>
            <w:vAlign w:val="center"/>
          </w:tcPr>
          <w:p w14:paraId="11F6957A" w14:textId="77777777" w:rsidR="0024427F" w:rsidRDefault="0024427F">
            <w:pPr>
              <w:jc w:val="center"/>
              <w:rPr>
                <w:sz w:val="24"/>
              </w:rPr>
            </w:pPr>
          </w:p>
        </w:tc>
      </w:tr>
      <w:tr w:rsidR="0024427F" w14:paraId="264387F7" w14:textId="77777777">
        <w:trPr>
          <w:trHeight w:val="464"/>
          <w:jc w:val="center"/>
        </w:trPr>
        <w:tc>
          <w:tcPr>
            <w:tcW w:w="1308" w:type="dxa"/>
            <w:vAlign w:val="center"/>
          </w:tcPr>
          <w:p w14:paraId="611C6657" w14:textId="77777777" w:rsidR="0024427F" w:rsidRDefault="0024427F">
            <w:pPr>
              <w:jc w:val="center"/>
              <w:rPr>
                <w:sz w:val="24"/>
              </w:rPr>
            </w:pPr>
          </w:p>
        </w:tc>
        <w:tc>
          <w:tcPr>
            <w:tcW w:w="1558" w:type="dxa"/>
            <w:vAlign w:val="center"/>
          </w:tcPr>
          <w:p w14:paraId="198EF711" w14:textId="77777777" w:rsidR="0024427F" w:rsidRDefault="0024427F">
            <w:pPr>
              <w:jc w:val="center"/>
              <w:rPr>
                <w:sz w:val="24"/>
              </w:rPr>
            </w:pPr>
          </w:p>
        </w:tc>
        <w:tc>
          <w:tcPr>
            <w:tcW w:w="3119" w:type="dxa"/>
            <w:vAlign w:val="center"/>
          </w:tcPr>
          <w:p w14:paraId="1CA90A64" w14:textId="77777777" w:rsidR="0024427F" w:rsidRDefault="0024427F">
            <w:pPr>
              <w:jc w:val="center"/>
              <w:rPr>
                <w:sz w:val="24"/>
              </w:rPr>
            </w:pPr>
          </w:p>
        </w:tc>
        <w:tc>
          <w:tcPr>
            <w:tcW w:w="3828" w:type="dxa"/>
            <w:vAlign w:val="center"/>
          </w:tcPr>
          <w:p w14:paraId="1C004F2F" w14:textId="77777777" w:rsidR="0024427F" w:rsidRDefault="0024427F">
            <w:pPr>
              <w:jc w:val="center"/>
              <w:rPr>
                <w:sz w:val="24"/>
              </w:rPr>
            </w:pPr>
          </w:p>
        </w:tc>
        <w:tc>
          <w:tcPr>
            <w:tcW w:w="1426" w:type="dxa"/>
            <w:vAlign w:val="center"/>
          </w:tcPr>
          <w:p w14:paraId="52EA8209" w14:textId="77777777" w:rsidR="0024427F" w:rsidRDefault="0024427F">
            <w:pPr>
              <w:jc w:val="center"/>
              <w:rPr>
                <w:sz w:val="24"/>
              </w:rPr>
            </w:pPr>
          </w:p>
        </w:tc>
        <w:tc>
          <w:tcPr>
            <w:tcW w:w="1406" w:type="dxa"/>
            <w:vAlign w:val="center"/>
          </w:tcPr>
          <w:p w14:paraId="098B6372" w14:textId="77777777" w:rsidR="0024427F" w:rsidRDefault="0024427F">
            <w:pPr>
              <w:jc w:val="center"/>
              <w:rPr>
                <w:sz w:val="24"/>
              </w:rPr>
            </w:pPr>
          </w:p>
        </w:tc>
        <w:tc>
          <w:tcPr>
            <w:tcW w:w="1417" w:type="dxa"/>
            <w:vAlign w:val="center"/>
          </w:tcPr>
          <w:p w14:paraId="4372CD87" w14:textId="77777777" w:rsidR="0024427F" w:rsidRDefault="0024427F">
            <w:pPr>
              <w:jc w:val="center"/>
              <w:rPr>
                <w:sz w:val="24"/>
              </w:rPr>
            </w:pPr>
          </w:p>
        </w:tc>
      </w:tr>
      <w:tr w:rsidR="0024427F" w14:paraId="31C59CE6" w14:textId="77777777">
        <w:trPr>
          <w:trHeight w:val="464"/>
          <w:jc w:val="center"/>
        </w:trPr>
        <w:tc>
          <w:tcPr>
            <w:tcW w:w="1308" w:type="dxa"/>
            <w:vAlign w:val="center"/>
          </w:tcPr>
          <w:p w14:paraId="07C3D2FE" w14:textId="77777777" w:rsidR="0024427F" w:rsidRDefault="0024427F">
            <w:pPr>
              <w:jc w:val="center"/>
              <w:rPr>
                <w:sz w:val="24"/>
              </w:rPr>
            </w:pPr>
          </w:p>
        </w:tc>
        <w:tc>
          <w:tcPr>
            <w:tcW w:w="1558" w:type="dxa"/>
            <w:vAlign w:val="center"/>
          </w:tcPr>
          <w:p w14:paraId="7E821FF4" w14:textId="77777777" w:rsidR="0024427F" w:rsidRDefault="0024427F">
            <w:pPr>
              <w:jc w:val="center"/>
              <w:rPr>
                <w:sz w:val="24"/>
              </w:rPr>
            </w:pPr>
          </w:p>
        </w:tc>
        <w:tc>
          <w:tcPr>
            <w:tcW w:w="3119" w:type="dxa"/>
            <w:vAlign w:val="center"/>
          </w:tcPr>
          <w:p w14:paraId="6110D0FE" w14:textId="77777777" w:rsidR="0024427F" w:rsidRDefault="0024427F">
            <w:pPr>
              <w:jc w:val="center"/>
              <w:rPr>
                <w:sz w:val="24"/>
              </w:rPr>
            </w:pPr>
          </w:p>
        </w:tc>
        <w:tc>
          <w:tcPr>
            <w:tcW w:w="3828" w:type="dxa"/>
            <w:vAlign w:val="center"/>
          </w:tcPr>
          <w:p w14:paraId="5D2E9C21" w14:textId="77777777" w:rsidR="0024427F" w:rsidRDefault="0024427F">
            <w:pPr>
              <w:jc w:val="center"/>
              <w:rPr>
                <w:sz w:val="24"/>
              </w:rPr>
            </w:pPr>
          </w:p>
        </w:tc>
        <w:tc>
          <w:tcPr>
            <w:tcW w:w="1426" w:type="dxa"/>
            <w:vAlign w:val="center"/>
          </w:tcPr>
          <w:p w14:paraId="6028817E" w14:textId="77777777" w:rsidR="0024427F" w:rsidRDefault="0024427F">
            <w:pPr>
              <w:jc w:val="center"/>
              <w:rPr>
                <w:sz w:val="24"/>
              </w:rPr>
            </w:pPr>
          </w:p>
        </w:tc>
        <w:tc>
          <w:tcPr>
            <w:tcW w:w="1406" w:type="dxa"/>
            <w:vAlign w:val="center"/>
          </w:tcPr>
          <w:p w14:paraId="0CFCA102" w14:textId="77777777" w:rsidR="0024427F" w:rsidRDefault="0024427F">
            <w:pPr>
              <w:jc w:val="center"/>
              <w:rPr>
                <w:sz w:val="24"/>
              </w:rPr>
            </w:pPr>
          </w:p>
        </w:tc>
        <w:tc>
          <w:tcPr>
            <w:tcW w:w="1417" w:type="dxa"/>
            <w:vAlign w:val="center"/>
          </w:tcPr>
          <w:p w14:paraId="52B98239" w14:textId="77777777" w:rsidR="0024427F" w:rsidRDefault="0024427F">
            <w:pPr>
              <w:jc w:val="center"/>
              <w:rPr>
                <w:sz w:val="24"/>
              </w:rPr>
            </w:pPr>
          </w:p>
        </w:tc>
      </w:tr>
      <w:tr w:rsidR="0024427F" w14:paraId="73C9DB11" w14:textId="77777777">
        <w:trPr>
          <w:trHeight w:val="464"/>
          <w:jc w:val="center"/>
        </w:trPr>
        <w:tc>
          <w:tcPr>
            <w:tcW w:w="1308" w:type="dxa"/>
            <w:vAlign w:val="center"/>
          </w:tcPr>
          <w:p w14:paraId="0520F561" w14:textId="77777777" w:rsidR="0024427F" w:rsidRDefault="0024427F">
            <w:pPr>
              <w:jc w:val="center"/>
              <w:rPr>
                <w:sz w:val="24"/>
              </w:rPr>
            </w:pPr>
          </w:p>
        </w:tc>
        <w:tc>
          <w:tcPr>
            <w:tcW w:w="1558" w:type="dxa"/>
            <w:vAlign w:val="center"/>
          </w:tcPr>
          <w:p w14:paraId="5C724B33" w14:textId="77777777" w:rsidR="0024427F" w:rsidRDefault="0024427F">
            <w:pPr>
              <w:jc w:val="center"/>
              <w:rPr>
                <w:sz w:val="24"/>
              </w:rPr>
            </w:pPr>
          </w:p>
        </w:tc>
        <w:tc>
          <w:tcPr>
            <w:tcW w:w="3119" w:type="dxa"/>
            <w:vAlign w:val="center"/>
          </w:tcPr>
          <w:p w14:paraId="27BBCFE0" w14:textId="77777777" w:rsidR="0024427F" w:rsidRDefault="0024427F">
            <w:pPr>
              <w:jc w:val="center"/>
              <w:rPr>
                <w:sz w:val="24"/>
              </w:rPr>
            </w:pPr>
          </w:p>
        </w:tc>
        <w:tc>
          <w:tcPr>
            <w:tcW w:w="3828" w:type="dxa"/>
            <w:vAlign w:val="center"/>
          </w:tcPr>
          <w:p w14:paraId="6B2290E0" w14:textId="77777777" w:rsidR="0024427F" w:rsidRDefault="0024427F">
            <w:pPr>
              <w:jc w:val="center"/>
              <w:rPr>
                <w:sz w:val="24"/>
              </w:rPr>
            </w:pPr>
          </w:p>
        </w:tc>
        <w:tc>
          <w:tcPr>
            <w:tcW w:w="1426" w:type="dxa"/>
            <w:vAlign w:val="center"/>
          </w:tcPr>
          <w:p w14:paraId="281CCCAD" w14:textId="77777777" w:rsidR="0024427F" w:rsidRDefault="0024427F">
            <w:pPr>
              <w:jc w:val="center"/>
              <w:rPr>
                <w:sz w:val="24"/>
              </w:rPr>
            </w:pPr>
          </w:p>
        </w:tc>
        <w:tc>
          <w:tcPr>
            <w:tcW w:w="1406" w:type="dxa"/>
            <w:vAlign w:val="center"/>
          </w:tcPr>
          <w:p w14:paraId="73E4C084" w14:textId="77777777" w:rsidR="0024427F" w:rsidRDefault="0024427F">
            <w:pPr>
              <w:jc w:val="center"/>
              <w:rPr>
                <w:sz w:val="24"/>
              </w:rPr>
            </w:pPr>
          </w:p>
        </w:tc>
        <w:tc>
          <w:tcPr>
            <w:tcW w:w="1417" w:type="dxa"/>
            <w:vAlign w:val="center"/>
          </w:tcPr>
          <w:p w14:paraId="29BA8695" w14:textId="77777777" w:rsidR="0024427F" w:rsidRDefault="0024427F">
            <w:pPr>
              <w:jc w:val="center"/>
              <w:rPr>
                <w:sz w:val="24"/>
              </w:rPr>
            </w:pPr>
          </w:p>
        </w:tc>
      </w:tr>
    </w:tbl>
    <w:p w14:paraId="21E60C52" w14:textId="77777777" w:rsidR="0024427F" w:rsidRDefault="0024427F">
      <w:pPr>
        <w:adjustRightInd w:val="0"/>
        <w:spacing w:before="100" w:beforeAutospacing="1" w:after="100" w:afterAutospacing="1" w:line="360" w:lineRule="auto"/>
        <w:textAlignment w:val="baseline"/>
        <w:rPr>
          <w:kern w:val="0"/>
          <w:sz w:val="24"/>
        </w:rPr>
        <w:sectPr w:rsidR="0024427F">
          <w:pgSz w:w="16838" w:h="11906" w:orient="landscape"/>
          <w:pgMar w:top="1800" w:right="1440" w:bottom="1800" w:left="1440" w:header="851" w:footer="992" w:gutter="0"/>
          <w:cols w:space="720"/>
          <w:docGrid w:type="lines" w:linePitch="312"/>
        </w:sectPr>
      </w:pPr>
    </w:p>
    <w:p w14:paraId="1173640F" w14:textId="0BF90531" w:rsidR="0024427F" w:rsidRDefault="0063422A" w:rsidP="00F84F8A">
      <w:pPr>
        <w:pStyle w:val="3"/>
      </w:pPr>
      <w:bookmarkStart w:id="4719" w:name="_Toc428792676"/>
      <w:bookmarkStart w:id="4720" w:name="_Toc489545411"/>
      <w:bookmarkStart w:id="4721" w:name="_Toc489546863"/>
      <w:bookmarkStart w:id="4722" w:name="_Toc489547196"/>
      <w:bookmarkStart w:id="4723" w:name="_Toc489548072"/>
      <w:bookmarkStart w:id="4724" w:name="_Toc489607296"/>
      <w:r>
        <w:rPr>
          <w:rFonts w:hint="eastAsia"/>
        </w:rPr>
        <w:lastRenderedPageBreak/>
        <w:t>附录</w:t>
      </w:r>
      <w:r>
        <w:rPr>
          <w:rFonts w:hint="eastAsia"/>
        </w:rPr>
        <w:t>41</w:t>
      </w:r>
      <w:r>
        <w:rPr>
          <w:rFonts w:hint="eastAsia"/>
        </w:rPr>
        <w:t>：</w:t>
      </w:r>
      <w:del w:id="4725" w:author="yunwei01" w:date="2017-08-02T14:23:00Z">
        <w:r w:rsidR="00FF67FC" w:rsidDel="00A97AE9">
          <w:rPr>
            <w:rFonts w:hint="eastAsia"/>
          </w:rPr>
          <w:delText>XXXXX</w:delText>
        </w:r>
      </w:del>
      <w:r>
        <w:rPr>
          <w:rFonts w:hint="eastAsia"/>
        </w:rPr>
        <w:t>机房设备出门单</w:t>
      </w:r>
      <w:bookmarkEnd w:id="4719"/>
      <w:bookmarkEnd w:id="4720"/>
      <w:bookmarkEnd w:id="4721"/>
      <w:bookmarkEnd w:id="4722"/>
      <w:bookmarkEnd w:id="4723"/>
      <w:bookmarkEnd w:id="4724"/>
    </w:p>
    <w:p w14:paraId="12D244C1" w14:textId="6B48DDC6" w:rsidR="0024427F" w:rsidRDefault="00543823">
      <w:pPr>
        <w:jc w:val="center"/>
        <w:rPr>
          <w:rFonts w:ascii="宋体" w:hAnsi="宋体"/>
          <w:spacing w:val="-5"/>
          <w:kern w:val="0"/>
          <w:sz w:val="32"/>
          <w:szCs w:val="20"/>
        </w:rPr>
        <w:pPrChange w:id="4726" w:author="yunwei01" w:date="2017-08-04T15:59:00Z">
          <w:pPr>
            <w:widowControl/>
            <w:ind w:left="-426"/>
            <w:jc w:val="center"/>
            <w:outlineLvl w:val="0"/>
          </w:pPr>
        </w:pPrChange>
      </w:pPr>
      <w:del w:id="4727" w:author="yunwei01" w:date="2017-08-02T14:22:00Z">
        <w:r w:rsidDel="00A97AE9">
          <w:rPr>
            <w:rFonts w:ascii="宋体" w:hAnsi="宋体" w:hint="eastAsia"/>
            <w:spacing w:val="-5"/>
            <w:kern w:val="0"/>
            <w:sz w:val="32"/>
            <w:szCs w:val="20"/>
          </w:rPr>
          <w:delText>AAAAA</w:delText>
        </w:r>
      </w:del>
      <w:bookmarkStart w:id="4728" w:name="_Toc489545412"/>
      <w:bookmarkStart w:id="4729" w:name="_Toc489546864"/>
      <w:ins w:id="4730" w:author="yunwei01" w:date="2017-08-02T14:22:00Z">
        <w:r w:rsidR="00A97AE9">
          <w:rPr>
            <w:rFonts w:ascii="宋体" w:hAnsi="宋体" w:hint="eastAsia"/>
            <w:spacing w:val="-5"/>
            <w:kern w:val="0"/>
            <w:sz w:val="32"/>
            <w:szCs w:val="20"/>
          </w:rPr>
          <w:t>资鼎(上海)互联网金融信息服务有限</w:t>
        </w:r>
      </w:ins>
      <w:del w:id="4731" w:author="yunwei01" w:date="2017-08-02T14:38:00Z">
        <w:r w:rsidDel="004C1B14">
          <w:rPr>
            <w:rFonts w:ascii="宋体" w:hAnsi="宋体" w:hint="eastAsia"/>
            <w:spacing w:val="-5"/>
            <w:kern w:val="0"/>
            <w:sz w:val="32"/>
            <w:szCs w:val="20"/>
          </w:rPr>
          <w:delText>公司</w:delText>
        </w:r>
      </w:del>
      <w:ins w:id="4732" w:author="yunwei01" w:date="2017-08-02T14:38:00Z">
        <w:r w:rsidR="004C1B14">
          <w:rPr>
            <w:rFonts w:ascii="宋体" w:hAnsi="宋体" w:hint="eastAsia"/>
            <w:spacing w:val="-5"/>
            <w:kern w:val="0"/>
            <w:sz w:val="32"/>
            <w:szCs w:val="20"/>
          </w:rPr>
          <w:t>公司</w:t>
        </w:r>
      </w:ins>
      <w:del w:id="4733" w:author="yunwei01" w:date="2017-08-02T14:23:00Z">
        <w:r w:rsidR="00FF67FC" w:rsidDel="00A97AE9">
          <w:rPr>
            <w:rFonts w:ascii="宋体" w:hAnsi="宋体" w:hint="eastAsia"/>
            <w:spacing w:val="-5"/>
            <w:kern w:val="0"/>
            <w:sz w:val="32"/>
            <w:szCs w:val="20"/>
          </w:rPr>
          <w:delText>XXXXX</w:delText>
        </w:r>
      </w:del>
      <w:r w:rsidR="0063422A">
        <w:rPr>
          <w:rFonts w:ascii="宋体" w:hAnsi="宋体" w:hint="eastAsia"/>
          <w:spacing w:val="-5"/>
          <w:kern w:val="0"/>
          <w:sz w:val="32"/>
          <w:szCs w:val="20"/>
        </w:rPr>
        <w:t>机房设备出门单</w:t>
      </w:r>
      <w:bookmarkEnd w:id="4728"/>
      <w:bookmarkEnd w:id="4729"/>
    </w:p>
    <w:p w14:paraId="27A46786" w14:textId="77777777" w:rsidR="0024427F" w:rsidRDefault="0063422A">
      <w:pPr>
        <w:widowControl/>
        <w:jc w:val="left"/>
        <w:rPr>
          <w:rFonts w:ascii="宋体" w:hAnsi="宋体"/>
          <w:spacing w:val="-5"/>
          <w:kern w:val="0"/>
          <w:sz w:val="28"/>
          <w:szCs w:val="28"/>
          <w:lang w:eastAsia="en-US"/>
        </w:rPr>
      </w:pPr>
      <w:r>
        <w:rPr>
          <w:rFonts w:ascii="宋体" w:hAnsi="宋体" w:hint="eastAsia"/>
          <w:spacing w:val="-5"/>
          <w:kern w:val="0"/>
          <w:sz w:val="28"/>
          <w:szCs w:val="28"/>
          <w:lang w:eastAsia="en-US"/>
        </w:rPr>
        <w:t>编号：</w:t>
      </w:r>
    </w:p>
    <w:tbl>
      <w:tblPr>
        <w:tblW w:w="852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414"/>
        <w:gridCol w:w="1416"/>
        <w:gridCol w:w="803"/>
        <w:gridCol w:w="2315"/>
        <w:gridCol w:w="1134"/>
        <w:gridCol w:w="1446"/>
      </w:tblGrid>
      <w:tr w:rsidR="0024427F" w14:paraId="49004F56" w14:textId="77777777">
        <w:tc>
          <w:tcPr>
            <w:tcW w:w="1414" w:type="dxa"/>
            <w:tcBorders>
              <w:top w:val="single" w:sz="4" w:space="0" w:color="auto"/>
              <w:left w:val="single" w:sz="4" w:space="0" w:color="auto"/>
              <w:bottom w:val="single" w:sz="4" w:space="0" w:color="auto"/>
              <w:right w:val="single" w:sz="4" w:space="0" w:color="auto"/>
            </w:tcBorders>
            <w:vAlign w:val="center"/>
          </w:tcPr>
          <w:p w14:paraId="69243720" w14:textId="77777777" w:rsidR="0024427F" w:rsidRDefault="0063422A">
            <w:pPr>
              <w:widowControl/>
              <w:jc w:val="center"/>
              <w:rPr>
                <w:rFonts w:ascii="宋体" w:hAnsi="宋体"/>
                <w:spacing w:val="-5"/>
                <w:kern w:val="0"/>
                <w:sz w:val="28"/>
                <w:szCs w:val="28"/>
                <w:lang w:eastAsia="en-US"/>
              </w:rPr>
            </w:pPr>
            <w:r>
              <w:rPr>
                <w:rFonts w:ascii="宋体" w:hAnsi="宋体" w:hint="eastAsia"/>
                <w:spacing w:val="-5"/>
                <w:kern w:val="0"/>
                <w:sz w:val="28"/>
                <w:szCs w:val="28"/>
              </w:rPr>
              <w:t>申请</w:t>
            </w:r>
            <w:r>
              <w:rPr>
                <w:rFonts w:ascii="宋体" w:hAnsi="宋体" w:hint="eastAsia"/>
                <w:spacing w:val="-5"/>
                <w:kern w:val="0"/>
                <w:sz w:val="28"/>
                <w:szCs w:val="28"/>
                <w:lang w:eastAsia="en-US"/>
              </w:rPr>
              <w:t>人</w:t>
            </w:r>
          </w:p>
        </w:tc>
        <w:tc>
          <w:tcPr>
            <w:tcW w:w="1416" w:type="dxa"/>
            <w:tcBorders>
              <w:top w:val="single" w:sz="4" w:space="0" w:color="auto"/>
              <w:left w:val="single" w:sz="4" w:space="0" w:color="auto"/>
              <w:bottom w:val="single" w:sz="4" w:space="0" w:color="auto"/>
              <w:right w:val="single" w:sz="4" w:space="0" w:color="auto"/>
            </w:tcBorders>
            <w:vAlign w:val="center"/>
          </w:tcPr>
          <w:p w14:paraId="2D63B05A" w14:textId="77777777" w:rsidR="0024427F" w:rsidRDefault="0024427F">
            <w:pPr>
              <w:widowControl/>
              <w:jc w:val="center"/>
              <w:rPr>
                <w:rFonts w:ascii="宋体" w:hAnsi="宋体"/>
                <w:spacing w:val="-5"/>
                <w:kern w:val="0"/>
                <w:sz w:val="28"/>
                <w:szCs w:val="28"/>
                <w:lang w:eastAsia="en-US"/>
              </w:rPr>
            </w:pPr>
          </w:p>
        </w:tc>
        <w:tc>
          <w:tcPr>
            <w:tcW w:w="803" w:type="dxa"/>
            <w:tcBorders>
              <w:top w:val="single" w:sz="4" w:space="0" w:color="auto"/>
              <w:left w:val="single" w:sz="4" w:space="0" w:color="auto"/>
              <w:bottom w:val="single" w:sz="4" w:space="0" w:color="auto"/>
              <w:right w:val="single" w:sz="4" w:space="0" w:color="auto"/>
            </w:tcBorders>
            <w:vAlign w:val="center"/>
          </w:tcPr>
          <w:p w14:paraId="64712B7C" w14:textId="77777777" w:rsidR="0024427F" w:rsidRDefault="0063422A">
            <w:pPr>
              <w:widowControl/>
              <w:jc w:val="center"/>
              <w:rPr>
                <w:rFonts w:ascii="宋体" w:hAnsi="宋体"/>
                <w:spacing w:val="-5"/>
                <w:kern w:val="0"/>
                <w:sz w:val="28"/>
                <w:szCs w:val="28"/>
                <w:lang w:eastAsia="en-US"/>
              </w:rPr>
            </w:pPr>
            <w:r>
              <w:rPr>
                <w:rFonts w:ascii="宋体" w:hAnsi="宋体" w:hint="eastAsia"/>
                <w:spacing w:val="-5"/>
                <w:kern w:val="0"/>
                <w:sz w:val="28"/>
                <w:szCs w:val="28"/>
                <w:lang w:eastAsia="en-US"/>
              </w:rPr>
              <w:t>部 门</w:t>
            </w:r>
          </w:p>
        </w:tc>
        <w:tc>
          <w:tcPr>
            <w:tcW w:w="2315" w:type="dxa"/>
            <w:tcBorders>
              <w:top w:val="single" w:sz="4" w:space="0" w:color="auto"/>
              <w:left w:val="single" w:sz="4" w:space="0" w:color="auto"/>
              <w:bottom w:val="single" w:sz="4" w:space="0" w:color="auto"/>
              <w:right w:val="single" w:sz="4" w:space="0" w:color="auto"/>
            </w:tcBorders>
            <w:vAlign w:val="center"/>
          </w:tcPr>
          <w:p w14:paraId="649E1620" w14:textId="77777777" w:rsidR="0024427F" w:rsidRDefault="0024427F">
            <w:pPr>
              <w:widowControl/>
              <w:jc w:val="center"/>
              <w:rPr>
                <w:rFonts w:ascii="宋体" w:hAnsi="宋体"/>
                <w:spacing w:val="-5"/>
                <w:kern w:val="0"/>
                <w:sz w:val="28"/>
                <w:szCs w:val="28"/>
                <w:lang w:eastAsia="en-US"/>
              </w:rPr>
            </w:pPr>
          </w:p>
        </w:tc>
        <w:tc>
          <w:tcPr>
            <w:tcW w:w="1134" w:type="dxa"/>
            <w:tcBorders>
              <w:top w:val="single" w:sz="4" w:space="0" w:color="auto"/>
              <w:left w:val="single" w:sz="4" w:space="0" w:color="auto"/>
              <w:bottom w:val="single" w:sz="4" w:space="0" w:color="auto"/>
              <w:right w:val="single" w:sz="4" w:space="0" w:color="auto"/>
            </w:tcBorders>
            <w:vAlign w:val="center"/>
          </w:tcPr>
          <w:p w14:paraId="1FC3C0EA" w14:textId="77777777" w:rsidR="0024427F" w:rsidRDefault="0063422A">
            <w:pPr>
              <w:widowControl/>
              <w:jc w:val="center"/>
              <w:rPr>
                <w:rFonts w:ascii="宋体" w:hAnsi="宋体"/>
                <w:spacing w:val="-5"/>
                <w:kern w:val="0"/>
                <w:sz w:val="28"/>
                <w:szCs w:val="28"/>
                <w:lang w:eastAsia="en-US"/>
              </w:rPr>
            </w:pPr>
            <w:r>
              <w:rPr>
                <w:rFonts w:ascii="宋体" w:hAnsi="宋体" w:hint="eastAsia"/>
                <w:spacing w:val="-5"/>
                <w:kern w:val="0"/>
                <w:sz w:val="28"/>
                <w:szCs w:val="28"/>
              </w:rPr>
              <w:t>申请</w:t>
            </w:r>
            <w:r>
              <w:rPr>
                <w:rFonts w:ascii="宋体" w:hAnsi="宋体" w:hint="eastAsia"/>
                <w:spacing w:val="-5"/>
                <w:kern w:val="0"/>
                <w:sz w:val="28"/>
                <w:szCs w:val="28"/>
                <w:lang w:eastAsia="en-US"/>
              </w:rPr>
              <w:t>时间</w:t>
            </w:r>
          </w:p>
        </w:tc>
        <w:tc>
          <w:tcPr>
            <w:tcW w:w="1446" w:type="dxa"/>
            <w:tcBorders>
              <w:top w:val="single" w:sz="4" w:space="0" w:color="auto"/>
              <w:left w:val="single" w:sz="4" w:space="0" w:color="auto"/>
              <w:bottom w:val="single" w:sz="4" w:space="0" w:color="auto"/>
              <w:right w:val="single" w:sz="4" w:space="0" w:color="auto"/>
            </w:tcBorders>
            <w:vAlign w:val="center"/>
          </w:tcPr>
          <w:p w14:paraId="33CC8B14" w14:textId="77777777" w:rsidR="0024427F" w:rsidRDefault="0024427F">
            <w:pPr>
              <w:widowControl/>
              <w:jc w:val="center"/>
              <w:rPr>
                <w:rFonts w:ascii="宋体" w:hAnsi="宋体"/>
                <w:spacing w:val="-5"/>
                <w:kern w:val="0"/>
                <w:sz w:val="28"/>
                <w:szCs w:val="28"/>
                <w:lang w:eastAsia="en-US"/>
              </w:rPr>
            </w:pPr>
          </w:p>
        </w:tc>
      </w:tr>
      <w:tr w:rsidR="0024427F" w14:paraId="59FEC5F2" w14:textId="77777777">
        <w:tc>
          <w:tcPr>
            <w:tcW w:w="1414" w:type="dxa"/>
            <w:tcBorders>
              <w:top w:val="single" w:sz="4" w:space="0" w:color="auto"/>
              <w:left w:val="single" w:sz="4" w:space="0" w:color="auto"/>
              <w:bottom w:val="single" w:sz="4" w:space="0" w:color="auto"/>
              <w:right w:val="single" w:sz="4" w:space="0" w:color="auto"/>
            </w:tcBorders>
            <w:vAlign w:val="center"/>
          </w:tcPr>
          <w:p w14:paraId="2BF0849D" w14:textId="77777777" w:rsidR="0024427F" w:rsidRDefault="0063422A">
            <w:pPr>
              <w:widowControl/>
              <w:jc w:val="left"/>
              <w:rPr>
                <w:rFonts w:ascii="宋体" w:hAnsi="宋体"/>
                <w:spacing w:val="-5"/>
                <w:kern w:val="0"/>
                <w:sz w:val="28"/>
                <w:szCs w:val="28"/>
                <w:lang w:eastAsia="en-US"/>
              </w:rPr>
            </w:pPr>
            <w:r>
              <w:rPr>
                <w:rFonts w:ascii="宋体" w:hAnsi="宋体" w:hint="eastAsia"/>
                <w:spacing w:val="-5"/>
                <w:kern w:val="0"/>
                <w:sz w:val="28"/>
                <w:szCs w:val="28"/>
              </w:rPr>
              <w:t>设备</w:t>
            </w:r>
            <w:r>
              <w:rPr>
                <w:rFonts w:ascii="宋体" w:hAnsi="宋体" w:hint="eastAsia"/>
                <w:spacing w:val="-5"/>
                <w:kern w:val="0"/>
                <w:sz w:val="28"/>
                <w:szCs w:val="28"/>
                <w:lang w:eastAsia="en-US"/>
              </w:rPr>
              <w:t>类型</w:t>
            </w:r>
          </w:p>
        </w:tc>
        <w:tc>
          <w:tcPr>
            <w:tcW w:w="4534" w:type="dxa"/>
            <w:gridSpan w:val="3"/>
            <w:tcBorders>
              <w:top w:val="single" w:sz="4" w:space="0" w:color="auto"/>
              <w:left w:val="single" w:sz="4" w:space="0" w:color="auto"/>
              <w:bottom w:val="single" w:sz="4" w:space="0" w:color="auto"/>
              <w:right w:val="single" w:sz="4" w:space="0" w:color="auto"/>
            </w:tcBorders>
            <w:vAlign w:val="center"/>
          </w:tcPr>
          <w:p w14:paraId="451C43DE" w14:textId="77777777" w:rsidR="0024427F" w:rsidRDefault="0024427F">
            <w:pPr>
              <w:widowControl/>
              <w:jc w:val="left"/>
              <w:rPr>
                <w:rFonts w:ascii="宋体" w:hAnsi="宋体"/>
                <w:spacing w:val="-5"/>
                <w:kern w:val="0"/>
                <w:sz w:val="28"/>
                <w:szCs w:val="28"/>
              </w:rPr>
            </w:pPr>
          </w:p>
        </w:tc>
        <w:tc>
          <w:tcPr>
            <w:tcW w:w="1134" w:type="dxa"/>
            <w:tcBorders>
              <w:top w:val="single" w:sz="4" w:space="0" w:color="auto"/>
              <w:left w:val="single" w:sz="4" w:space="0" w:color="auto"/>
              <w:bottom w:val="single" w:sz="4" w:space="0" w:color="auto"/>
              <w:right w:val="single" w:sz="4" w:space="0" w:color="auto"/>
            </w:tcBorders>
            <w:vAlign w:val="center"/>
          </w:tcPr>
          <w:p w14:paraId="68646467" w14:textId="77777777" w:rsidR="0024427F" w:rsidRDefault="0063422A">
            <w:pPr>
              <w:widowControl/>
              <w:jc w:val="left"/>
              <w:rPr>
                <w:rFonts w:ascii="宋体" w:hAnsi="宋体"/>
                <w:spacing w:val="-5"/>
                <w:kern w:val="0"/>
                <w:sz w:val="28"/>
                <w:szCs w:val="28"/>
                <w:lang w:eastAsia="en-US"/>
              </w:rPr>
            </w:pPr>
            <w:r>
              <w:rPr>
                <w:rFonts w:ascii="宋体" w:hAnsi="宋体" w:hint="eastAsia"/>
                <w:spacing w:val="-5"/>
                <w:kern w:val="0"/>
                <w:sz w:val="28"/>
                <w:szCs w:val="28"/>
                <w:lang w:eastAsia="en-US"/>
              </w:rPr>
              <w:t>数量</w:t>
            </w:r>
          </w:p>
        </w:tc>
        <w:tc>
          <w:tcPr>
            <w:tcW w:w="1446" w:type="dxa"/>
            <w:tcBorders>
              <w:top w:val="single" w:sz="4" w:space="0" w:color="auto"/>
              <w:left w:val="single" w:sz="4" w:space="0" w:color="auto"/>
              <w:bottom w:val="single" w:sz="4" w:space="0" w:color="auto"/>
              <w:right w:val="single" w:sz="4" w:space="0" w:color="auto"/>
            </w:tcBorders>
            <w:vAlign w:val="center"/>
          </w:tcPr>
          <w:p w14:paraId="6E6CAB91" w14:textId="77777777" w:rsidR="0024427F" w:rsidRDefault="0024427F">
            <w:pPr>
              <w:widowControl/>
              <w:jc w:val="center"/>
              <w:rPr>
                <w:rFonts w:ascii="宋体" w:hAnsi="宋体"/>
                <w:spacing w:val="-5"/>
                <w:kern w:val="0"/>
                <w:sz w:val="28"/>
                <w:szCs w:val="28"/>
                <w:lang w:eastAsia="en-US"/>
              </w:rPr>
            </w:pPr>
          </w:p>
        </w:tc>
      </w:tr>
      <w:tr w:rsidR="0024427F" w14:paraId="07DA3E71" w14:textId="77777777">
        <w:tc>
          <w:tcPr>
            <w:tcW w:w="8528" w:type="dxa"/>
            <w:gridSpan w:val="6"/>
            <w:tcBorders>
              <w:top w:val="single" w:sz="4" w:space="0" w:color="auto"/>
              <w:left w:val="single" w:sz="4" w:space="0" w:color="auto"/>
              <w:bottom w:val="single" w:sz="4" w:space="0" w:color="auto"/>
              <w:right w:val="single" w:sz="4" w:space="0" w:color="auto"/>
            </w:tcBorders>
          </w:tcPr>
          <w:p w14:paraId="1DFCC0E3" w14:textId="77777777" w:rsidR="0024427F" w:rsidRDefault="0063422A">
            <w:pPr>
              <w:widowControl/>
              <w:jc w:val="left"/>
              <w:rPr>
                <w:rFonts w:ascii="宋体" w:hAnsi="宋体"/>
                <w:spacing w:val="-5"/>
                <w:kern w:val="0"/>
                <w:sz w:val="28"/>
                <w:szCs w:val="28"/>
                <w:lang w:eastAsia="en-US"/>
              </w:rPr>
            </w:pPr>
            <w:r>
              <w:rPr>
                <w:rFonts w:ascii="宋体" w:hAnsi="宋体" w:hint="eastAsia"/>
                <w:spacing w:val="-5"/>
                <w:kern w:val="0"/>
                <w:sz w:val="28"/>
                <w:szCs w:val="28"/>
                <w:lang w:eastAsia="en-US"/>
              </w:rPr>
              <w:t>申请理由：</w:t>
            </w:r>
          </w:p>
          <w:p w14:paraId="0480947E" w14:textId="77777777" w:rsidR="0024427F" w:rsidRDefault="0024427F">
            <w:pPr>
              <w:widowControl/>
              <w:jc w:val="left"/>
              <w:rPr>
                <w:rFonts w:ascii="宋体" w:hAnsi="宋体"/>
                <w:spacing w:val="-5"/>
                <w:kern w:val="0"/>
                <w:sz w:val="28"/>
                <w:szCs w:val="28"/>
                <w:lang w:eastAsia="en-US"/>
              </w:rPr>
            </w:pPr>
          </w:p>
          <w:p w14:paraId="53CD58F3" w14:textId="77777777" w:rsidR="0024427F" w:rsidRDefault="0024427F">
            <w:pPr>
              <w:widowControl/>
              <w:jc w:val="left"/>
              <w:rPr>
                <w:rFonts w:ascii="宋体" w:hAnsi="宋体"/>
                <w:spacing w:val="-5"/>
                <w:kern w:val="0"/>
                <w:sz w:val="28"/>
                <w:szCs w:val="28"/>
                <w:lang w:eastAsia="en-US"/>
              </w:rPr>
            </w:pPr>
          </w:p>
        </w:tc>
      </w:tr>
      <w:tr w:rsidR="0024427F" w14:paraId="4C148BF7" w14:textId="77777777">
        <w:tc>
          <w:tcPr>
            <w:tcW w:w="8528" w:type="dxa"/>
            <w:gridSpan w:val="6"/>
            <w:tcBorders>
              <w:top w:val="single" w:sz="4" w:space="0" w:color="auto"/>
              <w:left w:val="single" w:sz="4" w:space="0" w:color="auto"/>
              <w:bottom w:val="single" w:sz="4" w:space="0" w:color="auto"/>
              <w:right w:val="single" w:sz="4" w:space="0" w:color="auto"/>
            </w:tcBorders>
          </w:tcPr>
          <w:p w14:paraId="5A9A388F" w14:textId="6570DEE0" w:rsidR="0024427F" w:rsidRDefault="00FF67FC">
            <w:pPr>
              <w:widowControl/>
              <w:jc w:val="left"/>
              <w:rPr>
                <w:rFonts w:ascii="宋体" w:hAnsi="宋体"/>
                <w:spacing w:val="-5"/>
                <w:kern w:val="0"/>
                <w:sz w:val="28"/>
                <w:szCs w:val="28"/>
              </w:rPr>
            </w:pPr>
            <w:del w:id="4734" w:author="yunwei01" w:date="2017-08-02T14:23:00Z">
              <w:r w:rsidDel="00A97AE9">
                <w:rPr>
                  <w:rFonts w:ascii="宋体" w:hAnsi="宋体" w:hint="eastAsia"/>
                  <w:spacing w:val="-5"/>
                  <w:kern w:val="0"/>
                  <w:sz w:val="28"/>
                  <w:szCs w:val="28"/>
                </w:rPr>
                <w:delText>XXXXX</w:delText>
              </w:r>
            </w:del>
            <w:r w:rsidR="0063422A">
              <w:rPr>
                <w:rFonts w:ascii="宋体" w:hAnsi="宋体" w:hint="eastAsia"/>
                <w:spacing w:val="-5"/>
                <w:kern w:val="0"/>
                <w:sz w:val="28"/>
                <w:szCs w:val="28"/>
              </w:rPr>
              <w:t>领导审批意见：</w:t>
            </w:r>
          </w:p>
          <w:p w14:paraId="6978B909" w14:textId="77777777" w:rsidR="0024427F" w:rsidRDefault="0024427F">
            <w:pPr>
              <w:widowControl/>
              <w:jc w:val="left"/>
              <w:rPr>
                <w:rFonts w:ascii="宋体" w:hAnsi="宋体"/>
                <w:spacing w:val="-5"/>
                <w:kern w:val="0"/>
                <w:sz w:val="28"/>
                <w:szCs w:val="28"/>
              </w:rPr>
            </w:pPr>
          </w:p>
          <w:p w14:paraId="575F8E79" w14:textId="77777777" w:rsidR="0024427F" w:rsidRDefault="0024427F">
            <w:pPr>
              <w:widowControl/>
              <w:jc w:val="left"/>
              <w:rPr>
                <w:rFonts w:ascii="宋体" w:hAnsi="宋体"/>
                <w:spacing w:val="-5"/>
                <w:kern w:val="0"/>
                <w:sz w:val="28"/>
                <w:szCs w:val="28"/>
              </w:rPr>
            </w:pPr>
          </w:p>
          <w:p w14:paraId="07E989A2" w14:textId="77777777" w:rsidR="0024427F" w:rsidRDefault="0024427F">
            <w:pPr>
              <w:widowControl/>
              <w:jc w:val="left"/>
              <w:rPr>
                <w:rFonts w:ascii="宋体" w:hAnsi="宋体"/>
                <w:spacing w:val="-5"/>
                <w:kern w:val="0"/>
                <w:sz w:val="28"/>
                <w:szCs w:val="28"/>
              </w:rPr>
            </w:pPr>
          </w:p>
          <w:p w14:paraId="2551BEE1" w14:textId="77777777" w:rsidR="0024427F" w:rsidRDefault="0063422A">
            <w:pPr>
              <w:widowControl/>
              <w:jc w:val="left"/>
              <w:rPr>
                <w:rFonts w:ascii="宋体" w:hAnsi="宋体"/>
                <w:spacing w:val="-5"/>
                <w:kern w:val="0"/>
                <w:sz w:val="28"/>
                <w:szCs w:val="28"/>
              </w:rPr>
            </w:pPr>
            <w:r>
              <w:rPr>
                <w:rFonts w:ascii="宋体" w:hAnsi="宋体" w:hint="eastAsia"/>
                <w:spacing w:val="-5"/>
                <w:kern w:val="0"/>
                <w:sz w:val="28"/>
                <w:szCs w:val="28"/>
              </w:rPr>
              <w:t xml:space="preserve">                                       签名                 年   月   日</w:t>
            </w:r>
          </w:p>
        </w:tc>
      </w:tr>
      <w:tr w:rsidR="0024427F" w14:paraId="48C74210" w14:textId="77777777">
        <w:tc>
          <w:tcPr>
            <w:tcW w:w="8528" w:type="dxa"/>
            <w:gridSpan w:val="6"/>
            <w:tcBorders>
              <w:top w:val="single" w:sz="4" w:space="0" w:color="auto"/>
              <w:left w:val="single" w:sz="4" w:space="0" w:color="auto"/>
              <w:bottom w:val="single" w:sz="4" w:space="0" w:color="auto"/>
              <w:right w:val="single" w:sz="4" w:space="0" w:color="auto"/>
            </w:tcBorders>
          </w:tcPr>
          <w:p w14:paraId="4B4A4E7C" w14:textId="77777777" w:rsidR="0024427F" w:rsidRDefault="0063422A">
            <w:pPr>
              <w:widowControl/>
              <w:jc w:val="left"/>
              <w:rPr>
                <w:rFonts w:ascii="宋体" w:hAnsi="宋体"/>
                <w:spacing w:val="-5"/>
                <w:kern w:val="0"/>
                <w:sz w:val="28"/>
                <w:szCs w:val="28"/>
              </w:rPr>
            </w:pPr>
            <w:r>
              <w:rPr>
                <w:rFonts w:ascii="宋体" w:hAnsi="宋体" w:hint="eastAsia"/>
                <w:spacing w:val="-5"/>
                <w:kern w:val="0"/>
                <w:sz w:val="28"/>
                <w:szCs w:val="28"/>
              </w:rPr>
              <w:t>注：</w:t>
            </w:r>
            <w:r>
              <w:rPr>
                <w:rFonts w:ascii="宋体" w:hAnsi="宋体"/>
                <w:spacing w:val="-5"/>
                <w:kern w:val="0"/>
                <w:sz w:val="28"/>
                <w:szCs w:val="28"/>
              </w:rPr>
              <w:t xml:space="preserve">1.  </w:t>
            </w:r>
            <w:r>
              <w:rPr>
                <w:rFonts w:ascii="宋体" w:hAnsi="宋体" w:hint="eastAsia"/>
                <w:spacing w:val="-5"/>
                <w:kern w:val="0"/>
                <w:sz w:val="28"/>
                <w:szCs w:val="28"/>
              </w:rPr>
              <w:t>本表由安全管理员负责填写</w:t>
            </w:r>
          </w:p>
          <w:p w14:paraId="7CB1B705" w14:textId="77777777" w:rsidR="0024427F" w:rsidRDefault="0063422A">
            <w:pPr>
              <w:widowControl/>
              <w:jc w:val="left"/>
              <w:rPr>
                <w:rFonts w:ascii="宋体" w:hAnsi="宋体"/>
                <w:spacing w:val="-5"/>
                <w:kern w:val="0"/>
                <w:sz w:val="28"/>
                <w:szCs w:val="28"/>
              </w:rPr>
            </w:pPr>
            <w:r>
              <w:rPr>
                <w:rFonts w:ascii="宋体" w:hAnsi="宋体"/>
                <w:spacing w:val="-5"/>
                <w:kern w:val="0"/>
                <w:sz w:val="28"/>
                <w:szCs w:val="28"/>
              </w:rPr>
              <w:t xml:space="preserve">    2.  </w:t>
            </w:r>
            <w:r>
              <w:rPr>
                <w:rFonts w:ascii="宋体" w:hAnsi="宋体" w:hint="eastAsia"/>
                <w:spacing w:val="-5"/>
                <w:kern w:val="0"/>
                <w:sz w:val="28"/>
                <w:szCs w:val="28"/>
              </w:rPr>
              <w:t>本表由安全审计员员负责存查</w:t>
            </w:r>
          </w:p>
        </w:tc>
      </w:tr>
    </w:tbl>
    <w:p w14:paraId="1F3E3469" w14:textId="77777777" w:rsidR="0024427F" w:rsidRDefault="0024427F">
      <w:pPr>
        <w:rPr>
          <w:b/>
          <w:sz w:val="30"/>
          <w:szCs w:val="30"/>
        </w:rPr>
        <w:sectPr w:rsidR="0024427F">
          <w:pgSz w:w="11906" w:h="16838"/>
          <w:pgMar w:top="1440" w:right="1800" w:bottom="1440" w:left="1800" w:header="851" w:footer="992" w:gutter="0"/>
          <w:cols w:space="720"/>
          <w:docGrid w:type="lines" w:linePitch="312"/>
        </w:sectPr>
      </w:pPr>
    </w:p>
    <w:p w14:paraId="306D5665" w14:textId="0C330526" w:rsidR="0024427F" w:rsidRPr="008C0F85" w:rsidRDefault="0063422A" w:rsidP="00F84F8A">
      <w:pPr>
        <w:pStyle w:val="3"/>
      </w:pPr>
      <w:bookmarkStart w:id="4735" w:name="_Toc428792677"/>
      <w:bookmarkStart w:id="4736" w:name="_Toc489545413"/>
      <w:bookmarkStart w:id="4737" w:name="_Toc489546865"/>
      <w:bookmarkStart w:id="4738" w:name="_Toc489547197"/>
      <w:bookmarkStart w:id="4739" w:name="_Toc489548073"/>
      <w:bookmarkStart w:id="4740" w:name="_Toc489607297"/>
      <w:r w:rsidRPr="008C0F85">
        <w:rPr>
          <w:rFonts w:hint="eastAsia"/>
        </w:rPr>
        <w:lastRenderedPageBreak/>
        <w:t>附录</w:t>
      </w:r>
      <w:r w:rsidRPr="008C0F85">
        <w:rPr>
          <w:rFonts w:hint="eastAsia"/>
        </w:rPr>
        <w:t>42</w:t>
      </w:r>
      <w:r w:rsidRPr="008C0F85">
        <w:rPr>
          <w:rFonts w:hint="eastAsia"/>
        </w:rPr>
        <w:t>：设备维护档案</w:t>
      </w:r>
      <w:bookmarkEnd w:id="4735"/>
      <w:bookmarkEnd w:id="4736"/>
      <w:bookmarkEnd w:id="4737"/>
      <w:bookmarkEnd w:id="4738"/>
      <w:bookmarkEnd w:id="4739"/>
      <w:bookmarkEnd w:id="4740"/>
    </w:p>
    <w:p w14:paraId="6D9827A5" w14:textId="77777777" w:rsidR="0024427F" w:rsidRDefault="0063422A">
      <w:pPr>
        <w:jc w:val="center"/>
        <w:rPr>
          <w:b/>
          <w:sz w:val="36"/>
          <w:szCs w:val="36"/>
        </w:rPr>
      </w:pPr>
      <w:r>
        <w:rPr>
          <w:rFonts w:hint="eastAsia"/>
          <w:b/>
          <w:sz w:val="36"/>
          <w:szCs w:val="36"/>
        </w:rPr>
        <w:t>设备维护档案</w:t>
      </w:r>
    </w:p>
    <w:tbl>
      <w:tblPr>
        <w:tblW w:w="14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311"/>
        <w:gridCol w:w="3119"/>
        <w:gridCol w:w="3828"/>
        <w:gridCol w:w="1426"/>
        <w:gridCol w:w="1406"/>
        <w:gridCol w:w="1417"/>
      </w:tblGrid>
      <w:tr w:rsidR="0024427F" w14:paraId="5340EA74" w14:textId="77777777">
        <w:trPr>
          <w:trHeight w:val="1117"/>
          <w:jc w:val="center"/>
        </w:trPr>
        <w:tc>
          <w:tcPr>
            <w:tcW w:w="1555" w:type="dxa"/>
            <w:vAlign w:val="center"/>
          </w:tcPr>
          <w:p w14:paraId="0135E5AC" w14:textId="77777777" w:rsidR="0024427F" w:rsidRDefault="0063422A">
            <w:pPr>
              <w:jc w:val="center"/>
            </w:pPr>
            <w:r>
              <w:rPr>
                <w:rFonts w:hint="eastAsia"/>
                <w:kern w:val="0"/>
                <w:sz w:val="24"/>
              </w:rPr>
              <w:t>设备的名称</w:t>
            </w:r>
          </w:p>
        </w:tc>
        <w:tc>
          <w:tcPr>
            <w:tcW w:w="1311" w:type="dxa"/>
            <w:vAlign w:val="center"/>
          </w:tcPr>
          <w:p w14:paraId="0BB8AD5D" w14:textId="77777777" w:rsidR="0024427F" w:rsidRDefault="0063422A">
            <w:pPr>
              <w:jc w:val="center"/>
            </w:pPr>
            <w:r>
              <w:rPr>
                <w:rFonts w:hint="eastAsia"/>
                <w:kern w:val="0"/>
                <w:sz w:val="24"/>
              </w:rPr>
              <w:t>规格</w:t>
            </w:r>
          </w:p>
        </w:tc>
        <w:tc>
          <w:tcPr>
            <w:tcW w:w="3119" w:type="dxa"/>
            <w:vAlign w:val="center"/>
          </w:tcPr>
          <w:p w14:paraId="46DF6CE7" w14:textId="77777777" w:rsidR="0024427F" w:rsidRDefault="0063422A">
            <w:pPr>
              <w:jc w:val="center"/>
            </w:pPr>
            <w:r>
              <w:rPr>
                <w:rFonts w:hint="eastAsia"/>
                <w:kern w:val="0"/>
                <w:sz w:val="24"/>
              </w:rPr>
              <w:t>配置</w:t>
            </w:r>
          </w:p>
        </w:tc>
        <w:tc>
          <w:tcPr>
            <w:tcW w:w="3828" w:type="dxa"/>
            <w:vAlign w:val="center"/>
          </w:tcPr>
          <w:p w14:paraId="0461AE07" w14:textId="77777777" w:rsidR="0024427F" w:rsidRDefault="0063422A">
            <w:pPr>
              <w:jc w:val="center"/>
            </w:pPr>
            <w:r>
              <w:rPr>
                <w:rFonts w:hint="eastAsia"/>
                <w:kern w:val="0"/>
                <w:sz w:val="24"/>
              </w:rPr>
              <w:t>购入日期</w:t>
            </w:r>
          </w:p>
        </w:tc>
        <w:tc>
          <w:tcPr>
            <w:tcW w:w="1426" w:type="dxa"/>
            <w:vAlign w:val="center"/>
          </w:tcPr>
          <w:p w14:paraId="325E0515" w14:textId="77777777" w:rsidR="0024427F" w:rsidRDefault="0063422A">
            <w:r>
              <w:rPr>
                <w:rFonts w:hint="eastAsia"/>
                <w:kern w:val="0"/>
                <w:sz w:val="24"/>
              </w:rPr>
              <w:t>供货商</w:t>
            </w:r>
          </w:p>
        </w:tc>
        <w:tc>
          <w:tcPr>
            <w:tcW w:w="1406" w:type="dxa"/>
            <w:vAlign w:val="center"/>
          </w:tcPr>
          <w:p w14:paraId="5BF5B57E" w14:textId="77777777" w:rsidR="0024427F" w:rsidRDefault="0063422A">
            <w:pPr>
              <w:jc w:val="center"/>
            </w:pPr>
            <w:r>
              <w:rPr>
                <w:rFonts w:hint="eastAsia"/>
                <w:kern w:val="0"/>
                <w:sz w:val="24"/>
              </w:rPr>
              <w:t>存放地点</w:t>
            </w:r>
          </w:p>
        </w:tc>
        <w:tc>
          <w:tcPr>
            <w:tcW w:w="1417" w:type="dxa"/>
            <w:vAlign w:val="center"/>
          </w:tcPr>
          <w:p w14:paraId="7C408BD2" w14:textId="77777777" w:rsidR="0024427F" w:rsidRDefault="0063422A">
            <w:pPr>
              <w:jc w:val="center"/>
            </w:pPr>
            <w:r>
              <w:rPr>
                <w:rFonts w:hint="eastAsia"/>
                <w:kern w:val="0"/>
                <w:sz w:val="24"/>
              </w:rPr>
              <w:t>使用年限</w:t>
            </w:r>
          </w:p>
        </w:tc>
      </w:tr>
      <w:tr w:rsidR="0024427F" w14:paraId="237236C5" w14:textId="77777777">
        <w:trPr>
          <w:trHeight w:val="464"/>
          <w:jc w:val="center"/>
        </w:trPr>
        <w:tc>
          <w:tcPr>
            <w:tcW w:w="1555" w:type="dxa"/>
            <w:vAlign w:val="center"/>
          </w:tcPr>
          <w:p w14:paraId="7C6F4505" w14:textId="77777777" w:rsidR="0024427F" w:rsidRDefault="0024427F">
            <w:pPr>
              <w:jc w:val="center"/>
              <w:rPr>
                <w:sz w:val="24"/>
              </w:rPr>
            </w:pPr>
          </w:p>
        </w:tc>
        <w:tc>
          <w:tcPr>
            <w:tcW w:w="1311" w:type="dxa"/>
            <w:vAlign w:val="center"/>
          </w:tcPr>
          <w:p w14:paraId="53B7CBB3" w14:textId="77777777" w:rsidR="0024427F" w:rsidRDefault="0024427F">
            <w:pPr>
              <w:jc w:val="center"/>
              <w:rPr>
                <w:sz w:val="24"/>
              </w:rPr>
            </w:pPr>
          </w:p>
        </w:tc>
        <w:tc>
          <w:tcPr>
            <w:tcW w:w="3119" w:type="dxa"/>
            <w:vAlign w:val="center"/>
          </w:tcPr>
          <w:p w14:paraId="4D0E67AB" w14:textId="77777777" w:rsidR="0024427F" w:rsidRDefault="0024427F">
            <w:pPr>
              <w:jc w:val="center"/>
              <w:rPr>
                <w:sz w:val="24"/>
              </w:rPr>
            </w:pPr>
          </w:p>
        </w:tc>
        <w:tc>
          <w:tcPr>
            <w:tcW w:w="3828" w:type="dxa"/>
            <w:vAlign w:val="center"/>
          </w:tcPr>
          <w:p w14:paraId="3CABFC90" w14:textId="77777777" w:rsidR="0024427F" w:rsidRDefault="0024427F">
            <w:pPr>
              <w:jc w:val="center"/>
              <w:rPr>
                <w:sz w:val="24"/>
              </w:rPr>
            </w:pPr>
          </w:p>
        </w:tc>
        <w:tc>
          <w:tcPr>
            <w:tcW w:w="1426" w:type="dxa"/>
            <w:vAlign w:val="center"/>
          </w:tcPr>
          <w:p w14:paraId="2D04FA4E" w14:textId="77777777" w:rsidR="0024427F" w:rsidRDefault="0024427F">
            <w:pPr>
              <w:jc w:val="center"/>
              <w:rPr>
                <w:sz w:val="24"/>
              </w:rPr>
            </w:pPr>
          </w:p>
        </w:tc>
        <w:tc>
          <w:tcPr>
            <w:tcW w:w="1406" w:type="dxa"/>
            <w:vAlign w:val="center"/>
          </w:tcPr>
          <w:p w14:paraId="33033B95" w14:textId="77777777" w:rsidR="0024427F" w:rsidRDefault="0024427F">
            <w:pPr>
              <w:jc w:val="center"/>
              <w:rPr>
                <w:sz w:val="24"/>
              </w:rPr>
            </w:pPr>
          </w:p>
        </w:tc>
        <w:tc>
          <w:tcPr>
            <w:tcW w:w="1417" w:type="dxa"/>
            <w:vAlign w:val="center"/>
          </w:tcPr>
          <w:p w14:paraId="1E119447" w14:textId="77777777" w:rsidR="0024427F" w:rsidRDefault="0024427F">
            <w:pPr>
              <w:jc w:val="center"/>
              <w:rPr>
                <w:sz w:val="24"/>
              </w:rPr>
            </w:pPr>
          </w:p>
        </w:tc>
      </w:tr>
      <w:tr w:rsidR="0024427F" w14:paraId="3140FC84" w14:textId="77777777">
        <w:trPr>
          <w:trHeight w:val="464"/>
          <w:jc w:val="center"/>
        </w:trPr>
        <w:tc>
          <w:tcPr>
            <w:tcW w:w="1555" w:type="dxa"/>
            <w:vAlign w:val="center"/>
          </w:tcPr>
          <w:p w14:paraId="6FABE846" w14:textId="77777777" w:rsidR="0024427F" w:rsidRDefault="0024427F">
            <w:pPr>
              <w:jc w:val="center"/>
              <w:rPr>
                <w:sz w:val="24"/>
              </w:rPr>
            </w:pPr>
          </w:p>
        </w:tc>
        <w:tc>
          <w:tcPr>
            <w:tcW w:w="1311" w:type="dxa"/>
            <w:vAlign w:val="center"/>
          </w:tcPr>
          <w:p w14:paraId="30FAB4ED" w14:textId="77777777" w:rsidR="0024427F" w:rsidRDefault="0024427F">
            <w:pPr>
              <w:jc w:val="center"/>
              <w:rPr>
                <w:sz w:val="24"/>
              </w:rPr>
            </w:pPr>
          </w:p>
        </w:tc>
        <w:tc>
          <w:tcPr>
            <w:tcW w:w="3119" w:type="dxa"/>
            <w:vAlign w:val="center"/>
          </w:tcPr>
          <w:p w14:paraId="1CFBA65E" w14:textId="77777777" w:rsidR="0024427F" w:rsidRDefault="0024427F">
            <w:pPr>
              <w:jc w:val="center"/>
              <w:rPr>
                <w:sz w:val="24"/>
              </w:rPr>
            </w:pPr>
          </w:p>
        </w:tc>
        <w:tc>
          <w:tcPr>
            <w:tcW w:w="3828" w:type="dxa"/>
            <w:vAlign w:val="center"/>
          </w:tcPr>
          <w:p w14:paraId="7D2A1573" w14:textId="77777777" w:rsidR="0024427F" w:rsidRDefault="0024427F">
            <w:pPr>
              <w:jc w:val="center"/>
              <w:rPr>
                <w:sz w:val="24"/>
              </w:rPr>
            </w:pPr>
          </w:p>
        </w:tc>
        <w:tc>
          <w:tcPr>
            <w:tcW w:w="1426" w:type="dxa"/>
            <w:vAlign w:val="center"/>
          </w:tcPr>
          <w:p w14:paraId="5285CA8C" w14:textId="77777777" w:rsidR="0024427F" w:rsidRDefault="0024427F">
            <w:pPr>
              <w:jc w:val="center"/>
              <w:rPr>
                <w:sz w:val="24"/>
              </w:rPr>
            </w:pPr>
          </w:p>
        </w:tc>
        <w:tc>
          <w:tcPr>
            <w:tcW w:w="1406" w:type="dxa"/>
            <w:vAlign w:val="center"/>
          </w:tcPr>
          <w:p w14:paraId="71B83ABE" w14:textId="77777777" w:rsidR="0024427F" w:rsidRDefault="0024427F">
            <w:pPr>
              <w:jc w:val="center"/>
              <w:rPr>
                <w:sz w:val="24"/>
              </w:rPr>
            </w:pPr>
          </w:p>
        </w:tc>
        <w:tc>
          <w:tcPr>
            <w:tcW w:w="1417" w:type="dxa"/>
            <w:vAlign w:val="center"/>
          </w:tcPr>
          <w:p w14:paraId="43B27BB7" w14:textId="77777777" w:rsidR="0024427F" w:rsidRDefault="0024427F">
            <w:pPr>
              <w:jc w:val="center"/>
              <w:rPr>
                <w:sz w:val="24"/>
              </w:rPr>
            </w:pPr>
          </w:p>
        </w:tc>
      </w:tr>
      <w:tr w:rsidR="0024427F" w14:paraId="6DC73D5D" w14:textId="77777777">
        <w:trPr>
          <w:trHeight w:val="464"/>
          <w:jc w:val="center"/>
        </w:trPr>
        <w:tc>
          <w:tcPr>
            <w:tcW w:w="1555" w:type="dxa"/>
            <w:vAlign w:val="center"/>
          </w:tcPr>
          <w:p w14:paraId="2524100C" w14:textId="77777777" w:rsidR="0024427F" w:rsidRDefault="0024427F">
            <w:pPr>
              <w:jc w:val="center"/>
              <w:rPr>
                <w:sz w:val="24"/>
              </w:rPr>
            </w:pPr>
          </w:p>
        </w:tc>
        <w:tc>
          <w:tcPr>
            <w:tcW w:w="1311" w:type="dxa"/>
            <w:vAlign w:val="center"/>
          </w:tcPr>
          <w:p w14:paraId="738869C2" w14:textId="77777777" w:rsidR="0024427F" w:rsidRDefault="0024427F">
            <w:pPr>
              <w:jc w:val="center"/>
              <w:rPr>
                <w:sz w:val="24"/>
              </w:rPr>
            </w:pPr>
          </w:p>
        </w:tc>
        <w:tc>
          <w:tcPr>
            <w:tcW w:w="3119" w:type="dxa"/>
            <w:vAlign w:val="center"/>
          </w:tcPr>
          <w:p w14:paraId="534E29AB" w14:textId="77777777" w:rsidR="0024427F" w:rsidRDefault="0024427F">
            <w:pPr>
              <w:jc w:val="center"/>
              <w:rPr>
                <w:sz w:val="24"/>
              </w:rPr>
            </w:pPr>
          </w:p>
        </w:tc>
        <w:tc>
          <w:tcPr>
            <w:tcW w:w="3828" w:type="dxa"/>
            <w:vAlign w:val="center"/>
          </w:tcPr>
          <w:p w14:paraId="78A15810" w14:textId="77777777" w:rsidR="0024427F" w:rsidRDefault="0024427F">
            <w:pPr>
              <w:jc w:val="center"/>
              <w:rPr>
                <w:sz w:val="24"/>
              </w:rPr>
            </w:pPr>
          </w:p>
        </w:tc>
        <w:tc>
          <w:tcPr>
            <w:tcW w:w="1426" w:type="dxa"/>
            <w:vAlign w:val="center"/>
          </w:tcPr>
          <w:p w14:paraId="60BC60EF" w14:textId="77777777" w:rsidR="0024427F" w:rsidRDefault="0024427F">
            <w:pPr>
              <w:jc w:val="center"/>
              <w:rPr>
                <w:sz w:val="24"/>
              </w:rPr>
            </w:pPr>
          </w:p>
        </w:tc>
        <w:tc>
          <w:tcPr>
            <w:tcW w:w="1406" w:type="dxa"/>
            <w:vAlign w:val="center"/>
          </w:tcPr>
          <w:p w14:paraId="35DFAC3B" w14:textId="77777777" w:rsidR="0024427F" w:rsidRDefault="0024427F">
            <w:pPr>
              <w:jc w:val="center"/>
              <w:rPr>
                <w:sz w:val="24"/>
              </w:rPr>
            </w:pPr>
          </w:p>
        </w:tc>
        <w:tc>
          <w:tcPr>
            <w:tcW w:w="1417" w:type="dxa"/>
            <w:vAlign w:val="center"/>
          </w:tcPr>
          <w:p w14:paraId="60DF337D" w14:textId="77777777" w:rsidR="0024427F" w:rsidRDefault="0024427F">
            <w:pPr>
              <w:jc w:val="center"/>
              <w:rPr>
                <w:sz w:val="24"/>
              </w:rPr>
            </w:pPr>
          </w:p>
        </w:tc>
      </w:tr>
      <w:tr w:rsidR="0024427F" w14:paraId="1ABE4B51" w14:textId="77777777">
        <w:trPr>
          <w:trHeight w:val="464"/>
          <w:jc w:val="center"/>
        </w:trPr>
        <w:tc>
          <w:tcPr>
            <w:tcW w:w="1555" w:type="dxa"/>
            <w:vAlign w:val="center"/>
          </w:tcPr>
          <w:p w14:paraId="0F8A1BC3" w14:textId="77777777" w:rsidR="0024427F" w:rsidRDefault="0024427F">
            <w:pPr>
              <w:jc w:val="center"/>
              <w:rPr>
                <w:sz w:val="24"/>
              </w:rPr>
            </w:pPr>
          </w:p>
        </w:tc>
        <w:tc>
          <w:tcPr>
            <w:tcW w:w="1311" w:type="dxa"/>
            <w:vAlign w:val="center"/>
          </w:tcPr>
          <w:p w14:paraId="4057CECC" w14:textId="77777777" w:rsidR="0024427F" w:rsidRDefault="0024427F">
            <w:pPr>
              <w:jc w:val="center"/>
              <w:rPr>
                <w:sz w:val="24"/>
              </w:rPr>
            </w:pPr>
          </w:p>
        </w:tc>
        <w:tc>
          <w:tcPr>
            <w:tcW w:w="3119" w:type="dxa"/>
            <w:vAlign w:val="center"/>
          </w:tcPr>
          <w:p w14:paraId="03A5427A" w14:textId="77777777" w:rsidR="0024427F" w:rsidRDefault="0024427F">
            <w:pPr>
              <w:jc w:val="center"/>
              <w:rPr>
                <w:sz w:val="24"/>
              </w:rPr>
            </w:pPr>
          </w:p>
        </w:tc>
        <w:tc>
          <w:tcPr>
            <w:tcW w:w="3828" w:type="dxa"/>
            <w:vAlign w:val="center"/>
          </w:tcPr>
          <w:p w14:paraId="75F3F80A" w14:textId="77777777" w:rsidR="0024427F" w:rsidRDefault="0024427F">
            <w:pPr>
              <w:jc w:val="center"/>
              <w:rPr>
                <w:sz w:val="24"/>
              </w:rPr>
            </w:pPr>
          </w:p>
        </w:tc>
        <w:tc>
          <w:tcPr>
            <w:tcW w:w="1426" w:type="dxa"/>
            <w:vAlign w:val="center"/>
          </w:tcPr>
          <w:p w14:paraId="2B7FA0E7" w14:textId="77777777" w:rsidR="0024427F" w:rsidRDefault="0024427F">
            <w:pPr>
              <w:jc w:val="center"/>
              <w:rPr>
                <w:sz w:val="24"/>
              </w:rPr>
            </w:pPr>
          </w:p>
        </w:tc>
        <w:tc>
          <w:tcPr>
            <w:tcW w:w="1406" w:type="dxa"/>
            <w:vAlign w:val="center"/>
          </w:tcPr>
          <w:p w14:paraId="5A4C8EC4" w14:textId="77777777" w:rsidR="0024427F" w:rsidRDefault="0024427F">
            <w:pPr>
              <w:jc w:val="center"/>
              <w:rPr>
                <w:sz w:val="24"/>
              </w:rPr>
            </w:pPr>
          </w:p>
        </w:tc>
        <w:tc>
          <w:tcPr>
            <w:tcW w:w="1417" w:type="dxa"/>
            <w:vAlign w:val="center"/>
          </w:tcPr>
          <w:p w14:paraId="460DCEAB" w14:textId="77777777" w:rsidR="0024427F" w:rsidRDefault="0024427F">
            <w:pPr>
              <w:jc w:val="center"/>
              <w:rPr>
                <w:sz w:val="24"/>
              </w:rPr>
            </w:pPr>
          </w:p>
        </w:tc>
      </w:tr>
      <w:tr w:rsidR="0024427F" w14:paraId="0338F6AD" w14:textId="77777777">
        <w:trPr>
          <w:trHeight w:val="464"/>
          <w:jc w:val="center"/>
        </w:trPr>
        <w:tc>
          <w:tcPr>
            <w:tcW w:w="1555" w:type="dxa"/>
            <w:vAlign w:val="center"/>
          </w:tcPr>
          <w:p w14:paraId="115C2A0F" w14:textId="77777777" w:rsidR="0024427F" w:rsidRDefault="0024427F">
            <w:pPr>
              <w:jc w:val="center"/>
              <w:rPr>
                <w:sz w:val="24"/>
              </w:rPr>
            </w:pPr>
          </w:p>
        </w:tc>
        <w:tc>
          <w:tcPr>
            <w:tcW w:w="1311" w:type="dxa"/>
            <w:vAlign w:val="center"/>
          </w:tcPr>
          <w:p w14:paraId="17C64DCE" w14:textId="77777777" w:rsidR="0024427F" w:rsidRDefault="0024427F">
            <w:pPr>
              <w:jc w:val="center"/>
              <w:rPr>
                <w:sz w:val="24"/>
              </w:rPr>
            </w:pPr>
          </w:p>
        </w:tc>
        <w:tc>
          <w:tcPr>
            <w:tcW w:w="3119" w:type="dxa"/>
            <w:vAlign w:val="center"/>
          </w:tcPr>
          <w:p w14:paraId="2DA38ED6" w14:textId="77777777" w:rsidR="0024427F" w:rsidRDefault="0024427F">
            <w:pPr>
              <w:jc w:val="center"/>
              <w:rPr>
                <w:sz w:val="24"/>
              </w:rPr>
            </w:pPr>
          </w:p>
        </w:tc>
        <w:tc>
          <w:tcPr>
            <w:tcW w:w="3828" w:type="dxa"/>
            <w:vAlign w:val="center"/>
          </w:tcPr>
          <w:p w14:paraId="76AB67A7" w14:textId="77777777" w:rsidR="0024427F" w:rsidRDefault="0024427F">
            <w:pPr>
              <w:jc w:val="center"/>
              <w:rPr>
                <w:sz w:val="24"/>
              </w:rPr>
            </w:pPr>
          </w:p>
        </w:tc>
        <w:tc>
          <w:tcPr>
            <w:tcW w:w="1426" w:type="dxa"/>
            <w:vAlign w:val="center"/>
          </w:tcPr>
          <w:p w14:paraId="28B46F8D" w14:textId="77777777" w:rsidR="0024427F" w:rsidRDefault="0024427F">
            <w:pPr>
              <w:jc w:val="center"/>
              <w:rPr>
                <w:sz w:val="24"/>
              </w:rPr>
            </w:pPr>
          </w:p>
        </w:tc>
        <w:tc>
          <w:tcPr>
            <w:tcW w:w="1406" w:type="dxa"/>
            <w:vAlign w:val="center"/>
          </w:tcPr>
          <w:p w14:paraId="2D282DB2" w14:textId="77777777" w:rsidR="0024427F" w:rsidRDefault="0024427F">
            <w:pPr>
              <w:jc w:val="center"/>
              <w:rPr>
                <w:sz w:val="24"/>
              </w:rPr>
            </w:pPr>
          </w:p>
        </w:tc>
        <w:tc>
          <w:tcPr>
            <w:tcW w:w="1417" w:type="dxa"/>
            <w:vAlign w:val="center"/>
          </w:tcPr>
          <w:p w14:paraId="796DC55A" w14:textId="77777777" w:rsidR="0024427F" w:rsidRDefault="0024427F">
            <w:pPr>
              <w:jc w:val="center"/>
              <w:rPr>
                <w:sz w:val="24"/>
              </w:rPr>
            </w:pPr>
          </w:p>
        </w:tc>
      </w:tr>
      <w:tr w:rsidR="0024427F" w14:paraId="64D035F2" w14:textId="77777777">
        <w:trPr>
          <w:trHeight w:val="464"/>
          <w:jc w:val="center"/>
        </w:trPr>
        <w:tc>
          <w:tcPr>
            <w:tcW w:w="1555" w:type="dxa"/>
            <w:vAlign w:val="center"/>
          </w:tcPr>
          <w:p w14:paraId="3B5BEA65" w14:textId="77777777" w:rsidR="0024427F" w:rsidRDefault="0024427F">
            <w:pPr>
              <w:jc w:val="center"/>
              <w:rPr>
                <w:sz w:val="24"/>
              </w:rPr>
            </w:pPr>
          </w:p>
        </w:tc>
        <w:tc>
          <w:tcPr>
            <w:tcW w:w="1311" w:type="dxa"/>
            <w:vAlign w:val="center"/>
          </w:tcPr>
          <w:p w14:paraId="503BEA3A" w14:textId="77777777" w:rsidR="0024427F" w:rsidRDefault="0024427F">
            <w:pPr>
              <w:jc w:val="center"/>
              <w:rPr>
                <w:sz w:val="24"/>
              </w:rPr>
            </w:pPr>
          </w:p>
        </w:tc>
        <w:tc>
          <w:tcPr>
            <w:tcW w:w="3119" w:type="dxa"/>
            <w:vAlign w:val="center"/>
          </w:tcPr>
          <w:p w14:paraId="25959321" w14:textId="77777777" w:rsidR="0024427F" w:rsidRDefault="0024427F">
            <w:pPr>
              <w:jc w:val="center"/>
              <w:rPr>
                <w:sz w:val="24"/>
              </w:rPr>
            </w:pPr>
          </w:p>
        </w:tc>
        <w:tc>
          <w:tcPr>
            <w:tcW w:w="3828" w:type="dxa"/>
            <w:vAlign w:val="center"/>
          </w:tcPr>
          <w:p w14:paraId="763A2D94" w14:textId="77777777" w:rsidR="0024427F" w:rsidRDefault="0024427F">
            <w:pPr>
              <w:jc w:val="center"/>
              <w:rPr>
                <w:sz w:val="24"/>
              </w:rPr>
            </w:pPr>
          </w:p>
        </w:tc>
        <w:tc>
          <w:tcPr>
            <w:tcW w:w="1426" w:type="dxa"/>
            <w:vAlign w:val="center"/>
          </w:tcPr>
          <w:p w14:paraId="30F389BE" w14:textId="77777777" w:rsidR="0024427F" w:rsidRDefault="0024427F">
            <w:pPr>
              <w:jc w:val="center"/>
              <w:rPr>
                <w:sz w:val="24"/>
              </w:rPr>
            </w:pPr>
          </w:p>
        </w:tc>
        <w:tc>
          <w:tcPr>
            <w:tcW w:w="1406" w:type="dxa"/>
            <w:vAlign w:val="center"/>
          </w:tcPr>
          <w:p w14:paraId="09F804FC" w14:textId="77777777" w:rsidR="0024427F" w:rsidRDefault="0024427F">
            <w:pPr>
              <w:jc w:val="center"/>
              <w:rPr>
                <w:sz w:val="24"/>
              </w:rPr>
            </w:pPr>
          </w:p>
        </w:tc>
        <w:tc>
          <w:tcPr>
            <w:tcW w:w="1417" w:type="dxa"/>
            <w:vAlign w:val="center"/>
          </w:tcPr>
          <w:p w14:paraId="0AE3EB8D" w14:textId="77777777" w:rsidR="0024427F" w:rsidRDefault="0024427F">
            <w:pPr>
              <w:jc w:val="center"/>
              <w:rPr>
                <w:sz w:val="24"/>
              </w:rPr>
            </w:pPr>
          </w:p>
        </w:tc>
      </w:tr>
      <w:tr w:rsidR="0024427F" w14:paraId="01B83DF0" w14:textId="77777777">
        <w:trPr>
          <w:trHeight w:val="464"/>
          <w:jc w:val="center"/>
        </w:trPr>
        <w:tc>
          <w:tcPr>
            <w:tcW w:w="1555" w:type="dxa"/>
            <w:vAlign w:val="center"/>
          </w:tcPr>
          <w:p w14:paraId="22B267D2" w14:textId="77777777" w:rsidR="0024427F" w:rsidRDefault="0024427F">
            <w:pPr>
              <w:jc w:val="center"/>
              <w:rPr>
                <w:sz w:val="24"/>
              </w:rPr>
            </w:pPr>
          </w:p>
        </w:tc>
        <w:tc>
          <w:tcPr>
            <w:tcW w:w="1311" w:type="dxa"/>
            <w:vAlign w:val="center"/>
          </w:tcPr>
          <w:p w14:paraId="3145B423" w14:textId="77777777" w:rsidR="0024427F" w:rsidRDefault="0024427F">
            <w:pPr>
              <w:jc w:val="center"/>
              <w:rPr>
                <w:sz w:val="24"/>
              </w:rPr>
            </w:pPr>
          </w:p>
        </w:tc>
        <w:tc>
          <w:tcPr>
            <w:tcW w:w="3119" w:type="dxa"/>
            <w:vAlign w:val="center"/>
          </w:tcPr>
          <w:p w14:paraId="5A1C7C2E" w14:textId="77777777" w:rsidR="0024427F" w:rsidRDefault="0024427F">
            <w:pPr>
              <w:jc w:val="center"/>
              <w:rPr>
                <w:sz w:val="24"/>
              </w:rPr>
            </w:pPr>
          </w:p>
        </w:tc>
        <w:tc>
          <w:tcPr>
            <w:tcW w:w="3828" w:type="dxa"/>
            <w:vAlign w:val="center"/>
          </w:tcPr>
          <w:p w14:paraId="11D4C5E8" w14:textId="77777777" w:rsidR="0024427F" w:rsidRDefault="0024427F">
            <w:pPr>
              <w:jc w:val="center"/>
              <w:rPr>
                <w:sz w:val="24"/>
              </w:rPr>
            </w:pPr>
          </w:p>
        </w:tc>
        <w:tc>
          <w:tcPr>
            <w:tcW w:w="1426" w:type="dxa"/>
            <w:vAlign w:val="center"/>
          </w:tcPr>
          <w:p w14:paraId="2AB91CEA" w14:textId="77777777" w:rsidR="0024427F" w:rsidRDefault="0024427F">
            <w:pPr>
              <w:jc w:val="center"/>
              <w:rPr>
                <w:sz w:val="24"/>
              </w:rPr>
            </w:pPr>
          </w:p>
        </w:tc>
        <w:tc>
          <w:tcPr>
            <w:tcW w:w="1406" w:type="dxa"/>
            <w:vAlign w:val="center"/>
          </w:tcPr>
          <w:p w14:paraId="1A97095D" w14:textId="77777777" w:rsidR="0024427F" w:rsidRDefault="0024427F">
            <w:pPr>
              <w:jc w:val="center"/>
              <w:rPr>
                <w:sz w:val="24"/>
              </w:rPr>
            </w:pPr>
          </w:p>
        </w:tc>
        <w:tc>
          <w:tcPr>
            <w:tcW w:w="1417" w:type="dxa"/>
            <w:vAlign w:val="center"/>
          </w:tcPr>
          <w:p w14:paraId="2F4EEBC9" w14:textId="77777777" w:rsidR="0024427F" w:rsidRDefault="0024427F">
            <w:pPr>
              <w:jc w:val="center"/>
              <w:rPr>
                <w:sz w:val="24"/>
              </w:rPr>
            </w:pPr>
          </w:p>
        </w:tc>
      </w:tr>
      <w:tr w:rsidR="0024427F" w14:paraId="21AB4C04" w14:textId="77777777">
        <w:trPr>
          <w:trHeight w:val="464"/>
          <w:jc w:val="center"/>
        </w:trPr>
        <w:tc>
          <w:tcPr>
            <w:tcW w:w="1555" w:type="dxa"/>
            <w:vAlign w:val="center"/>
          </w:tcPr>
          <w:p w14:paraId="142CD158" w14:textId="77777777" w:rsidR="0024427F" w:rsidRDefault="0024427F">
            <w:pPr>
              <w:jc w:val="center"/>
              <w:rPr>
                <w:sz w:val="24"/>
              </w:rPr>
            </w:pPr>
          </w:p>
        </w:tc>
        <w:tc>
          <w:tcPr>
            <w:tcW w:w="1311" w:type="dxa"/>
            <w:vAlign w:val="center"/>
          </w:tcPr>
          <w:p w14:paraId="1667D672" w14:textId="77777777" w:rsidR="0024427F" w:rsidRDefault="0024427F">
            <w:pPr>
              <w:jc w:val="center"/>
              <w:rPr>
                <w:sz w:val="24"/>
              </w:rPr>
            </w:pPr>
          </w:p>
        </w:tc>
        <w:tc>
          <w:tcPr>
            <w:tcW w:w="3119" w:type="dxa"/>
            <w:vAlign w:val="center"/>
          </w:tcPr>
          <w:p w14:paraId="289A83BF" w14:textId="77777777" w:rsidR="0024427F" w:rsidRDefault="0024427F">
            <w:pPr>
              <w:jc w:val="center"/>
              <w:rPr>
                <w:sz w:val="24"/>
              </w:rPr>
            </w:pPr>
          </w:p>
        </w:tc>
        <w:tc>
          <w:tcPr>
            <w:tcW w:w="3828" w:type="dxa"/>
            <w:vAlign w:val="center"/>
          </w:tcPr>
          <w:p w14:paraId="4ABCEFEE" w14:textId="77777777" w:rsidR="0024427F" w:rsidRDefault="0024427F">
            <w:pPr>
              <w:jc w:val="center"/>
              <w:rPr>
                <w:sz w:val="24"/>
              </w:rPr>
            </w:pPr>
          </w:p>
        </w:tc>
        <w:tc>
          <w:tcPr>
            <w:tcW w:w="1426" w:type="dxa"/>
            <w:vAlign w:val="center"/>
          </w:tcPr>
          <w:p w14:paraId="4D4D6A7B" w14:textId="77777777" w:rsidR="0024427F" w:rsidRDefault="0024427F">
            <w:pPr>
              <w:jc w:val="center"/>
              <w:rPr>
                <w:sz w:val="24"/>
              </w:rPr>
            </w:pPr>
          </w:p>
        </w:tc>
        <w:tc>
          <w:tcPr>
            <w:tcW w:w="1406" w:type="dxa"/>
            <w:vAlign w:val="center"/>
          </w:tcPr>
          <w:p w14:paraId="2DFAD58A" w14:textId="77777777" w:rsidR="0024427F" w:rsidRDefault="0024427F">
            <w:pPr>
              <w:jc w:val="center"/>
              <w:rPr>
                <w:sz w:val="24"/>
              </w:rPr>
            </w:pPr>
          </w:p>
        </w:tc>
        <w:tc>
          <w:tcPr>
            <w:tcW w:w="1417" w:type="dxa"/>
            <w:vAlign w:val="center"/>
          </w:tcPr>
          <w:p w14:paraId="0ADED558" w14:textId="77777777" w:rsidR="0024427F" w:rsidRDefault="0024427F">
            <w:pPr>
              <w:jc w:val="center"/>
              <w:rPr>
                <w:sz w:val="24"/>
              </w:rPr>
            </w:pPr>
          </w:p>
        </w:tc>
      </w:tr>
      <w:tr w:rsidR="0024427F" w14:paraId="52C9A9B3" w14:textId="77777777">
        <w:trPr>
          <w:trHeight w:val="464"/>
          <w:jc w:val="center"/>
        </w:trPr>
        <w:tc>
          <w:tcPr>
            <w:tcW w:w="1555" w:type="dxa"/>
            <w:vAlign w:val="center"/>
          </w:tcPr>
          <w:p w14:paraId="438FEE06" w14:textId="77777777" w:rsidR="0024427F" w:rsidRDefault="0024427F">
            <w:pPr>
              <w:jc w:val="center"/>
              <w:rPr>
                <w:sz w:val="24"/>
              </w:rPr>
            </w:pPr>
          </w:p>
        </w:tc>
        <w:tc>
          <w:tcPr>
            <w:tcW w:w="1311" w:type="dxa"/>
            <w:vAlign w:val="center"/>
          </w:tcPr>
          <w:p w14:paraId="03AB3B58" w14:textId="77777777" w:rsidR="0024427F" w:rsidRDefault="0024427F">
            <w:pPr>
              <w:jc w:val="center"/>
              <w:rPr>
                <w:sz w:val="24"/>
              </w:rPr>
            </w:pPr>
          </w:p>
        </w:tc>
        <w:tc>
          <w:tcPr>
            <w:tcW w:w="3119" w:type="dxa"/>
            <w:vAlign w:val="center"/>
          </w:tcPr>
          <w:p w14:paraId="5B10464E" w14:textId="77777777" w:rsidR="0024427F" w:rsidRDefault="0024427F">
            <w:pPr>
              <w:jc w:val="center"/>
              <w:rPr>
                <w:sz w:val="24"/>
              </w:rPr>
            </w:pPr>
          </w:p>
        </w:tc>
        <w:tc>
          <w:tcPr>
            <w:tcW w:w="3828" w:type="dxa"/>
            <w:vAlign w:val="center"/>
          </w:tcPr>
          <w:p w14:paraId="1A66060A" w14:textId="77777777" w:rsidR="0024427F" w:rsidRDefault="0024427F">
            <w:pPr>
              <w:jc w:val="center"/>
              <w:rPr>
                <w:sz w:val="24"/>
              </w:rPr>
            </w:pPr>
          </w:p>
        </w:tc>
        <w:tc>
          <w:tcPr>
            <w:tcW w:w="1426" w:type="dxa"/>
            <w:vAlign w:val="center"/>
          </w:tcPr>
          <w:p w14:paraId="57027018" w14:textId="77777777" w:rsidR="0024427F" w:rsidRDefault="0024427F">
            <w:pPr>
              <w:jc w:val="center"/>
              <w:rPr>
                <w:sz w:val="24"/>
              </w:rPr>
            </w:pPr>
          </w:p>
        </w:tc>
        <w:tc>
          <w:tcPr>
            <w:tcW w:w="1406" w:type="dxa"/>
            <w:vAlign w:val="center"/>
          </w:tcPr>
          <w:p w14:paraId="139326FB" w14:textId="77777777" w:rsidR="0024427F" w:rsidRDefault="0024427F">
            <w:pPr>
              <w:jc w:val="center"/>
              <w:rPr>
                <w:sz w:val="24"/>
              </w:rPr>
            </w:pPr>
          </w:p>
        </w:tc>
        <w:tc>
          <w:tcPr>
            <w:tcW w:w="1417" w:type="dxa"/>
            <w:vAlign w:val="center"/>
          </w:tcPr>
          <w:p w14:paraId="0F4B31FE" w14:textId="77777777" w:rsidR="0024427F" w:rsidRDefault="0024427F">
            <w:pPr>
              <w:jc w:val="center"/>
              <w:rPr>
                <w:sz w:val="24"/>
              </w:rPr>
            </w:pPr>
          </w:p>
        </w:tc>
      </w:tr>
      <w:tr w:rsidR="0024427F" w14:paraId="5487B7DA" w14:textId="77777777">
        <w:trPr>
          <w:trHeight w:val="464"/>
          <w:jc w:val="center"/>
        </w:trPr>
        <w:tc>
          <w:tcPr>
            <w:tcW w:w="1555" w:type="dxa"/>
            <w:vAlign w:val="center"/>
          </w:tcPr>
          <w:p w14:paraId="1D801C5C" w14:textId="77777777" w:rsidR="0024427F" w:rsidRDefault="0024427F">
            <w:pPr>
              <w:jc w:val="center"/>
              <w:rPr>
                <w:sz w:val="24"/>
              </w:rPr>
            </w:pPr>
          </w:p>
        </w:tc>
        <w:tc>
          <w:tcPr>
            <w:tcW w:w="1311" w:type="dxa"/>
            <w:vAlign w:val="center"/>
          </w:tcPr>
          <w:p w14:paraId="56CCB137" w14:textId="77777777" w:rsidR="0024427F" w:rsidRDefault="0024427F">
            <w:pPr>
              <w:jc w:val="center"/>
              <w:rPr>
                <w:sz w:val="24"/>
              </w:rPr>
            </w:pPr>
          </w:p>
        </w:tc>
        <w:tc>
          <w:tcPr>
            <w:tcW w:w="3119" w:type="dxa"/>
            <w:vAlign w:val="center"/>
          </w:tcPr>
          <w:p w14:paraId="05B762E0" w14:textId="77777777" w:rsidR="0024427F" w:rsidRDefault="0024427F">
            <w:pPr>
              <w:jc w:val="center"/>
              <w:rPr>
                <w:sz w:val="24"/>
              </w:rPr>
            </w:pPr>
          </w:p>
        </w:tc>
        <w:tc>
          <w:tcPr>
            <w:tcW w:w="3828" w:type="dxa"/>
            <w:vAlign w:val="center"/>
          </w:tcPr>
          <w:p w14:paraId="6758E152" w14:textId="77777777" w:rsidR="0024427F" w:rsidRDefault="0024427F">
            <w:pPr>
              <w:jc w:val="center"/>
              <w:rPr>
                <w:sz w:val="24"/>
              </w:rPr>
            </w:pPr>
          </w:p>
        </w:tc>
        <w:tc>
          <w:tcPr>
            <w:tcW w:w="1426" w:type="dxa"/>
            <w:vAlign w:val="center"/>
          </w:tcPr>
          <w:p w14:paraId="57C8FE99" w14:textId="77777777" w:rsidR="0024427F" w:rsidRDefault="0024427F">
            <w:pPr>
              <w:jc w:val="center"/>
              <w:rPr>
                <w:sz w:val="24"/>
              </w:rPr>
            </w:pPr>
          </w:p>
        </w:tc>
        <w:tc>
          <w:tcPr>
            <w:tcW w:w="1406" w:type="dxa"/>
            <w:vAlign w:val="center"/>
          </w:tcPr>
          <w:p w14:paraId="54DC1E6E" w14:textId="77777777" w:rsidR="0024427F" w:rsidRDefault="0024427F">
            <w:pPr>
              <w:jc w:val="center"/>
              <w:rPr>
                <w:sz w:val="24"/>
              </w:rPr>
            </w:pPr>
          </w:p>
        </w:tc>
        <w:tc>
          <w:tcPr>
            <w:tcW w:w="1417" w:type="dxa"/>
            <w:vAlign w:val="center"/>
          </w:tcPr>
          <w:p w14:paraId="1B883C8D" w14:textId="77777777" w:rsidR="0024427F" w:rsidRDefault="0024427F">
            <w:pPr>
              <w:jc w:val="center"/>
              <w:rPr>
                <w:sz w:val="24"/>
              </w:rPr>
            </w:pPr>
          </w:p>
        </w:tc>
      </w:tr>
    </w:tbl>
    <w:p w14:paraId="75A4FCBC" w14:textId="77777777" w:rsidR="0024427F" w:rsidRDefault="0024427F">
      <w:pPr>
        <w:jc w:val="center"/>
        <w:rPr>
          <w:b/>
          <w:sz w:val="30"/>
          <w:szCs w:val="30"/>
        </w:rPr>
        <w:sectPr w:rsidR="0024427F">
          <w:pgSz w:w="16838" w:h="11906" w:orient="landscape"/>
          <w:pgMar w:top="1800" w:right="1440" w:bottom="1800" w:left="1440" w:header="851" w:footer="992" w:gutter="0"/>
          <w:cols w:space="720"/>
          <w:docGrid w:type="lines" w:linePitch="312"/>
        </w:sectPr>
      </w:pPr>
    </w:p>
    <w:p w14:paraId="5580B0A1" w14:textId="327E74A8" w:rsidR="0024427F" w:rsidRPr="008C0F85" w:rsidRDefault="0063422A" w:rsidP="00F84F8A">
      <w:pPr>
        <w:pStyle w:val="3"/>
      </w:pPr>
      <w:bookmarkStart w:id="4741" w:name="_Toc428792678"/>
      <w:bookmarkStart w:id="4742" w:name="_Toc489545414"/>
      <w:bookmarkStart w:id="4743" w:name="_Toc489546866"/>
      <w:bookmarkStart w:id="4744" w:name="_Toc489547198"/>
      <w:bookmarkStart w:id="4745" w:name="_Toc489548074"/>
      <w:bookmarkStart w:id="4746" w:name="_Toc489607298"/>
      <w:r w:rsidRPr="008C0F85">
        <w:rPr>
          <w:rFonts w:hint="eastAsia"/>
        </w:rPr>
        <w:lastRenderedPageBreak/>
        <w:t>附录</w:t>
      </w:r>
      <w:r w:rsidRPr="008C0F85">
        <w:rPr>
          <w:rFonts w:hint="eastAsia"/>
        </w:rPr>
        <w:t>43</w:t>
      </w:r>
      <w:r w:rsidRPr="008C0F85">
        <w:rPr>
          <w:rFonts w:hint="eastAsia"/>
        </w:rPr>
        <w:t>：信息安全存储介质领用</w:t>
      </w:r>
      <w:r w:rsidRPr="008C0F85">
        <w:rPr>
          <w:rFonts w:hint="eastAsia"/>
        </w:rPr>
        <w:t>/</w:t>
      </w:r>
      <w:r w:rsidRPr="008C0F85">
        <w:rPr>
          <w:rFonts w:hint="eastAsia"/>
        </w:rPr>
        <w:t>借用申请单</w:t>
      </w:r>
      <w:bookmarkEnd w:id="4741"/>
      <w:bookmarkEnd w:id="4742"/>
      <w:bookmarkEnd w:id="4743"/>
      <w:bookmarkEnd w:id="4744"/>
      <w:bookmarkEnd w:id="4745"/>
      <w:bookmarkEnd w:id="4746"/>
    </w:p>
    <w:p w14:paraId="450505E7" w14:textId="77777777" w:rsidR="0024427F" w:rsidRDefault="0024427F">
      <w:pPr>
        <w:jc w:val="center"/>
        <w:rPr>
          <w:b/>
          <w:sz w:val="30"/>
          <w:szCs w:val="30"/>
        </w:rPr>
      </w:pPr>
    </w:p>
    <w:p w14:paraId="6CC03A98" w14:textId="77777777" w:rsidR="0024427F" w:rsidRDefault="0063422A">
      <w:pPr>
        <w:widowControl/>
        <w:ind w:left="-426"/>
        <w:jc w:val="center"/>
        <w:rPr>
          <w:rFonts w:ascii="宋体" w:hAnsi="宋体"/>
          <w:b/>
          <w:spacing w:val="-5"/>
          <w:kern w:val="0"/>
          <w:sz w:val="32"/>
          <w:szCs w:val="20"/>
        </w:rPr>
      </w:pPr>
      <w:r>
        <w:rPr>
          <w:rFonts w:ascii="宋体" w:hAnsi="宋体" w:hint="eastAsia"/>
          <w:b/>
          <w:spacing w:val="-5"/>
          <w:kern w:val="0"/>
          <w:sz w:val="32"/>
          <w:szCs w:val="20"/>
        </w:rPr>
        <w:t>信息安全存储介质领用/借用申请单</w:t>
      </w:r>
    </w:p>
    <w:p w14:paraId="2594C498"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编号：</w:t>
      </w:r>
    </w:p>
    <w:tbl>
      <w:tblPr>
        <w:tblW w:w="852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415"/>
        <w:gridCol w:w="1416"/>
        <w:gridCol w:w="803"/>
        <w:gridCol w:w="1834"/>
        <w:gridCol w:w="530"/>
        <w:gridCol w:w="773"/>
        <w:gridCol w:w="311"/>
        <w:gridCol w:w="1446"/>
      </w:tblGrid>
      <w:tr w:rsidR="0024427F" w14:paraId="34DA2294" w14:textId="77777777">
        <w:tc>
          <w:tcPr>
            <w:tcW w:w="1415" w:type="dxa"/>
            <w:tcBorders>
              <w:top w:val="single" w:sz="4" w:space="0" w:color="auto"/>
              <w:left w:val="single" w:sz="4" w:space="0" w:color="auto"/>
              <w:bottom w:val="single" w:sz="4" w:space="0" w:color="auto"/>
              <w:right w:val="single" w:sz="4" w:space="0" w:color="auto"/>
            </w:tcBorders>
            <w:vAlign w:val="center"/>
          </w:tcPr>
          <w:p w14:paraId="5746B9EF" w14:textId="77777777" w:rsidR="0024427F" w:rsidRDefault="0063422A">
            <w:pPr>
              <w:widowControl/>
              <w:jc w:val="center"/>
              <w:rPr>
                <w:rFonts w:ascii="宋体" w:hAnsi="宋体"/>
                <w:spacing w:val="-5"/>
                <w:kern w:val="0"/>
                <w:sz w:val="24"/>
                <w:lang w:eastAsia="en-US"/>
              </w:rPr>
            </w:pPr>
            <w:r>
              <w:rPr>
                <w:rFonts w:ascii="宋体" w:hAnsi="宋体" w:hint="eastAsia"/>
                <w:spacing w:val="-5"/>
                <w:kern w:val="0"/>
                <w:sz w:val="24"/>
                <w:lang w:eastAsia="en-US"/>
              </w:rPr>
              <w:t>领用人</w:t>
            </w:r>
          </w:p>
        </w:tc>
        <w:tc>
          <w:tcPr>
            <w:tcW w:w="1416" w:type="dxa"/>
            <w:tcBorders>
              <w:top w:val="single" w:sz="4" w:space="0" w:color="auto"/>
              <w:left w:val="single" w:sz="4" w:space="0" w:color="auto"/>
              <w:bottom w:val="single" w:sz="4" w:space="0" w:color="auto"/>
              <w:right w:val="single" w:sz="4" w:space="0" w:color="auto"/>
            </w:tcBorders>
            <w:vAlign w:val="center"/>
          </w:tcPr>
          <w:p w14:paraId="4F57E0F0" w14:textId="77777777" w:rsidR="0024427F" w:rsidRDefault="0024427F">
            <w:pPr>
              <w:widowControl/>
              <w:jc w:val="center"/>
              <w:rPr>
                <w:rFonts w:ascii="宋体" w:hAnsi="宋体"/>
                <w:spacing w:val="-5"/>
                <w:kern w:val="0"/>
                <w:sz w:val="24"/>
                <w:lang w:eastAsia="en-US"/>
              </w:rPr>
            </w:pPr>
          </w:p>
        </w:tc>
        <w:tc>
          <w:tcPr>
            <w:tcW w:w="803" w:type="dxa"/>
            <w:tcBorders>
              <w:top w:val="single" w:sz="4" w:space="0" w:color="auto"/>
              <w:left w:val="single" w:sz="4" w:space="0" w:color="auto"/>
              <w:bottom w:val="single" w:sz="4" w:space="0" w:color="auto"/>
              <w:right w:val="single" w:sz="4" w:space="0" w:color="auto"/>
            </w:tcBorders>
            <w:vAlign w:val="center"/>
          </w:tcPr>
          <w:p w14:paraId="795D2C3A" w14:textId="77777777" w:rsidR="0024427F" w:rsidRDefault="0063422A">
            <w:pPr>
              <w:widowControl/>
              <w:jc w:val="center"/>
              <w:rPr>
                <w:rFonts w:ascii="宋体" w:hAnsi="宋体"/>
                <w:spacing w:val="-5"/>
                <w:kern w:val="0"/>
                <w:sz w:val="24"/>
                <w:lang w:eastAsia="en-US"/>
              </w:rPr>
            </w:pPr>
            <w:r>
              <w:rPr>
                <w:rFonts w:ascii="宋体" w:hAnsi="宋体" w:hint="eastAsia"/>
                <w:spacing w:val="-5"/>
                <w:kern w:val="0"/>
                <w:sz w:val="24"/>
                <w:lang w:eastAsia="en-US"/>
              </w:rPr>
              <w:t>部 门</w:t>
            </w:r>
          </w:p>
        </w:tc>
        <w:tc>
          <w:tcPr>
            <w:tcW w:w="1834" w:type="dxa"/>
            <w:tcBorders>
              <w:top w:val="single" w:sz="4" w:space="0" w:color="auto"/>
              <w:left w:val="single" w:sz="4" w:space="0" w:color="auto"/>
              <w:bottom w:val="single" w:sz="4" w:space="0" w:color="auto"/>
              <w:right w:val="single" w:sz="4" w:space="0" w:color="auto"/>
            </w:tcBorders>
            <w:vAlign w:val="center"/>
          </w:tcPr>
          <w:p w14:paraId="0676B37F" w14:textId="77777777" w:rsidR="0024427F" w:rsidRDefault="0024427F">
            <w:pPr>
              <w:widowControl/>
              <w:jc w:val="center"/>
              <w:rPr>
                <w:rFonts w:ascii="宋体" w:hAnsi="宋体"/>
                <w:spacing w:val="-5"/>
                <w:kern w:val="0"/>
                <w:sz w:val="24"/>
                <w:lang w:eastAsia="en-US"/>
              </w:rPr>
            </w:pPr>
          </w:p>
        </w:tc>
        <w:tc>
          <w:tcPr>
            <w:tcW w:w="1614" w:type="dxa"/>
            <w:gridSpan w:val="3"/>
            <w:tcBorders>
              <w:top w:val="single" w:sz="4" w:space="0" w:color="auto"/>
              <w:left w:val="single" w:sz="4" w:space="0" w:color="auto"/>
              <w:bottom w:val="single" w:sz="4" w:space="0" w:color="auto"/>
              <w:right w:val="single" w:sz="4" w:space="0" w:color="auto"/>
            </w:tcBorders>
            <w:vAlign w:val="center"/>
          </w:tcPr>
          <w:p w14:paraId="12D0BD85" w14:textId="77777777" w:rsidR="0024427F" w:rsidRDefault="0063422A">
            <w:pPr>
              <w:widowControl/>
              <w:jc w:val="center"/>
              <w:rPr>
                <w:rFonts w:ascii="宋体" w:hAnsi="宋体"/>
                <w:spacing w:val="-5"/>
                <w:kern w:val="0"/>
                <w:sz w:val="24"/>
                <w:lang w:eastAsia="en-US"/>
              </w:rPr>
            </w:pPr>
            <w:r>
              <w:rPr>
                <w:rFonts w:ascii="宋体" w:hAnsi="宋体" w:hint="eastAsia"/>
                <w:spacing w:val="-5"/>
                <w:kern w:val="0"/>
                <w:sz w:val="24"/>
                <w:lang w:eastAsia="en-US"/>
              </w:rPr>
              <w:t>领用时间</w:t>
            </w:r>
          </w:p>
        </w:tc>
        <w:tc>
          <w:tcPr>
            <w:tcW w:w="1446" w:type="dxa"/>
            <w:tcBorders>
              <w:top w:val="single" w:sz="4" w:space="0" w:color="auto"/>
              <w:left w:val="single" w:sz="4" w:space="0" w:color="auto"/>
              <w:bottom w:val="single" w:sz="4" w:space="0" w:color="auto"/>
              <w:right w:val="single" w:sz="4" w:space="0" w:color="auto"/>
            </w:tcBorders>
            <w:vAlign w:val="center"/>
          </w:tcPr>
          <w:p w14:paraId="6D035B80" w14:textId="77777777" w:rsidR="0024427F" w:rsidRDefault="0024427F">
            <w:pPr>
              <w:widowControl/>
              <w:jc w:val="center"/>
              <w:rPr>
                <w:rFonts w:ascii="宋体" w:hAnsi="宋体"/>
                <w:spacing w:val="-5"/>
                <w:kern w:val="0"/>
                <w:sz w:val="24"/>
                <w:lang w:eastAsia="en-US"/>
              </w:rPr>
            </w:pPr>
          </w:p>
        </w:tc>
      </w:tr>
      <w:tr w:rsidR="0024427F" w14:paraId="5B158008" w14:textId="77777777">
        <w:tc>
          <w:tcPr>
            <w:tcW w:w="1415" w:type="dxa"/>
            <w:tcBorders>
              <w:top w:val="single" w:sz="4" w:space="0" w:color="auto"/>
              <w:left w:val="single" w:sz="4" w:space="0" w:color="auto"/>
              <w:bottom w:val="single" w:sz="4" w:space="0" w:color="auto"/>
              <w:right w:val="single" w:sz="4" w:space="0" w:color="auto"/>
            </w:tcBorders>
            <w:vAlign w:val="center"/>
          </w:tcPr>
          <w:p w14:paraId="2F6D62F4"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载体类型</w:t>
            </w:r>
          </w:p>
        </w:tc>
        <w:tc>
          <w:tcPr>
            <w:tcW w:w="4583" w:type="dxa"/>
            <w:gridSpan w:val="4"/>
            <w:tcBorders>
              <w:top w:val="single" w:sz="4" w:space="0" w:color="auto"/>
              <w:left w:val="single" w:sz="4" w:space="0" w:color="auto"/>
              <w:bottom w:val="single" w:sz="4" w:space="0" w:color="auto"/>
              <w:right w:val="single" w:sz="4" w:space="0" w:color="auto"/>
            </w:tcBorders>
            <w:vAlign w:val="center"/>
          </w:tcPr>
          <w:p w14:paraId="127A06A8" w14:textId="77777777" w:rsidR="0024427F" w:rsidRDefault="0063422A">
            <w:pPr>
              <w:widowControl/>
              <w:jc w:val="left"/>
              <w:rPr>
                <w:rFonts w:ascii="宋体" w:hAnsi="宋体"/>
                <w:spacing w:val="-5"/>
                <w:kern w:val="0"/>
                <w:sz w:val="24"/>
              </w:rPr>
            </w:pPr>
            <w:r>
              <w:rPr>
                <w:rFonts w:ascii="宋体" w:hAnsi="宋体" w:hint="eastAsia"/>
                <w:spacing w:val="-5"/>
                <w:kern w:val="0"/>
                <w:sz w:val="24"/>
              </w:rPr>
              <w:t>磁盘□ 光盘□ U盘□ 其它□（      ）</w:t>
            </w:r>
          </w:p>
        </w:tc>
        <w:tc>
          <w:tcPr>
            <w:tcW w:w="773" w:type="dxa"/>
            <w:tcBorders>
              <w:top w:val="single" w:sz="4" w:space="0" w:color="auto"/>
              <w:left w:val="single" w:sz="4" w:space="0" w:color="auto"/>
              <w:bottom w:val="single" w:sz="4" w:space="0" w:color="auto"/>
              <w:right w:val="single" w:sz="4" w:space="0" w:color="auto"/>
            </w:tcBorders>
            <w:vAlign w:val="center"/>
          </w:tcPr>
          <w:p w14:paraId="6E5E109A"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数量</w:t>
            </w:r>
          </w:p>
        </w:tc>
        <w:tc>
          <w:tcPr>
            <w:tcW w:w="1757" w:type="dxa"/>
            <w:gridSpan w:val="2"/>
            <w:tcBorders>
              <w:top w:val="single" w:sz="4" w:space="0" w:color="auto"/>
              <w:left w:val="single" w:sz="4" w:space="0" w:color="auto"/>
              <w:bottom w:val="single" w:sz="4" w:space="0" w:color="auto"/>
              <w:right w:val="single" w:sz="4" w:space="0" w:color="auto"/>
            </w:tcBorders>
            <w:vAlign w:val="center"/>
          </w:tcPr>
          <w:p w14:paraId="29AFDF47" w14:textId="77777777" w:rsidR="0024427F" w:rsidRDefault="0024427F">
            <w:pPr>
              <w:widowControl/>
              <w:jc w:val="center"/>
              <w:rPr>
                <w:rFonts w:ascii="宋体" w:hAnsi="宋体"/>
                <w:spacing w:val="-5"/>
                <w:kern w:val="0"/>
                <w:sz w:val="24"/>
                <w:lang w:eastAsia="en-US"/>
              </w:rPr>
            </w:pPr>
          </w:p>
        </w:tc>
      </w:tr>
      <w:tr w:rsidR="0024427F" w14:paraId="03DCC602" w14:textId="77777777">
        <w:tc>
          <w:tcPr>
            <w:tcW w:w="8528" w:type="dxa"/>
            <w:gridSpan w:val="8"/>
            <w:tcBorders>
              <w:top w:val="single" w:sz="4" w:space="0" w:color="auto"/>
              <w:left w:val="single" w:sz="4" w:space="0" w:color="auto"/>
              <w:bottom w:val="single" w:sz="4" w:space="0" w:color="auto"/>
              <w:right w:val="single" w:sz="4" w:space="0" w:color="auto"/>
            </w:tcBorders>
          </w:tcPr>
          <w:p w14:paraId="62DD998E"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申请理由：</w:t>
            </w:r>
          </w:p>
          <w:p w14:paraId="6A58D6F1" w14:textId="77777777" w:rsidR="0024427F" w:rsidRDefault="0024427F">
            <w:pPr>
              <w:widowControl/>
              <w:jc w:val="left"/>
              <w:rPr>
                <w:rFonts w:ascii="宋体" w:hAnsi="宋体"/>
                <w:spacing w:val="-5"/>
                <w:kern w:val="0"/>
                <w:sz w:val="24"/>
                <w:lang w:eastAsia="en-US"/>
              </w:rPr>
            </w:pPr>
          </w:p>
          <w:p w14:paraId="6D3ACD24" w14:textId="77777777" w:rsidR="0024427F" w:rsidRDefault="0024427F">
            <w:pPr>
              <w:widowControl/>
              <w:jc w:val="left"/>
              <w:rPr>
                <w:rFonts w:ascii="宋体" w:hAnsi="宋体"/>
                <w:spacing w:val="-5"/>
                <w:kern w:val="0"/>
                <w:sz w:val="24"/>
                <w:lang w:eastAsia="en-US"/>
              </w:rPr>
            </w:pPr>
          </w:p>
        </w:tc>
      </w:tr>
      <w:tr w:rsidR="0024427F" w14:paraId="4E2EBB33" w14:textId="77777777">
        <w:tc>
          <w:tcPr>
            <w:tcW w:w="8528" w:type="dxa"/>
            <w:gridSpan w:val="8"/>
            <w:tcBorders>
              <w:top w:val="single" w:sz="4" w:space="0" w:color="auto"/>
              <w:left w:val="single" w:sz="4" w:space="0" w:color="auto"/>
              <w:bottom w:val="single" w:sz="4" w:space="0" w:color="auto"/>
              <w:right w:val="single" w:sz="4" w:space="0" w:color="auto"/>
            </w:tcBorders>
          </w:tcPr>
          <w:p w14:paraId="47A4EBCE" w14:textId="77777777" w:rsidR="0024427F" w:rsidRDefault="0063422A">
            <w:pPr>
              <w:widowControl/>
              <w:jc w:val="left"/>
              <w:rPr>
                <w:rFonts w:ascii="宋体" w:hAnsi="宋体"/>
                <w:spacing w:val="-5"/>
                <w:kern w:val="0"/>
                <w:sz w:val="24"/>
              </w:rPr>
            </w:pPr>
            <w:r>
              <w:rPr>
                <w:rFonts w:ascii="宋体" w:hAnsi="宋体" w:hint="eastAsia"/>
                <w:spacing w:val="-5"/>
                <w:kern w:val="0"/>
                <w:sz w:val="24"/>
              </w:rPr>
              <w:t>本部门领导审批意见：</w:t>
            </w:r>
          </w:p>
          <w:p w14:paraId="1CF716B4" w14:textId="77777777" w:rsidR="0024427F" w:rsidRDefault="0063422A">
            <w:pPr>
              <w:widowControl/>
              <w:jc w:val="left"/>
              <w:rPr>
                <w:rFonts w:ascii="宋体" w:hAnsi="宋体"/>
                <w:spacing w:val="-5"/>
                <w:kern w:val="0"/>
                <w:sz w:val="24"/>
              </w:rPr>
            </w:pPr>
            <w:r>
              <w:rPr>
                <w:rFonts w:ascii="宋体" w:hAnsi="宋体" w:hint="eastAsia"/>
                <w:spacing w:val="-5"/>
                <w:kern w:val="0"/>
                <w:sz w:val="24"/>
              </w:rPr>
              <w:t xml:space="preserve">                                           签名                 年   月   日</w:t>
            </w:r>
          </w:p>
        </w:tc>
      </w:tr>
      <w:tr w:rsidR="0024427F" w14:paraId="5E8A4E36" w14:textId="77777777">
        <w:tc>
          <w:tcPr>
            <w:tcW w:w="8528" w:type="dxa"/>
            <w:gridSpan w:val="8"/>
            <w:tcBorders>
              <w:top w:val="single" w:sz="4" w:space="0" w:color="auto"/>
              <w:left w:val="single" w:sz="4" w:space="0" w:color="auto"/>
              <w:bottom w:val="single" w:sz="4" w:space="0" w:color="auto"/>
              <w:right w:val="single" w:sz="4" w:space="0" w:color="auto"/>
            </w:tcBorders>
          </w:tcPr>
          <w:p w14:paraId="71D07C20" w14:textId="77777777" w:rsidR="0024427F" w:rsidRDefault="0063422A">
            <w:pPr>
              <w:widowControl/>
              <w:jc w:val="left"/>
              <w:rPr>
                <w:rFonts w:ascii="宋体" w:hAnsi="宋体"/>
                <w:spacing w:val="-5"/>
                <w:kern w:val="0"/>
                <w:sz w:val="24"/>
              </w:rPr>
            </w:pPr>
            <w:r>
              <w:rPr>
                <w:rFonts w:ascii="宋体" w:hAnsi="宋体" w:hint="eastAsia"/>
                <w:spacing w:val="-5"/>
                <w:kern w:val="0"/>
                <w:sz w:val="24"/>
              </w:rPr>
              <w:t>注：</w:t>
            </w:r>
            <w:r>
              <w:rPr>
                <w:rFonts w:ascii="宋体" w:hAnsi="宋体"/>
                <w:spacing w:val="-5"/>
                <w:kern w:val="0"/>
                <w:sz w:val="24"/>
              </w:rPr>
              <w:t xml:space="preserve">1.  </w:t>
            </w:r>
            <w:r>
              <w:rPr>
                <w:rFonts w:ascii="宋体" w:hAnsi="宋体" w:hint="eastAsia"/>
                <w:spacing w:val="-5"/>
                <w:kern w:val="0"/>
                <w:sz w:val="24"/>
              </w:rPr>
              <w:t>本表由安全管理员负责填写</w:t>
            </w:r>
          </w:p>
          <w:p w14:paraId="6636C757" w14:textId="77777777" w:rsidR="0024427F" w:rsidRDefault="0063422A">
            <w:pPr>
              <w:widowControl/>
              <w:jc w:val="left"/>
              <w:rPr>
                <w:rFonts w:ascii="宋体" w:hAnsi="宋体"/>
                <w:spacing w:val="-5"/>
                <w:kern w:val="0"/>
                <w:sz w:val="24"/>
              </w:rPr>
            </w:pPr>
            <w:r>
              <w:rPr>
                <w:rFonts w:ascii="宋体" w:hAnsi="宋体"/>
                <w:spacing w:val="-5"/>
                <w:kern w:val="0"/>
                <w:sz w:val="24"/>
              </w:rPr>
              <w:t xml:space="preserve">    2.  </w:t>
            </w:r>
            <w:r>
              <w:rPr>
                <w:rFonts w:ascii="宋体" w:hAnsi="宋体" w:hint="eastAsia"/>
                <w:spacing w:val="-5"/>
                <w:kern w:val="0"/>
                <w:sz w:val="24"/>
              </w:rPr>
              <w:t>本表由主管部门日常执行机构管理员负责存查</w:t>
            </w:r>
          </w:p>
        </w:tc>
      </w:tr>
    </w:tbl>
    <w:p w14:paraId="7AE76640" w14:textId="77777777" w:rsidR="0024427F" w:rsidRDefault="0024427F">
      <w:pPr>
        <w:jc w:val="center"/>
        <w:rPr>
          <w:b/>
          <w:sz w:val="30"/>
          <w:szCs w:val="30"/>
        </w:rPr>
      </w:pPr>
    </w:p>
    <w:p w14:paraId="1A4A9007" w14:textId="77777777" w:rsidR="0024427F" w:rsidRDefault="0024427F">
      <w:pPr>
        <w:jc w:val="center"/>
        <w:rPr>
          <w:b/>
          <w:sz w:val="30"/>
          <w:szCs w:val="30"/>
        </w:rPr>
      </w:pPr>
    </w:p>
    <w:p w14:paraId="398409E0" w14:textId="77777777" w:rsidR="0024427F" w:rsidRDefault="0024427F">
      <w:pPr>
        <w:jc w:val="center"/>
        <w:rPr>
          <w:b/>
          <w:sz w:val="30"/>
          <w:szCs w:val="30"/>
        </w:rPr>
      </w:pPr>
    </w:p>
    <w:p w14:paraId="197BAC18" w14:textId="77777777" w:rsidR="0024427F" w:rsidRDefault="0024427F">
      <w:pPr>
        <w:jc w:val="center"/>
        <w:rPr>
          <w:b/>
          <w:sz w:val="30"/>
          <w:szCs w:val="30"/>
        </w:rPr>
      </w:pPr>
    </w:p>
    <w:p w14:paraId="3885E6C4" w14:textId="77777777" w:rsidR="0024427F" w:rsidRDefault="0024427F">
      <w:pPr>
        <w:jc w:val="center"/>
        <w:rPr>
          <w:b/>
          <w:sz w:val="30"/>
          <w:szCs w:val="30"/>
        </w:rPr>
      </w:pPr>
    </w:p>
    <w:p w14:paraId="03F2C313" w14:textId="77777777" w:rsidR="0024427F" w:rsidRDefault="0024427F">
      <w:pPr>
        <w:jc w:val="center"/>
        <w:rPr>
          <w:b/>
          <w:sz w:val="30"/>
          <w:szCs w:val="30"/>
        </w:rPr>
      </w:pPr>
    </w:p>
    <w:p w14:paraId="13326986" w14:textId="77777777" w:rsidR="0024427F" w:rsidRDefault="0024427F">
      <w:pPr>
        <w:jc w:val="center"/>
        <w:rPr>
          <w:b/>
          <w:sz w:val="30"/>
          <w:szCs w:val="30"/>
        </w:rPr>
      </w:pPr>
    </w:p>
    <w:p w14:paraId="1007074F" w14:textId="77777777" w:rsidR="0024427F" w:rsidRDefault="0024427F">
      <w:pPr>
        <w:jc w:val="center"/>
        <w:rPr>
          <w:b/>
          <w:sz w:val="30"/>
          <w:szCs w:val="30"/>
        </w:rPr>
      </w:pPr>
    </w:p>
    <w:p w14:paraId="78B01C11" w14:textId="77777777" w:rsidR="0024427F" w:rsidRDefault="0024427F">
      <w:pPr>
        <w:jc w:val="center"/>
        <w:rPr>
          <w:b/>
          <w:sz w:val="30"/>
          <w:szCs w:val="30"/>
        </w:rPr>
      </w:pPr>
    </w:p>
    <w:p w14:paraId="1731A520" w14:textId="77777777" w:rsidR="0024427F" w:rsidRDefault="0024427F">
      <w:pPr>
        <w:jc w:val="center"/>
        <w:rPr>
          <w:b/>
          <w:sz w:val="30"/>
          <w:szCs w:val="30"/>
        </w:rPr>
      </w:pPr>
    </w:p>
    <w:p w14:paraId="6698744B" w14:textId="77777777" w:rsidR="0024427F" w:rsidRDefault="0024427F">
      <w:pPr>
        <w:jc w:val="center"/>
        <w:rPr>
          <w:b/>
          <w:sz w:val="30"/>
          <w:szCs w:val="30"/>
        </w:rPr>
      </w:pPr>
    </w:p>
    <w:p w14:paraId="01B25FE1" w14:textId="77777777" w:rsidR="0024427F" w:rsidRDefault="0024427F">
      <w:pPr>
        <w:jc w:val="center"/>
        <w:rPr>
          <w:b/>
          <w:sz w:val="30"/>
          <w:szCs w:val="30"/>
        </w:rPr>
      </w:pPr>
    </w:p>
    <w:p w14:paraId="44DB4777" w14:textId="723CC91E" w:rsidR="0024427F" w:rsidRPr="008C0F85" w:rsidRDefault="0063422A" w:rsidP="00F84F8A">
      <w:pPr>
        <w:pStyle w:val="3"/>
      </w:pPr>
      <w:bookmarkStart w:id="4747" w:name="_Toc428792679"/>
      <w:bookmarkStart w:id="4748" w:name="_Toc489545415"/>
      <w:bookmarkStart w:id="4749" w:name="_Toc489546867"/>
      <w:bookmarkStart w:id="4750" w:name="_Toc489547199"/>
      <w:bookmarkStart w:id="4751" w:name="_Toc489548075"/>
      <w:bookmarkStart w:id="4752" w:name="_Toc489607299"/>
      <w:r w:rsidRPr="008C0F85">
        <w:rPr>
          <w:rFonts w:hint="eastAsia"/>
        </w:rPr>
        <w:lastRenderedPageBreak/>
        <w:t>附录</w:t>
      </w:r>
      <w:r w:rsidRPr="008C0F85">
        <w:rPr>
          <w:rFonts w:hint="eastAsia"/>
        </w:rPr>
        <w:t>44</w:t>
      </w:r>
      <w:r w:rsidRPr="008C0F85">
        <w:rPr>
          <w:rFonts w:hint="eastAsia"/>
        </w:rPr>
        <w:t>：介质销毁审批表</w:t>
      </w:r>
      <w:bookmarkEnd w:id="4747"/>
      <w:bookmarkEnd w:id="4748"/>
      <w:bookmarkEnd w:id="4749"/>
      <w:bookmarkEnd w:id="4750"/>
      <w:bookmarkEnd w:id="4751"/>
      <w:bookmarkEnd w:id="4752"/>
    </w:p>
    <w:p w14:paraId="2B517D98" w14:textId="77777777" w:rsidR="0024427F" w:rsidRDefault="0063422A">
      <w:pPr>
        <w:widowControl/>
        <w:jc w:val="center"/>
        <w:rPr>
          <w:rFonts w:ascii="宋体" w:hAnsi="宋体"/>
          <w:spacing w:val="-5"/>
          <w:kern w:val="0"/>
          <w:sz w:val="36"/>
          <w:szCs w:val="20"/>
        </w:rPr>
      </w:pPr>
      <w:r>
        <w:rPr>
          <w:rFonts w:ascii="宋体" w:hAnsi="宋体" w:hint="eastAsia"/>
          <w:spacing w:val="-5"/>
          <w:kern w:val="0"/>
          <w:sz w:val="36"/>
          <w:szCs w:val="20"/>
        </w:rPr>
        <w:t>信息安全介质销毁审批表</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945"/>
        <w:gridCol w:w="1470"/>
        <w:gridCol w:w="945"/>
        <w:gridCol w:w="1890"/>
        <w:gridCol w:w="840"/>
        <w:gridCol w:w="840"/>
        <w:gridCol w:w="840"/>
      </w:tblGrid>
      <w:tr w:rsidR="0024427F" w14:paraId="78BDBFBC" w14:textId="77777777">
        <w:trPr>
          <w:trHeight w:val="538"/>
        </w:trPr>
        <w:tc>
          <w:tcPr>
            <w:tcW w:w="3150" w:type="dxa"/>
            <w:gridSpan w:val="3"/>
            <w:tcBorders>
              <w:top w:val="nil"/>
              <w:left w:val="nil"/>
              <w:right w:val="nil"/>
            </w:tcBorders>
            <w:vAlign w:val="center"/>
          </w:tcPr>
          <w:p w14:paraId="704BF021" w14:textId="77777777" w:rsidR="0024427F" w:rsidRDefault="0063422A">
            <w:pPr>
              <w:widowControl/>
              <w:jc w:val="left"/>
              <w:rPr>
                <w:rFonts w:ascii="宋体" w:hAnsi="宋体"/>
                <w:spacing w:val="-5"/>
                <w:kern w:val="0"/>
                <w:sz w:val="24"/>
                <w:szCs w:val="20"/>
                <w:lang w:eastAsia="en-US"/>
              </w:rPr>
            </w:pPr>
            <w:r>
              <w:rPr>
                <w:rFonts w:ascii="宋体" w:hAnsi="宋体" w:hint="eastAsia"/>
                <w:spacing w:val="-5"/>
                <w:kern w:val="0"/>
                <w:sz w:val="24"/>
                <w:szCs w:val="20"/>
                <w:lang w:eastAsia="en-US"/>
              </w:rPr>
              <w:t>申请部门：</w:t>
            </w:r>
          </w:p>
        </w:tc>
        <w:tc>
          <w:tcPr>
            <w:tcW w:w="2835" w:type="dxa"/>
            <w:gridSpan w:val="2"/>
            <w:tcBorders>
              <w:top w:val="nil"/>
              <w:left w:val="nil"/>
              <w:right w:val="nil"/>
            </w:tcBorders>
            <w:vAlign w:val="center"/>
          </w:tcPr>
          <w:p w14:paraId="2C481FDF" w14:textId="77777777" w:rsidR="0024427F" w:rsidRDefault="0063422A">
            <w:pPr>
              <w:widowControl/>
              <w:jc w:val="left"/>
              <w:rPr>
                <w:rFonts w:ascii="宋体" w:hAnsi="宋体"/>
                <w:spacing w:val="-5"/>
                <w:kern w:val="0"/>
                <w:sz w:val="24"/>
                <w:szCs w:val="20"/>
                <w:lang w:eastAsia="en-US"/>
              </w:rPr>
            </w:pPr>
            <w:r>
              <w:rPr>
                <w:rFonts w:ascii="宋体" w:hAnsi="宋体" w:hint="eastAsia"/>
                <w:spacing w:val="-5"/>
                <w:kern w:val="0"/>
                <w:sz w:val="24"/>
                <w:szCs w:val="20"/>
                <w:lang w:eastAsia="en-US"/>
              </w:rPr>
              <w:t>申请人：</w:t>
            </w:r>
          </w:p>
        </w:tc>
        <w:tc>
          <w:tcPr>
            <w:tcW w:w="2520" w:type="dxa"/>
            <w:gridSpan w:val="3"/>
            <w:tcBorders>
              <w:top w:val="nil"/>
              <w:left w:val="nil"/>
              <w:right w:val="nil"/>
            </w:tcBorders>
            <w:vAlign w:val="center"/>
          </w:tcPr>
          <w:p w14:paraId="65FB677B" w14:textId="77777777" w:rsidR="0024427F" w:rsidRDefault="0063422A">
            <w:pPr>
              <w:widowControl/>
              <w:jc w:val="left"/>
              <w:rPr>
                <w:rFonts w:ascii="宋体" w:hAnsi="宋体"/>
                <w:spacing w:val="-5"/>
                <w:kern w:val="0"/>
                <w:sz w:val="24"/>
                <w:szCs w:val="20"/>
                <w:lang w:eastAsia="en-US"/>
              </w:rPr>
            </w:pPr>
            <w:r>
              <w:rPr>
                <w:rFonts w:ascii="宋体" w:hAnsi="宋体" w:hint="eastAsia"/>
                <w:spacing w:val="-5"/>
                <w:kern w:val="0"/>
                <w:sz w:val="24"/>
                <w:szCs w:val="20"/>
                <w:lang w:eastAsia="en-US"/>
              </w:rPr>
              <w:t>核对人：</w:t>
            </w:r>
          </w:p>
        </w:tc>
      </w:tr>
      <w:tr w:rsidR="0024427F" w14:paraId="3F2E5E24" w14:textId="77777777">
        <w:trPr>
          <w:cantSplit/>
          <w:trHeight w:val="600"/>
        </w:trPr>
        <w:tc>
          <w:tcPr>
            <w:tcW w:w="1680" w:type="dxa"/>
            <w:gridSpan w:val="2"/>
            <w:vAlign w:val="center"/>
          </w:tcPr>
          <w:p w14:paraId="22717846" w14:textId="77777777" w:rsidR="0024427F" w:rsidRDefault="0063422A">
            <w:pPr>
              <w:widowControl/>
              <w:spacing w:line="440" w:lineRule="exact"/>
              <w:jc w:val="left"/>
              <w:rPr>
                <w:rFonts w:ascii="宋体" w:hAnsi="宋体"/>
                <w:spacing w:val="-5"/>
                <w:kern w:val="0"/>
                <w:sz w:val="24"/>
                <w:szCs w:val="20"/>
                <w:lang w:eastAsia="en-US"/>
              </w:rPr>
            </w:pPr>
            <w:r>
              <w:rPr>
                <w:rFonts w:ascii="宋体" w:hAnsi="宋体" w:hint="eastAsia"/>
                <w:spacing w:val="-5"/>
                <w:kern w:val="0"/>
                <w:sz w:val="24"/>
                <w:szCs w:val="20"/>
              </w:rPr>
              <w:t>介质</w:t>
            </w:r>
            <w:r>
              <w:rPr>
                <w:rFonts w:ascii="宋体" w:hAnsi="宋体" w:hint="eastAsia"/>
                <w:spacing w:val="-5"/>
                <w:kern w:val="0"/>
                <w:sz w:val="24"/>
                <w:szCs w:val="20"/>
                <w:lang w:eastAsia="en-US"/>
              </w:rPr>
              <w:t>物理形态</w:t>
            </w:r>
          </w:p>
        </w:tc>
        <w:tc>
          <w:tcPr>
            <w:tcW w:w="6825" w:type="dxa"/>
            <w:gridSpan w:val="6"/>
            <w:vAlign w:val="center"/>
          </w:tcPr>
          <w:p w14:paraId="761FDB56" w14:textId="77777777" w:rsidR="0024427F" w:rsidRDefault="0063422A">
            <w:pPr>
              <w:widowControl/>
              <w:spacing w:line="440" w:lineRule="exact"/>
              <w:jc w:val="left"/>
              <w:rPr>
                <w:rFonts w:ascii="宋体" w:hAnsi="宋体"/>
                <w:spacing w:val="-5"/>
                <w:kern w:val="0"/>
                <w:sz w:val="24"/>
                <w:szCs w:val="20"/>
              </w:rPr>
            </w:pPr>
            <w:r>
              <w:rPr>
                <w:rFonts w:ascii="宋体" w:hAnsi="宋体" w:hint="eastAsia"/>
                <w:spacing w:val="-6"/>
                <w:kern w:val="0"/>
                <w:sz w:val="24"/>
                <w:szCs w:val="20"/>
              </w:rPr>
              <w:t>纸介质□  磁介质□  光盘□  胶片□  相片□  其他：</w:t>
            </w:r>
          </w:p>
        </w:tc>
      </w:tr>
      <w:tr w:rsidR="0024427F" w14:paraId="70BA5F55" w14:textId="77777777">
        <w:trPr>
          <w:cantSplit/>
          <w:trHeight w:val="600"/>
        </w:trPr>
        <w:tc>
          <w:tcPr>
            <w:tcW w:w="735" w:type="dxa"/>
            <w:vAlign w:val="center"/>
          </w:tcPr>
          <w:p w14:paraId="70DE5421" w14:textId="77777777" w:rsidR="0024427F" w:rsidRDefault="0063422A">
            <w:pPr>
              <w:widowControl/>
              <w:spacing w:line="440" w:lineRule="exact"/>
              <w:jc w:val="left"/>
              <w:rPr>
                <w:rFonts w:ascii="宋体" w:hAnsi="宋体"/>
                <w:spacing w:val="-6"/>
                <w:kern w:val="0"/>
                <w:sz w:val="24"/>
                <w:szCs w:val="20"/>
                <w:lang w:eastAsia="en-US"/>
              </w:rPr>
            </w:pPr>
            <w:r>
              <w:rPr>
                <w:rFonts w:ascii="宋体" w:hAnsi="宋体" w:hint="eastAsia"/>
                <w:spacing w:val="-6"/>
                <w:kern w:val="0"/>
                <w:sz w:val="24"/>
                <w:szCs w:val="20"/>
                <w:lang w:eastAsia="en-US"/>
              </w:rPr>
              <w:t>序</w:t>
            </w:r>
          </w:p>
        </w:tc>
        <w:tc>
          <w:tcPr>
            <w:tcW w:w="3360" w:type="dxa"/>
            <w:gridSpan w:val="3"/>
            <w:vAlign w:val="center"/>
          </w:tcPr>
          <w:p w14:paraId="1C4E7A04" w14:textId="77777777" w:rsidR="0024427F" w:rsidRDefault="0063422A">
            <w:pPr>
              <w:widowControl/>
              <w:spacing w:line="440" w:lineRule="exact"/>
              <w:jc w:val="left"/>
              <w:rPr>
                <w:rFonts w:ascii="宋体" w:hAnsi="宋体"/>
                <w:spacing w:val="-6"/>
                <w:kern w:val="0"/>
                <w:sz w:val="24"/>
                <w:szCs w:val="20"/>
              </w:rPr>
            </w:pPr>
            <w:r>
              <w:rPr>
                <w:rFonts w:ascii="宋体" w:hAnsi="宋体" w:hint="eastAsia"/>
                <w:spacing w:val="-6"/>
                <w:kern w:val="0"/>
                <w:sz w:val="24"/>
                <w:szCs w:val="20"/>
              </w:rPr>
              <w:t>介质内文件、音像、图样名称</w:t>
            </w:r>
          </w:p>
        </w:tc>
        <w:tc>
          <w:tcPr>
            <w:tcW w:w="1890" w:type="dxa"/>
            <w:vAlign w:val="center"/>
          </w:tcPr>
          <w:p w14:paraId="09ABA108" w14:textId="77777777" w:rsidR="0024427F" w:rsidRDefault="0063422A">
            <w:pPr>
              <w:widowControl/>
              <w:spacing w:line="440" w:lineRule="exact"/>
              <w:jc w:val="left"/>
              <w:rPr>
                <w:rFonts w:ascii="宋体" w:hAnsi="宋体"/>
                <w:spacing w:val="-6"/>
                <w:kern w:val="0"/>
                <w:sz w:val="24"/>
                <w:szCs w:val="20"/>
                <w:lang w:eastAsia="en-US"/>
              </w:rPr>
            </w:pPr>
            <w:r>
              <w:rPr>
                <w:rFonts w:ascii="宋体" w:hAnsi="宋体" w:hint="eastAsia"/>
                <w:spacing w:val="-6"/>
                <w:kern w:val="0"/>
                <w:sz w:val="24"/>
                <w:szCs w:val="20"/>
                <w:lang w:eastAsia="en-US"/>
              </w:rPr>
              <w:t>文号、图号</w:t>
            </w:r>
          </w:p>
        </w:tc>
        <w:tc>
          <w:tcPr>
            <w:tcW w:w="840" w:type="dxa"/>
            <w:vAlign w:val="center"/>
          </w:tcPr>
          <w:p w14:paraId="184D5E84" w14:textId="77777777" w:rsidR="0024427F" w:rsidRDefault="0063422A">
            <w:pPr>
              <w:widowControl/>
              <w:spacing w:line="440" w:lineRule="exact"/>
              <w:jc w:val="left"/>
              <w:rPr>
                <w:rFonts w:ascii="宋体" w:hAnsi="宋体"/>
                <w:spacing w:val="-6"/>
                <w:kern w:val="0"/>
                <w:sz w:val="24"/>
                <w:szCs w:val="20"/>
              </w:rPr>
            </w:pPr>
            <w:r>
              <w:rPr>
                <w:rFonts w:ascii="宋体" w:hAnsi="宋体" w:hint="eastAsia"/>
                <w:spacing w:val="-6"/>
                <w:kern w:val="0"/>
                <w:sz w:val="24"/>
                <w:szCs w:val="20"/>
              </w:rPr>
              <w:t>编号</w:t>
            </w:r>
          </w:p>
        </w:tc>
        <w:tc>
          <w:tcPr>
            <w:tcW w:w="840" w:type="dxa"/>
            <w:vAlign w:val="center"/>
          </w:tcPr>
          <w:p w14:paraId="6B2FA0AD" w14:textId="77777777" w:rsidR="0024427F" w:rsidRDefault="0063422A">
            <w:pPr>
              <w:widowControl/>
              <w:spacing w:line="440" w:lineRule="exact"/>
              <w:jc w:val="left"/>
              <w:rPr>
                <w:rFonts w:ascii="宋体" w:hAnsi="宋体"/>
                <w:spacing w:val="-6"/>
                <w:kern w:val="0"/>
                <w:sz w:val="24"/>
                <w:szCs w:val="20"/>
                <w:lang w:eastAsia="en-US"/>
              </w:rPr>
            </w:pPr>
            <w:r>
              <w:rPr>
                <w:rFonts w:ascii="宋体" w:hAnsi="宋体" w:hint="eastAsia"/>
                <w:spacing w:val="-6"/>
                <w:kern w:val="0"/>
                <w:sz w:val="24"/>
                <w:szCs w:val="20"/>
                <w:lang w:eastAsia="en-US"/>
              </w:rPr>
              <w:t>份数</w:t>
            </w:r>
          </w:p>
        </w:tc>
        <w:tc>
          <w:tcPr>
            <w:tcW w:w="840" w:type="dxa"/>
            <w:vAlign w:val="center"/>
          </w:tcPr>
          <w:p w14:paraId="1D340BEE" w14:textId="77777777" w:rsidR="0024427F" w:rsidRDefault="0063422A">
            <w:pPr>
              <w:widowControl/>
              <w:spacing w:line="440" w:lineRule="exact"/>
              <w:jc w:val="left"/>
              <w:rPr>
                <w:rFonts w:ascii="宋体" w:hAnsi="宋体"/>
                <w:spacing w:val="-6"/>
                <w:kern w:val="0"/>
                <w:sz w:val="24"/>
                <w:szCs w:val="20"/>
                <w:lang w:eastAsia="en-US"/>
              </w:rPr>
            </w:pPr>
            <w:r>
              <w:rPr>
                <w:rFonts w:ascii="宋体" w:hAnsi="宋体" w:hint="eastAsia"/>
                <w:spacing w:val="-6"/>
                <w:kern w:val="0"/>
                <w:sz w:val="24"/>
                <w:szCs w:val="20"/>
                <w:lang w:eastAsia="en-US"/>
              </w:rPr>
              <w:t>页数</w:t>
            </w:r>
          </w:p>
        </w:tc>
      </w:tr>
      <w:tr w:rsidR="0024427F" w14:paraId="76AA0071" w14:textId="77777777">
        <w:trPr>
          <w:cantSplit/>
          <w:trHeight w:val="465"/>
        </w:trPr>
        <w:tc>
          <w:tcPr>
            <w:tcW w:w="735" w:type="dxa"/>
            <w:vAlign w:val="center"/>
          </w:tcPr>
          <w:p w14:paraId="38E830B9" w14:textId="77777777" w:rsidR="0024427F" w:rsidRDefault="0024427F">
            <w:pPr>
              <w:widowControl/>
              <w:jc w:val="left"/>
              <w:rPr>
                <w:rFonts w:ascii="宋体" w:hAnsi="宋体"/>
                <w:spacing w:val="-6"/>
                <w:kern w:val="0"/>
                <w:sz w:val="24"/>
                <w:szCs w:val="20"/>
                <w:lang w:eastAsia="en-US"/>
              </w:rPr>
            </w:pPr>
          </w:p>
        </w:tc>
        <w:tc>
          <w:tcPr>
            <w:tcW w:w="3360" w:type="dxa"/>
            <w:gridSpan w:val="3"/>
            <w:vAlign w:val="center"/>
          </w:tcPr>
          <w:p w14:paraId="3EA1F1F6" w14:textId="77777777" w:rsidR="0024427F" w:rsidRDefault="0024427F">
            <w:pPr>
              <w:widowControl/>
              <w:jc w:val="left"/>
              <w:rPr>
                <w:rFonts w:ascii="宋体" w:hAnsi="宋体"/>
                <w:spacing w:val="-6"/>
                <w:kern w:val="0"/>
                <w:sz w:val="24"/>
                <w:szCs w:val="20"/>
                <w:lang w:eastAsia="en-US"/>
              </w:rPr>
            </w:pPr>
          </w:p>
        </w:tc>
        <w:tc>
          <w:tcPr>
            <w:tcW w:w="1890" w:type="dxa"/>
            <w:vAlign w:val="center"/>
          </w:tcPr>
          <w:p w14:paraId="65CC5284"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6A867E39"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44A53C9B"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1212CF5E" w14:textId="77777777" w:rsidR="0024427F" w:rsidRDefault="0024427F">
            <w:pPr>
              <w:widowControl/>
              <w:jc w:val="left"/>
              <w:rPr>
                <w:rFonts w:ascii="宋体" w:hAnsi="宋体"/>
                <w:spacing w:val="-6"/>
                <w:kern w:val="0"/>
                <w:sz w:val="24"/>
                <w:szCs w:val="20"/>
                <w:lang w:eastAsia="en-US"/>
              </w:rPr>
            </w:pPr>
          </w:p>
        </w:tc>
      </w:tr>
      <w:tr w:rsidR="0024427F" w14:paraId="3DFDD3E3" w14:textId="77777777">
        <w:trPr>
          <w:cantSplit/>
          <w:trHeight w:val="465"/>
        </w:trPr>
        <w:tc>
          <w:tcPr>
            <w:tcW w:w="735" w:type="dxa"/>
            <w:vAlign w:val="center"/>
          </w:tcPr>
          <w:p w14:paraId="72DFF133" w14:textId="77777777" w:rsidR="0024427F" w:rsidRDefault="0024427F">
            <w:pPr>
              <w:widowControl/>
              <w:jc w:val="left"/>
              <w:rPr>
                <w:rFonts w:ascii="宋体" w:hAnsi="宋体"/>
                <w:spacing w:val="-6"/>
                <w:kern w:val="0"/>
                <w:sz w:val="24"/>
                <w:szCs w:val="20"/>
                <w:lang w:eastAsia="en-US"/>
              </w:rPr>
            </w:pPr>
          </w:p>
        </w:tc>
        <w:tc>
          <w:tcPr>
            <w:tcW w:w="3360" w:type="dxa"/>
            <w:gridSpan w:val="3"/>
            <w:vAlign w:val="center"/>
          </w:tcPr>
          <w:p w14:paraId="14351F00" w14:textId="77777777" w:rsidR="0024427F" w:rsidRDefault="0024427F">
            <w:pPr>
              <w:widowControl/>
              <w:jc w:val="left"/>
              <w:rPr>
                <w:rFonts w:ascii="宋体" w:hAnsi="宋体"/>
                <w:spacing w:val="-6"/>
                <w:kern w:val="0"/>
                <w:sz w:val="24"/>
                <w:szCs w:val="20"/>
                <w:lang w:eastAsia="en-US"/>
              </w:rPr>
            </w:pPr>
          </w:p>
        </w:tc>
        <w:tc>
          <w:tcPr>
            <w:tcW w:w="1890" w:type="dxa"/>
            <w:vAlign w:val="center"/>
          </w:tcPr>
          <w:p w14:paraId="54F30503"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0A141EE8"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40F26374"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2DDE2352" w14:textId="77777777" w:rsidR="0024427F" w:rsidRDefault="0024427F">
            <w:pPr>
              <w:widowControl/>
              <w:jc w:val="left"/>
              <w:rPr>
                <w:rFonts w:ascii="宋体" w:hAnsi="宋体"/>
                <w:spacing w:val="-6"/>
                <w:kern w:val="0"/>
                <w:sz w:val="24"/>
                <w:szCs w:val="20"/>
                <w:lang w:eastAsia="en-US"/>
              </w:rPr>
            </w:pPr>
          </w:p>
        </w:tc>
      </w:tr>
      <w:tr w:rsidR="0024427F" w14:paraId="71170AD4" w14:textId="77777777">
        <w:trPr>
          <w:cantSplit/>
          <w:trHeight w:val="465"/>
        </w:trPr>
        <w:tc>
          <w:tcPr>
            <w:tcW w:w="735" w:type="dxa"/>
            <w:vAlign w:val="center"/>
          </w:tcPr>
          <w:p w14:paraId="4DB66FCD" w14:textId="77777777" w:rsidR="0024427F" w:rsidRDefault="0024427F">
            <w:pPr>
              <w:widowControl/>
              <w:jc w:val="left"/>
              <w:rPr>
                <w:rFonts w:ascii="宋体" w:hAnsi="宋体"/>
                <w:spacing w:val="-6"/>
                <w:kern w:val="0"/>
                <w:sz w:val="24"/>
                <w:szCs w:val="20"/>
                <w:lang w:eastAsia="en-US"/>
              </w:rPr>
            </w:pPr>
          </w:p>
        </w:tc>
        <w:tc>
          <w:tcPr>
            <w:tcW w:w="3360" w:type="dxa"/>
            <w:gridSpan w:val="3"/>
            <w:vAlign w:val="center"/>
          </w:tcPr>
          <w:p w14:paraId="6AEBD81F" w14:textId="77777777" w:rsidR="0024427F" w:rsidRDefault="0024427F">
            <w:pPr>
              <w:widowControl/>
              <w:jc w:val="left"/>
              <w:rPr>
                <w:rFonts w:ascii="宋体" w:hAnsi="宋体"/>
                <w:spacing w:val="-6"/>
                <w:kern w:val="0"/>
                <w:sz w:val="24"/>
                <w:szCs w:val="20"/>
                <w:lang w:eastAsia="en-US"/>
              </w:rPr>
            </w:pPr>
          </w:p>
        </w:tc>
        <w:tc>
          <w:tcPr>
            <w:tcW w:w="1890" w:type="dxa"/>
            <w:vAlign w:val="center"/>
          </w:tcPr>
          <w:p w14:paraId="74CF167E"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479EDC14"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346DD24B" w14:textId="77777777" w:rsidR="0024427F" w:rsidRDefault="0024427F">
            <w:pPr>
              <w:widowControl/>
              <w:jc w:val="left"/>
              <w:rPr>
                <w:rFonts w:ascii="宋体" w:hAnsi="宋体"/>
                <w:spacing w:val="-6"/>
                <w:kern w:val="0"/>
                <w:sz w:val="24"/>
                <w:szCs w:val="20"/>
                <w:lang w:eastAsia="en-US"/>
              </w:rPr>
            </w:pPr>
          </w:p>
        </w:tc>
        <w:tc>
          <w:tcPr>
            <w:tcW w:w="840" w:type="dxa"/>
            <w:vAlign w:val="center"/>
          </w:tcPr>
          <w:p w14:paraId="742957B7" w14:textId="77777777" w:rsidR="0024427F" w:rsidRDefault="0024427F">
            <w:pPr>
              <w:widowControl/>
              <w:jc w:val="left"/>
              <w:rPr>
                <w:rFonts w:ascii="宋体" w:hAnsi="宋体"/>
                <w:spacing w:val="-6"/>
                <w:kern w:val="0"/>
                <w:sz w:val="24"/>
                <w:szCs w:val="20"/>
                <w:lang w:eastAsia="en-US"/>
              </w:rPr>
            </w:pPr>
          </w:p>
        </w:tc>
      </w:tr>
      <w:tr w:rsidR="0024427F" w14:paraId="2EC5F156" w14:textId="77777777">
        <w:trPr>
          <w:cantSplit/>
          <w:trHeight w:val="1359"/>
        </w:trPr>
        <w:tc>
          <w:tcPr>
            <w:tcW w:w="4095" w:type="dxa"/>
            <w:gridSpan w:val="4"/>
          </w:tcPr>
          <w:p w14:paraId="1C0750E4" w14:textId="77777777" w:rsidR="0024427F" w:rsidRDefault="0063422A">
            <w:pPr>
              <w:widowControl/>
              <w:jc w:val="left"/>
              <w:rPr>
                <w:rFonts w:ascii="宋体" w:hAnsi="宋体"/>
                <w:spacing w:val="-6"/>
                <w:kern w:val="0"/>
                <w:sz w:val="24"/>
                <w:szCs w:val="20"/>
                <w:lang w:eastAsia="en-US"/>
              </w:rPr>
            </w:pPr>
            <w:r>
              <w:rPr>
                <w:rFonts w:ascii="宋体" w:hAnsi="宋体" w:hint="eastAsia"/>
                <w:spacing w:val="-6"/>
                <w:kern w:val="0"/>
                <w:sz w:val="24"/>
                <w:szCs w:val="20"/>
                <w:lang w:eastAsia="en-US"/>
              </w:rPr>
              <w:t>申请部门领导审核：</w:t>
            </w:r>
          </w:p>
          <w:p w14:paraId="5FB707A1" w14:textId="77777777" w:rsidR="0024427F" w:rsidRDefault="0024427F">
            <w:pPr>
              <w:widowControl/>
              <w:jc w:val="left"/>
              <w:rPr>
                <w:rFonts w:ascii="宋体" w:hAnsi="宋体"/>
                <w:spacing w:val="-6"/>
                <w:kern w:val="0"/>
                <w:sz w:val="24"/>
                <w:szCs w:val="20"/>
                <w:lang w:eastAsia="en-US"/>
              </w:rPr>
            </w:pPr>
          </w:p>
          <w:p w14:paraId="0BAC8C4D" w14:textId="77777777" w:rsidR="0024427F" w:rsidRDefault="0024427F">
            <w:pPr>
              <w:widowControl/>
              <w:jc w:val="left"/>
              <w:rPr>
                <w:rFonts w:ascii="宋体" w:hAnsi="宋体"/>
                <w:spacing w:val="-6"/>
                <w:kern w:val="0"/>
                <w:sz w:val="24"/>
                <w:szCs w:val="20"/>
                <w:lang w:eastAsia="en-US"/>
              </w:rPr>
            </w:pPr>
          </w:p>
          <w:p w14:paraId="758F0D28" w14:textId="77777777" w:rsidR="0024427F" w:rsidRDefault="0024427F">
            <w:pPr>
              <w:widowControl/>
              <w:jc w:val="left"/>
              <w:rPr>
                <w:rFonts w:ascii="宋体" w:hAnsi="宋体"/>
                <w:spacing w:val="-6"/>
                <w:kern w:val="0"/>
                <w:sz w:val="24"/>
                <w:szCs w:val="20"/>
                <w:lang w:eastAsia="en-US"/>
              </w:rPr>
            </w:pPr>
          </w:p>
        </w:tc>
        <w:tc>
          <w:tcPr>
            <w:tcW w:w="4410" w:type="dxa"/>
            <w:gridSpan w:val="4"/>
          </w:tcPr>
          <w:p w14:paraId="0BF8B7AA" w14:textId="77777777" w:rsidR="0024427F" w:rsidRDefault="0063422A">
            <w:pPr>
              <w:widowControl/>
              <w:jc w:val="left"/>
              <w:rPr>
                <w:rFonts w:ascii="宋体" w:hAnsi="宋体"/>
                <w:spacing w:val="-6"/>
                <w:kern w:val="0"/>
                <w:sz w:val="24"/>
                <w:szCs w:val="20"/>
              </w:rPr>
            </w:pPr>
            <w:r>
              <w:rPr>
                <w:rFonts w:ascii="宋体" w:hAnsi="宋体" w:hint="eastAsia"/>
                <w:spacing w:val="-6"/>
                <w:kern w:val="0"/>
                <w:sz w:val="24"/>
                <w:szCs w:val="20"/>
              </w:rPr>
              <w:t>介质产生部门或归口部门领导审核：</w:t>
            </w:r>
          </w:p>
          <w:p w14:paraId="5FAA993F" w14:textId="77777777" w:rsidR="0024427F" w:rsidRDefault="0024427F">
            <w:pPr>
              <w:widowControl/>
              <w:jc w:val="left"/>
              <w:rPr>
                <w:rFonts w:ascii="宋体" w:hAnsi="宋体"/>
                <w:spacing w:val="-6"/>
                <w:kern w:val="0"/>
                <w:sz w:val="24"/>
                <w:szCs w:val="20"/>
              </w:rPr>
            </w:pPr>
          </w:p>
        </w:tc>
      </w:tr>
      <w:tr w:rsidR="0024427F" w14:paraId="3B26F729" w14:textId="77777777">
        <w:trPr>
          <w:cantSplit/>
          <w:trHeight w:val="1235"/>
        </w:trPr>
        <w:tc>
          <w:tcPr>
            <w:tcW w:w="8505" w:type="dxa"/>
            <w:gridSpan w:val="8"/>
          </w:tcPr>
          <w:p w14:paraId="7AC835D9" w14:textId="77777777" w:rsidR="0024427F" w:rsidRDefault="0063422A">
            <w:pPr>
              <w:widowControl/>
              <w:jc w:val="left"/>
              <w:rPr>
                <w:rFonts w:ascii="宋体" w:hAnsi="宋体"/>
                <w:spacing w:val="-6"/>
                <w:kern w:val="0"/>
                <w:sz w:val="24"/>
                <w:szCs w:val="20"/>
              </w:rPr>
            </w:pPr>
            <w:r>
              <w:rPr>
                <w:rFonts w:ascii="宋体" w:hAnsi="宋体" w:hint="eastAsia"/>
                <w:spacing w:val="-6"/>
                <w:kern w:val="0"/>
                <w:sz w:val="24"/>
                <w:szCs w:val="20"/>
              </w:rPr>
              <w:t>主管领导审批：</w:t>
            </w:r>
          </w:p>
          <w:p w14:paraId="6DC6BC37" w14:textId="77777777" w:rsidR="0024427F" w:rsidRDefault="0024427F">
            <w:pPr>
              <w:widowControl/>
              <w:jc w:val="left"/>
              <w:rPr>
                <w:rFonts w:ascii="宋体" w:hAnsi="宋体"/>
                <w:spacing w:val="-6"/>
                <w:kern w:val="0"/>
                <w:sz w:val="24"/>
                <w:szCs w:val="20"/>
              </w:rPr>
            </w:pPr>
          </w:p>
          <w:p w14:paraId="7C2F89E1" w14:textId="77777777" w:rsidR="0024427F" w:rsidRDefault="0024427F">
            <w:pPr>
              <w:widowControl/>
              <w:jc w:val="left"/>
              <w:rPr>
                <w:rFonts w:ascii="宋体" w:hAnsi="宋体"/>
                <w:spacing w:val="-6"/>
                <w:kern w:val="0"/>
                <w:sz w:val="24"/>
                <w:szCs w:val="20"/>
              </w:rPr>
            </w:pPr>
          </w:p>
          <w:p w14:paraId="46C97F57" w14:textId="77777777" w:rsidR="0024427F" w:rsidRDefault="0024427F">
            <w:pPr>
              <w:widowControl/>
              <w:jc w:val="left"/>
              <w:rPr>
                <w:rFonts w:ascii="宋体" w:hAnsi="宋体"/>
                <w:spacing w:val="-6"/>
                <w:kern w:val="0"/>
                <w:sz w:val="24"/>
                <w:szCs w:val="20"/>
              </w:rPr>
            </w:pPr>
          </w:p>
        </w:tc>
      </w:tr>
      <w:tr w:rsidR="0024427F" w14:paraId="6D158EBD" w14:textId="77777777">
        <w:trPr>
          <w:cantSplit/>
          <w:trHeight w:val="1238"/>
        </w:trPr>
        <w:tc>
          <w:tcPr>
            <w:tcW w:w="4095" w:type="dxa"/>
            <w:gridSpan w:val="4"/>
          </w:tcPr>
          <w:p w14:paraId="60E4AF77" w14:textId="77777777" w:rsidR="0024427F" w:rsidRDefault="0063422A">
            <w:pPr>
              <w:widowControl/>
              <w:jc w:val="left"/>
              <w:rPr>
                <w:rFonts w:ascii="宋体" w:hAnsi="宋体"/>
                <w:spacing w:val="-6"/>
                <w:kern w:val="0"/>
                <w:sz w:val="24"/>
                <w:szCs w:val="20"/>
                <w:lang w:eastAsia="en-US"/>
              </w:rPr>
            </w:pPr>
            <w:r>
              <w:rPr>
                <w:rFonts w:ascii="宋体" w:hAnsi="宋体" w:hint="eastAsia"/>
                <w:spacing w:val="-6"/>
                <w:kern w:val="0"/>
                <w:sz w:val="24"/>
                <w:szCs w:val="20"/>
                <w:lang w:eastAsia="en-US"/>
              </w:rPr>
              <w:t>送销或销毁经办人：</w:t>
            </w:r>
          </w:p>
          <w:p w14:paraId="402C64B0" w14:textId="77777777" w:rsidR="0024427F" w:rsidRDefault="0024427F">
            <w:pPr>
              <w:widowControl/>
              <w:jc w:val="left"/>
              <w:rPr>
                <w:rFonts w:ascii="宋体" w:hAnsi="宋体"/>
                <w:spacing w:val="-6"/>
                <w:kern w:val="0"/>
                <w:sz w:val="24"/>
                <w:szCs w:val="20"/>
                <w:lang w:eastAsia="en-US"/>
              </w:rPr>
            </w:pPr>
          </w:p>
          <w:p w14:paraId="021F8277" w14:textId="77777777" w:rsidR="0024427F" w:rsidRDefault="0024427F">
            <w:pPr>
              <w:widowControl/>
              <w:jc w:val="left"/>
              <w:rPr>
                <w:rFonts w:ascii="宋体" w:hAnsi="宋体"/>
                <w:spacing w:val="-6"/>
                <w:kern w:val="0"/>
                <w:sz w:val="24"/>
                <w:szCs w:val="20"/>
                <w:lang w:eastAsia="en-US"/>
              </w:rPr>
            </w:pPr>
          </w:p>
          <w:p w14:paraId="0DDCD07F" w14:textId="77777777" w:rsidR="0024427F" w:rsidRDefault="0024427F">
            <w:pPr>
              <w:widowControl/>
              <w:jc w:val="left"/>
              <w:rPr>
                <w:rFonts w:ascii="宋体" w:hAnsi="宋体"/>
                <w:spacing w:val="-6"/>
                <w:kern w:val="0"/>
                <w:sz w:val="24"/>
                <w:szCs w:val="20"/>
                <w:lang w:eastAsia="en-US"/>
              </w:rPr>
            </w:pPr>
          </w:p>
        </w:tc>
        <w:tc>
          <w:tcPr>
            <w:tcW w:w="4410" w:type="dxa"/>
            <w:gridSpan w:val="4"/>
          </w:tcPr>
          <w:p w14:paraId="6B3753A1" w14:textId="0226B35E" w:rsidR="0024427F" w:rsidRDefault="00543823">
            <w:pPr>
              <w:widowControl/>
              <w:jc w:val="left"/>
              <w:rPr>
                <w:rFonts w:ascii="宋体" w:hAnsi="宋体"/>
                <w:spacing w:val="-6"/>
                <w:kern w:val="0"/>
                <w:sz w:val="24"/>
                <w:szCs w:val="20"/>
              </w:rPr>
            </w:pPr>
            <w:del w:id="4753" w:author="yunwei01" w:date="2017-08-02T14:22:00Z">
              <w:r w:rsidDel="00A97AE9">
                <w:rPr>
                  <w:rFonts w:ascii="宋体" w:hAnsi="宋体" w:hint="eastAsia"/>
                  <w:spacing w:val="-6"/>
                  <w:kern w:val="0"/>
                  <w:sz w:val="24"/>
                  <w:szCs w:val="20"/>
                </w:rPr>
                <w:delText>AAAAA</w:delText>
              </w:r>
            </w:del>
            <w:ins w:id="4754" w:author="yunwei01" w:date="2017-08-02T14:22:00Z">
              <w:r w:rsidR="00A97AE9">
                <w:rPr>
                  <w:rFonts w:ascii="宋体" w:hAnsi="宋体" w:hint="eastAsia"/>
                  <w:spacing w:val="-6"/>
                  <w:kern w:val="0"/>
                  <w:sz w:val="24"/>
                  <w:szCs w:val="20"/>
                </w:rPr>
                <w:t>资鼎(上海)互联网金融信息服务有限</w:t>
              </w:r>
            </w:ins>
            <w:del w:id="4755" w:author="yunwei01" w:date="2017-08-02T14:38:00Z">
              <w:r w:rsidDel="004C1B14">
                <w:rPr>
                  <w:rFonts w:ascii="宋体" w:hAnsi="宋体" w:hint="eastAsia"/>
                  <w:spacing w:val="-6"/>
                  <w:kern w:val="0"/>
                  <w:sz w:val="24"/>
                  <w:szCs w:val="20"/>
                </w:rPr>
                <w:delText>公司</w:delText>
              </w:r>
            </w:del>
            <w:ins w:id="4756" w:author="yunwei01" w:date="2017-08-02T14:38:00Z">
              <w:r w:rsidR="004C1B14">
                <w:rPr>
                  <w:rFonts w:ascii="宋体" w:hAnsi="宋体" w:hint="eastAsia"/>
                  <w:spacing w:val="-6"/>
                  <w:kern w:val="0"/>
                  <w:sz w:val="24"/>
                  <w:szCs w:val="20"/>
                </w:rPr>
                <w:t>公司</w:t>
              </w:r>
            </w:ins>
            <w:r w:rsidR="0063422A">
              <w:rPr>
                <w:rFonts w:ascii="宋体" w:hAnsi="宋体" w:hint="eastAsia"/>
                <w:spacing w:val="-6"/>
                <w:kern w:val="0"/>
                <w:sz w:val="24"/>
                <w:szCs w:val="20"/>
              </w:rPr>
              <w:t>监销人：</w:t>
            </w:r>
          </w:p>
          <w:p w14:paraId="449040DF" w14:textId="77777777" w:rsidR="0024427F" w:rsidRDefault="0024427F">
            <w:pPr>
              <w:widowControl/>
              <w:jc w:val="left"/>
              <w:rPr>
                <w:rFonts w:ascii="宋体" w:hAnsi="宋体"/>
                <w:spacing w:val="-6"/>
                <w:kern w:val="0"/>
                <w:sz w:val="24"/>
                <w:szCs w:val="20"/>
              </w:rPr>
            </w:pPr>
          </w:p>
        </w:tc>
      </w:tr>
      <w:tr w:rsidR="0024427F" w14:paraId="1BC367C2" w14:textId="77777777">
        <w:trPr>
          <w:cantSplit/>
          <w:trHeight w:val="603"/>
        </w:trPr>
        <w:tc>
          <w:tcPr>
            <w:tcW w:w="8505" w:type="dxa"/>
            <w:gridSpan w:val="8"/>
            <w:vAlign w:val="center"/>
          </w:tcPr>
          <w:p w14:paraId="6F11DFCB" w14:textId="77777777" w:rsidR="0024427F" w:rsidRDefault="0063422A">
            <w:pPr>
              <w:widowControl/>
              <w:jc w:val="left"/>
              <w:rPr>
                <w:rFonts w:ascii="宋体" w:hAnsi="宋体"/>
                <w:spacing w:val="-6"/>
                <w:kern w:val="0"/>
                <w:sz w:val="24"/>
                <w:szCs w:val="20"/>
              </w:rPr>
            </w:pPr>
            <w:r>
              <w:rPr>
                <w:rFonts w:ascii="宋体" w:hAnsi="宋体" w:hint="eastAsia"/>
                <w:spacing w:val="-6"/>
                <w:kern w:val="0"/>
                <w:sz w:val="24"/>
                <w:szCs w:val="20"/>
              </w:rPr>
              <w:t>注：本表由信息安全部门长久保存</w:t>
            </w:r>
          </w:p>
        </w:tc>
      </w:tr>
    </w:tbl>
    <w:p w14:paraId="32703E71" w14:textId="77777777" w:rsidR="0024427F" w:rsidRDefault="0024427F">
      <w:pPr>
        <w:jc w:val="center"/>
        <w:rPr>
          <w:b/>
          <w:sz w:val="30"/>
          <w:szCs w:val="30"/>
        </w:rPr>
      </w:pPr>
    </w:p>
    <w:p w14:paraId="17183B09" w14:textId="77777777" w:rsidR="0024427F" w:rsidRDefault="0024427F">
      <w:pPr>
        <w:jc w:val="center"/>
        <w:rPr>
          <w:b/>
          <w:sz w:val="30"/>
          <w:szCs w:val="30"/>
        </w:rPr>
      </w:pPr>
    </w:p>
    <w:p w14:paraId="179D94C6" w14:textId="77777777" w:rsidR="0024427F" w:rsidRDefault="0024427F">
      <w:pPr>
        <w:jc w:val="center"/>
        <w:rPr>
          <w:b/>
          <w:sz w:val="30"/>
          <w:szCs w:val="30"/>
        </w:rPr>
      </w:pPr>
    </w:p>
    <w:p w14:paraId="136134DE" w14:textId="77777777" w:rsidR="0024427F" w:rsidRDefault="0024427F">
      <w:pPr>
        <w:jc w:val="center"/>
        <w:rPr>
          <w:b/>
          <w:sz w:val="30"/>
          <w:szCs w:val="30"/>
        </w:rPr>
      </w:pPr>
    </w:p>
    <w:p w14:paraId="1335E053" w14:textId="77777777" w:rsidR="0024427F" w:rsidRDefault="0024427F">
      <w:pPr>
        <w:jc w:val="center"/>
        <w:rPr>
          <w:b/>
          <w:sz w:val="30"/>
          <w:szCs w:val="30"/>
        </w:rPr>
      </w:pPr>
    </w:p>
    <w:p w14:paraId="14EB820F" w14:textId="77777777" w:rsidR="0024427F" w:rsidRDefault="0024427F">
      <w:pPr>
        <w:jc w:val="center"/>
        <w:rPr>
          <w:b/>
          <w:sz w:val="30"/>
          <w:szCs w:val="30"/>
        </w:rPr>
      </w:pPr>
    </w:p>
    <w:p w14:paraId="29E92BE1" w14:textId="77777777" w:rsidR="0024427F" w:rsidRDefault="0024427F">
      <w:pPr>
        <w:jc w:val="center"/>
        <w:rPr>
          <w:b/>
          <w:sz w:val="30"/>
          <w:szCs w:val="30"/>
        </w:rPr>
      </w:pPr>
    </w:p>
    <w:p w14:paraId="71451394" w14:textId="77777777" w:rsidR="0024427F" w:rsidRDefault="0024427F"/>
    <w:p w14:paraId="020D017E" w14:textId="33544277" w:rsidR="0024427F" w:rsidRPr="008C0F85" w:rsidRDefault="0063422A" w:rsidP="00F84F8A">
      <w:pPr>
        <w:pStyle w:val="3"/>
      </w:pPr>
      <w:bookmarkStart w:id="4757" w:name="_Toc428792680"/>
      <w:bookmarkStart w:id="4758" w:name="_Toc489545416"/>
      <w:bookmarkStart w:id="4759" w:name="_Toc489546868"/>
      <w:bookmarkStart w:id="4760" w:name="_Toc489547200"/>
      <w:bookmarkStart w:id="4761" w:name="_Toc489548076"/>
      <w:bookmarkStart w:id="4762" w:name="_Toc489607300"/>
      <w:r w:rsidRPr="008C0F85">
        <w:rPr>
          <w:rFonts w:hint="eastAsia"/>
        </w:rPr>
        <w:lastRenderedPageBreak/>
        <w:t>附录</w:t>
      </w:r>
      <w:r w:rsidRPr="008C0F85">
        <w:rPr>
          <w:rFonts w:hint="eastAsia"/>
        </w:rPr>
        <w:t>45</w:t>
      </w:r>
      <w:r w:rsidRPr="008C0F85">
        <w:rPr>
          <w:rFonts w:hint="eastAsia"/>
        </w:rPr>
        <w:t>：信息安全存储介质维修记录</w:t>
      </w:r>
      <w:bookmarkEnd w:id="4757"/>
      <w:bookmarkEnd w:id="4758"/>
      <w:bookmarkEnd w:id="4759"/>
      <w:bookmarkEnd w:id="4760"/>
      <w:bookmarkEnd w:id="4761"/>
      <w:bookmarkEnd w:id="4762"/>
    </w:p>
    <w:p w14:paraId="47FEE177" w14:textId="77777777" w:rsidR="0024427F" w:rsidRDefault="0063422A">
      <w:pPr>
        <w:widowControl/>
        <w:jc w:val="center"/>
        <w:rPr>
          <w:rFonts w:ascii="宋体" w:hAnsi="宋体"/>
          <w:spacing w:val="-5"/>
          <w:kern w:val="0"/>
          <w:sz w:val="36"/>
          <w:szCs w:val="20"/>
        </w:rPr>
      </w:pPr>
      <w:r>
        <w:rPr>
          <w:rFonts w:ascii="宋体" w:hAnsi="宋体" w:hint="eastAsia"/>
          <w:spacing w:val="-5"/>
          <w:kern w:val="0"/>
          <w:sz w:val="36"/>
          <w:szCs w:val="20"/>
        </w:rPr>
        <w:t>信息安全存储介质维修记录</w:t>
      </w:r>
    </w:p>
    <w:p w14:paraId="181C6FE5" w14:textId="77777777" w:rsidR="0024427F" w:rsidRDefault="0063422A">
      <w:pPr>
        <w:widowControl/>
        <w:jc w:val="center"/>
        <w:rPr>
          <w:rFonts w:ascii="宋体" w:hAnsi="宋体"/>
          <w:spacing w:val="-5"/>
          <w:kern w:val="0"/>
          <w:sz w:val="24"/>
          <w:szCs w:val="20"/>
          <w:lang w:eastAsia="en-US"/>
        </w:rPr>
      </w:pPr>
      <w:r>
        <w:rPr>
          <w:rFonts w:ascii="宋体" w:hAnsi="宋体" w:hint="eastAsia"/>
          <w:spacing w:val="-5"/>
          <w:kern w:val="0"/>
          <w:sz w:val="24"/>
          <w:szCs w:val="20"/>
          <w:lang w:eastAsia="en-US"/>
        </w:rPr>
        <w:t>NO：</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1861"/>
        <w:gridCol w:w="271"/>
        <w:gridCol w:w="2132"/>
        <w:gridCol w:w="222"/>
        <w:gridCol w:w="945"/>
        <w:gridCol w:w="965"/>
      </w:tblGrid>
      <w:tr w:rsidR="0024427F" w14:paraId="7486D42D" w14:textId="77777777">
        <w:tc>
          <w:tcPr>
            <w:tcW w:w="2132" w:type="dxa"/>
          </w:tcPr>
          <w:p w14:paraId="15FD709F"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报修部门：</w:t>
            </w:r>
          </w:p>
        </w:tc>
        <w:tc>
          <w:tcPr>
            <w:tcW w:w="2132" w:type="dxa"/>
            <w:gridSpan w:val="2"/>
          </w:tcPr>
          <w:p w14:paraId="36D641BA"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报修人：</w:t>
            </w:r>
          </w:p>
        </w:tc>
        <w:tc>
          <w:tcPr>
            <w:tcW w:w="2132" w:type="dxa"/>
          </w:tcPr>
          <w:p w14:paraId="54A45EBA"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报修日期：</w:t>
            </w:r>
          </w:p>
        </w:tc>
        <w:tc>
          <w:tcPr>
            <w:tcW w:w="2132" w:type="dxa"/>
            <w:gridSpan w:val="3"/>
          </w:tcPr>
          <w:p w14:paraId="40D2DD76"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联系电话：</w:t>
            </w:r>
          </w:p>
        </w:tc>
      </w:tr>
      <w:tr w:rsidR="0024427F" w14:paraId="04F45F95" w14:textId="77777777">
        <w:tc>
          <w:tcPr>
            <w:tcW w:w="2132" w:type="dxa"/>
          </w:tcPr>
          <w:p w14:paraId="7386BA28"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设备名称：</w:t>
            </w:r>
          </w:p>
        </w:tc>
        <w:tc>
          <w:tcPr>
            <w:tcW w:w="2132" w:type="dxa"/>
            <w:gridSpan w:val="2"/>
          </w:tcPr>
          <w:p w14:paraId="12A07B75"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型号：</w:t>
            </w:r>
          </w:p>
        </w:tc>
        <w:tc>
          <w:tcPr>
            <w:tcW w:w="2132" w:type="dxa"/>
          </w:tcPr>
          <w:p w14:paraId="31ACF2C6" w14:textId="77777777" w:rsidR="0024427F" w:rsidRDefault="0063422A">
            <w:pPr>
              <w:widowControl/>
              <w:jc w:val="left"/>
              <w:rPr>
                <w:rFonts w:ascii="宋体" w:hAnsi="宋体"/>
                <w:spacing w:val="-5"/>
                <w:kern w:val="0"/>
                <w:sz w:val="24"/>
                <w:lang w:eastAsia="en-US"/>
              </w:rPr>
            </w:pPr>
            <w:r>
              <w:rPr>
                <w:rFonts w:ascii="宋体" w:hAnsi="宋体" w:hint="eastAsia"/>
                <w:spacing w:val="-5"/>
                <w:kern w:val="0"/>
                <w:sz w:val="24"/>
                <w:lang w:eastAsia="en-US"/>
              </w:rPr>
              <w:t>厂编号：</w:t>
            </w:r>
          </w:p>
        </w:tc>
        <w:tc>
          <w:tcPr>
            <w:tcW w:w="2132" w:type="dxa"/>
            <w:gridSpan w:val="3"/>
          </w:tcPr>
          <w:p w14:paraId="52EA6368" w14:textId="77777777" w:rsidR="0024427F" w:rsidRDefault="0024427F">
            <w:pPr>
              <w:widowControl/>
              <w:jc w:val="left"/>
              <w:rPr>
                <w:rFonts w:ascii="宋体" w:hAnsi="宋体"/>
                <w:spacing w:val="-5"/>
                <w:kern w:val="0"/>
                <w:sz w:val="24"/>
                <w:lang w:eastAsia="en-US"/>
              </w:rPr>
            </w:pPr>
          </w:p>
        </w:tc>
      </w:tr>
      <w:tr w:rsidR="0024427F" w14:paraId="41092D84" w14:textId="77777777">
        <w:tc>
          <w:tcPr>
            <w:tcW w:w="8528" w:type="dxa"/>
            <w:gridSpan w:val="7"/>
          </w:tcPr>
          <w:p w14:paraId="2E037F97" w14:textId="77777777" w:rsidR="0024427F" w:rsidRDefault="0063422A">
            <w:pPr>
              <w:widowControl/>
              <w:jc w:val="left"/>
              <w:rPr>
                <w:rFonts w:ascii="宋体" w:hAnsi="宋体"/>
                <w:spacing w:val="-5"/>
                <w:kern w:val="0"/>
                <w:sz w:val="24"/>
              </w:rPr>
            </w:pPr>
            <w:r>
              <w:rPr>
                <w:rFonts w:ascii="宋体" w:hAnsi="宋体" w:hint="eastAsia"/>
                <w:spacing w:val="-5"/>
                <w:kern w:val="0"/>
                <w:sz w:val="24"/>
              </w:rPr>
              <w:t>故障现象（或故障现场情况）：</w:t>
            </w:r>
          </w:p>
          <w:p w14:paraId="5742A0FE" w14:textId="77777777" w:rsidR="0024427F" w:rsidRDefault="0024427F">
            <w:pPr>
              <w:widowControl/>
              <w:jc w:val="left"/>
              <w:rPr>
                <w:rFonts w:ascii="宋体" w:hAnsi="宋体"/>
                <w:spacing w:val="-5"/>
                <w:kern w:val="0"/>
                <w:sz w:val="24"/>
              </w:rPr>
            </w:pPr>
          </w:p>
          <w:p w14:paraId="322701A6" w14:textId="77777777" w:rsidR="0024427F" w:rsidRDefault="0024427F">
            <w:pPr>
              <w:widowControl/>
              <w:jc w:val="left"/>
              <w:rPr>
                <w:rFonts w:ascii="宋体" w:hAnsi="宋体"/>
                <w:spacing w:val="-5"/>
                <w:kern w:val="0"/>
                <w:sz w:val="24"/>
              </w:rPr>
            </w:pPr>
          </w:p>
          <w:p w14:paraId="1D76FAD3" w14:textId="77777777" w:rsidR="0024427F" w:rsidRDefault="0024427F">
            <w:pPr>
              <w:widowControl/>
              <w:jc w:val="left"/>
              <w:rPr>
                <w:rFonts w:ascii="宋体" w:hAnsi="宋体"/>
                <w:spacing w:val="-5"/>
                <w:kern w:val="0"/>
                <w:sz w:val="24"/>
              </w:rPr>
            </w:pPr>
          </w:p>
          <w:p w14:paraId="788128FF" w14:textId="77777777" w:rsidR="0024427F" w:rsidRDefault="0063422A">
            <w:pPr>
              <w:widowControl/>
              <w:jc w:val="left"/>
              <w:rPr>
                <w:rFonts w:ascii="宋体" w:hAnsi="宋体"/>
                <w:spacing w:val="-5"/>
                <w:kern w:val="0"/>
                <w:sz w:val="24"/>
              </w:rPr>
            </w:pPr>
            <w:r>
              <w:rPr>
                <w:rFonts w:ascii="宋体" w:hAnsi="宋体" w:hint="eastAsia"/>
                <w:spacing w:val="-5"/>
                <w:kern w:val="0"/>
                <w:sz w:val="24"/>
              </w:rPr>
              <w:t xml:space="preserve">                                             报修部门盖章</w:t>
            </w:r>
          </w:p>
          <w:p w14:paraId="0E0EAF42" w14:textId="77777777" w:rsidR="0024427F" w:rsidRDefault="0024427F">
            <w:pPr>
              <w:widowControl/>
              <w:jc w:val="left"/>
              <w:rPr>
                <w:rFonts w:ascii="宋体" w:hAnsi="宋体"/>
                <w:spacing w:val="-5"/>
                <w:kern w:val="0"/>
                <w:sz w:val="24"/>
              </w:rPr>
            </w:pPr>
          </w:p>
          <w:p w14:paraId="64662AC0" w14:textId="77777777" w:rsidR="0024427F" w:rsidRDefault="0063422A">
            <w:pPr>
              <w:widowControl/>
              <w:jc w:val="left"/>
              <w:rPr>
                <w:rFonts w:ascii="宋体" w:hAnsi="宋体"/>
                <w:spacing w:val="-5"/>
                <w:kern w:val="0"/>
                <w:sz w:val="24"/>
              </w:rPr>
            </w:pPr>
            <w:r>
              <w:rPr>
                <w:rFonts w:ascii="宋体" w:hAnsi="宋体" w:hint="eastAsia"/>
                <w:spacing w:val="-5"/>
                <w:kern w:val="0"/>
                <w:sz w:val="24"/>
              </w:rPr>
              <w:t xml:space="preserve">                                             （主管签字）：</w:t>
            </w:r>
          </w:p>
          <w:p w14:paraId="3E82F54C" w14:textId="77777777" w:rsidR="0024427F" w:rsidRDefault="0024427F">
            <w:pPr>
              <w:widowControl/>
              <w:jc w:val="left"/>
              <w:rPr>
                <w:rFonts w:ascii="宋体" w:hAnsi="宋体"/>
                <w:spacing w:val="-5"/>
                <w:kern w:val="0"/>
                <w:sz w:val="24"/>
              </w:rPr>
            </w:pPr>
          </w:p>
        </w:tc>
      </w:tr>
      <w:tr w:rsidR="0024427F" w14:paraId="5A355166" w14:textId="77777777">
        <w:trPr>
          <w:cantSplit/>
        </w:trPr>
        <w:tc>
          <w:tcPr>
            <w:tcW w:w="3993" w:type="dxa"/>
            <w:gridSpan w:val="2"/>
            <w:vMerge w:val="restart"/>
          </w:tcPr>
          <w:p w14:paraId="1823F0AE" w14:textId="77777777" w:rsidR="0024427F" w:rsidRDefault="0063422A">
            <w:pPr>
              <w:widowControl/>
              <w:spacing w:line="480" w:lineRule="exact"/>
              <w:jc w:val="left"/>
              <w:rPr>
                <w:rFonts w:ascii="宋体" w:hAnsi="宋体"/>
                <w:spacing w:val="-5"/>
                <w:kern w:val="0"/>
                <w:sz w:val="24"/>
              </w:rPr>
            </w:pPr>
            <w:r>
              <w:rPr>
                <w:rFonts w:ascii="宋体" w:hAnsi="宋体" w:hint="eastAsia"/>
                <w:spacing w:val="-5"/>
                <w:kern w:val="0"/>
                <w:sz w:val="24"/>
              </w:rPr>
              <w:t>内修情况记录：</w:t>
            </w:r>
          </w:p>
          <w:p w14:paraId="35D500E1" w14:textId="77777777" w:rsidR="0024427F" w:rsidRDefault="0024427F">
            <w:pPr>
              <w:widowControl/>
              <w:spacing w:line="480" w:lineRule="exact"/>
              <w:jc w:val="left"/>
              <w:rPr>
                <w:rFonts w:ascii="宋体" w:hAnsi="宋体"/>
                <w:spacing w:val="-5"/>
                <w:kern w:val="0"/>
                <w:sz w:val="24"/>
              </w:rPr>
            </w:pPr>
          </w:p>
          <w:p w14:paraId="478F7E05" w14:textId="77777777" w:rsidR="0024427F" w:rsidRDefault="0024427F">
            <w:pPr>
              <w:widowControl/>
              <w:spacing w:line="480" w:lineRule="exact"/>
              <w:jc w:val="left"/>
              <w:rPr>
                <w:rFonts w:ascii="宋体" w:hAnsi="宋体"/>
                <w:spacing w:val="-5"/>
                <w:kern w:val="0"/>
                <w:sz w:val="24"/>
              </w:rPr>
            </w:pPr>
          </w:p>
          <w:p w14:paraId="66E26E31" w14:textId="77777777" w:rsidR="0024427F" w:rsidRDefault="0024427F">
            <w:pPr>
              <w:widowControl/>
              <w:spacing w:line="480" w:lineRule="exact"/>
              <w:jc w:val="left"/>
              <w:rPr>
                <w:rFonts w:ascii="宋体" w:hAnsi="宋体"/>
                <w:spacing w:val="-5"/>
                <w:kern w:val="0"/>
                <w:sz w:val="24"/>
              </w:rPr>
            </w:pPr>
          </w:p>
          <w:p w14:paraId="17AA289E" w14:textId="77777777" w:rsidR="0024427F" w:rsidRDefault="0024427F">
            <w:pPr>
              <w:widowControl/>
              <w:spacing w:line="480" w:lineRule="exact"/>
              <w:jc w:val="left"/>
              <w:rPr>
                <w:rFonts w:ascii="宋体" w:hAnsi="宋体"/>
                <w:spacing w:val="-5"/>
                <w:kern w:val="0"/>
                <w:sz w:val="24"/>
              </w:rPr>
            </w:pPr>
          </w:p>
          <w:p w14:paraId="75E4EE91" w14:textId="77777777" w:rsidR="0024427F" w:rsidRDefault="0063422A">
            <w:pPr>
              <w:widowControl/>
              <w:spacing w:line="480" w:lineRule="exact"/>
              <w:jc w:val="left"/>
              <w:rPr>
                <w:rFonts w:ascii="宋体" w:hAnsi="宋体"/>
                <w:spacing w:val="-5"/>
                <w:kern w:val="0"/>
                <w:sz w:val="24"/>
              </w:rPr>
            </w:pPr>
            <w:r>
              <w:rPr>
                <w:rFonts w:ascii="宋体" w:hAnsi="宋体" w:hint="eastAsia"/>
                <w:spacing w:val="-5"/>
                <w:kern w:val="0"/>
                <w:sz w:val="24"/>
              </w:rPr>
              <w:t>内修维修人：        年    月    日</w:t>
            </w:r>
          </w:p>
        </w:tc>
        <w:tc>
          <w:tcPr>
            <w:tcW w:w="2625" w:type="dxa"/>
            <w:gridSpan w:val="3"/>
          </w:tcPr>
          <w:p w14:paraId="6AA12137" w14:textId="77777777" w:rsidR="0024427F" w:rsidRDefault="0063422A">
            <w:pPr>
              <w:widowControl/>
              <w:spacing w:line="480" w:lineRule="exact"/>
              <w:jc w:val="center"/>
              <w:rPr>
                <w:rFonts w:ascii="宋体" w:hAnsi="宋体"/>
                <w:spacing w:val="-5"/>
                <w:kern w:val="0"/>
                <w:sz w:val="24"/>
              </w:rPr>
            </w:pPr>
            <w:r>
              <w:rPr>
                <w:rFonts w:ascii="宋体" w:hAnsi="宋体" w:hint="eastAsia"/>
                <w:spacing w:val="-5"/>
                <w:kern w:val="0"/>
                <w:sz w:val="24"/>
              </w:rPr>
              <w:t>维修元件名称（型号）</w:t>
            </w:r>
          </w:p>
        </w:tc>
        <w:tc>
          <w:tcPr>
            <w:tcW w:w="945" w:type="dxa"/>
          </w:tcPr>
          <w:p w14:paraId="42843497" w14:textId="77777777" w:rsidR="0024427F" w:rsidRDefault="0063422A">
            <w:pPr>
              <w:widowControl/>
              <w:spacing w:line="480" w:lineRule="exact"/>
              <w:jc w:val="center"/>
              <w:rPr>
                <w:rFonts w:ascii="宋体" w:hAnsi="宋体"/>
                <w:spacing w:val="-5"/>
                <w:kern w:val="0"/>
                <w:sz w:val="24"/>
                <w:lang w:eastAsia="en-US"/>
              </w:rPr>
            </w:pPr>
            <w:r>
              <w:rPr>
                <w:rFonts w:ascii="宋体" w:hAnsi="宋体" w:hint="eastAsia"/>
                <w:spacing w:val="-5"/>
                <w:kern w:val="0"/>
                <w:sz w:val="24"/>
                <w:lang w:eastAsia="en-US"/>
              </w:rPr>
              <w:t>数量</w:t>
            </w:r>
          </w:p>
        </w:tc>
        <w:tc>
          <w:tcPr>
            <w:tcW w:w="965" w:type="dxa"/>
          </w:tcPr>
          <w:p w14:paraId="64E25720" w14:textId="77777777" w:rsidR="0024427F" w:rsidRDefault="0063422A">
            <w:pPr>
              <w:widowControl/>
              <w:spacing w:line="480" w:lineRule="exact"/>
              <w:jc w:val="center"/>
              <w:rPr>
                <w:rFonts w:ascii="宋体" w:hAnsi="宋体"/>
                <w:spacing w:val="-5"/>
                <w:kern w:val="0"/>
                <w:sz w:val="24"/>
                <w:lang w:eastAsia="en-US"/>
              </w:rPr>
            </w:pPr>
            <w:r>
              <w:rPr>
                <w:rFonts w:ascii="宋体" w:hAnsi="宋体" w:hint="eastAsia"/>
                <w:spacing w:val="-5"/>
                <w:kern w:val="0"/>
                <w:sz w:val="24"/>
                <w:lang w:eastAsia="en-US"/>
              </w:rPr>
              <w:t>总价</w:t>
            </w:r>
          </w:p>
        </w:tc>
      </w:tr>
      <w:tr w:rsidR="0024427F" w14:paraId="6E291807" w14:textId="77777777">
        <w:trPr>
          <w:cantSplit/>
        </w:trPr>
        <w:tc>
          <w:tcPr>
            <w:tcW w:w="3993" w:type="dxa"/>
            <w:gridSpan w:val="2"/>
            <w:vMerge/>
          </w:tcPr>
          <w:p w14:paraId="4A8089AD" w14:textId="77777777" w:rsidR="0024427F" w:rsidRDefault="0024427F">
            <w:pPr>
              <w:widowControl/>
              <w:spacing w:line="480" w:lineRule="exact"/>
              <w:jc w:val="center"/>
              <w:rPr>
                <w:rFonts w:ascii="宋体" w:hAnsi="宋体"/>
                <w:spacing w:val="-5"/>
                <w:kern w:val="0"/>
                <w:sz w:val="24"/>
                <w:lang w:eastAsia="en-US"/>
              </w:rPr>
            </w:pPr>
          </w:p>
        </w:tc>
        <w:tc>
          <w:tcPr>
            <w:tcW w:w="2625" w:type="dxa"/>
            <w:gridSpan w:val="3"/>
          </w:tcPr>
          <w:p w14:paraId="402E8099" w14:textId="77777777" w:rsidR="0024427F" w:rsidRDefault="0024427F">
            <w:pPr>
              <w:widowControl/>
              <w:spacing w:line="480" w:lineRule="exact"/>
              <w:jc w:val="center"/>
              <w:rPr>
                <w:rFonts w:ascii="宋体" w:hAnsi="宋体"/>
                <w:spacing w:val="-5"/>
                <w:kern w:val="0"/>
                <w:sz w:val="24"/>
                <w:lang w:eastAsia="en-US"/>
              </w:rPr>
            </w:pPr>
          </w:p>
        </w:tc>
        <w:tc>
          <w:tcPr>
            <w:tcW w:w="945" w:type="dxa"/>
          </w:tcPr>
          <w:p w14:paraId="530843C0" w14:textId="77777777" w:rsidR="0024427F" w:rsidRDefault="0024427F">
            <w:pPr>
              <w:widowControl/>
              <w:spacing w:line="480" w:lineRule="exact"/>
              <w:jc w:val="center"/>
              <w:rPr>
                <w:rFonts w:ascii="宋体" w:hAnsi="宋体"/>
                <w:spacing w:val="-5"/>
                <w:kern w:val="0"/>
                <w:sz w:val="24"/>
                <w:lang w:eastAsia="en-US"/>
              </w:rPr>
            </w:pPr>
          </w:p>
        </w:tc>
        <w:tc>
          <w:tcPr>
            <w:tcW w:w="965" w:type="dxa"/>
          </w:tcPr>
          <w:p w14:paraId="7F1BF23D" w14:textId="77777777" w:rsidR="0024427F" w:rsidRDefault="0024427F">
            <w:pPr>
              <w:widowControl/>
              <w:spacing w:line="480" w:lineRule="exact"/>
              <w:jc w:val="center"/>
              <w:rPr>
                <w:rFonts w:ascii="宋体" w:hAnsi="宋体"/>
                <w:spacing w:val="-5"/>
                <w:kern w:val="0"/>
                <w:sz w:val="24"/>
                <w:lang w:eastAsia="en-US"/>
              </w:rPr>
            </w:pPr>
          </w:p>
        </w:tc>
      </w:tr>
      <w:tr w:rsidR="0024427F" w14:paraId="5EF4944F" w14:textId="77777777">
        <w:trPr>
          <w:cantSplit/>
        </w:trPr>
        <w:tc>
          <w:tcPr>
            <w:tcW w:w="3993" w:type="dxa"/>
            <w:gridSpan w:val="2"/>
            <w:vMerge/>
          </w:tcPr>
          <w:p w14:paraId="398BA6C6" w14:textId="77777777" w:rsidR="0024427F" w:rsidRDefault="0024427F">
            <w:pPr>
              <w:widowControl/>
              <w:spacing w:line="480" w:lineRule="exact"/>
              <w:jc w:val="center"/>
              <w:rPr>
                <w:rFonts w:ascii="宋体" w:hAnsi="宋体"/>
                <w:spacing w:val="-5"/>
                <w:kern w:val="0"/>
                <w:sz w:val="24"/>
                <w:lang w:eastAsia="en-US"/>
              </w:rPr>
            </w:pPr>
          </w:p>
        </w:tc>
        <w:tc>
          <w:tcPr>
            <w:tcW w:w="2625" w:type="dxa"/>
            <w:gridSpan w:val="3"/>
          </w:tcPr>
          <w:p w14:paraId="3D89D8DD" w14:textId="77777777" w:rsidR="0024427F" w:rsidRDefault="0024427F">
            <w:pPr>
              <w:widowControl/>
              <w:spacing w:line="480" w:lineRule="exact"/>
              <w:jc w:val="center"/>
              <w:rPr>
                <w:rFonts w:ascii="宋体" w:hAnsi="宋体"/>
                <w:spacing w:val="-5"/>
                <w:kern w:val="0"/>
                <w:sz w:val="24"/>
                <w:lang w:eastAsia="en-US"/>
              </w:rPr>
            </w:pPr>
          </w:p>
        </w:tc>
        <w:tc>
          <w:tcPr>
            <w:tcW w:w="945" w:type="dxa"/>
          </w:tcPr>
          <w:p w14:paraId="6C517571" w14:textId="77777777" w:rsidR="0024427F" w:rsidRDefault="0024427F">
            <w:pPr>
              <w:widowControl/>
              <w:spacing w:line="480" w:lineRule="exact"/>
              <w:jc w:val="center"/>
              <w:rPr>
                <w:rFonts w:ascii="宋体" w:hAnsi="宋体"/>
                <w:spacing w:val="-5"/>
                <w:kern w:val="0"/>
                <w:sz w:val="24"/>
                <w:lang w:eastAsia="en-US"/>
              </w:rPr>
            </w:pPr>
          </w:p>
        </w:tc>
        <w:tc>
          <w:tcPr>
            <w:tcW w:w="965" w:type="dxa"/>
          </w:tcPr>
          <w:p w14:paraId="0C13641E" w14:textId="77777777" w:rsidR="0024427F" w:rsidRDefault="0024427F">
            <w:pPr>
              <w:widowControl/>
              <w:spacing w:line="480" w:lineRule="exact"/>
              <w:jc w:val="center"/>
              <w:rPr>
                <w:rFonts w:ascii="宋体" w:hAnsi="宋体"/>
                <w:spacing w:val="-5"/>
                <w:kern w:val="0"/>
                <w:sz w:val="24"/>
                <w:lang w:eastAsia="en-US"/>
              </w:rPr>
            </w:pPr>
          </w:p>
        </w:tc>
      </w:tr>
      <w:tr w:rsidR="0024427F" w14:paraId="27F7787B" w14:textId="77777777">
        <w:trPr>
          <w:cantSplit/>
        </w:trPr>
        <w:tc>
          <w:tcPr>
            <w:tcW w:w="3993" w:type="dxa"/>
            <w:gridSpan w:val="2"/>
            <w:vMerge/>
          </w:tcPr>
          <w:p w14:paraId="67EA8A7D" w14:textId="77777777" w:rsidR="0024427F" w:rsidRDefault="0024427F">
            <w:pPr>
              <w:widowControl/>
              <w:spacing w:line="480" w:lineRule="exact"/>
              <w:jc w:val="center"/>
              <w:rPr>
                <w:rFonts w:ascii="宋体" w:hAnsi="宋体"/>
                <w:spacing w:val="-5"/>
                <w:kern w:val="0"/>
                <w:sz w:val="24"/>
                <w:lang w:eastAsia="en-US"/>
              </w:rPr>
            </w:pPr>
          </w:p>
        </w:tc>
        <w:tc>
          <w:tcPr>
            <w:tcW w:w="2625" w:type="dxa"/>
            <w:gridSpan w:val="3"/>
          </w:tcPr>
          <w:p w14:paraId="2BCFDDEA" w14:textId="77777777" w:rsidR="0024427F" w:rsidRDefault="0024427F">
            <w:pPr>
              <w:widowControl/>
              <w:spacing w:line="480" w:lineRule="exact"/>
              <w:jc w:val="center"/>
              <w:rPr>
                <w:rFonts w:ascii="宋体" w:hAnsi="宋体"/>
                <w:spacing w:val="-5"/>
                <w:kern w:val="0"/>
                <w:sz w:val="24"/>
                <w:lang w:eastAsia="en-US"/>
              </w:rPr>
            </w:pPr>
          </w:p>
        </w:tc>
        <w:tc>
          <w:tcPr>
            <w:tcW w:w="945" w:type="dxa"/>
          </w:tcPr>
          <w:p w14:paraId="60812130" w14:textId="77777777" w:rsidR="0024427F" w:rsidRDefault="0024427F">
            <w:pPr>
              <w:widowControl/>
              <w:spacing w:line="480" w:lineRule="exact"/>
              <w:jc w:val="center"/>
              <w:rPr>
                <w:rFonts w:ascii="宋体" w:hAnsi="宋体"/>
                <w:spacing w:val="-5"/>
                <w:kern w:val="0"/>
                <w:sz w:val="24"/>
                <w:lang w:eastAsia="en-US"/>
              </w:rPr>
            </w:pPr>
          </w:p>
        </w:tc>
        <w:tc>
          <w:tcPr>
            <w:tcW w:w="965" w:type="dxa"/>
          </w:tcPr>
          <w:p w14:paraId="54E31DB4" w14:textId="77777777" w:rsidR="0024427F" w:rsidRDefault="0024427F">
            <w:pPr>
              <w:widowControl/>
              <w:spacing w:line="480" w:lineRule="exact"/>
              <w:jc w:val="center"/>
              <w:rPr>
                <w:rFonts w:ascii="宋体" w:hAnsi="宋体"/>
                <w:spacing w:val="-5"/>
                <w:kern w:val="0"/>
                <w:sz w:val="24"/>
                <w:lang w:eastAsia="en-US"/>
              </w:rPr>
            </w:pPr>
          </w:p>
        </w:tc>
      </w:tr>
      <w:tr w:rsidR="0024427F" w14:paraId="4ECA335B" w14:textId="77777777">
        <w:trPr>
          <w:cantSplit/>
        </w:trPr>
        <w:tc>
          <w:tcPr>
            <w:tcW w:w="3993" w:type="dxa"/>
            <w:gridSpan w:val="2"/>
            <w:vMerge/>
          </w:tcPr>
          <w:p w14:paraId="5BD5C459" w14:textId="77777777" w:rsidR="0024427F" w:rsidRDefault="0024427F">
            <w:pPr>
              <w:widowControl/>
              <w:spacing w:line="480" w:lineRule="exact"/>
              <w:jc w:val="center"/>
              <w:rPr>
                <w:rFonts w:ascii="宋体" w:hAnsi="宋体"/>
                <w:spacing w:val="-5"/>
                <w:kern w:val="0"/>
                <w:sz w:val="24"/>
                <w:lang w:eastAsia="en-US"/>
              </w:rPr>
            </w:pPr>
          </w:p>
        </w:tc>
        <w:tc>
          <w:tcPr>
            <w:tcW w:w="2625" w:type="dxa"/>
            <w:gridSpan w:val="3"/>
          </w:tcPr>
          <w:p w14:paraId="32DA76FB" w14:textId="77777777" w:rsidR="0024427F" w:rsidRDefault="0024427F">
            <w:pPr>
              <w:widowControl/>
              <w:spacing w:line="480" w:lineRule="exact"/>
              <w:jc w:val="center"/>
              <w:rPr>
                <w:rFonts w:ascii="宋体" w:hAnsi="宋体"/>
                <w:spacing w:val="-5"/>
                <w:kern w:val="0"/>
                <w:sz w:val="24"/>
                <w:lang w:eastAsia="en-US"/>
              </w:rPr>
            </w:pPr>
          </w:p>
        </w:tc>
        <w:tc>
          <w:tcPr>
            <w:tcW w:w="945" w:type="dxa"/>
          </w:tcPr>
          <w:p w14:paraId="02133D33" w14:textId="77777777" w:rsidR="0024427F" w:rsidRDefault="0024427F">
            <w:pPr>
              <w:widowControl/>
              <w:spacing w:line="480" w:lineRule="exact"/>
              <w:jc w:val="center"/>
              <w:rPr>
                <w:rFonts w:ascii="宋体" w:hAnsi="宋体"/>
                <w:spacing w:val="-5"/>
                <w:kern w:val="0"/>
                <w:sz w:val="24"/>
                <w:lang w:eastAsia="en-US"/>
              </w:rPr>
            </w:pPr>
          </w:p>
        </w:tc>
        <w:tc>
          <w:tcPr>
            <w:tcW w:w="965" w:type="dxa"/>
          </w:tcPr>
          <w:p w14:paraId="371F81FA" w14:textId="77777777" w:rsidR="0024427F" w:rsidRDefault="0024427F">
            <w:pPr>
              <w:widowControl/>
              <w:spacing w:line="480" w:lineRule="exact"/>
              <w:jc w:val="center"/>
              <w:rPr>
                <w:rFonts w:ascii="宋体" w:hAnsi="宋体"/>
                <w:spacing w:val="-5"/>
                <w:kern w:val="0"/>
                <w:sz w:val="24"/>
                <w:lang w:eastAsia="en-US"/>
              </w:rPr>
            </w:pPr>
          </w:p>
        </w:tc>
      </w:tr>
      <w:tr w:rsidR="0024427F" w14:paraId="2B2C79A2" w14:textId="77777777">
        <w:trPr>
          <w:cantSplit/>
        </w:trPr>
        <w:tc>
          <w:tcPr>
            <w:tcW w:w="3993" w:type="dxa"/>
            <w:gridSpan w:val="2"/>
            <w:vMerge/>
          </w:tcPr>
          <w:p w14:paraId="3E210B3E" w14:textId="77777777" w:rsidR="0024427F" w:rsidRDefault="0024427F">
            <w:pPr>
              <w:widowControl/>
              <w:spacing w:line="480" w:lineRule="exact"/>
              <w:jc w:val="center"/>
              <w:rPr>
                <w:rFonts w:ascii="宋体" w:hAnsi="宋体"/>
                <w:spacing w:val="-5"/>
                <w:kern w:val="0"/>
                <w:sz w:val="24"/>
                <w:lang w:eastAsia="en-US"/>
              </w:rPr>
            </w:pPr>
          </w:p>
        </w:tc>
        <w:tc>
          <w:tcPr>
            <w:tcW w:w="2625" w:type="dxa"/>
            <w:gridSpan w:val="3"/>
          </w:tcPr>
          <w:p w14:paraId="14B9138E" w14:textId="77777777" w:rsidR="0024427F" w:rsidRDefault="0024427F">
            <w:pPr>
              <w:widowControl/>
              <w:spacing w:line="480" w:lineRule="exact"/>
              <w:jc w:val="center"/>
              <w:rPr>
                <w:rFonts w:ascii="宋体" w:hAnsi="宋体"/>
                <w:spacing w:val="-5"/>
                <w:kern w:val="0"/>
                <w:sz w:val="24"/>
                <w:lang w:eastAsia="en-US"/>
              </w:rPr>
            </w:pPr>
          </w:p>
        </w:tc>
        <w:tc>
          <w:tcPr>
            <w:tcW w:w="945" w:type="dxa"/>
          </w:tcPr>
          <w:p w14:paraId="1B2FF3BF" w14:textId="77777777" w:rsidR="0024427F" w:rsidRDefault="0024427F">
            <w:pPr>
              <w:widowControl/>
              <w:spacing w:line="480" w:lineRule="exact"/>
              <w:jc w:val="center"/>
              <w:rPr>
                <w:rFonts w:ascii="宋体" w:hAnsi="宋体"/>
                <w:spacing w:val="-5"/>
                <w:kern w:val="0"/>
                <w:sz w:val="24"/>
                <w:lang w:eastAsia="en-US"/>
              </w:rPr>
            </w:pPr>
          </w:p>
        </w:tc>
        <w:tc>
          <w:tcPr>
            <w:tcW w:w="965" w:type="dxa"/>
          </w:tcPr>
          <w:p w14:paraId="19A6B2F7" w14:textId="77777777" w:rsidR="0024427F" w:rsidRDefault="0024427F">
            <w:pPr>
              <w:widowControl/>
              <w:spacing w:line="480" w:lineRule="exact"/>
              <w:jc w:val="center"/>
              <w:rPr>
                <w:rFonts w:ascii="宋体" w:hAnsi="宋体"/>
                <w:spacing w:val="-5"/>
                <w:kern w:val="0"/>
                <w:sz w:val="24"/>
                <w:lang w:eastAsia="en-US"/>
              </w:rPr>
            </w:pPr>
          </w:p>
        </w:tc>
      </w:tr>
      <w:tr w:rsidR="0024427F" w14:paraId="2E2150E3" w14:textId="77777777">
        <w:trPr>
          <w:cantSplit/>
        </w:trPr>
        <w:tc>
          <w:tcPr>
            <w:tcW w:w="3993" w:type="dxa"/>
            <w:gridSpan w:val="2"/>
            <w:vMerge w:val="restart"/>
          </w:tcPr>
          <w:p w14:paraId="644315C3" w14:textId="77777777" w:rsidR="0024427F" w:rsidRDefault="0063422A">
            <w:pPr>
              <w:widowControl/>
              <w:jc w:val="left"/>
              <w:rPr>
                <w:rFonts w:ascii="宋体" w:hAnsi="宋体"/>
                <w:spacing w:val="-5"/>
                <w:kern w:val="0"/>
                <w:sz w:val="24"/>
              </w:rPr>
            </w:pPr>
            <w:r>
              <w:rPr>
                <w:rFonts w:ascii="宋体" w:hAnsi="宋体" w:hint="eastAsia"/>
                <w:spacing w:val="-5"/>
                <w:kern w:val="0"/>
                <w:sz w:val="24"/>
              </w:rPr>
              <w:t>外修情况记录：</w:t>
            </w:r>
          </w:p>
          <w:p w14:paraId="7CA6D8D7" w14:textId="77777777" w:rsidR="0024427F" w:rsidRDefault="0024427F">
            <w:pPr>
              <w:widowControl/>
              <w:jc w:val="left"/>
              <w:rPr>
                <w:rFonts w:ascii="宋体" w:hAnsi="宋体"/>
                <w:spacing w:val="-5"/>
                <w:kern w:val="0"/>
                <w:sz w:val="24"/>
              </w:rPr>
            </w:pPr>
          </w:p>
          <w:p w14:paraId="27D9ABBD" w14:textId="77777777" w:rsidR="0024427F" w:rsidRDefault="0024427F">
            <w:pPr>
              <w:widowControl/>
              <w:jc w:val="left"/>
              <w:rPr>
                <w:rFonts w:ascii="宋体" w:hAnsi="宋体"/>
                <w:spacing w:val="-5"/>
                <w:kern w:val="0"/>
                <w:sz w:val="24"/>
              </w:rPr>
            </w:pPr>
          </w:p>
          <w:p w14:paraId="649E4068" w14:textId="77777777" w:rsidR="0024427F" w:rsidRDefault="0024427F">
            <w:pPr>
              <w:widowControl/>
              <w:jc w:val="left"/>
              <w:rPr>
                <w:rFonts w:ascii="宋体" w:hAnsi="宋体"/>
                <w:spacing w:val="-5"/>
                <w:kern w:val="0"/>
                <w:sz w:val="24"/>
              </w:rPr>
            </w:pPr>
          </w:p>
          <w:p w14:paraId="2619D250" w14:textId="77777777" w:rsidR="0024427F" w:rsidRDefault="0024427F">
            <w:pPr>
              <w:widowControl/>
              <w:jc w:val="left"/>
              <w:rPr>
                <w:rFonts w:ascii="宋体" w:hAnsi="宋体"/>
                <w:spacing w:val="-5"/>
                <w:kern w:val="0"/>
                <w:sz w:val="24"/>
              </w:rPr>
            </w:pPr>
          </w:p>
          <w:p w14:paraId="47A61C8E" w14:textId="77777777" w:rsidR="0024427F" w:rsidRDefault="0063422A">
            <w:pPr>
              <w:widowControl/>
              <w:jc w:val="left"/>
              <w:rPr>
                <w:rFonts w:ascii="宋体" w:hAnsi="宋体"/>
                <w:spacing w:val="-5"/>
                <w:kern w:val="0"/>
                <w:sz w:val="24"/>
              </w:rPr>
            </w:pPr>
            <w:r>
              <w:rPr>
                <w:rFonts w:ascii="宋体" w:hAnsi="宋体" w:hint="eastAsia"/>
                <w:spacing w:val="-5"/>
                <w:kern w:val="0"/>
                <w:sz w:val="24"/>
              </w:rPr>
              <w:t>外修维修人：        年    月    日</w:t>
            </w:r>
          </w:p>
        </w:tc>
        <w:tc>
          <w:tcPr>
            <w:tcW w:w="2625" w:type="dxa"/>
            <w:gridSpan w:val="3"/>
          </w:tcPr>
          <w:p w14:paraId="4AA25717" w14:textId="77777777" w:rsidR="0024427F" w:rsidRDefault="0024427F">
            <w:pPr>
              <w:widowControl/>
              <w:jc w:val="center"/>
              <w:rPr>
                <w:rFonts w:ascii="宋体" w:hAnsi="宋体"/>
                <w:b/>
                <w:spacing w:val="-5"/>
                <w:kern w:val="0"/>
                <w:sz w:val="24"/>
              </w:rPr>
            </w:pPr>
          </w:p>
        </w:tc>
        <w:tc>
          <w:tcPr>
            <w:tcW w:w="945" w:type="dxa"/>
          </w:tcPr>
          <w:p w14:paraId="50F3EF96" w14:textId="77777777" w:rsidR="0024427F" w:rsidRDefault="0024427F">
            <w:pPr>
              <w:widowControl/>
              <w:jc w:val="center"/>
              <w:rPr>
                <w:rFonts w:ascii="宋体" w:hAnsi="宋体"/>
                <w:b/>
                <w:spacing w:val="-5"/>
                <w:kern w:val="0"/>
                <w:sz w:val="24"/>
              </w:rPr>
            </w:pPr>
          </w:p>
        </w:tc>
        <w:tc>
          <w:tcPr>
            <w:tcW w:w="965" w:type="dxa"/>
          </w:tcPr>
          <w:p w14:paraId="393B2C5A" w14:textId="77777777" w:rsidR="0024427F" w:rsidRDefault="0024427F">
            <w:pPr>
              <w:widowControl/>
              <w:jc w:val="center"/>
              <w:rPr>
                <w:rFonts w:ascii="宋体" w:hAnsi="宋体"/>
                <w:b/>
                <w:spacing w:val="-5"/>
                <w:kern w:val="0"/>
                <w:sz w:val="24"/>
              </w:rPr>
            </w:pPr>
          </w:p>
        </w:tc>
      </w:tr>
      <w:tr w:rsidR="0024427F" w14:paraId="342BF9B6" w14:textId="77777777">
        <w:trPr>
          <w:cantSplit/>
        </w:trPr>
        <w:tc>
          <w:tcPr>
            <w:tcW w:w="3993" w:type="dxa"/>
            <w:gridSpan w:val="2"/>
            <w:vMerge/>
          </w:tcPr>
          <w:p w14:paraId="4F28E649" w14:textId="77777777" w:rsidR="0024427F" w:rsidRDefault="0024427F">
            <w:pPr>
              <w:widowControl/>
              <w:jc w:val="center"/>
              <w:rPr>
                <w:rFonts w:ascii="宋体" w:hAnsi="宋体"/>
                <w:b/>
                <w:spacing w:val="-5"/>
                <w:kern w:val="0"/>
                <w:sz w:val="24"/>
              </w:rPr>
            </w:pPr>
          </w:p>
        </w:tc>
        <w:tc>
          <w:tcPr>
            <w:tcW w:w="2625" w:type="dxa"/>
            <w:gridSpan w:val="3"/>
          </w:tcPr>
          <w:p w14:paraId="6F1765D8" w14:textId="77777777" w:rsidR="0024427F" w:rsidRDefault="0024427F">
            <w:pPr>
              <w:widowControl/>
              <w:jc w:val="center"/>
              <w:rPr>
                <w:rFonts w:ascii="宋体" w:hAnsi="宋体"/>
                <w:b/>
                <w:spacing w:val="-5"/>
                <w:kern w:val="0"/>
                <w:sz w:val="24"/>
              </w:rPr>
            </w:pPr>
          </w:p>
        </w:tc>
        <w:tc>
          <w:tcPr>
            <w:tcW w:w="945" w:type="dxa"/>
          </w:tcPr>
          <w:p w14:paraId="6FAAFBD0" w14:textId="77777777" w:rsidR="0024427F" w:rsidRDefault="0024427F">
            <w:pPr>
              <w:widowControl/>
              <w:jc w:val="center"/>
              <w:rPr>
                <w:rFonts w:ascii="宋体" w:hAnsi="宋体"/>
                <w:b/>
                <w:spacing w:val="-5"/>
                <w:kern w:val="0"/>
                <w:sz w:val="24"/>
              </w:rPr>
            </w:pPr>
          </w:p>
        </w:tc>
        <w:tc>
          <w:tcPr>
            <w:tcW w:w="965" w:type="dxa"/>
          </w:tcPr>
          <w:p w14:paraId="0D8B4D95" w14:textId="77777777" w:rsidR="0024427F" w:rsidRDefault="0024427F">
            <w:pPr>
              <w:widowControl/>
              <w:jc w:val="center"/>
              <w:rPr>
                <w:rFonts w:ascii="宋体" w:hAnsi="宋体"/>
                <w:b/>
                <w:spacing w:val="-5"/>
                <w:kern w:val="0"/>
                <w:sz w:val="24"/>
              </w:rPr>
            </w:pPr>
          </w:p>
        </w:tc>
      </w:tr>
      <w:tr w:rsidR="0024427F" w14:paraId="3A244D1C" w14:textId="77777777">
        <w:trPr>
          <w:cantSplit/>
        </w:trPr>
        <w:tc>
          <w:tcPr>
            <w:tcW w:w="3993" w:type="dxa"/>
            <w:gridSpan w:val="2"/>
            <w:vMerge/>
          </w:tcPr>
          <w:p w14:paraId="161797E2" w14:textId="77777777" w:rsidR="0024427F" w:rsidRDefault="0024427F">
            <w:pPr>
              <w:widowControl/>
              <w:jc w:val="center"/>
              <w:rPr>
                <w:rFonts w:ascii="宋体" w:hAnsi="宋体"/>
                <w:b/>
                <w:spacing w:val="-5"/>
                <w:kern w:val="0"/>
                <w:sz w:val="24"/>
              </w:rPr>
            </w:pPr>
          </w:p>
        </w:tc>
        <w:tc>
          <w:tcPr>
            <w:tcW w:w="2625" w:type="dxa"/>
            <w:gridSpan w:val="3"/>
          </w:tcPr>
          <w:p w14:paraId="222A67A2" w14:textId="77777777" w:rsidR="0024427F" w:rsidRDefault="0024427F">
            <w:pPr>
              <w:widowControl/>
              <w:jc w:val="center"/>
              <w:rPr>
                <w:rFonts w:ascii="宋体" w:hAnsi="宋体"/>
                <w:b/>
                <w:spacing w:val="-5"/>
                <w:kern w:val="0"/>
                <w:sz w:val="24"/>
              </w:rPr>
            </w:pPr>
          </w:p>
        </w:tc>
        <w:tc>
          <w:tcPr>
            <w:tcW w:w="945" w:type="dxa"/>
          </w:tcPr>
          <w:p w14:paraId="4FD683F9" w14:textId="77777777" w:rsidR="0024427F" w:rsidRDefault="0024427F">
            <w:pPr>
              <w:widowControl/>
              <w:jc w:val="center"/>
              <w:rPr>
                <w:rFonts w:ascii="宋体" w:hAnsi="宋体"/>
                <w:b/>
                <w:spacing w:val="-5"/>
                <w:kern w:val="0"/>
                <w:sz w:val="24"/>
              </w:rPr>
            </w:pPr>
          </w:p>
        </w:tc>
        <w:tc>
          <w:tcPr>
            <w:tcW w:w="965" w:type="dxa"/>
          </w:tcPr>
          <w:p w14:paraId="7391C44A" w14:textId="77777777" w:rsidR="0024427F" w:rsidRDefault="0024427F">
            <w:pPr>
              <w:widowControl/>
              <w:jc w:val="center"/>
              <w:rPr>
                <w:rFonts w:ascii="宋体" w:hAnsi="宋体"/>
                <w:b/>
                <w:spacing w:val="-5"/>
                <w:kern w:val="0"/>
                <w:sz w:val="24"/>
              </w:rPr>
            </w:pPr>
          </w:p>
        </w:tc>
      </w:tr>
      <w:tr w:rsidR="0024427F" w14:paraId="27185D96" w14:textId="77777777">
        <w:trPr>
          <w:cantSplit/>
        </w:trPr>
        <w:tc>
          <w:tcPr>
            <w:tcW w:w="3993" w:type="dxa"/>
            <w:gridSpan w:val="2"/>
            <w:vMerge/>
          </w:tcPr>
          <w:p w14:paraId="1DAEF953" w14:textId="77777777" w:rsidR="0024427F" w:rsidRDefault="0024427F">
            <w:pPr>
              <w:widowControl/>
              <w:jc w:val="center"/>
              <w:rPr>
                <w:rFonts w:ascii="宋体" w:hAnsi="宋体"/>
                <w:b/>
                <w:spacing w:val="-5"/>
                <w:kern w:val="0"/>
                <w:sz w:val="24"/>
              </w:rPr>
            </w:pPr>
          </w:p>
        </w:tc>
        <w:tc>
          <w:tcPr>
            <w:tcW w:w="2625" w:type="dxa"/>
            <w:gridSpan w:val="3"/>
          </w:tcPr>
          <w:p w14:paraId="5C9FA9EF" w14:textId="77777777" w:rsidR="0024427F" w:rsidRDefault="0024427F">
            <w:pPr>
              <w:widowControl/>
              <w:jc w:val="center"/>
              <w:rPr>
                <w:rFonts w:ascii="宋体" w:hAnsi="宋体"/>
                <w:b/>
                <w:spacing w:val="-5"/>
                <w:kern w:val="0"/>
                <w:sz w:val="24"/>
              </w:rPr>
            </w:pPr>
          </w:p>
        </w:tc>
        <w:tc>
          <w:tcPr>
            <w:tcW w:w="945" w:type="dxa"/>
          </w:tcPr>
          <w:p w14:paraId="74472C48" w14:textId="77777777" w:rsidR="0024427F" w:rsidRDefault="0024427F">
            <w:pPr>
              <w:widowControl/>
              <w:jc w:val="center"/>
              <w:rPr>
                <w:rFonts w:ascii="宋体" w:hAnsi="宋体"/>
                <w:b/>
                <w:spacing w:val="-5"/>
                <w:kern w:val="0"/>
                <w:sz w:val="24"/>
              </w:rPr>
            </w:pPr>
          </w:p>
        </w:tc>
        <w:tc>
          <w:tcPr>
            <w:tcW w:w="965" w:type="dxa"/>
          </w:tcPr>
          <w:p w14:paraId="697ACD06" w14:textId="77777777" w:rsidR="0024427F" w:rsidRDefault="0024427F">
            <w:pPr>
              <w:widowControl/>
              <w:jc w:val="center"/>
              <w:rPr>
                <w:rFonts w:ascii="宋体" w:hAnsi="宋体"/>
                <w:b/>
                <w:spacing w:val="-5"/>
                <w:kern w:val="0"/>
                <w:sz w:val="24"/>
              </w:rPr>
            </w:pPr>
          </w:p>
        </w:tc>
      </w:tr>
      <w:tr w:rsidR="0024427F" w14:paraId="50445EDE" w14:textId="77777777">
        <w:trPr>
          <w:cantSplit/>
        </w:trPr>
        <w:tc>
          <w:tcPr>
            <w:tcW w:w="3993" w:type="dxa"/>
            <w:gridSpan w:val="2"/>
            <w:vMerge/>
          </w:tcPr>
          <w:p w14:paraId="6CCB0760" w14:textId="77777777" w:rsidR="0024427F" w:rsidRDefault="0024427F">
            <w:pPr>
              <w:widowControl/>
              <w:jc w:val="center"/>
              <w:rPr>
                <w:rFonts w:ascii="宋体" w:hAnsi="宋体"/>
                <w:b/>
                <w:spacing w:val="-5"/>
                <w:kern w:val="0"/>
                <w:sz w:val="24"/>
              </w:rPr>
            </w:pPr>
          </w:p>
        </w:tc>
        <w:tc>
          <w:tcPr>
            <w:tcW w:w="2625" w:type="dxa"/>
            <w:gridSpan w:val="3"/>
          </w:tcPr>
          <w:p w14:paraId="43E6DD71" w14:textId="77777777" w:rsidR="0024427F" w:rsidRDefault="0024427F">
            <w:pPr>
              <w:widowControl/>
              <w:jc w:val="center"/>
              <w:rPr>
                <w:rFonts w:ascii="宋体" w:hAnsi="宋体"/>
                <w:b/>
                <w:spacing w:val="-5"/>
                <w:kern w:val="0"/>
                <w:sz w:val="24"/>
              </w:rPr>
            </w:pPr>
          </w:p>
        </w:tc>
        <w:tc>
          <w:tcPr>
            <w:tcW w:w="945" w:type="dxa"/>
          </w:tcPr>
          <w:p w14:paraId="0ACA23BA" w14:textId="77777777" w:rsidR="0024427F" w:rsidRDefault="0024427F">
            <w:pPr>
              <w:widowControl/>
              <w:jc w:val="center"/>
              <w:rPr>
                <w:rFonts w:ascii="宋体" w:hAnsi="宋体"/>
                <w:b/>
                <w:spacing w:val="-5"/>
                <w:kern w:val="0"/>
                <w:sz w:val="24"/>
              </w:rPr>
            </w:pPr>
          </w:p>
        </w:tc>
        <w:tc>
          <w:tcPr>
            <w:tcW w:w="965" w:type="dxa"/>
          </w:tcPr>
          <w:p w14:paraId="07C94AB9" w14:textId="77777777" w:rsidR="0024427F" w:rsidRDefault="0024427F">
            <w:pPr>
              <w:widowControl/>
              <w:jc w:val="center"/>
              <w:rPr>
                <w:rFonts w:ascii="宋体" w:hAnsi="宋体"/>
                <w:b/>
                <w:spacing w:val="-5"/>
                <w:kern w:val="0"/>
                <w:sz w:val="24"/>
              </w:rPr>
            </w:pPr>
          </w:p>
        </w:tc>
      </w:tr>
      <w:tr w:rsidR="0024427F" w14:paraId="569BC4CE" w14:textId="77777777">
        <w:trPr>
          <w:cantSplit/>
        </w:trPr>
        <w:tc>
          <w:tcPr>
            <w:tcW w:w="3993" w:type="dxa"/>
            <w:gridSpan w:val="2"/>
            <w:vMerge/>
          </w:tcPr>
          <w:p w14:paraId="69F8454F" w14:textId="77777777" w:rsidR="0024427F" w:rsidRDefault="0024427F">
            <w:pPr>
              <w:widowControl/>
              <w:jc w:val="center"/>
              <w:rPr>
                <w:rFonts w:ascii="宋体" w:hAnsi="宋体"/>
                <w:b/>
                <w:spacing w:val="-5"/>
                <w:kern w:val="0"/>
                <w:sz w:val="24"/>
              </w:rPr>
            </w:pPr>
          </w:p>
        </w:tc>
        <w:tc>
          <w:tcPr>
            <w:tcW w:w="2625" w:type="dxa"/>
            <w:gridSpan w:val="3"/>
          </w:tcPr>
          <w:p w14:paraId="7487DFA8" w14:textId="77777777" w:rsidR="0024427F" w:rsidRDefault="0024427F">
            <w:pPr>
              <w:widowControl/>
              <w:jc w:val="center"/>
              <w:rPr>
                <w:rFonts w:ascii="宋体" w:hAnsi="宋体"/>
                <w:b/>
                <w:spacing w:val="-5"/>
                <w:kern w:val="0"/>
                <w:sz w:val="24"/>
              </w:rPr>
            </w:pPr>
          </w:p>
        </w:tc>
        <w:tc>
          <w:tcPr>
            <w:tcW w:w="945" w:type="dxa"/>
          </w:tcPr>
          <w:p w14:paraId="1B9C28D1" w14:textId="77777777" w:rsidR="0024427F" w:rsidRDefault="0024427F">
            <w:pPr>
              <w:widowControl/>
              <w:jc w:val="center"/>
              <w:rPr>
                <w:rFonts w:ascii="宋体" w:hAnsi="宋体"/>
                <w:b/>
                <w:spacing w:val="-5"/>
                <w:kern w:val="0"/>
                <w:sz w:val="24"/>
              </w:rPr>
            </w:pPr>
          </w:p>
        </w:tc>
        <w:tc>
          <w:tcPr>
            <w:tcW w:w="965" w:type="dxa"/>
          </w:tcPr>
          <w:p w14:paraId="50D6AC45" w14:textId="77777777" w:rsidR="0024427F" w:rsidRDefault="0024427F">
            <w:pPr>
              <w:widowControl/>
              <w:jc w:val="center"/>
              <w:rPr>
                <w:rFonts w:ascii="宋体" w:hAnsi="宋体"/>
                <w:b/>
                <w:spacing w:val="-5"/>
                <w:kern w:val="0"/>
                <w:sz w:val="24"/>
              </w:rPr>
            </w:pPr>
          </w:p>
        </w:tc>
      </w:tr>
      <w:tr w:rsidR="0024427F" w14:paraId="717F9B0F" w14:textId="77777777">
        <w:trPr>
          <w:cantSplit/>
          <w:trHeight w:val="2496"/>
        </w:trPr>
        <w:tc>
          <w:tcPr>
            <w:tcW w:w="3993" w:type="dxa"/>
            <w:gridSpan w:val="2"/>
          </w:tcPr>
          <w:p w14:paraId="30DA08B3" w14:textId="77777777" w:rsidR="0024427F" w:rsidRDefault="0063422A">
            <w:pPr>
              <w:widowControl/>
              <w:jc w:val="left"/>
              <w:rPr>
                <w:rFonts w:ascii="宋体" w:hAnsi="宋体"/>
                <w:spacing w:val="-5"/>
                <w:kern w:val="0"/>
                <w:sz w:val="24"/>
              </w:rPr>
            </w:pPr>
            <w:r>
              <w:rPr>
                <w:rFonts w:ascii="宋体" w:hAnsi="宋体" w:hint="eastAsia"/>
                <w:spacing w:val="-5"/>
                <w:kern w:val="0"/>
                <w:sz w:val="24"/>
              </w:rPr>
              <w:t>报修</w:t>
            </w:r>
            <w:r>
              <w:rPr>
                <w:rFonts w:ascii="宋体" w:hAnsi="宋体" w:cs="宋体" w:hint="eastAsia"/>
                <w:spacing w:val="-5"/>
                <w:kern w:val="0"/>
                <w:sz w:val="24"/>
              </w:rPr>
              <w:t>部门</w:t>
            </w:r>
            <w:r>
              <w:rPr>
                <w:rFonts w:ascii="宋体" w:hAnsi="宋体" w:hint="eastAsia"/>
                <w:spacing w:val="-5"/>
                <w:kern w:val="0"/>
                <w:sz w:val="24"/>
              </w:rPr>
              <w:t>验收意见：</w:t>
            </w:r>
          </w:p>
          <w:p w14:paraId="378C8A27" w14:textId="77777777" w:rsidR="0024427F" w:rsidRDefault="0024427F">
            <w:pPr>
              <w:widowControl/>
              <w:jc w:val="left"/>
              <w:rPr>
                <w:rFonts w:ascii="宋体" w:hAnsi="宋体"/>
                <w:spacing w:val="-5"/>
                <w:kern w:val="0"/>
                <w:sz w:val="24"/>
              </w:rPr>
            </w:pPr>
          </w:p>
          <w:p w14:paraId="259CCCD1" w14:textId="77777777" w:rsidR="0024427F" w:rsidRDefault="0024427F">
            <w:pPr>
              <w:widowControl/>
              <w:jc w:val="left"/>
              <w:rPr>
                <w:rFonts w:ascii="宋体" w:hAnsi="宋体"/>
                <w:spacing w:val="-5"/>
                <w:kern w:val="0"/>
                <w:sz w:val="24"/>
              </w:rPr>
            </w:pPr>
          </w:p>
          <w:p w14:paraId="0B6A2ED1" w14:textId="77777777" w:rsidR="0024427F" w:rsidRDefault="0024427F">
            <w:pPr>
              <w:widowControl/>
              <w:jc w:val="left"/>
              <w:rPr>
                <w:rFonts w:ascii="宋体" w:hAnsi="宋体"/>
                <w:spacing w:val="-5"/>
                <w:kern w:val="0"/>
                <w:sz w:val="24"/>
              </w:rPr>
            </w:pPr>
          </w:p>
          <w:p w14:paraId="0392C6F2" w14:textId="77777777" w:rsidR="0024427F" w:rsidRDefault="0024427F">
            <w:pPr>
              <w:widowControl/>
              <w:jc w:val="left"/>
              <w:rPr>
                <w:rFonts w:ascii="宋体" w:hAnsi="宋体"/>
                <w:spacing w:val="-5"/>
                <w:kern w:val="0"/>
                <w:sz w:val="24"/>
              </w:rPr>
            </w:pPr>
          </w:p>
          <w:p w14:paraId="30E6DC2D" w14:textId="77777777" w:rsidR="0024427F" w:rsidRDefault="0024427F">
            <w:pPr>
              <w:widowControl/>
              <w:jc w:val="left"/>
              <w:rPr>
                <w:rFonts w:ascii="宋体" w:hAnsi="宋体"/>
                <w:spacing w:val="-5"/>
                <w:kern w:val="0"/>
                <w:sz w:val="24"/>
              </w:rPr>
            </w:pPr>
          </w:p>
          <w:p w14:paraId="23996EE9" w14:textId="77777777" w:rsidR="0024427F" w:rsidRDefault="0024427F">
            <w:pPr>
              <w:widowControl/>
              <w:jc w:val="left"/>
              <w:rPr>
                <w:rFonts w:ascii="宋体" w:hAnsi="宋体"/>
                <w:spacing w:val="-5"/>
                <w:kern w:val="0"/>
                <w:sz w:val="24"/>
              </w:rPr>
            </w:pPr>
          </w:p>
          <w:p w14:paraId="50409BD6" w14:textId="77777777" w:rsidR="0024427F" w:rsidRDefault="0063422A">
            <w:pPr>
              <w:widowControl/>
              <w:jc w:val="left"/>
              <w:rPr>
                <w:rFonts w:ascii="宋体" w:hAnsi="宋体"/>
                <w:spacing w:val="-5"/>
                <w:kern w:val="0"/>
                <w:sz w:val="24"/>
              </w:rPr>
            </w:pPr>
            <w:r>
              <w:rPr>
                <w:rFonts w:ascii="宋体" w:hAnsi="宋体" w:hint="eastAsia"/>
                <w:spacing w:val="-5"/>
                <w:kern w:val="0"/>
                <w:sz w:val="24"/>
              </w:rPr>
              <w:t>验收人：          年    月    日</w:t>
            </w:r>
          </w:p>
        </w:tc>
        <w:tc>
          <w:tcPr>
            <w:tcW w:w="4535" w:type="dxa"/>
            <w:gridSpan w:val="5"/>
          </w:tcPr>
          <w:p w14:paraId="59A74D9D" w14:textId="77777777" w:rsidR="0024427F" w:rsidRDefault="0063422A">
            <w:pPr>
              <w:widowControl/>
              <w:jc w:val="left"/>
              <w:rPr>
                <w:rFonts w:ascii="宋体" w:hAnsi="宋体"/>
                <w:spacing w:val="-5"/>
                <w:kern w:val="0"/>
                <w:sz w:val="24"/>
              </w:rPr>
            </w:pPr>
            <w:r>
              <w:rPr>
                <w:rFonts w:ascii="宋体" w:hAnsi="宋体" w:hint="eastAsia"/>
                <w:spacing w:val="-5"/>
                <w:kern w:val="0"/>
                <w:sz w:val="24"/>
              </w:rPr>
              <w:t>维修费用结算：</w:t>
            </w:r>
          </w:p>
          <w:p w14:paraId="025956F5" w14:textId="77777777" w:rsidR="0024427F" w:rsidRDefault="0024427F">
            <w:pPr>
              <w:widowControl/>
              <w:jc w:val="left"/>
              <w:rPr>
                <w:rFonts w:ascii="宋体" w:hAnsi="宋体"/>
                <w:spacing w:val="-5"/>
                <w:kern w:val="0"/>
                <w:sz w:val="24"/>
              </w:rPr>
            </w:pPr>
          </w:p>
          <w:p w14:paraId="38699D17" w14:textId="77777777" w:rsidR="0024427F" w:rsidRDefault="0024427F">
            <w:pPr>
              <w:widowControl/>
              <w:jc w:val="left"/>
              <w:rPr>
                <w:rFonts w:ascii="宋体" w:hAnsi="宋体"/>
                <w:spacing w:val="-5"/>
                <w:kern w:val="0"/>
                <w:sz w:val="24"/>
              </w:rPr>
            </w:pPr>
          </w:p>
          <w:p w14:paraId="46BC5C04" w14:textId="77777777" w:rsidR="0024427F" w:rsidRDefault="0063422A">
            <w:pPr>
              <w:widowControl/>
              <w:jc w:val="left"/>
              <w:rPr>
                <w:rFonts w:ascii="宋体" w:hAnsi="宋体"/>
                <w:spacing w:val="-5"/>
                <w:kern w:val="0"/>
                <w:sz w:val="24"/>
              </w:rPr>
            </w:pPr>
            <w:r>
              <w:rPr>
                <w:rFonts w:ascii="宋体" w:hAnsi="宋体" w:hint="eastAsia"/>
                <w:spacing w:val="-5"/>
                <w:kern w:val="0"/>
                <w:sz w:val="24"/>
              </w:rPr>
              <w:t xml:space="preserve">          材料费：</w:t>
            </w:r>
          </w:p>
          <w:p w14:paraId="4322DC12" w14:textId="77777777" w:rsidR="0024427F" w:rsidRDefault="0024427F">
            <w:pPr>
              <w:widowControl/>
              <w:jc w:val="left"/>
              <w:rPr>
                <w:rFonts w:ascii="宋体" w:hAnsi="宋体"/>
                <w:spacing w:val="-5"/>
                <w:kern w:val="0"/>
                <w:sz w:val="24"/>
              </w:rPr>
            </w:pPr>
          </w:p>
          <w:p w14:paraId="2B61777B" w14:textId="77777777" w:rsidR="0024427F" w:rsidRDefault="0063422A">
            <w:pPr>
              <w:widowControl/>
              <w:jc w:val="left"/>
              <w:rPr>
                <w:rFonts w:ascii="宋体" w:hAnsi="宋体"/>
                <w:spacing w:val="-5"/>
                <w:kern w:val="0"/>
                <w:sz w:val="24"/>
              </w:rPr>
            </w:pPr>
            <w:r>
              <w:rPr>
                <w:rFonts w:ascii="宋体" w:hAnsi="宋体" w:hint="eastAsia"/>
                <w:spacing w:val="-5"/>
                <w:kern w:val="0"/>
                <w:sz w:val="24"/>
              </w:rPr>
              <w:t xml:space="preserve">          其  他：</w:t>
            </w:r>
          </w:p>
          <w:p w14:paraId="55317476" w14:textId="77777777" w:rsidR="0024427F" w:rsidRDefault="0024427F">
            <w:pPr>
              <w:widowControl/>
              <w:jc w:val="left"/>
              <w:rPr>
                <w:rFonts w:ascii="宋体" w:hAnsi="宋体"/>
                <w:spacing w:val="-5"/>
                <w:kern w:val="0"/>
                <w:sz w:val="24"/>
              </w:rPr>
            </w:pPr>
          </w:p>
          <w:p w14:paraId="654DB758" w14:textId="77777777" w:rsidR="0024427F" w:rsidRDefault="0063422A">
            <w:pPr>
              <w:widowControl/>
              <w:jc w:val="left"/>
              <w:rPr>
                <w:rFonts w:ascii="宋体" w:hAnsi="宋体"/>
                <w:spacing w:val="-5"/>
                <w:kern w:val="0"/>
                <w:sz w:val="24"/>
              </w:rPr>
            </w:pPr>
            <w:r>
              <w:rPr>
                <w:rFonts w:ascii="宋体" w:hAnsi="宋体" w:hint="eastAsia"/>
                <w:spacing w:val="-5"/>
                <w:kern w:val="0"/>
                <w:sz w:val="24"/>
              </w:rPr>
              <w:t>主管部门签字：           年    月    日</w:t>
            </w:r>
          </w:p>
        </w:tc>
      </w:tr>
    </w:tbl>
    <w:p w14:paraId="476C8476" w14:textId="77777777" w:rsidR="0024427F" w:rsidRDefault="0024427F">
      <w:pPr>
        <w:jc w:val="center"/>
        <w:rPr>
          <w:b/>
          <w:sz w:val="30"/>
          <w:szCs w:val="30"/>
        </w:rPr>
      </w:pPr>
    </w:p>
    <w:p w14:paraId="29228001" w14:textId="6D68FCDE" w:rsidR="0024427F" w:rsidDel="00BA2648" w:rsidRDefault="0024427F">
      <w:pPr>
        <w:jc w:val="center"/>
        <w:rPr>
          <w:del w:id="4763" w:author="yunwei01" w:date="2017-08-03T18:18:00Z"/>
          <w:b/>
          <w:sz w:val="30"/>
          <w:szCs w:val="30"/>
        </w:rPr>
      </w:pPr>
      <w:bookmarkStart w:id="4764" w:name="_Toc489548077"/>
      <w:bookmarkStart w:id="4765" w:name="_Toc489607301"/>
      <w:bookmarkEnd w:id="4764"/>
      <w:bookmarkEnd w:id="4765"/>
    </w:p>
    <w:p w14:paraId="2B9577BD" w14:textId="2CC5B411" w:rsidR="0024427F" w:rsidRPr="008C0F85" w:rsidRDefault="0063422A" w:rsidP="00F84F8A">
      <w:pPr>
        <w:pStyle w:val="3"/>
      </w:pPr>
      <w:bookmarkStart w:id="4766" w:name="_Toc428792681"/>
      <w:bookmarkStart w:id="4767" w:name="_Toc489545417"/>
      <w:bookmarkStart w:id="4768" w:name="_Toc489546869"/>
      <w:bookmarkStart w:id="4769" w:name="_Toc489547201"/>
      <w:bookmarkStart w:id="4770" w:name="_Toc489548078"/>
      <w:bookmarkStart w:id="4771" w:name="_Toc489607302"/>
      <w:r w:rsidRPr="008C0F85">
        <w:rPr>
          <w:rFonts w:hint="eastAsia"/>
        </w:rPr>
        <w:t>附录</w:t>
      </w:r>
      <w:r w:rsidRPr="008C0F85">
        <w:rPr>
          <w:rFonts w:hint="eastAsia"/>
        </w:rPr>
        <w:t>46</w:t>
      </w:r>
      <w:r w:rsidRPr="008C0F85">
        <w:rPr>
          <w:rFonts w:hint="eastAsia"/>
        </w:rPr>
        <w:t>：设备领用表</w:t>
      </w:r>
      <w:bookmarkEnd w:id="4766"/>
      <w:bookmarkEnd w:id="4767"/>
      <w:bookmarkEnd w:id="4768"/>
      <w:bookmarkEnd w:id="4769"/>
      <w:bookmarkEnd w:id="4770"/>
      <w:bookmarkEnd w:id="4771"/>
    </w:p>
    <w:tbl>
      <w:tblPr>
        <w:tblW w:w="8212" w:type="dxa"/>
        <w:tblLayout w:type="fixed"/>
        <w:tblLook w:val="04A0" w:firstRow="1" w:lastRow="0" w:firstColumn="1" w:lastColumn="0" w:noHBand="0" w:noVBand="1"/>
      </w:tblPr>
      <w:tblGrid>
        <w:gridCol w:w="1080"/>
        <w:gridCol w:w="1080"/>
        <w:gridCol w:w="949"/>
        <w:gridCol w:w="1211"/>
        <w:gridCol w:w="632"/>
        <w:gridCol w:w="992"/>
        <w:gridCol w:w="1276"/>
        <w:gridCol w:w="992"/>
      </w:tblGrid>
      <w:tr w:rsidR="0024427F" w14:paraId="72726FA7" w14:textId="77777777">
        <w:trPr>
          <w:trHeight w:val="270"/>
        </w:trPr>
        <w:tc>
          <w:tcPr>
            <w:tcW w:w="1080" w:type="dxa"/>
            <w:tcBorders>
              <w:top w:val="single" w:sz="8" w:space="0" w:color="auto"/>
              <w:left w:val="single" w:sz="8" w:space="0" w:color="auto"/>
              <w:bottom w:val="single" w:sz="4" w:space="0" w:color="auto"/>
              <w:right w:val="single" w:sz="4" w:space="0" w:color="auto"/>
            </w:tcBorders>
            <w:shd w:val="clear" w:color="000000" w:fill="D8D8D8"/>
            <w:vAlign w:val="center"/>
          </w:tcPr>
          <w:p w14:paraId="201F4B2E"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资产名称</w:t>
            </w:r>
          </w:p>
        </w:tc>
        <w:tc>
          <w:tcPr>
            <w:tcW w:w="1080" w:type="dxa"/>
            <w:tcBorders>
              <w:top w:val="single" w:sz="8" w:space="0" w:color="auto"/>
              <w:left w:val="nil"/>
              <w:bottom w:val="single" w:sz="4" w:space="0" w:color="auto"/>
              <w:right w:val="single" w:sz="4" w:space="0" w:color="auto"/>
            </w:tcBorders>
            <w:shd w:val="clear" w:color="000000" w:fill="D8D8D8"/>
            <w:vAlign w:val="center"/>
          </w:tcPr>
          <w:p w14:paraId="6B93DC0E"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资产编号</w:t>
            </w:r>
          </w:p>
        </w:tc>
        <w:tc>
          <w:tcPr>
            <w:tcW w:w="949" w:type="dxa"/>
            <w:tcBorders>
              <w:top w:val="single" w:sz="8" w:space="0" w:color="auto"/>
              <w:left w:val="nil"/>
              <w:bottom w:val="single" w:sz="4" w:space="0" w:color="auto"/>
              <w:right w:val="single" w:sz="4" w:space="0" w:color="auto"/>
            </w:tcBorders>
            <w:shd w:val="clear" w:color="000000" w:fill="D8D8D8"/>
            <w:vAlign w:val="center"/>
          </w:tcPr>
          <w:p w14:paraId="226DF5B5"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品牌</w:t>
            </w:r>
          </w:p>
        </w:tc>
        <w:tc>
          <w:tcPr>
            <w:tcW w:w="1211" w:type="dxa"/>
            <w:tcBorders>
              <w:top w:val="single" w:sz="8" w:space="0" w:color="auto"/>
              <w:left w:val="nil"/>
              <w:bottom w:val="single" w:sz="4" w:space="0" w:color="auto"/>
              <w:right w:val="single" w:sz="4" w:space="0" w:color="auto"/>
            </w:tcBorders>
            <w:shd w:val="clear" w:color="000000" w:fill="D8D8D8"/>
            <w:vAlign w:val="center"/>
          </w:tcPr>
          <w:p w14:paraId="6F77D487"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规格型号</w:t>
            </w:r>
          </w:p>
        </w:tc>
        <w:tc>
          <w:tcPr>
            <w:tcW w:w="632" w:type="dxa"/>
            <w:tcBorders>
              <w:top w:val="single" w:sz="8" w:space="0" w:color="auto"/>
              <w:left w:val="nil"/>
              <w:bottom w:val="single" w:sz="4" w:space="0" w:color="auto"/>
              <w:right w:val="single" w:sz="4" w:space="0" w:color="auto"/>
            </w:tcBorders>
            <w:shd w:val="clear" w:color="000000" w:fill="D8D8D8"/>
            <w:vAlign w:val="center"/>
          </w:tcPr>
          <w:p w14:paraId="63212C96"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数量</w:t>
            </w:r>
          </w:p>
        </w:tc>
        <w:tc>
          <w:tcPr>
            <w:tcW w:w="992" w:type="dxa"/>
            <w:tcBorders>
              <w:top w:val="single" w:sz="8" w:space="0" w:color="auto"/>
              <w:left w:val="nil"/>
              <w:bottom w:val="single" w:sz="4" w:space="0" w:color="auto"/>
              <w:right w:val="single" w:sz="4" w:space="0" w:color="auto"/>
            </w:tcBorders>
            <w:shd w:val="clear" w:color="000000" w:fill="D8D8D8"/>
            <w:vAlign w:val="center"/>
          </w:tcPr>
          <w:p w14:paraId="0AB865EA"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单价</w:t>
            </w:r>
          </w:p>
        </w:tc>
        <w:tc>
          <w:tcPr>
            <w:tcW w:w="1276" w:type="dxa"/>
            <w:tcBorders>
              <w:top w:val="single" w:sz="8" w:space="0" w:color="auto"/>
              <w:left w:val="nil"/>
              <w:bottom w:val="single" w:sz="4" w:space="0" w:color="auto"/>
              <w:right w:val="single" w:sz="4" w:space="0" w:color="auto"/>
            </w:tcBorders>
            <w:shd w:val="clear" w:color="000000" w:fill="D8D8D8"/>
            <w:vAlign w:val="center"/>
          </w:tcPr>
          <w:p w14:paraId="5F2A794E"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使用部门</w:t>
            </w:r>
          </w:p>
        </w:tc>
        <w:tc>
          <w:tcPr>
            <w:tcW w:w="992" w:type="dxa"/>
            <w:tcBorders>
              <w:top w:val="single" w:sz="8" w:space="0" w:color="auto"/>
              <w:left w:val="nil"/>
              <w:bottom w:val="single" w:sz="4" w:space="0" w:color="auto"/>
              <w:right w:val="single" w:sz="8" w:space="0" w:color="auto"/>
            </w:tcBorders>
            <w:shd w:val="clear" w:color="000000" w:fill="D8D8D8"/>
            <w:vAlign w:val="center"/>
          </w:tcPr>
          <w:p w14:paraId="7B7C811F" w14:textId="77777777" w:rsidR="0024427F" w:rsidRDefault="0063422A">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签收人</w:t>
            </w:r>
          </w:p>
        </w:tc>
      </w:tr>
      <w:tr w:rsidR="0024427F" w14:paraId="2369E261" w14:textId="77777777">
        <w:trPr>
          <w:trHeight w:val="270"/>
        </w:trPr>
        <w:tc>
          <w:tcPr>
            <w:tcW w:w="1080" w:type="dxa"/>
            <w:tcBorders>
              <w:top w:val="nil"/>
              <w:left w:val="single" w:sz="8" w:space="0" w:color="auto"/>
              <w:bottom w:val="single" w:sz="4" w:space="0" w:color="auto"/>
              <w:right w:val="single" w:sz="4" w:space="0" w:color="auto"/>
            </w:tcBorders>
            <w:vAlign w:val="center"/>
          </w:tcPr>
          <w:p w14:paraId="2B32615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080" w:type="dxa"/>
            <w:tcBorders>
              <w:top w:val="nil"/>
              <w:left w:val="nil"/>
              <w:bottom w:val="single" w:sz="4" w:space="0" w:color="auto"/>
              <w:right w:val="single" w:sz="4" w:space="0" w:color="auto"/>
            </w:tcBorders>
            <w:vAlign w:val="center"/>
          </w:tcPr>
          <w:p w14:paraId="46CE04D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49" w:type="dxa"/>
            <w:tcBorders>
              <w:top w:val="nil"/>
              <w:left w:val="nil"/>
              <w:bottom w:val="single" w:sz="4" w:space="0" w:color="auto"/>
              <w:right w:val="single" w:sz="4" w:space="0" w:color="auto"/>
            </w:tcBorders>
            <w:vAlign w:val="center"/>
          </w:tcPr>
          <w:p w14:paraId="689BFCE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11" w:type="dxa"/>
            <w:tcBorders>
              <w:top w:val="nil"/>
              <w:left w:val="nil"/>
              <w:bottom w:val="single" w:sz="4" w:space="0" w:color="auto"/>
              <w:right w:val="single" w:sz="4" w:space="0" w:color="auto"/>
            </w:tcBorders>
            <w:vAlign w:val="center"/>
          </w:tcPr>
          <w:p w14:paraId="4341F31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632" w:type="dxa"/>
            <w:tcBorders>
              <w:top w:val="nil"/>
              <w:left w:val="nil"/>
              <w:bottom w:val="single" w:sz="4" w:space="0" w:color="auto"/>
              <w:right w:val="single" w:sz="4" w:space="0" w:color="auto"/>
            </w:tcBorders>
            <w:vAlign w:val="center"/>
          </w:tcPr>
          <w:p w14:paraId="5418D7D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92" w:type="dxa"/>
            <w:tcBorders>
              <w:top w:val="nil"/>
              <w:left w:val="nil"/>
              <w:bottom w:val="single" w:sz="4" w:space="0" w:color="auto"/>
              <w:right w:val="single" w:sz="4" w:space="0" w:color="auto"/>
            </w:tcBorders>
            <w:vAlign w:val="center"/>
          </w:tcPr>
          <w:p w14:paraId="581DE67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76" w:type="dxa"/>
            <w:tcBorders>
              <w:top w:val="nil"/>
              <w:left w:val="nil"/>
              <w:bottom w:val="single" w:sz="4" w:space="0" w:color="auto"/>
              <w:right w:val="single" w:sz="4" w:space="0" w:color="auto"/>
            </w:tcBorders>
            <w:vAlign w:val="center"/>
          </w:tcPr>
          <w:p w14:paraId="0E1F516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92" w:type="dxa"/>
            <w:tcBorders>
              <w:top w:val="nil"/>
              <w:left w:val="nil"/>
              <w:bottom w:val="single" w:sz="4" w:space="0" w:color="auto"/>
              <w:right w:val="single" w:sz="8" w:space="0" w:color="auto"/>
            </w:tcBorders>
            <w:vAlign w:val="center"/>
          </w:tcPr>
          <w:p w14:paraId="6281AA2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58C6B1EE" w14:textId="77777777">
        <w:trPr>
          <w:trHeight w:val="270"/>
        </w:trPr>
        <w:tc>
          <w:tcPr>
            <w:tcW w:w="1080" w:type="dxa"/>
            <w:tcBorders>
              <w:top w:val="nil"/>
              <w:left w:val="single" w:sz="8" w:space="0" w:color="auto"/>
              <w:bottom w:val="single" w:sz="4" w:space="0" w:color="auto"/>
              <w:right w:val="single" w:sz="4" w:space="0" w:color="auto"/>
            </w:tcBorders>
            <w:vAlign w:val="center"/>
          </w:tcPr>
          <w:p w14:paraId="301E63E7"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18EB6565"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199D8A51"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4BD008DC"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06F0CC0C"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5ED09FF4"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04954B4E"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6E76A5E2" w14:textId="77777777" w:rsidR="0024427F" w:rsidRDefault="0024427F">
            <w:pPr>
              <w:widowControl/>
              <w:jc w:val="left"/>
              <w:rPr>
                <w:rFonts w:ascii="宋体" w:hAnsi="宋体" w:cs="宋体"/>
                <w:color w:val="000000"/>
                <w:kern w:val="0"/>
                <w:sz w:val="22"/>
                <w:szCs w:val="22"/>
              </w:rPr>
            </w:pPr>
          </w:p>
        </w:tc>
      </w:tr>
      <w:tr w:rsidR="0024427F" w14:paraId="5F7A7CFA" w14:textId="77777777">
        <w:trPr>
          <w:trHeight w:val="270"/>
        </w:trPr>
        <w:tc>
          <w:tcPr>
            <w:tcW w:w="1080" w:type="dxa"/>
            <w:tcBorders>
              <w:top w:val="nil"/>
              <w:left w:val="single" w:sz="8" w:space="0" w:color="auto"/>
              <w:bottom w:val="single" w:sz="4" w:space="0" w:color="auto"/>
              <w:right w:val="single" w:sz="4" w:space="0" w:color="auto"/>
            </w:tcBorders>
            <w:vAlign w:val="center"/>
          </w:tcPr>
          <w:p w14:paraId="59A4E7C7"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265CA1D9"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4AB9D288"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55CE76EF"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6CB58C42"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0BD2AD3A"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2C4C3741"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02F08066" w14:textId="77777777" w:rsidR="0024427F" w:rsidRDefault="0024427F">
            <w:pPr>
              <w:widowControl/>
              <w:jc w:val="left"/>
              <w:rPr>
                <w:rFonts w:ascii="宋体" w:hAnsi="宋体" w:cs="宋体"/>
                <w:color w:val="000000"/>
                <w:kern w:val="0"/>
                <w:sz w:val="22"/>
                <w:szCs w:val="22"/>
              </w:rPr>
            </w:pPr>
          </w:p>
        </w:tc>
      </w:tr>
      <w:tr w:rsidR="0024427F" w14:paraId="59119470" w14:textId="77777777">
        <w:trPr>
          <w:trHeight w:val="270"/>
        </w:trPr>
        <w:tc>
          <w:tcPr>
            <w:tcW w:w="1080" w:type="dxa"/>
            <w:tcBorders>
              <w:top w:val="nil"/>
              <w:left w:val="single" w:sz="8" w:space="0" w:color="auto"/>
              <w:bottom w:val="single" w:sz="4" w:space="0" w:color="auto"/>
              <w:right w:val="single" w:sz="4" w:space="0" w:color="auto"/>
            </w:tcBorders>
            <w:vAlign w:val="center"/>
          </w:tcPr>
          <w:p w14:paraId="79197E4D"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620F4E00"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003043ED"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56AA7A1E"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651BB261"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72972786"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2BD43C49"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0819990F" w14:textId="77777777" w:rsidR="0024427F" w:rsidRDefault="0024427F">
            <w:pPr>
              <w:widowControl/>
              <w:jc w:val="left"/>
              <w:rPr>
                <w:rFonts w:ascii="宋体" w:hAnsi="宋体" w:cs="宋体"/>
                <w:color w:val="000000"/>
                <w:kern w:val="0"/>
                <w:sz w:val="22"/>
                <w:szCs w:val="22"/>
              </w:rPr>
            </w:pPr>
          </w:p>
        </w:tc>
      </w:tr>
      <w:tr w:rsidR="0024427F" w14:paraId="06B3CEF2" w14:textId="77777777">
        <w:trPr>
          <w:trHeight w:val="270"/>
        </w:trPr>
        <w:tc>
          <w:tcPr>
            <w:tcW w:w="1080" w:type="dxa"/>
            <w:tcBorders>
              <w:top w:val="nil"/>
              <w:left w:val="single" w:sz="8" w:space="0" w:color="auto"/>
              <w:bottom w:val="single" w:sz="4" w:space="0" w:color="auto"/>
              <w:right w:val="single" w:sz="4" w:space="0" w:color="auto"/>
            </w:tcBorders>
            <w:vAlign w:val="center"/>
          </w:tcPr>
          <w:p w14:paraId="12786B2D"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30B452B3"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10D55D18"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646120CE"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7D347CC9"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61A4382F"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740C4501"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15C020B7" w14:textId="77777777" w:rsidR="0024427F" w:rsidRDefault="0024427F">
            <w:pPr>
              <w:widowControl/>
              <w:jc w:val="left"/>
              <w:rPr>
                <w:rFonts w:ascii="宋体" w:hAnsi="宋体" w:cs="宋体"/>
                <w:color w:val="000000"/>
                <w:kern w:val="0"/>
                <w:sz w:val="22"/>
                <w:szCs w:val="22"/>
              </w:rPr>
            </w:pPr>
          </w:p>
        </w:tc>
      </w:tr>
      <w:tr w:rsidR="0024427F" w14:paraId="75DB4662" w14:textId="77777777">
        <w:trPr>
          <w:trHeight w:val="270"/>
        </w:trPr>
        <w:tc>
          <w:tcPr>
            <w:tcW w:w="1080" w:type="dxa"/>
            <w:tcBorders>
              <w:top w:val="nil"/>
              <w:left w:val="single" w:sz="8" w:space="0" w:color="auto"/>
              <w:bottom w:val="single" w:sz="4" w:space="0" w:color="auto"/>
              <w:right w:val="single" w:sz="4" w:space="0" w:color="auto"/>
            </w:tcBorders>
            <w:vAlign w:val="center"/>
          </w:tcPr>
          <w:p w14:paraId="3B16D1D0"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757BDF5E"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2C350BF1"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0A17DA85"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5026DC1C"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7DD6F60F"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3AAAA020"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3ECDBD13" w14:textId="77777777" w:rsidR="0024427F" w:rsidRDefault="0024427F">
            <w:pPr>
              <w:widowControl/>
              <w:jc w:val="left"/>
              <w:rPr>
                <w:rFonts w:ascii="宋体" w:hAnsi="宋体" w:cs="宋体"/>
                <w:color w:val="000000"/>
                <w:kern w:val="0"/>
                <w:sz w:val="22"/>
                <w:szCs w:val="22"/>
              </w:rPr>
            </w:pPr>
          </w:p>
        </w:tc>
      </w:tr>
      <w:tr w:rsidR="0024427F" w14:paraId="64413254" w14:textId="77777777">
        <w:trPr>
          <w:trHeight w:val="270"/>
        </w:trPr>
        <w:tc>
          <w:tcPr>
            <w:tcW w:w="1080" w:type="dxa"/>
            <w:tcBorders>
              <w:top w:val="nil"/>
              <w:left w:val="single" w:sz="8" w:space="0" w:color="auto"/>
              <w:bottom w:val="single" w:sz="4" w:space="0" w:color="auto"/>
              <w:right w:val="single" w:sz="4" w:space="0" w:color="auto"/>
            </w:tcBorders>
            <w:vAlign w:val="center"/>
          </w:tcPr>
          <w:p w14:paraId="78281E8D"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3628F84A"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5CCA0C78"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4E4D2C69"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01ADA9AA"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7E529959"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41D1ED2F"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2D850C9A" w14:textId="77777777" w:rsidR="0024427F" w:rsidRDefault="0024427F">
            <w:pPr>
              <w:widowControl/>
              <w:jc w:val="left"/>
              <w:rPr>
                <w:rFonts w:ascii="宋体" w:hAnsi="宋体" w:cs="宋体"/>
                <w:color w:val="000000"/>
                <w:kern w:val="0"/>
                <w:sz w:val="22"/>
                <w:szCs w:val="22"/>
              </w:rPr>
            </w:pPr>
          </w:p>
        </w:tc>
      </w:tr>
      <w:tr w:rsidR="0024427F" w14:paraId="54939532" w14:textId="77777777">
        <w:trPr>
          <w:trHeight w:val="270"/>
        </w:trPr>
        <w:tc>
          <w:tcPr>
            <w:tcW w:w="1080" w:type="dxa"/>
            <w:tcBorders>
              <w:top w:val="nil"/>
              <w:left w:val="single" w:sz="8" w:space="0" w:color="auto"/>
              <w:bottom w:val="single" w:sz="4" w:space="0" w:color="auto"/>
              <w:right w:val="single" w:sz="4" w:space="0" w:color="auto"/>
            </w:tcBorders>
            <w:vAlign w:val="center"/>
          </w:tcPr>
          <w:p w14:paraId="3434BE2C"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667068E9"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0175A510"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194A184D"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4A93125F"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0734A809"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0A1F1114"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64DEDB65" w14:textId="77777777" w:rsidR="0024427F" w:rsidRDefault="0024427F">
            <w:pPr>
              <w:widowControl/>
              <w:jc w:val="left"/>
              <w:rPr>
                <w:rFonts w:ascii="宋体" w:hAnsi="宋体" w:cs="宋体"/>
                <w:color w:val="000000"/>
                <w:kern w:val="0"/>
                <w:sz w:val="22"/>
                <w:szCs w:val="22"/>
              </w:rPr>
            </w:pPr>
          </w:p>
        </w:tc>
      </w:tr>
      <w:tr w:rsidR="0024427F" w14:paraId="5C028251" w14:textId="77777777">
        <w:trPr>
          <w:trHeight w:val="270"/>
        </w:trPr>
        <w:tc>
          <w:tcPr>
            <w:tcW w:w="1080" w:type="dxa"/>
            <w:tcBorders>
              <w:top w:val="nil"/>
              <w:left w:val="single" w:sz="8" w:space="0" w:color="auto"/>
              <w:bottom w:val="single" w:sz="4" w:space="0" w:color="auto"/>
              <w:right w:val="single" w:sz="4" w:space="0" w:color="auto"/>
            </w:tcBorders>
            <w:vAlign w:val="center"/>
          </w:tcPr>
          <w:p w14:paraId="3CCF8165"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7FA3DE8C"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4C9D9F6A"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55F97767"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5E6698B6"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20FD6658"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344C0AD9"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6448E83E" w14:textId="77777777" w:rsidR="0024427F" w:rsidRDefault="0024427F">
            <w:pPr>
              <w:widowControl/>
              <w:jc w:val="left"/>
              <w:rPr>
                <w:rFonts w:ascii="宋体" w:hAnsi="宋体" w:cs="宋体"/>
                <w:color w:val="000000"/>
                <w:kern w:val="0"/>
                <w:sz w:val="22"/>
                <w:szCs w:val="22"/>
              </w:rPr>
            </w:pPr>
          </w:p>
        </w:tc>
      </w:tr>
      <w:tr w:rsidR="0024427F" w14:paraId="1581512A" w14:textId="77777777">
        <w:trPr>
          <w:trHeight w:val="270"/>
        </w:trPr>
        <w:tc>
          <w:tcPr>
            <w:tcW w:w="1080" w:type="dxa"/>
            <w:tcBorders>
              <w:top w:val="nil"/>
              <w:left w:val="single" w:sz="8" w:space="0" w:color="auto"/>
              <w:bottom w:val="single" w:sz="4" w:space="0" w:color="auto"/>
              <w:right w:val="single" w:sz="4" w:space="0" w:color="auto"/>
            </w:tcBorders>
            <w:vAlign w:val="center"/>
          </w:tcPr>
          <w:p w14:paraId="674E3790"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3EB67CDC"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79E0CCD3"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401EB0BD"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746F26B0"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672C1A95"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2204AEA8"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28AD256B" w14:textId="77777777" w:rsidR="0024427F" w:rsidRDefault="0024427F">
            <w:pPr>
              <w:widowControl/>
              <w:jc w:val="left"/>
              <w:rPr>
                <w:rFonts w:ascii="宋体" w:hAnsi="宋体" w:cs="宋体"/>
                <w:color w:val="000000"/>
                <w:kern w:val="0"/>
                <w:sz w:val="22"/>
                <w:szCs w:val="22"/>
              </w:rPr>
            </w:pPr>
          </w:p>
        </w:tc>
      </w:tr>
      <w:tr w:rsidR="0024427F" w14:paraId="1C191C62" w14:textId="77777777">
        <w:trPr>
          <w:trHeight w:val="270"/>
        </w:trPr>
        <w:tc>
          <w:tcPr>
            <w:tcW w:w="1080" w:type="dxa"/>
            <w:tcBorders>
              <w:top w:val="nil"/>
              <w:left w:val="single" w:sz="8" w:space="0" w:color="auto"/>
              <w:bottom w:val="single" w:sz="4" w:space="0" w:color="auto"/>
              <w:right w:val="single" w:sz="4" w:space="0" w:color="auto"/>
            </w:tcBorders>
            <w:vAlign w:val="center"/>
          </w:tcPr>
          <w:p w14:paraId="1D138330"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109C947E"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61F96742"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37FB45BD"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3DAF39AE"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06448FC5"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0F4C3DF4"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7AF174C1" w14:textId="77777777" w:rsidR="0024427F" w:rsidRDefault="0024427F">
            <w:pPr>
              <w:widowControl/>
              <w:jc w:val="left"/>
              <w:rPr>
                <w:rFonts w:ascii="宋体" w:hAnsi="宋体" w:cs="宋体"/>
                <w:color w:val="000000"/>
                <w:kern w:val="0"/>
                <w:sz w:val="22"/>
                <w:szCs w:val="22"/>
              </w:rPr>
            </w:pPr>
          </w:p>
        </w:tc>
      </w:tr>
      <w:tr w:rsidR="0024427F" w14:paraId="2FAAACF1" w14:textId="77777777">
        <w:trPr>
          <w:trHeight w:val="270"/>
        </w:trPr>
        <w:tc>
          <w:tcPr>
            <w:tcW w:w="1080" w:type="dxa"/>
            <w:tcBorders>
              <w:top w:val="nil"/>
              <w:left w:val="single" w:sz="8" w:space="0" w:color="auto"/>
              <w:bottom w:val="single" w:sz="4" w:space="0" w:color="auto"/>
              <w:right w:val="single" w:sz="4" w:space="0" w:color="auto"/>
            </w:tcBorders>
            <w:vAlign w:val="center"/>
          </w:tcPr>
          <w:p w14:paraId="0A629048"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0245C1DF"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492B45D4"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1C22AA3D"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78E9B6EE"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391BC152"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78D4402D"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01AEF2F1" w14:textId="77777777" w:rsidR="0024427F" w:rsidRDefault="0024427F">
            <w:pPr>
              <w:widowControl/>
              <w:jc w:val="left"/>
              <w:rPr>
                <w:rFonts w:ascii="宋体" w:hAnsi="宋体" w:cs="宋体"/>
                <w:color w:val="000000"/>
                <w:kern w:val="0"/>
                <w:sz w:val="22"/>
                <w:szCs w:val="22"/>
              </w:rPr>
            </w:pPr>
          </w:p>
        </w:tc>
      </w:tr>
      <w:tr w:rsidR="0024427F" w14:paraId="5597BC91" w14:textId="77777777">
        <w:trPr>
          <w:trHeight w:val="270"/>
        </w:trPr>
        <w:tc>
          <w:tcPr>
            <w:tcW w:w="1080" w:type="dxa"/>
            <w:tcBorders>
              <w:top w:val="nil"/>
              <w:left w:val="single" w:sz="8" w:space="0" w:color="auto"/>
              <w:bottom w:val="single" w:sz="4" w:space="0" w:color="auto"/>
              <w:right w:val="single" w:sz="4" w:space="0" w:color="auto"/>
            </w:tcBorders>
            <w:vAlign w:val="center"/>
          </w:tcPr>
          <w:p w14:paraId="41B96588" w14:textId="77777777" w:rsidR="0024427F" w:rsidRDefault="0024427F">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vAlign w:val="center"/>
          </w:tcPr>
          <w:p w14:paraId="0078E3EF" w14:textId="77777777" w:rsidR="0024427F" w:rsidRDefault="0024427F">
            <w:pPr>
              <w:widowControl/>
              <w:jc w:val="left"/>
              <w:rPr>
                <w:rFonts w:ascii="宋体" w:hAnsi="宋体" w:cs="宋体"/>
                <w:color w:val="000000"/>
                <w:kern w:val="0"/>
                <w:sz w:val="22"/>
                <w:szCs w:val="22"/>
              </w:rPr>
            </w:pPr>
          </w:p>
        </w:tc>
        <w:tc>
          <w:tcPr>
            <w:tcW w:w="949" w:type="dxa"/>
            <w:tcBorders>
              <w:top w:val="nil"/>
              <w:left w:val="nil"/>
              <w:bottom w:val="single" w:sz="4" w:space="0" w:color="auto"/>
              <w:right w:val="single" w:sz="4" w:space="0" w:color="auto"/>
            </w:tcBorders>
            <w:vAlign w:val="center"/>
          </w:tcPr>
          <w:p w14:paraId="38CCECEA" w14:textId="77777777" w:rsidR="0024427F" w:rsidRDefault="0024427F">
            <w:pPr>
              <w:widowControl/>
              <w:jc w:val="left"/>
              <w:rPr>
                <w:rFonts w:ascii="宋体" w:hAnsi="宋体" w:cs="宋体"/>
                <w:color w:val="000000"/>
                <w:kern w:val="0"/>
                <w:sz w:val="22"/>
                <w:szCs w:val="22"/>
              </w:rPr>
            </w:pPr>
          </w:p>
        </w:tc>
        <w:tc>
          <w:tcPr>
            <w:tcW w:w="1211" w:type="dxa"/>
            <w:tcBorders>
              <w:top w:val="nil"/>
              <w:left w:val="nil"/>
              <w:bottom w:val="single" w:sz="4" w:space="0" w:color="auto"/>
              <w:right w:val="single" w:sz="4" w:space="0" w:color="auto"/>
            </w:tcBorders>
            <w:vAlign w:val="center"/>
          </w:tcPr>
          <w:p w14:paraId="28A9A37A" w14:textId="77777777" w:rsidR="0024427F" w:rsidRDefault="0024427F">
            <w:pPr>
              <w:widowControl/>
              <w:jc w:val="left"/>
              <w:rPr>
                <w:rFonts w:ascii="宋体" w:hAnsi="宋体" w:cs="宋体"/>
                <w:color w:val="000000"/>
                <w:kern w:val="0"/>
                <w:sz w:val="22"/>
                <w:szCs w:val="22"/>
              </w:rPr>
            </w:pPr>
          </w:p>
        </w:tc>
        <w:tc>
          <w:tcPr>
            <w:tcW w:w="632" w:type="dxa"/>
            <w:tcBorders>
              <w:top w:val="nil"/>
              <w:left w:val="nil"/>
              <w:bottom w:val="single" w:sz="4" w:space="0" w:color="auto"/>
              <w:right w:val="single" w:sz="4" w:space="0" w:color="auto"/>
            </w:tcBorders>
            <w:vAlign w:val="center"/>
          </w:tcPr>
          <w:p w14:paraId="0EF155CA"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vAlign w:val="center"/>
          </w:tcPr>
          <w:p w14:paraId="5B74F162" w14:textId="77777777" w:rsidR="0024427F" w:rsidRDefault="0024427F">
            <w:pPr>
              <w:widowControl/>
              <w:jc w:val="left"/>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vAlign w:val="center"/>
          </w:tcPr>
          <w:p w14:paraId="305D35FD" w14:textId="77777777" w:rsidR="0024427F" w:rsidRDefault="0024427F">
            <w:pPr>
              <w:widowControl/>
              <w:jc w:val="left"/>
              <w:rPr>
                <w:rFonts w:ascii="宋体" w:hAnsi="宋体" w:cs="宋体"/>
                <w:color w:val="000000"/>
                <w:kern w:val="0"/>
                <w:sz w:val="22"/>
                <w:szCs w:val="22"/>
              </w:rPr>
            </w:pPr>
          </w:p>
        </w:tc>
        <w:tc>
          <w:tcPr>
            <w:tcW w:w="992" w:type="dxa"/>
            <w:tcBorders>
              <w:top w:val="nil"/>
              <w:left w:val="nil"/>
              <w:bottom w:val="single" w:sz="4" w:space="0" w:color="auto"/>
              <w:right w:val="single" w:sz="8" w:space="0" w:color="auto"/>
            </w:tcBorders>
            <w:vAlign w:val="center"/>
          </w:tcPr>
          <w:p w14:paraId="02ECE848" w14:textId="77777777" w:rsidR="0024427F" w:rsidRDefault="0024427F">
            <w:pPr>
              <w:widowControl/>
              <w:jc w:val="left"/>
              <w:rPr>
                <w:rFonts w:ascii="宋体" w:hAnsi="宋体" w:cs="宋体"/>
                <w:color w:val="000000"/>
                <w:kern w:val="0"/>
                <w:sz w:val="22"/>
                <w:szCs w:val="22"/>
              </w:rPr>
            </w:pPr>
          </w:p>
        </w:tc>
      </w:tr>
      <w:tr w:rsidR="0024427F" w14:paraId="70F0BEA5" w14:textId="77777777">
        <w:trPr>
          <w:trHeight w:val="270"/>
        </w:trPr>
        <w:tc>
          <w:tcPr>
            <w:tcW w:w="1080" w:type="dxa"/>
            <w:tcBorders>
              <w:top w:val="nil"/>
              <w:left w:val="single" w:sz="8" w:space="0" w:color="auto"/>
              <w:bottom w:val="single" w:sz="4" w:space="0" w:color="auto"/>
              <w:right w:val="single" w:sz="4" w:space="0" w:color="auto"/>
            </w:tcBorders>
            <w:vAlign w:val="center"/>
          </w:tcPr>
          <w:p w14:paraId="3929D92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080" w:type="dxa"/>
            <w:tcBorders>
              <w:top w:val="nil"/>
              <w:left w:val="nil"/>
              <w:bottom w:val="single" w:sz="4" w:space="0" w:color="auto"/>
              <w:right w:val="single" w:sz="4" w:space="0" w:color="auto"/>
            </w:tcBorders>
            <w:vAlign w:val="center"/>
          </w:tcPr>
          <w:p w14:paraId="157D5D4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49" w:type="dxa"/>
            <w:tcBorders>
              <w:top w:val="nil"/>
              <w:left w:val="nil"/>
              <w:bottom w:val="single" w:sz="4" w:space="0" w:color="auto"/>
              <w:right w:val="single" w:sz="4" w:space="0" w:color="auto"/>
            </w:tcBorders>
            <w:vAlign w:val="center"/>
          </w:tcPr>
          <w:p w14:paraId="0571378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11" w:type="dxa"/>
            <w:tcBorders>
              <w:top w:val="nil"/>
              <w:left w:val="nil"/>
              <w:bottom w:val="single" w:sz="4" w:space="0" w:color="auto"/>
              <w:right w:val="single" w:sz="4" w:space="0" w:color="auto"/>
            </w:tcBorders>
            <w:vAlign w:val="center"/>
          </w:tcPr>
          <w:p w14:paraId="636C06B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632" w:type="dxa"/>
            <w:tcBorders>
              <w:top w:val="nil"/>
              <w:left w:val="nil"/>
              <w:bottom w:val="single" w:sz="4" w:space="0" w:color="auto"/>
              <w:right w:val="single" w:sz="4" w:space="0" w:color="auto"/>
            </w:tcBorders>
            <w:vAlign w:val="center"/>
          </w:tcPr>
          <w:p w14:paraId="424B728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92" w:type="dxa"/>
            <w:tcBorders>
              <w:top w:val="nil"/>
              <w:left w:val="nil"/>
              <w:bottom w:val="single" w:sz="4" w:space="0" w:color="auto"/>
              <w:right w:val="single" w:sz="4" w:space="0" w:color="auto"/>
            </w:tcBorders>
            <w:vAlign w:val="center"/>
          </w:tcPr>
          <w:p w14:paraId="637668A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76" w:type="dxa"/>
            <w:tcBorders>
              <w:top w:val="nil"/>
              <w:left w:val="nil"/>
              <w:bottom w:val="single" w:sz="4" w:space="0" w:color="auto"/>
              <w:right w:val="single" w:sz="4" w:space="0" w:color="auto"/>
            </w:tcBorders>
            <w:vAlign w:val="center"/>
          </w:tcPr>
          <w:p w14:paraId="5099E24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92" w:type="dxa"/>
            <w:tcBorders>
              <w:top w:val="nil"/>
              <w:left w:val="nil"/>
              <w:bottom w:val="single" w:sz="4" w:space="0" w:color="auto"/>
              <w:right w:val="single" w:sz="8" w:space="0" w:color="auto"/>
            </w:tcBorders>
            <w:vAlign w:val="center"/>
          </w:tcPr>
          <w:p w14:paraId="3A8A913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636FC86B" w14:textId="77777777">
        <w:trPr>
          <w:trHeight w:val="270"/>
        </w:trPr>
        <w:tc>
          <w:tcPr>
            <w:tcW w:w="1080" w:type="dxa"/>
            <w:tcBorders>
              <w:top w:val="nil"/>
              <w:left w:val="single" w:sz="8" w:space="0" w:color="auto"/>
              <w:bottom w:val="single" w:sz="4" w:space="0" w:color="auto"/>
              <w:right w:val="single" w:sz="4" w:space="0" w:color="auto"/>
            </w:tcBorders>
            <w:vAlign w:val="center"/>
          </w:tcPr>
          <w:p w14:paraId="5ECEA27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080" w:type="dxa"/>
            <w:tcBorders>
              <w:top w:val="nil"/>
              <w:left w:val="nil"/>
              <w:bottom w:val="single" w:sz="4" w:space="0" w:color="auto"/>
              <w:right w:val="single" w:sz="4" w:space="0" w:color="auto"/>
            </w:tcBorders>
            <w:vAlign w:val="center"/>
          </w:tcPr>
          <w:p w14:paraId="383BD06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49" w:type="dxa"/>
            <w:tcBorders>
              <w:top w:val="nil"/>
              <w:left w:val="nil"/>
              <w:bottom w:val="single" w:sz="4" w:space="0" w:color="auto"/>
              <w:right w:val="single" w:sz="4" w:space="0" w:color="auto"/>
            </w:tcBorders>
            <w:vAlign w:val="center"/>
          </w:tcPr>
          <w:p w14:paraId="69B6CE1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11" w:type="dxa"/>
            <w:tcBorders>
              <w:top w:val="nil"/>
              <w:left w:val="nil"/>
              <w:bottom w:val="single" w:sz="4" w:space="0" w:color="auto"/>
              <w:right w:val="single" w:sz="4" w:space="0" w:color="auto"/>
            </w:tcBorders>
            <w:vAlign w:val="center"/>
          </w:tcPr>
          <w:p w14:paraId="250D3DE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632" w:type="dxa"/>
            <w:tcBorders>
              <w:top w:val="nil"/>
              <w:left w:val="nil"/>
              <w:bottom w:val="single" w:sz="4" w:space="0" w:color="auto"/>
              <w:right w:val="single" w:sz="4" w:space="0" w:color="auto"/>
            </w:tcBorders>
            <w:vAlign w:val="center"/>
          </w:tcPr>
          <w:p w14:paraId="080D39F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92" w:type="dxa"/>
            <w:tcBorders>
              <w:top w:val="nil"/>
              <w:left w:val="nil"/>
              <w:bottom w:val="single" w:sz="4" w:space="0" w:color="auto"/>
              <w:right w:val="single" w:sz="4" w:space="0" w:color="auto"/>
            </w:tcBorders>
            <w:vAlign w:val="center"/>
          </w:tcPr>
          <w:p w14:paraId="7E765BA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276" w:type="dxa"/>
            <w:tcBorders>
              <w:top w:val="nil"/>
              <w:left w:val="nil"/>
              <w:bottom w:val="single" w:sz="4" w:space="0" w:color="auto"/>
              <w:right w:val="single" w:sz="4" w:space="0" w:color="auto"/>
            </w:tcBorders>
            <w:vAlign w:val="center"/>
          </w:tcPr>
          <w:p w14:paraId="1DA7E19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992" w:type="dxa"/>
            <w:tcBorders>
              <w:top w:val="nil"/>
              <w:left w:val="nil"/>
              <w:bottom w:val="single" w:sz="4" w:space="0" w:color="auto"/>
              <w:right w:val="single" w:sz="8" w:space="0" w:color="auto"/>
            </w:tcBorders>
            <w:vAlign w:val="center"/>
          </w:tcPr>
          <w:p w14:paraId="4C869E3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bl>
    <w:p w14:paraId="52688C0F" w14:textId="77777777" w:rsidR="0024427F" w:rsidRDefault="0024427F">
      <w:pPr>
        <w:jc w:val="center"/>
        <w:rPr>
          <w:b/>
          <w:sz w:val="30"/>
          <w:szCs w:val="30"/>
        </w:rPr>
      </w:pPr>
    </w:p>
    <w:p w14:paraId="0FD1F777" w14:textId="77777777" w:rsidR="0024427F" w:rsidRDefault="0024427F">
      <w:pPr>
        <w:jc w:val="center"/>
        <w:rPr>
          <w:b/>
          <w:sz w:val="30"/>
          <w:szCs w:val="30"/>
        </w:rPr>
      </w:pPr>
    </w:p>
    <w:p w14:paraId="050F45CF" w14:textId="77777777" w:rsidR="0024427F" w:rsidRDefault="0024427F">
      <w:pPr>
        <w:jc w:val="center"/>
        <w:rPr>
          <w:b/>
          <w:sz w:val="30"/>
          <w:szCs w:val="30"/>
        </w:rPr>
      </w:pPr>
    </w:p>
    <w:p w14:paraId="35F5C4CE" w14:textId="77777777" w:rsidR="0024427F" w:rsidRDefault="0024427F">
      <w:pPr>
        <w:jc w:val="center"/>
        <w:rPr>
          <w:b/>
          <w:sz w:val="30"/>
          <w:szCs w:val="30"/>
        </w:rPr>
      </w:pPr>
    </w:p>
    <w:p w14:paraId="308BEBED" w14:textId="77777777" w:rsidR="0024427F" w:rsidRDefault="0024427F">
      <w:pPr>
        <w:jc w:val="center"/>
        <w:rPr>
          <w:b/>
          <w:sz w:val="30"/>
          <w:szCs w:val="30"/>
        </w:rPr>
      </w:pPr>
    </w:p>
    <w:p w14:paraId="02E6BBD1" w14:textId="77777777" w:rsidR="0024427F" w:rsidRDefault="0024427F">
      <w:pPr>
        <w:jc w:val="center"/>
        <w:rPr>
          <w:b/>
          <w:sz w:val="30"/>
          <w:szCs w:val="30"/>
        </w:rPr>
      </w:pPr>
    </w:p>
    <w:p w14:paraId="68BFF6CC" w14:textId="77777777" w:rsidR="0024427F" w:rsidRDefault="0024427F">
      <w:pPr>
        <w:jc w:val="center"/>
        <w:rPr>
          <w:b/>
          <w:sz w:val="30"/>
          <w:szCs w:val="30"/>
        </w:rPr>
      </w:pPr>
    </w:p>
    <w:p w14:paraId="276BE0F5" w14:textId="77777777" w:rsidR="0024427F" w:rsidRDefault="0024427F">
      <w:pPr>
        <w:jc w:val="center"/>
        <w:rPr>
          <w:b/>
          <w:sz w:val="30"/>
          <w:szCs w:val="30"/>
        </w:rPr>
      </w:pPr>
    </w:p>
    <w:p w14:paraId="70A1D03F" w14:textId="77777777" w:rsidR="0024427F" w:rsidRDefault="0024427F">
      <w:pPr>
        <w:jc w:val="center"/>
        <w:rPr>
          <w:b/>
          <w:sz w:val="30"/>
          <w:szCs w:val="30"/>
        </w:rPr>
      </w:pPr>
    </w:p>
    <w:p w14:paraId="0ABEF867" w14:textId="77777777" w:rsidR="0024427F" w:rsidRDefault="0024427F">
      <w:pPr>
        <w:jc w:val="center"/>
        <w:rPr>
          <w:b/>
          <w:sz w:val="30"/>
          <w:szCs w:val="30"/>
        </w:rPr>
      </w:pPr>
    </w:p>
    <w:p w14:paraId="5B4C301A" w14:textId="77777777" w:rsidR="0024427F" w:rsidRDefault="0024427F">
      <w:pPr>
        <w:jc w:val="center"/>
        <w:rPr>
          <w:sz w:val="24"/>
        </w:rPr>
      </w:pPr>
    </w:p>
    <w:p w14:paraId="14DE477D" w14:textId="37521F1F" w:rsidR="0024427F" w:rsidRPr="008C0F85" w:rsidRDefault="0063422A" w:rsidP="00F84F8A">
      <w:pPr>
        <w:pStyle w:val="3"/>
      </w:pPr>
      <w:bookmarkStart w:id="4772" w:name="_Toc428792682"/>
      <w:bookmarkStart w:id="4773" w:name="_Toc489545418"/>
      <w:bookmarkStart w:id="4774" w:name="_Toc489546870"/>
      <w:bookmarkStart w:id="4775" w:name="_Toc489547202"/>
      <w:bookmarkStart w:id="4776" w:name="_Toc489548079"/>
      <w:bookmarkStart w:id="4777" w:name="_Toc489607303"/>
      <w:r w:rsidRPr="008C0F85">
        <w:rPr>
          <w:rFonts w:hint="eastAsia"/>
        </w:rPr>
        <w:lastRenderedPageBreak/>
        <w:t>附录</w:t>
      </w:r>
      <w:r w:rsidRPr="008C0F85">
        <w:rPr>
          <w:rFonts w:hint="eastAsia"/>
        </w:rPr>
        <w:t>47</w:t>
      </w:r>
      <w:r w:rsidRPr="008C0F85">
        <w:rPr>
          <w:rFonts w:hint="eastAsia"/>
        </w:rPr>
        <w:t>：计算机设备责任人变更审批表</w:t>
      </w:r>
      <w:bookmarkEnd w:id="4772"/>
      <w:bookmarkEnd w:id="4773"/>
      <w:bookmarkEnd w:id="4774"/>
      <w:bookmarkEnd w:id="4775"/>
      <w:bookmarkEnd w:id="4776"/>
      <w:bookmarkEnd w:id="4777"/>
    </w:p>
    <w:p w14:paraId="2E694B6C" w14:textId="77777777" w:rsidR="0024427F" w:rsidRDefault="0063422A">
      <w:pPr>
        <w:jc w:val="center"/>
        <w:rPr>
          <w:b/>
          <w:sz w:val="32"/>
          <w:szCs w:val="32"/>
        </w:rPr>
      </w:pPr>
      <w:r>
        <w:rPr>
          <w:rFonts w:hint="eastAsia"/>
          <w:b/>
          <w:sz w:val="32"/>
          <w:szCs w:val="32"/>
        </w:rPr>
        <w:t>计算机设备责任人变更审批表</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2904"/>
        <w:gridCol w:w="1440"/>
        <w:gridCol w:w="2424"/>
      </w:tblGrid>
      <w:tr w:rsidR="0024427F" w14:paraId="514F047B" w14:textId="77777777">
        <w:trPr>
          <w:trHeight w:val="1079"/>
        </w:trPr>
        <w:tc>
          <w:tcPr>
            <w:tcW w:w="1704" w:type="dxa"/>
            <w:vAlign w:val="center"/>
          </w:tcPr>
          <w:p w14:paraId="187F2CE1" w14:textId="77777777" w:rsidR="0024427F" w:rsidRDefault="0063422A">
            <w:pPr>
              <w:widowControl/>
              <w:jc w:val="center"/>
              <w:rPr>
                <w:rFonts w:ascii="宋体" w:hAnsi="宋体"/>
                <w:spacing w:val="-5"/>
                <w:kern w:val="0"/>
                <w:szCs w:val="20"/>
                <w:lang w:eastAsia="en-US"/>
              </w:rPr>
            </w:pPr>
            <w:r>
              <w:rPr>
                <w:rFonts w:ascii="宋体" w:hAnsi="宋体" w:hint="eastAsia"/>
                <w:spacing w:val="-5"/>
                <w:kern w:val="0"/>
                <w:szCs w:val="20"/>
                <w:lang w:eastAsia="en-US"/>
              </w:rPr>
              <w:t>计算机编号</w:t>
            </w:r>
          </w:p>
        </w:tc>
        <w:tc>
          <w:tcPr>
            <w:tcW w:w="6768" w:type="dxa"/>
            <w:gridSpan w:val="3"/>
            <w:vAlign w:val="center"/>
          </w:tcPr>
          <w:p w14:paraId="61E96185" w14:textId="77777777" w:rsidR="0024427F" w:rsidRDefault="0024427F">
            <w:pPr>
              <w:widowControl/>
              <w:jc w:val="center"/>
              <w:rPr>
                <w:rFonts w:ascii="宋体" w:hAnsi="宋体"/>
                <w:spacing w:val="-5"/>
                <w:kern w:val="0"/>
                <w:szCs w:val="20"/>
                <w:lang w:eastAsia="en-US"/>
              </w:rPr>
            </w:pPr>
          </w:p>
        </w:tc>
      </w:tr>
      <w:tr w:rsidR="0024427F" w14:paraId="48E4C0E1" w14:textId="77777777">
        <w:trPr>
          <w:trHeight w:val="1078"/>
        </w:trPr>
        <w:tc>
          <w:tcPr>
            <w:tcW w:w="1704" w:type="dxa"/>
            <w:vAlign w:val="center"/>
          </w:tcPr>
          <w:p w14:paraId="5F6BC25E" w14:textId="77777777" w:rsidR="0024427F" w:rsidRDefault="0063422A">
            <w:pPr>
              <w:widowControl/>
              <w:jc w:val="center"/>
              <w:rPr>
                <w:rFonts w:ascii="宋体" w:hAnsi="宋体"/>
                <w:spacing w:val="-5"/>
                <w:kern w:val="0"/>
                <w:szCs w:val="20"/>
                <w:lang w:eastAsia="en-US"/>
              </w:rPr>
            </w:pPr>
            <w:r>
              <w:rPr>
                <w:rFonts w:ascii="宋体" w:hAnsi="宋体" w:hint="eastAsia"/>
                <w:spacing w:val="-5"/>
                <w:kern w:val="0"/>
                <w:szCs w:val="20"/>
                <w:lang w:eastAsia="en-US"/>
              </w:rPr>
              <w:t>原责任人</w:t>
            </w:r>
          </w:p>
        </w:tc>
        <w:tc>
          <w:tcPr>
            <w:tcW w:w="2904" w:type="dxa"/>
            <w:vAlign w:val="center"/>
          </w:tcPr>
          <w:p w14:paraId="440C6844" w14:textId="77777777" w:rsidR="0024427F" w:rsidRDefault="0024427F">
            <w:pPr>
              <w:widowControl/>
              <w:jc w:val="center"/>
              <w:rPr>
                <w:rFonts w:ascii="宋体" w:hAnsi="宋体"/>
                <w:spacing w:val="-5"/>
                <w:kern w:val="0"/>
                <w:szCs w:val="20"/>
                <w:lang w:eastAsia="en-US"/>
              </w:rPr>
            </w:pPr>
          </w:p>
        </w:tc>
        <w:tc>
          <w:tcPr>
            <w:tcW w:w="1440" w:type="dxa"/>
            <w:vAlign w:val="center"/>
          </w:tcPr>
          <w:p w14:paraId="2B08C38F" w14:textId="77777777" w:rsidR="0024427F" w:rsidRDefault="0063422A">
            <w:pPr>
              <w:widowControl/>
              <w:jc w:val="center"/>
              <w:rPr>
                <w:rFonts w:ascii="宋体" w:hAnsi="宋体"/>
                <w:spacing w:val="-5"/>
                <w:kern w:val="0"/>
                <w:szCs w:val="20"/>
                <w:lang w:eastAsia="en-US"/>
              </w:rPr>
            </w:pPr>
            <w:r>
              <w:rPr>
                <w:rFonts w:ascii="宋体" w:hAnsi="宋体" w:hint="eastAsia"/>
                <w:spacing w:val="-5"/>
                <w:kern w:val="0"/>
                <w:szCs w:val="20"/>
                <w:lang w:eastAsia="en-US"/>
              </w:rPr>
              <w:t>现责任人</w:t>
            </w:r>
          </w:p>
        </w:tc>
        <w:tc>
          <w:tcPr>
            <w:tcW w:w="2424" w:type="dxa"/>
            <w:vAlign w:val="center"/>
          </w:tcPr>
          <w:p w14:paraId="0A430A09" w14:textId="77777777" w:rsidR="0024427F" w:rsidRDefault="0024427F">
            <w:pPr>
              <w:widowControl/>
              <w:jc w:val="center"/>
              <w:rPr>
                <w:rFonts w:ascii="宋体" w:hAnsi="宋体"/>
                <w:spacing w:val="-5"/>
                <w:kern w:val="0"/>
                <w:szCs w:val="20"/>
                <w:lang w:eastAsia="en-US"/>
              </w:rPr>
            </w:pPr>
          </w:p>
        </w:tc>
      </w:tr>
      <w:tr w:rsidR="0024427F" w14:paraId="4075DD61" w14:textId="77777777">
        <w:trPr>
          <w:cantSplit/>
          <w:trHeight w:val="1129"/>
        </w:trPr>
        <w:tc>
          <w:tcPr>
            <w:tcW w:w="8472" w:type="dxa"/>
            <w:gridSpan w:val="4"/>
          </w:tcPr>
          <w:p w14:paraId="0AC847C4" w14:textId="77777777" w:rsidR="0024427F" w:rsidRDefault="0063422A">
            <w:pPr>
              <w:widowControl/>
              <w:jc w:val="left"/>
              <w:rPr>
                <w:rFonts w:ascii="宋体" w:hAnsi="宋体"/>
                <w:spacing w:val="-5"/>
                <w:kern w:val="0"/>
                <w:szCs w:val="20"/>
                <w:lang w:eastAsia="en-US"/>
              </w:rPr>
            </w:pPr>
            <w:r>
              <w:rPr>
                <w:rFonts w:ascii="宋体" w:hAnsi="宋体" w:hint="eastAsia"/>
                <w:spacing w:val="-5"/>
                <w:kern w:val="0"/>
                <w:szCs w:val="20"/>
                <w:lang w:eastAsia="en-US"/>
              </w:rPr>
              <w:t>申请理由：</w:t>
            </w:r>
          </w:p>
        </w:tc>
      </w:tr>
      <w:tr w:rsidR="0024427F" w14:paraId="51F0EB8A" w14:textId="77777777">
        <w:trPr>
          <w:cantSplit/>
          <w:trHeight w:val="1550"/>
        </w:trPr>
        <w:tc>
          <w:tcPr>
            <w:tcW w:w="8472" w:type="dxa"/>
            <w:gridSpan w:val="4"/>
          </w:tcPr>
          <w:p w14:paraId="04BAAE67" w14:textId="77777777" w:rsidR="0024427F" w:rsidRDefault="0063422A">
            <w:pPr>
              <w:widowControl/>
              <w:jc w:val="left"/>
              <w:rPr>
                <w:rFonts w:ascii="宋体" w:hAnsi="宋体"/>
                <w:spacing w:val="-5"/>
                <w:kern w:val="0"/>
                <w:szCs w:val="20"/>
              </w:rPr>
            </w:pPr>
            <w:r>
              <w:rPr>
                <w:rFonts w:ascii="宋体" w:hAnsi="宋体" w:hint="eastAsia"/>
                <w:spacing w:val="-5"/>
                <w:kern w:val="0"/>
                <w:szCs w:val="20"/>
              </w:rPr>
              <w:t>现责任人意见：</w:t>
            </w:r>
          </w:p>
          <w:p w14:paraId="08C168EF" w14:textId="77777777" w:rsidR="0024427F" w:rsidRDefault="0024427F">
            <w:pPr>
              <w:widowControl/>
              <w:jc w:val="left"/>
              <w:rPr>
                <w:rFonts w:ascii="宋体" w:hAnsi="宋体"/>
                <w:spacing w:val="-5"/>
                <w:kern w:val="0"/>
                <w:szCs w:val="20"/>
              </w:rPr>
            </w:pPr>
          </w:p>
          <w:p w14:paraId="7EE33F2F" w14:textId="77777777" w:rsidR="0024427F" w:rsidRDefault="0024427F">
            <w:pPr>
              <w:widowControl/>
              <w:jc w:val="left"/>
              <w:rPr>
                <w:rFonts w:ascii="宋体" w:hAnsi="宋体"/>
                <w:spacing w:val="-5"/>
                <w:kern w:val="0"/>
                <w:szCs w:val="20"/>
              </w:rPr>
            </w:pPr>
          </w:p>
          <w:p w14:paraId="6EFBEE46" w14:textId="77777777" w:rsidR="0024427F" w:rsidRDefault="0063422A">
            <w:pPr>
              <w:widowControl/>
              <w:wordWrap w:val="0"/>
              <w:jc w:val="right"/>
              <w:rPr>
                <w:rFonts w:ascii="宋体" w:hAnsi="宋体"/>
                <w:spacing w:val="-5"/>
                <w:kern w:val="0"/>
                <w:szCs w:val="20"/>
              </w:rPr>
            </w:pPr>
            <w:r>
              <w:rPr>
                <w:rFonts w:ascii="宋体" w:hAnsi="宋体" w:hint="eastAsia"/>
                <w:spacing w:val="-5"/>
                <w:kern w:val="0"/>
                <w:szCs w:val="20"/>
              </w:rPr>
              <w:t xml:space="preserve">                                                    签字：             年  月  日</w:t>
            </w:r>
          </w:p>
        </w:tc>
      </w:tr>
      <w:tr w:rsidR="0024427F" w14:paraId="24C2D862" w14:textId="77777777">
        <w:trPr>
          <w:cantSplit/>
          <w:trHeight w:val="1125"/>
        </w:trPr>
        <w:tc>
          <w:tcPr>
            <w:tcW w:w="8472" w:type="dxa"/>
            <w:gridSpan w:val="4"/>
          </w:tcPr>
          <w:p w14:paraId="2288ED91" w14:textId="77777777" w:rsidR="0024427F" w:rsidRDefault="0063422A">
            <w:pPr>
              <w:widowControl/>
              <w:jc w:val="left"/>
              <w:rPr>
                <w:rFonts w:ascii="宋体" w:hAnsi="宋体"/>
                <w:spacing w:val="-5"/>
                <w:kern w:val="0"/>
                <w:szCs w:val="20"/>
              </w:rPr>
            </w:pPr>
            <w:r>
              <w:rPr>
                <w:rFonts w:ascii="宋体" w:hAnsi="宋体" w:hint="eastAsia"/>
                <w:spacing w:val="-5"/>
                <w:kern w:val="0"/>
                <w:szCs w:val="20"/>
              </w:rPr>
              <w:t>部门领导意见：</w:t>
            </w:r>
          </w:p>
          <w:p w14:paraId="7A0EA4BF" w14:textId="77777777" w:rsidR="0024427F" w:rsidRDefault="0024427F">
            <w:pPr>
              <w:widowControl/>
              <w:ind w:firstLine="5055"/>
              <w:jc w:val="left"/>
              <w:rPr>
                <w:rFonts w:ascii="宋体" w:hAnsi="宋体"/>
                <w:spacing w:val="-5"/>
                <w:kern w:val="0"/>
                <w:szCs w:val="20"/>
              </w:rPr>
            </w:pPr>
          </w:p>
          <w:p w14:paraId="1ED321C2" w14:textId="77777777" w:rsidR="0024427F" w:rsidRDefault="0063422A">
            <w:pPr>
              <w:widowControl/>
              <w:ind w:firstLine="5055"/>
              <w:jc w:val="left"/>
              <w:rPr>
                <w:rFonts w:ascii="宋体" w:hAnsi="宋体"/>
                <w:spacing w:val="-5"/>
                <w:kern w:val="0"/>
                <w:szCs w:val="20"/>
              </w:rPr>
            </w:pPr>
            <w:r>
              <w:rPr>
                <w:rFonts w:ascii="宋体" w:hAnsi="宋体" w:hint="eastAsia"/>
                <w:spacing w:val="-5"/>
                <w:kern w:val="0"/>
                <w:szCs w:val="20"/>
              </w:rPr>
              <w:t>签字：             年  月  日</w:t>
            </w:r>
          </w:p>
        </w:tc>
      </w:tr>
      <w:tr w:rsidR="0024427F" w14:paraId="1FF63F70" w14:textId="77777777">
        <w:trPr>
          <w:cantSplit/>
          <w:trHeight w:val="983"/>
        </w:trPr>
        <w:tc>
          <w:tcPr>
            <w:tcW w:w="8472" w:type="dxa"/>
            <w:gridSpan w:val="4"/>
          </w:tcPr>
          <w:p w14:paraId="61F3F753" w14:textId="3BACEDE8" w:rsidR="0024427F" w:rsidRDefault="00543823">
            <w:pPr>
              <w:widowControl/>
              <w:jc w:val="left"/>
              <w:rPr>
                <w:rFonts w:ascii="宋体" w:hAnsi="宋体"/>
                <w:spacing w:val="-5"/>
                <w:kern w:val="0"/>
                <w:szCs w:val="20"/>
              </w:rPr>
            </w:pPr>
            <w:del w:id="4778" w:author="yunwei01" w:date="2017-08-02T14:22:00Z">
              <w:r w:rsidDel="00A97AE9">
                <w:rPr>
                  <w:rFonts w:ascii="宋体" w:hAnsi="宋体" w:hint="eastAsia"/>
                  <w:spacing w:val="-5"/>
                  <w:kern w:val="0"/>
                  <w:szCs w:val="20"/>
                </w:rPr>
                <w:delText>AAAAA</w:delText>
              </w:r>
            </w:del>
            <w:ins w:id="4779" w:author="yunwei01" w:date="2017-08-02T14:22:00Z">
              <w:r w:rsidR="00A97AE9">
                <w:rPr>
                  <w:rFonts w:ascii="宋体" w:hAnsi="宋体" w:hint="eastAsia"/>
                  <w:spacing w:val="-5"/>
                  <w:kern w:val="0"/>
                  <w:szCs w:val="20"/>
                </w:rPr>
                <w:t>资鼎(上海)互联网金融信息服务有限</w:t>
              </w:r>
            </w:ins>
            <w:del w:id="4780" w:author="yunwei01" w:date="2017-08-02T14:38:00Z">
              <w:r w:rsidDel="004C1B14">
                <w:rPr>
                  <w:rFonts w:ascii="宋体" w:hAnsi="宋体" w:hint="eastAsia"/>
                  <w:spacing w:val="-5"/>
                  <w:kern w:val="0"/>
                  <w:szCs w:val="20"/>
                </w:rPr>
                <w:delText>公司</w:delText>
              </w:r>
            </w:del>
            <w:ins w:id="4781" w:author="yunwei01" w:date="2017-08-02T14:38:00Z">
              <w:r w:rsidR="004C1B14">
                <w:rPr>
                  <w:rFonts w:ascii="宋体" w:hAnsi="宋体" w:hint="eastAsia"/>
                  <w:spacing w:val="-5"/>
                  <w:kern w:val="0"/>
                  <w:szCs w:val="20"/>
                </w:rPr>
                <w:t>公司</w:t>
              </w:r>
            </w:ins>
            <w:r w:rsidR="0063422A">
              <w:rPr>
                <w:rFonts w:ascii="宋体" w:hAnsi="宋体" w:hint="eastAsia"/>
                <w:spacing w:val="-5"/>
                <w:kern w:val="0"/>
                <w:szCs w:val="20"/>
              </w:rPr>
              <w:t>意见：</w:t>
            </w:r>
          </w:p>
          <w:p w14:paraId="67640F2E" w14:textId="77777777" w:rsidR="0024427F" w:rsidRDefault="0024427F">
            <w:pPr>
              <w:widowControl/>
              <w:ind w:firstLine="5055"/>
              <w:jc w:val="left"/>
              <w:rPr>
                <w:rFonts w:ascii="宋体" w:hAnsi="宋体"/>
                <w:spacing w:val="-5"/>
                <w:kern w:val="0"/>
                <w:szCs w:val="20"/>
              </w:rPr>
            </w:pPr>
          </w:p>
          <w:p w14:paraId="04A7445C" w14:textId="77777777" w:rsidR="0024427F" w:rsidRDefault="0063422A">
            <w:pPr>
              <w:widowControl/>
              <w:ind w:firstLine="5055"/>
              <w:jc w:val="left"/>
              <w:rPr>
                <w:rFonts w:ascii="宋体" w:hAnsi="宋体"/>
                <w:spacing w:val="-5"/>
                <w:kern w:val="0"/>
                <w:szCs w:val="20"/>
              </w:rPr>
            </w:pPr>
            <w:r>
              <w:rPr>
                <w:rFonts w:ascii="宋体" w:hAnsi="宋体" w:hint="eastAsia"/>
                <w:spacing w:val="-5"/>
                <w:kern w:val="0"/>
                <w:szCs w:val="20"/>
              </w:rPr>
              <w:t>签字：             年  月  日</w:t>
            </w:r>
          </w:p>
        </w:tc>
      </w:tr>
      <w:tr w:rsidR="0024427F" w14:paraId="3B30FE40" w14:textId="77777777">
        <w:trPr>
          <w:cantSplit/>
          <w:trHeight w:val="558"/>
        </w:trPr>
        <w:tc>
          <w:tcPr>
            <w:tcW w:w="8472" w:type="dxa"/>
            <w:gridSpan w:val="4"/>
          </w:tcPr>
          <w:p w14:paraId="44EC6023" w14:textId="77777777" w:rsidR="0024427F" w:rsidRDefault="0063422A">
            <w:pPr>
              <w:widowControl/>
              <w:jc w:val="left"/>
              <w:rPr>
                <w:rFonts w:ascii="宋体" w:hAnsi="宋体"/>
                <w:spacing w:val="-5"/>
                <w:kern w:val="0"/>
                <w:szCs w:val="20"/>
              </w:rPr>
            </w:pPr>
            <w:r>
              <w:rPr>
                <w:rFonts w:ascii="宋体" w:hAnsi="宋体" w:hint="eastAsia"/>
                <w:spacing w:val="-5"/>
                <w:kern w:val="0"/>
                <w:szCs w:val="20"/>
                <w:lang w:eastAsia="en-US"/>
              </w:rPr>
              <w:t>备注：</w:t>
            </w:r>
          </w:p>
        </w:tc>
      </w:tr>
    </w:tbl>
    <w:p w14:paraId="6196A76D" w14:textId="77777777" w:rsidR="0024427F" w:rsidRDefault="0024427F">
      <w:pPr>
        <w:jc w:val="center"/>
        <w:rPr>
          <w:ins w:id="4782" w:author="yunwei01" w:date="2017-08-03T18:18:00Z"/>
        </w:rPr>
      </w:pPr>
    </w:p>
    <w:p w14:paraId="4C099755" w14:textId="77777777" w:rsidR="00BA2648" w:rsidRDefault="00BA2648">
      <w:pPr>
        <w:jc w:val="center"/>
        <w:rPr>
          <w:ins w:id="4783" w:author="yunwei01" w:date="2017-08-03T18:18:00Z"/>
        </w:rPr>
      </w:pPr>
    </w:p>
    <w:p w14:paraId="7F9FC535" w14:textId="77777777" w:rsidR="00BA2648" w:rsidRDefault="00BA2648">
      <w:pPr>
        <w:jc w:val="center"/>
        <w:rPr>
          <w:ins w:id="4784" w:author="yunwei01" w:date="2017-08-03T18:18:00Z"/>
        </w:rPr>
      </w:pPr>
    </w:p>
    <w:p w14:paraId="2F3F7F12" w14:textId="77777777" w:rsidR="00BA2648" w:rsidRDefault="00BA2648">
      <w:pPr>
        <w:jc w:val="center"/>
        <w:rPr>
          <w:ins w:id="4785" w:author="yunwei01" w:date="2017-08-03T18:18:00Z"/>
        </w:rPr>
      </w:pPr>
    </w:p>
    <w:p w14:paraId="7B63A2AF" w14:textId="77777777" w:rsidR="00BA2648" w:rsidRDefault="00BA2648">
      <w:pPr>
        <w:jc w:val="center"/>
        <w:rPr>
          <w:ins w:id="4786" w:author="yunwei01" w:date="2017-08-03T18:18:00Z"/>
        </w:rPr>
      </w:pPr>
    </w:p>
    <w:p w14:paraId="178E36B0" w14:textId="77777777" w:rsidR="00BA2648" w:rsidRDefault="00BA2648">
      <w:pPr>
        <w:jc w:val="center"/>
        <w:rPr>
          <w:ins w:id="4787" w:author="yunwei01" w:date="2017-08-03T18:18:00Z"/>
        </w:rPr>
      </w:pPr>
    </w:p>
    <w:p w14:paraId="3DB0B22A" w14:textId="77777777" w:rsidR="00BA2648" w:rsidRDefault="00BA2648">
      <w:pPr>
        <w:jc w:val="center"/>
        <w:rPr>
          <w:ins w:id="4788" w:author="yunwei01" w:date="2017-08-03T18:18:00Z"/>
        </w:rPr>
      </w:pPr>
    </w:p>
    <w:p w14:paraId="55D14021" w14:textId="77777777" w:rsidR="00BA2648" w:rsidRDefault="00BA2648">
      <w:pPr>
        <w:jc w:val="center"/>
        <w:rPr>
          <w:ins w:id="4789" w:author="yunwei01" w:date="2017-08-03T18:18:00Z"/>
        </w:rPr>
      </w:pPr>
    </w:p>
    <w:p w14:paraId="050A571A" w14:textId="77777777" w:rsidR="00BA2648" w:rsidRDefault="00BA2648">
      <w:pPr>
        <w:jc w:val="center"/>
        <w:rPr>
          <w:ins w:id="4790" w:author="yunwei01" w:date="2017-08-03T18:18:00Z"/>
        </w:rPr>
      </w:pPr>
    </w:p>
    <w:p w14:paraId="489D610C" w14:textId="77777777" w:rsidR="00BA2648" w:rsidRDefault="00BA2648">
      <w:pPr>
        <w:jc w:val="center"/>
        <w:rPr>
          <w:ins w:id="4791" w:author="yunwei01" w:date="2017-08-03T18:18:00Z"/>
        </w:rPr>
      </w:pPr>
    </w:p>
    <w:p w14:paraId="5002B20E" w14:textId="77777777" w:rsidR="00BA2648" w:rsidRDefault="00BA2648">
      <w:pPr>
        <w:jc w:val="center"/>
      </w:pPr>
    </w:p>
    <w:p w14:paraId="6BA1FA0E" w14:textId="77777777" w:rsidR="0024427F" w:rsidRDefault="0024427F"/>
    <w:p w14:paraId="4002D5C9" w14:textId="2FAC591D" w:rsidR="0024427F" w:rsidRDefault="0063422A" w:rsidP="00F84F8A">
      <w:pPr>
        <w:pStyle w:val="3"/>
        <w:ind w:left="1134"/>
      </w:pPr>
      <w:bookmarkStart w:id="4792" w:name="_Toc428792683"/>
      <w:bookmarkStart w:id="4793" w:name="_Toc489545419"/>
      <w:bookmarkStart w:id="4794" w:name="_Toc489546871"/>
      <w:bookmarkStart w:id="4795" w:name="_Toc489547203"/>
      <w:bookmarkStart w:id="4796" w:name="_Toc489548080"/>
      <w:bookmarkStart w:id="4797" w:name="_Toc489607304"/>
      <w:r>
        <w:rPr>
          <w:rFonts w:hint="eastAsia"/>
        </w:rPr>
        <w:lastRenderedPageBreak/>
        <w:t>附录</w:t>
      </w:r>
      <w:r>
        <w:rPr>
          <w:rFonts w:hint="eastAsia"/>
        </w:rPr>
        <w:t>48</w:t>
      </w:r>
      <w:r>
        <w:rPr>
          <w:rFonts w:hint="eastAsia"/>
        </w:rPr>
        <w:t>：特权用户申请表</w:t>
      </w:r>
      <w:bookmarkEnd w:id="4792"/>
      <w:bookmarkEnd w:id="4793"/>
      <w:bookmarkEnd w:id="4794"/>
      <w:bookmarkEnd w:id="4795"/>
      <w:bookmarkEnd w:id="4796"/>
      <w:bookmarkEnd w:id="4797"/>
    </w:p>
    <w:p w14:paraId="47D04CAC" w14:textId="77777777" w:rsidR="0024427F" w:rsidRDefault="0063422A">
      <w:pPr>
        <w:widowControl/>
        <w:ind w:left="1553" w:hangingChars="501" w:hanging="1553"/>
        <w:jc w:val="center"/>
        <w:rPr>
          <w:rFonts w:ascii="宋体" w:hAnsi="宋体"/>
          <w:spacing w:val="-5"/>
          <w:kern w:val="0"/>
          <w:sz w:val="32"/>
          <w:szCs w:val="32"/>
        </w:rPr>
      </w:pPr>
      <w:r>
        <w:rPr>
          <w:rFonts w:ascii="宋体" w:hAnsi="宋体" w:hint="eastAsia"/>
          <w:spacing w:val="-5"/>
          <w:kern w:val="0"/>
          <w:sz w:val="32"/>
          <w:szCs w:val="32"/>
        </w:rPr>
        <w:t>特权用户申请表</w:t>
      </w:r>
    </w:p>
    <w:p w14:paraId="1D1A355C" w14:textId="77777777" w:rsidR="0024427F" w:rsidRDefault="0063422A">
      <w:pPr>
        <w:widowControl/>
        <w:jc w:val="left"/>
        <w:rPr>
          <w:rFonts w:ascii="宋体" w:hAnsi="宋体"/>
          <w:spacing w:val="-5"/>
          <w:kern w:val="0"/>
          <w:sz w:val="28"/>
          <w:szCs w:val="28"/>
          <w:lang w:eastAsia="en-US"/>
        </w:rPr>
      </w:pPr>
      <w:r>
        <w:rPr>
          <w:rFonts w:ascii="宋体" w:hAnsi="宋体" w:hint="eastAsia"/>
          <w:spacing w:val="-5"/>
          <w:kern w:val="0"/>
          <w:sz w:val="28"/>
          <w:szCs w:val="28"/>
          <w:lang w:eastAsia="en-US"/>
        </w:rPr>
        <w:t>编号：</w:t>
      </w:r>
    </w:p>
    <w:tbl>
      <w:tblPr>
        <w:tblW w:w="9944"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415"/>
        <w:gridCol w:w="1416"/>
        <w:gridCol w:w="1416"/>
        <w:gridCol w:w="992"/>
        <w:gridCol w:w="1645"/>
        <w:gridCol w:w="1614"/>
        <w:gridCol w:w="1446"/>
      </w:tblGrid>
      <w:tr w:rsidR="0024427F" w14:paraId="0A8C416E" w14:textId="77777777">
        <w:tc>
          <w:tcPr>
            <w:tcW w:w="1415" w:type="dxa"/>
            <w:tcBorders>
              <w:top w:val="single" w:sz="4" w:space="0" w:color="auto"/>
              <w:left w:val="single" w:sz="4" w:space="0" w:color="auto"/>
              <w:bottom w:val="single" w:sz="4" w:space="0" w:color="auto"/>
              <w:right w:val="single" w:sz="4" w:space="0" w:color="auto"/>
            </w:tcBorders>
            <w:vAlign w:val="center"/>
          </w:tcPr>
          <w:p w14:paraId="117DB9DB" w14:textId="77777777" w:rsidR="0024427F" w:rsidRDefault="0063422A">
            <w:pPr>
              <w:widowControl/>
              <w:jc w:val="center"/>
              <w:rPr>
                <w:rFonts w:ascii="楷体" w:eastAsia="楷体" w:hAnsi="楷体"/>
                <w:spacing w:val="-5"/>
                <w:kern w:val="0"/>
                <w:sz w:val="28"/>
                <w:szCs w:val="28"/>
                <w:lang w:eastAsia="en-US"/>
              </w:rPr>
            </w:pPr>
            <w:r>
              <w:rPr>
                <w:rFonts w:ascii="楷体" w:eastAsia="楷体" w:hAnsi="楷体" w:hint="eastAsia"/>
                <w:spacing w:val="-5"/>
                <w:kern w:val="0"/>
                <w:sz w:val="28"/>
                <w:szCs w:val="28"/>
              </w:rPr>
              <w:t>申请人</w:t>
            </w:r>
          </w:p>
        </w:tc>
        <w:tc>
          <w:tcPr>
            <w:tcW w:w="1416" w:type="dxa"/>
            <w:tcBorders>
              <w:top w:val="single" w:sz="4" w:space="0" w:color="auto"/>
              <w:left w:val="single" w:sz="4" w:space="0" w:color="auto"/>
              <w:bottom w:val="single" w:sz="4" w:space="0" w:color="auto"/>
              <w:right w:val="single" w:sz="4" w:space="0" w:color="auto"/>
            </w:tcBorders>
          </w:tcPr>
          <w:p w14:paraId="1F4FB936" w14:textId="77777777" w:rsidR="0024427F" w:rsidRDefault="0024427F">
            <w:pPr>
              <w:widowControl/>
              <w:jc w:val="center"/>
              <w:rPr>
                <w:rFonts w:ascii="楷体" w:eastAsia="楷体" w:hAnsi="楷体"/>
                <w:spacing w:val="-5"/>
                <w:kern w:val="0"/>
                <w:sz w:val="28"/>
                <w:szCs w:val="28"/>
                <w:lang w:eastAsia="en-US"/>
              </w:rPr>
            </w:pPr>
          </w:p>
        </w:tc>
        <w:tc>
          <w:tcPr>
            <w:tcW w:w="1416" w:type="dxa"/>
            <w:tcBorders>
              <w:top w:val="single" w:sz="4" w:space="0" w:color="auto"/>
              <w:left w:val="single" w:sz="4" w:space="0" w:color="auto"/>
              <w:bottom w:val="single" w:sz="4" w:space="0" w:color="auto"/>
              <w:right w:val="single" w:sz="4" w:space="0" w:color="auto"/>
            </w:tcBorders>
            <w:vAlign w:val="center"/>
          </w:tcPr>
          <w:p w14:paraId="50811E5D" w14:textId="77777777" w:rsidR="0024427F" w:rsidRDefault="0024427F">
            <w:pPr>
              <w:widowControl/>
              <w:jc w:val="center"/>
              <w:rPr>
                <w:rFonts w:ascii="楷体" w:eastAsia="楷体" w:hAnsi="楷体"/>
                <w:spacing w:val="-5"/>
                <w:kern w:val="0"/>
                <w:sz w:val="28"/>
                <w:szCs w:val="28"/>
                <w:lang w:eastAsia="en-US"/>
              </w:rPr>
            </w:pPr>
          </w:p>
        </w:tc>
        <w:tc>
          <w:tcPr>
            <w:tcW w:w="992" w:type="dxa"/>
            <w:tcBorders>
              <w:top w:val="single" w:sz="4" w:space="0" w:color="auto"/>
              <w:left w:val="single" w:sz="4" w:space="0" w:color="auto"/>
              <w:bottom w:val="single" w:sz="4" w:space="0" w:color="auto"/>
              <w:right w:val="single" w:sz="4" w:space="0" w:color="auto"/>
            </w:tcBorders>
            <w:vAlign w:val="center"/>
          </w:tcPr>
          <w:p w14:paraId="0476B626" w14:textId="77777777" w:rsidR="0024427F" w:rsidRDefault="0063422A">
            <w:pPr>
              <w:widowControl/>
              <w:jc w:val="center"/>
              <w:rPr>
                <w:rFonts w:ascii="楷体" w:eastAsia="楷体" w:hAnsi="楷体"/>
                <w:spacing w:val="-5"/>
                <w:kern w:val="0"/>
                <w:sz w:val="28"/>
                <w:szCs w:val="28"/>
                <w:lang w:eastAsia="en-US"/>
              </w:rPr>
            </w:pPr>
            <w:r>
              <w:rPr>
                <w:rFonts w:ascii="楷体" w:eastAsia="楷体" w:hAnsi="楷体" w:hint="eastAsia"/>
                <w:spacing w:val="-5"/>
                <w:kern w:val="0"/>
                <w:sz w:val="28"/>
                <w:szCs w:val="28"/>
                <w:lang w:eastAsia="en-US"/>
              </w:rPr>
              <w:t>部 门</w:t>
            </w:r>
          </w:p>
        </w:tc>
        <w:tc>
          <w:tcPr>
            <w:tcW w:w="1645" w:type="dxa"/>
            <w:tcBorders>
              <w:top w:val="single" w:sz="4" w:space="0" w:color="auto"/>
              <w:left w:val="single" w:sz="4" w:space="0" w:color="auto"/>
              <w:bottom w:val="single" w:sz="4" w:space="0" w:color="auto"/>
              <w:right w:val="single" w:sz="4" w:space="0" w:color="auto"/>
            </w:tcBorders>
            <w:vAlign w:val="center"/>
          </w:tcPr>
          <w:p w14:paraId="5936738B" w14:textId="77777777" w:rsidR="0024427F" w:rsidRDefault="0024427F">
            <w:pPr>
              <w:widowControl/>
              <w:jc w:val="center"/>
              <w:rPr>
                <w:rFonts w:ascii="楷体" w:eastAsia="楷体" w:hAnsi="楷体"/>
                <w:spacing w:val="-5"/>
                <w:kern w:val="0"/>
                <w:sz w:val="28"/>
                <w:szCs w:val="28"/>
                <w:lang w:eastAsia="en-US"/>
              </w:rPr>
            </w:pPr>
          </w:p>
        </w:tc>
        <w:tc>
          <w:tcPr>
            <w:tcW w:w="1614" w:type="dxa"/>
            <w:tcBorders>
              <w:top w:val="single" w:sz="4" w:space="0" w:color="auto"/>
              <w:left w:val="single" w:sz="4" w:space="0" w:color="auto"/>
              <w:bottom w:val="single" w:sz="4" w:space="0" w:color="auto"/>
              <w:right w:val="single" w:sz="4" w:space="0" w:color="auto"/>
            </w:tcBorders>
            <w:vAlign w:val="center"/>
          </w:tcPr>
          <w:p w14:paraId="18FB8DFD" w14:textId="77777777" w:rsidR="0024427F" w:rsidRDefault="0063422A">
            <w:pPr>
              <w:widowControl/>
              <w:jc w:val="center"/>
              <w:rPr>
                <w:rFonts w:ascii="楷体" w:eastAsia="楷体" w:hAnsi="楷体"/>
                <w:spacing w:val="-5"/>
                <w:kern w:val="0"/>
                <w:sz w:val="28"/>
                <w:szCs w:val="28"/>
                <w:lang w:eastAsia="en-US"/>
              </w:rPr>
            </w:pPr>
            <w:r>
              <w:rPr>
                <w:rFonts w:ascii="楷体" w:eastAsia="楷体" w:hAnsi="楷体" w:hint="eastAsia"/>
                <w:spacing w:val="-5"/>
                <w:kern w:val="0"/>
                <w:sz w:val="28"/>
                <w:szCs w:val="28"/>
              </w:rPr>
              <w:t>使用</w:t>
            </w:r>
            <w:r>
              <w:rPr>
                <w:rFonts w:ascii="楷体" w:eastAsia="楷体" w:hAnsi="楷体" w:hint="eastAsia"/>
                <w:spacing w:val="-5"/>
                <w:kern w:val="0"/>
                <w:sz w:val="28"/>
                <w:szCs w:val="28"/>
                <w:lang w:eastAsia="en-US"/>
              </w:rPr>
              <w:t>时间</w:t>
            </w:r>
          </w:p>
        </w:tc>
        <w:tc>
          <w:tcPr>
            <w:tcW w:w="1446" w:type="dxa"/>
            <w:tcBorders>
              <w:top w:val="single" w:sz="4" w:space="0" w:color="auto"/>
              <w:left w:val="single" w:sz="4" w:space="0" w:color="auto"/>
              <w:bottom w:val="single" w:sz="4" w:space="0" w:color="auto"/>
              <w:right w:val="single" w:sz="4" w:space="0" w:color="auto"/>
            </w:tcBorders>
            <w:vAlign w:val="center"/>
          </w:tcPr>
          <w:p w14:paraId="0582EB5F" w14:textId="77777777" w:rsidR="0024427F" w:rsidRDefault="0024427F">
            <w:pPr>
              <w:widowControl/>
              <w:jc w:val="center"/>
              <w:rPr>
                <w:rFonts w:ascii="楷体" w:eastAsia="楷体" w:hAnsi="楷体"/>
                <w:spacing w:val="-5"/>
                <w:kern w:val="0"/>
                <w:sz w:val="28"/>
                <w:szCs w:val="28"/>
                <w:lang w:eastAsia="en-US"/>
              </w:rPr>
            </w:pPr>
          </w:p>
        </w:tc>
      </w:tr>
      <w:tr w:rsidR="0024427F" w14:paraId="17105077" w14:textId="77777777">
        <w:trPr>
          <w:trHeight w:val="1234"/>
        </w:trPr>
        <w:tc>
          <w:tcPr>
            <w:tcW w:w="1415" w:type="dxa"/>
            <w:tcBorders>
              <w:top w:val="single" w:sz="4" w:space="0" w:color="auto"/>
              <w:left w:val="single" w:sz="4" w:space="0" w:color="auto"/>
              <w:bottom w:val="single" w:sz="4" w:space="0" w:color="auto"/>
              <w:right w:val="single" w:sz="4" w:space="0" w:color="auto"/>
            </w:tcBorders>
            <w:vAlign w:val="center"/>
          </w:tcPr>
          <w:p w14:paraId="41B6C8FD" w14:textId="77777777" w:rsidR="0024427F" w:rsidRDefault="0063422A">
            <w:pPr>
              <w:widowControl/>
              <w:jc w:val="left"/>
              <w:rPr>
                <w:rFonts w:ascii="楷体" w:eastAsia="楷体" w:hAnsi="楷体"/>
                <w:spacing w:val="-5"/>
                <w:kern w:val="0"/>
                <w:sz w:val="28"/>
                <w:szCs w:val="28"/>
                <w:lang w:eastAsia="en-US"/>
              </w:rPr>
            </w:pPr>
            <w:r>
              <w:rPr>
                <w:rFonts w:ascii="楷体" w:eastAsia="楷体" w:hAnsi="楷体" w:hint="eastAsia"/>
                <w:spacing w:val="-5"/>
                <w:kern w:val="0"/>
                <w:sz w:val="28"/>
                <w:szCs w:val="28"/>
              </w:rPr>
              <w:t>权限范围</w:t>
            </w:r>
          </w:p>
        </w:tc>
        <w:tc>
          <w:tcPr>
            <w:tcW w:w="1416" w:type="dxa"/>
            <w:tcBorders>
              <w:top w:val="single" w:sz="4" w:space="0" w:color="auto"/>
              <w:left w:val="single" w:sz="4" w:space="0" w:color="auto"/>
              <w:bottom w:val="single" w:sz="4" w:space="0" w:color="auto"/>
              <w:right w:val="single" w:sz="4" w:space="0" w:color="auto"/>
            </w:tcBorders>
          </w:tcPr>
          <w:p w14:paraId="1C497C50" w14:textId="77777777" w:rsidR="0024427F" w:rsidRDefault="0024427F">
            <w:pPr>
              <w:widowControl/>
              <w:jc w:val="center"/>
              <w:rPr>
                <w:rFonts w:ascii="楷体" w:eastAsia="楷体" w:hAnsi="楷体"/>
                <w:spacing w:val="-5"/>
                <w:kern w:val="0"/>
                <w:sz w:val="28"/>
                <w:szCs w:val="28"/>
              </w:rPr>
            </w:pPr>
          </w:p>
        </w:tc>
        <w:tc>
          <w:tcPr>
            <w:tcW w:w="7113" w:type="dxa"/>
            <w:gridSpan w:val="5"/>
            <w:tcBorders>
              <w:top w:val="single" w:sz="4" w:space="0" w:color="auto"/>
              <w:left w:val="single" w:sz="4" w:space="0" w:color="auto"/>
              <w:bottom w:val="single" w:sz="4" w:space="0" w:color="auto"/>
              <w:right w:val="single" w:sz="4" w:space="0" w:color="auto"/>
            </w:tcBorders>
            <w:vAlign w:val="center"/>
          </w:tcPr>
          <w:p w14:paraId="4A32B9D7" w14:textId="77777777" w:rsidR="0024427F" w:rsidRDefault="0024427F">
            <w:pPr>
              <w:widowControl/>
              <w:jc w:val="center"/>
              <w:rPr>
                <w:rFonts w:ascii="楷体" w:eastAsia="楷体" w:hAnsi="楷体"/>
                <w:spacing w:val="-5"/>
                <w:kern w:val="0"/>
                <w:sz w:val="28"/>
                <w:szCs w:val="28"/>
              </w:rPr>
            </w:pPr>
          </w:p>
        </w:tc>
      </w:tr>
      <w:tr w:rsidR="0024427F" w14:paraId="52347021" w14:textId="77777777">
        <w:trPr>
          <w:trHeight w:val="983"/>
        </w:trPr>
        <w:tc>
          <w:tcPr>
            <w:tcW w:w="1415" w:type="dxa"/>
            <w:tcBorders>
              <w:top w:val="single" w:sz="4" w:space="0" w:color="auto"/>
              <w:left w:val="single" w:sz="4" w:space="0" w:color="auto"/>
              <w:bottom w:val="single" w:sz="4" w:space="0" w:color="auto"/>
              <w:right w:val="single" w:sz="4" w:space="0" w:color="auto"/>
            </w:tcBorders>
          </w:tcPr>
          <w:p w14:paraId="67EB9329" w14:textId="77777777" w:rsidR="0024427F" w:rsidRDefault="0024427F">
            <w:pPr>
              <w:widowControl/>
              <w:jc w:val="left"/>
              <w:rPr>
                <w:rFonts w:ascii="楷体" w:eastAsia="楷体" w:hAnsi="楷体"/>
                <w:spacing w:val="-5"/>
                <w:kern w:val="0"/>
                <w:sz w:val="28"/>
                <w:szCs w:val="28"/>
                <w:lang w:eastAsia="en-US"/>
              </w:rPr>
            </w:pPr>
          </w:p>
        </w:tc>
        <w:tc>
          <w:tcPr>
            <w:tcW w:w="8529" w:type="dxa"/>
            <w:gridSpan w:val="6"/>
            <w:tcBorders>
              <w:top w:val="single" w:sz="4" w:space="0" w:color="auto"/>
              <w:left w:val="single" w:sz="4" w:space="0" w:color="auto"/>
              <w:bottom w:val="single" w:sz="4" w:space="0" w:color="auto"/>
              <w:right w:val="single" w:sz="4" w:space="0" w:color="auto"/>
            </w:tcBorders>
          </w:tcPr>
          <w:p w14:paraId="537972FF" w14:textId="77777777" w:rsidR="0024427F" w:rsidRDefault="0063422A">
            <w:pPr>
              <w:widowControl/>
              <w:jc w:val="left"/>
              <w:rPr>
                <w:rFonts w:ascii="楷体" w:eastAsia="楷体" w:hAnsi="楷体"/>
                <w:spacing w:val="-5"/>
                <w:kern w:val="0"/>
                <w:sz w:val="28"/>
                <w:szCs w:val="28"/>
                <w:lang w:eastAsia="en-US"/>
              </w:rPr>
            </w:pPr>
            <w:r>
              <w:rPr>
                <w:rFonts w:ascii="楷体" w:eastAsia="楷体" w:hAnsi="楷体" w:hint="eastAsia"/>
                <w:spacing w:val="-5"/>
                <w:kern w:val="0"/>
                <w:sz w:val="28"/>
                <w:szCs w:val="28"/>
                <w:lang w:eastAsia="en-US"/>
              </w:rPr>
              <w:t>申请理由：</w:t>
            </w:r>
          </w:p>
          <w:p w14:paraId="753D7813" w14:textId="77777777" w:rsidR="0024427F" w:rsidRDefault="0024427F">
            <w:pPr>
              <w:widowControl/>
              <w:jc w:val="left"/>
              <w:rPr>
                <w:rFonts w:ascii="楷体" w:eastAsia="楷体" w:hAnsi="楷体"/>
                <w:spacing w:val="-5"/>
                <w:kern w:val="0"/>
                <w:sz w:val="28"/>
                <w:szCs w:val="28"/>
                <w:lang w:eastAsia="en-US"/>
              </w:rPr>
            </w:pPr>
          </w:p>
        </w:tc>
      </w:tr>
      <w:tr w:rsidR="0024427F" w14:paraId="3FF4335A" w14:textId="77777777">
        <w:trPr>
          <w:trHeight w:val="969"/>
        </w:trPr>
        <w:tc>
          <w:tcPr>
            <w:tcW w:w="1415" w:type="dxa"/>
            <w:tcBorders>
              <w:top w:val="single" w:sz="4" w:space="0" w:color="auto"/>
              <w:left w:val="single" w:sz="4" w:space="0" w:color="auto"/>
              <w:bottom w:val="single" w:sz="4" w:space="0" w:color="auto"/>
              <w:right w:val="single" w:sz="4" w:space="0" w:color="auto"/>
            </w:tcBorders>
          </w:tcPr>
          <w:p w14:paraId="40BE8C50" w14:textId="77777777" w:rsidR="0024427F" w:rsidRDefault="0024427F">
            <w:pPr>
              <w:widowControl/>
              <w:jc w:val="left"/>
              <w:rPr>
                <w:rFonts w:ascii="楷体" w:eastAsia="楷体" w:hAnsi="楷体"/>
                <w:spacing w:val="-5"/>
                <w:kern w:val="0"/>
                <w:sz w:val="28"/>
                <w:szCs w:val="28"/>
              </w:rPr>
            </w:pPr>
          </w:p>
        </w:tc>
        <w:tc>
          <w:tcPr>
            <w:tcW w:w="8529" w:type="dxa"/>
            <w:gridSpan w:val="6"/>
            <w:tcBorders>
              <w:top w:val="single" w:sz="4" w:space="0" w:color="auto"/>
              <w:left w:val="single" w:sz="4" w:space="0" w:color="auto"/>
              <w:bottom w:val="single" w:sz="4" w:space="0" w:color="auto"/>
              <w:right w:val="single" w:sz="4" w:space="0" w:color="auto"/>
            </w:tcBorders>
          </w:tcPr>
          <w:p w14:paraId="6919A93C" w14:textId="3B21F3A7" w:rsidR="0024427F" w:rsidRDefault="0063422A">
            <w:pPr>
              <w:widowControl/>
              <w:jc w:val="left"/>
              <w:rPr>
                <w:rFonts w:ascii="楷体" w:eastAsia="楷体" w:hAnsi="楷体"/>
                <w:spacing w:val="-5"/>
                <w:kern w:val="0"/>
                <w:sz w:val="28"/>
                <w:szCs w:val="28"/>
              </w:rPr>
            </w:pPr>
            <w:bookmarkStart w:id="4798" w:name="_Toc43707226"/>
            <w:r>
              <w:rPr>
                <w:rFonts w:ascii="楷体" w:eastAsia="楷体" w:hAnsi="楷体" w:hint="eastAsia"/>
                <w:spacing w:val="-5"/>
                <w:kern w:val="0"/>
                <w:sz w:val="28"/>
                <w:szCs w:val="28"/>
              </w:rPr>
              <w:t>应用系统管理员审批意见：</w:t>
            </w:r>
            <w:bookmarkEnd w:id="4798"/>
          </w:p>
          <w:p w14:paraId="187E4A47" w14:textId="77777777" w:rsidR="0024427F" w:rsidRDefault="0063422A">
            <w:pPr>
              <w:widowControl/>
              <w:jc w:val="left"/>
              <w:rPr>
                <w:rFonts w:ascii="楷体" w:eastAsia="楷体" w:hAnsi="楷体"/>
                <w:spacing w:val="-5"/>
                <w:kern w:val="0"/>
                <w:sz w:val="28"/>
                <w:szCs w:val="28"/>
              </w:rPr>
            </w:pPr>
            <w:r>
              <w:rPr>
                <w:rFonts w:ascii="楷体" w:eastAsia="楷体" w:hAnsi="楷体" w:hint="eastAsia"/>
                <w:spacing w:val="-5"/>
                <w:kern w:val="0"/>
                <w:sz w:val="28"/>
                <w:szCs w:val="28"/>
              </w:rPr>
              <w:t xml:space="preserve">  签名 年   月   日                                 </w:t>
            </w:r>
          </w:p>
        </w:tc>
      </w:tr>
      <w:tr w:rsidR="0024427F" w14:paraId="513F5CE1" w14:textId="77777777">
        <w:trPr>
          <w:trHeight w:val="1074"/>
        </w:trPr>
        <w:tc>
          <w:tcPr>
            <w:tcW w:w="1415" w:type="dxa"/>
            <w:tcBorders>
              <w:top w:val="single" w:sz="4" w:space="0" w:color="auto"/>
              <w:left w:val="single" w:sz="4" w:space="0" w:color="auto"/>
              <w:bottom w:val="single" w:sz="4" w:space="0" w:color="auto"/>
              <w:right w:val="single" w:sz="4" w:space="0" w:color="auto"/>
            </w:tcBorders>
          </w:tcPr>
          <w:p w14:paraId="1662C7F5" w14:textId="77777777" w:rsidR="0024427F" w:rsidRDefault="0024427F">
            <w:pPr>
              <w:widowControl/>
              <w:jc w:val="left"/>
              <w:rPr>
                <w:rFonts w:ascii="楷体" w:eastAsia="楷体" w:hAnsi="楷体"/>
                <w:spacing w:val="-5"/>
                <w:kern w:val="0"/>
                <w:sz w:val="28"/>
                <w:szCs w:val="28"/>
              </w:rPr>
            </w:pPr>
          </w:p>
        </w:tc>
        <w:tc>
          <w:tcPr>
            <w:tcW w:w="8529" w:type="dxa"/>
            <w:gridSpan w:val="6"/>
            <w:tcBorders>
              <w:top w:val="single" w:sz="4" w:space="0" w:color="auto"/>
              <w:left w:val="single" w:sz="4" w:space="0" w:color="auto"/>
              <w:bottom w:val="single" w:sz="4" w:space="0" w:color="auto"/>
              <w:right w:val="single" w:sz="4" w:space="0" w:color="auto"/>
            </w:tcBorders>
          </w:tcPr>
          <w:p w14:paraId="669DC7AF" w14:textId="36233195" w:rsidR="0024427F" w:rsidRDefault="00FF67FC">
            <w:pPr>
              <w:widowControl/>
              <w:jc w:val="left"/>
              <w:rPr>
                <w:rFonts w:ascii="楷体" w:eastAsia="楷体" w:hAnsi="楷体"/>
                <w:spacing w:val="-5"/>
                <w:kern w:val="0"/>
                <w:sz w:val="28"/>
                <w:szCs w:val="28"/>
              </w:rPr>
            </w:pPr>
            <w:del w:id="4799" w:author="yunwei01" w:date="2017-08-02T14:23:00Z">
              <w:r w:rsidDel="00A97AE9">
                <w:rPr>
                  <w:rFonts w:ascii="楷体" w:eastAsia="楷体" w:hAnsi="楷体" w:hint="eastAsia"/>
                  <w:spacing w:val="-5"/>
                  <w:kern w:val="0"/>
                  <w:sz w:val="28"/>
                  <w:szCs w:val="28"/>
                </w:rPr>
                <w:delText>XXXXX</w:delText>
              </w:r>
            </w:del>
            <w:r w:rsidR="0063422A">
              <w:rPr>
                <w:rFonts w:ascii="楷体" w:eastAsia="楷体" w:hAnsi="楷体" w:hint="eastAsia"/>
                <w:spacing w:val="-5"/>
                <w:kern w:val="0"/>
                <w:sz w:val="28"/>
                <w:szCs w:val="28"/>
              </w:rPr>
              <w:t>领导审批意见：</w:t>
            </w:r>
          </w:p>
          <w:p w14:paraId="4E0281EE" w14:textId="77777777" w:rsidR="0024427F" w:rsidRDefault="0063422A">
            <w:pPr>
              <w:widowControl/>
              <w:rPr>
                <w:rFonts w:ascii="楷体" w:eastAsia="楷体" w:hAnsi="楷体"/>
                <w:spacing w:val="-5"/>
                <w:kern w:val="0"/>
                <w:sz w:val="28"/>
                <w:szCs w:val="28"/>
              </w:rPr>
            </w:pPr>
            <w:r>
              <w:rPr>
                <w:rFonts w:ascii="楷体" w:eastAsia="楷体" w:hAnsi="楷体" w:hint="eastAsia"/>
                <w:spacing w:val="-5"/>
                <w:kern w:val="0"/>
                <w:sz w:val="28"/>
                <w:szCs w:val="28"/>
              </w:rPr>
              <w:t>签名                 年   月   日</w:t>
            </w:r>
          </w:p>
        </w:tc>
      </w:tr>
      <w:tr w:rsidR="0024427F" w14:paraId="764716CA" w14:textId="77777777">
        <w:tc>
          <w:tcPr>
            <w:tcW w:w="1415" w:type="dxa"/>
            <w:tcBorders>
              <w:top w:val="single" w:sz="4" w:space="0" w:color="auto"/>
              <w:left w:val="single" w:sz="4" w:space="0" w:color="auto"/>
              <w:bottom w:val="single" w:sz="4" w:space="0" w:color="auto"/>
              <w:right w:val="single" w:sz="4" w:space="0" w:color="auto"/>
            </w:tcBorders>
          </w:tcPr>
          <w:p w14:paraId="06DB0047" w14:textId="77777777" w:rsidR="0024427F" w:rsidRDefault="0024427F">
            <w:pPr>
              <w:widowControl/>
              <w:jc w:val="left"/>
              <w:rPr>
                <w:rFonts w:ascii="楷体" w:eastAsia="楷体" w:hAnsi="楷体"/>
                <w:spacing w:val="-5"/>
                <w:kern w:val="0"/>
                <w:sz w:val="28"/>
                <w:szCs w:val="28"/>
              </w:rPr>
            </w:pPr>
          </w:p>
        </w:tc>
        <w:tc>
          <w:tcPr>
            <w:tcW w:w="8529" w:type="dxa"/>
            <w:gridSpan w:val="6"/>
            <w:tcBorders>
              <w:top w:val="single" w:sz="4" w:space="0" w:color="auto"/>
              <w:left w:val="single" w:sz="4" w:space="0" w:color="auto"/>
              <w:bottom w:val="single" w:sz="4" w:space="0" w:color="auto"/>
              <w:right w:val="single" w:sz="4" w:space="0" w:color="auto"/>
            </w:tcBorders>
          </w:tcPr>
          <w:p w14:paraId="1AA663C9" w14:textId="77777777" w:rsidR="0024427F" w:rsidRDefault="0063422A">
            <w:pPr>
              <w:widowControl/>
              <w:jc w:val="left"/>
              <w:rPr>
                <w:rFonts w:ascii="楷体" w:eastAsia="楷体" w:hAnsi="楷体"/>
                <w:spacing w:val="-5"/>
                <w:kern w:val="0"/>
                <w:sz w:val="28"/>
                <w:szCs w:val="28"/>
              </w:rPr>
            </w:pPr>
            <w:r>
              <w:rPr>
                <w:rFonts w:ascii="楷体" w:eastAsia="楷体" w:hAnsi="楷体" w:hint="eastAsia"/>
                <w:spacing w:val="-5"/>
                <w:kern w:val="0"/>
                <w:sz w:val="28"/>
                <w:szCs w:val="28"/>
              </w:rPr>
              <w:t>注：</w:t>
            </w:r>
            <w:r>
              <w:rPr>
                <w:rFonts w:ascii="楷体" w:eastAsia="楷体" w:hAnsi="楷体"/>
                <w:spacing w:val="-5"/>
                <w:kern w:val="0"/>
                <w:sz w:val="28"/>
                <w:szCs w:val="28"/>
              </w:rPr>
              <w:t xml:space="preserve">1.  </w:t>
            </w:r>
            <w:r>
              <w:rPr>
                <w:rFonts w:ascii="楷体" w:eastAsia="楷体" w:hAnsi="楷体" w:hint="eastAsia"/>
                <w:spacing w:val="-5"/>
                <w:kern w:val="0"/>
                <w:sz w:val="28"/>
                <w:szCs w:val="28"/>
              </w:rPr>
              <w:t>本表由安全管理员负责填写</w:t>
            </w:r>
          </w:p>
          <w:p w14:paraId="7C4ECE23" w14:textId="77777777" w:rsidR="0024427F" w:rsidRDefault="0063422A">
            <w:pPr>
              <w:widowControl/>
              <w:jc w:val="left"/>
              <w:rPr>
                <w:rFonts w:ascii="楷体" w:eastAsia="楷体" w:hAnsi="楷体"/>
                <w:spacing w:val="-5"/>
                <w:kern w:val="0"/>
                <w:sz w:val="28"/>
                <w:szCs w:val="28"/>
              </w:rPr>
            </w:pPr>
            <w:r>
              <w:rPr>
                <w:rFonts w:ascii="楷体" w:eastAsia="楷体" w:hAnsi="楷体"/>
                <w:spacing w:val="-5"/>
                <w:kern w:val="0"/>
                <w:sz w:val="28"/>
                <w:szCs w:val="28"/>
              </w:rPr>
              <w:t xml:space="preserve">    2.  </w:t>
            </w:r>
            <w:r>
              <w:rPr>
                <w:rFonts w:ascii="楷体" w:eastAsia="楷体" w:hAnsi="楷体" w:hint="eastAsia"/>
                <w:spacing w:val="-5"/>
                <w:kern w:val="0"/>
                <w:sz w:val="28"/>
                <w:szCs w:val="28"/>
              </w:rPr>
              <w:t>本表由应用系统管理员负责存查</w:t>
            </w:r>
          </w:p>
        </w:tc>
      </w:tr>
    </w:tbl>
    <w:p w14:paraId="204229D0" w14:textId="77777777" w:rsidR="0024427F" w:rsidRDefault="0024427F">
      <w:pPr>
        <w:widowControl/>
        <w:jc w:val="left"/>
      </w:pPr>
    </w:p>
    <w:p w14:paraId="254ACFBB" w14:textId="77777777" w:rsidR="0024427F" w:rsidRDefault="0024427F">
      <w:pPr>
        <w:widowControl/>
        <w:jc w:val="left"/>
      </w:pPr>
    </w:p>
    <w:p w14:paraId="420FF121" w14:textId="77777777" w:rsidR="0024427F" w:rsidRDefault="0024427F">
      <w:pPr>
        <w:widowControl/>
        <w:jc w:val="left"/>
      </w:pPr>
    </w:p>
    <w:p w14:paraId="78A261AA" w14:textId="77777777" w:rsidR="0024427F" w:rsidRDefault="0024427F">
      <w:pPr>
        <w:widowControl/>
        <w:jc w:val="left"/>
      </w:pPr>
    </w:p>
    <w:p w14:paraId="0889BF6E" w14:textId="77777777" w:rsidR="0024427F" w:rsidRDefault="0024427F">
      <w:pPr>
        <w:widowControl/>
        <w:jc w:val="left"/>
      </w:pPr>
    </w:p>
    <w:p w14:paraId="27819E6D" w14:textId="77777777" w:rsidR="0024427F" w:rsidRDefault="0024427F">
      <w:pPr>
        <w:widowControl/>
        <w:jc w:val="left"/>
      </w:pPr>
    </w:p>
    <w:p w14:paraId="32A78FAB" w14:textId="77777777" w:rsidR="0024427F" w:rsidRDefault="0024427F">
      <w:pPr>
        <w:widowControl/>
        <w:jc w:val="left"/>
      </w:pPr>
    </w:p>
    <w:p w14:paraId="613F6551" w14:textId="77777777" w:rsidR="0024427F" w:rsidRDefault="0024427F">
      <w:pPr>
        <w:widowControl/>
        <w:jc w:val="left"/>
      </w:pPr>
    </w:p>
    <w:p w14:paraId="581EB83B" w14:textId="77777777" w:rsidR="0024427F" w:rsidRDefault="0024427F">
      <w:pPr>
        <w:widowControl/>
        <w:jc w:val="left"/>
        <w:rPr>
          <w:ins w:id="4800" w:author="yunwei01" w:date="2017-08-03T18:18:00Z"/>
        </w:rPr>
      </w:pPr>
    </w:p>
    <w:p w14:paraId="0FDEEFA7" w14:textId="77777777" w:rsidR="00BA2648" w:rsidRDefault="00BA2648">
      <w:pPr>
        <w:widowControl/>
        <w:jc w:val="left"/>
        <w:rPr>
          <w:ins w:id="4801" w:author="yunwei01" w:date="2017-08-03T18:18:00Z"/>
        </w:rPr>
      </w:pPr>
    </w:p>
    <w:p w14:paraId="3762EA63" w14:textId="77777777" w:rsidR="00BA2648" w:rsidRDefault="00BA2648">
      <w:pPr>
        <w:widowControl/>
        <w:jc w:val="left"/>
        <w:rPr>
          <w:ins w:id="4802" w:author="yunwei01" w:date="2017-08-03T18:18:00Z"/>
        </w:rPr>
      </w:pPr>
    </w:p>
    <w:p w14:paraId="6D02BF44" w14:textId="77777777" w:rsidR="00BA2648" w:rsidRDefault="00BA2648">
      <w:pPr>
        <w:widowControl/>
        <w:jc w:val="left"/>
      </w:pPr>
    </w:p>
    <w:p w14:paraId="2D8E872D" w14:textId="57C572F5" w:rsidR="0024427F" w:rsidRDefault="0063422A" w:rsidP="00F84F8A">
      <w:pPr>
        <w:pStyle w:val="3"/>
      </w:pPr>
      <w:bookmarkStart w:id="4803" w:name="_Toc428792684"/>
      <w:bookmarkStart w:id="4804" w:name="_Toc489545420"/>
      <w:bookmarkStart w:id="4805" w:name="_Toc489546872"/>
      <w:bookmarkStart w:id="4806" w:name="_Toc489547204"/>
      <w:bookmarkStart w:id="4807" w:name="_Toc489548081"/>
      <w:bookmarkStart w:id="4808" w:name="_Toc489607305"/>
      <w:r>
        <w:rPr>
          <w:rFonts w:hint="eastAsia"/>
        </w:rPr>
        <w:lastRenderedPageBreak/>
        <w:t>附录</w:t>
      </w:r>
      <w:r>
        <w:rPr>
          <w:rFonts w:hint="eastAsia"/>
        </w:rPr>
        <w:t>49</w:t>
      </w:r>
      <w:r>
        <w:rPr>
          <w:rFonts w:hint="eastAsia"/>
        </w:rPr>
        <w:t>：服务器补丁升级记录</w:t>
      </w:r>
      <w:bookmarkEnd w:id="4803"/>
      <w:bookmarkEnd w:id="4804"/>
      <w:bookmarkEnd w:id="4805"/>
      <w:bookmarkEnd w:id="4806"/>
      <w:bookmarkEnd w:id="4807"/>
      <w:bookmarkEnd w:id="4808"/>
    </w:p>
    <w:p w14:paraId="4FE497B9" w14:textId="77777777" w:rsidR="0024427F" w:rsidRDefault="0063422A">
      <w:pPr>
        <w:adjustRightInd w:val="0"/>
        <w:spacing w:before="100" w:beforeAutospacing="1" w:after="100" w:afterAutospacing="1" w:line="360" w:lineRule="auto"/>
        <w:jc w:val="center"/>
        <w:textAlignment w:val="baseline"/>
        <w:rPr>
          <w:kern w:val="0"/>
          <w:sz w:val="32"/>
          <w:szCs w:val="32"/>
        </w:rPr>
      </w:pPr>
      <w:r>
        <w:rPr>
          <w:rFonts w:hint="eastAsia"/>
          <w:kern w:val="0"/>
          <w:sz w:val="32"/>
          <w:szCs w:val="32"/>
        </w:rPr>
        <w:t>服务器补丁升级记录</w:t>
      </w:r>
    </w:p>
    <w:tbl>
      <w:tblPr>
        <w:tblW w:w="92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
        <w:gridCol w:w="1042"/>
        <w:gridCol w:w="1276"/>
        <w:gridCol w:w="1249"/>
        <w:gridCol w:w="1276"/>
        <w:gridCol w:w="1302"/>
        <w:gridCol w:w="1249"/>
        <w:gridCol w:w="992"/>
      </w:tblGrid>
      <w:tr w:rsidR="0024427F" w14:paraId="1A594E61" w14:textId="77777777">
        <w:trPr>
          <w:trHeight w:val="285"/>
        </w:trPr>
        <w:tc>
          <w:tcPr>
            <w:tcW w:w="830" w:type="dxa"/>
            <w:shd w:val="clear" w:color="000000" w:fill="auto"/>
            <w:vAlign w:val="center"/>
          </w:tcPr>
          <w:p w14:paraId="0F9D6DE6" w14:textId="77777777" w:rsidR="0024427F" w:rsidRDefault="0063422A">
            <w:pPr>
              <w:jc w:val="center"/>
              <w:rPr>
                <w:rFonts w:ascii="楷体" w:eastAsia="楷体" w:hAnsi="楷体" w:cs="宋体"/>
                <w:bCs/>
                <w:color w:val="000000"/>
                <w:sz w:val="28"/>
                <w:szCs w:val="28"/>
              </w:rPr>
            </w:pPr>
            <w:r>
              <w:rPr>
                <w:rFonts w:ascii="楷体" w:eastAsia="楷体" w:hAnsi="楷体" w:hint="eastAsia"/>
                <w:bCs/>
                <w:color w:val="000000"/>
                <w:sz w:val="28"/>
                <w:szCs w:val="28"/>
              </w:rPr>
              <w:t>日期</w:t>
            </w:r>
          </w:p>
        </w:tc>
        <w:tc>
          <w:tcPr>
            <w:tcW w:w="1042" w:type="dxa"/>
            <w:shd w:val="clear" w:color="000000" w:fill="auto"/>
            <w:vAlign w:val="center"/>
          </w:tcPr>
          <w:p w14:paraId="258DD44B" w14:textId="77777777" w:rsidR="0024427F" w:rsidRDefault="0063422A">
            <w:pPr>
              <w:jc w:val="center"/>
              <w:rPr>
                <w:rFonts w:ascii="楷体" w:eastAsia="楷体" w:hAnsi="楷体" w:cs="宋体"/>
                <w:bCs/>
                <w:color w:val="000000"/>
                <w:sz w:val="28"/>
                <w:szCs w:val="28"/>
              </w:rPr>
            </w:pPr>
            <w:r>
              <w:rPr>
                <w:rFonts w:ascii="楷体" w:eastAsia="楷体" w:hAnsi="楷体" w:hint="eastAsia"/>
                <w:bCs/>
                <w:color w:val="000000"/>
                <w:sz w:val="28"/>
                <w:szCs w:val="28"/>
              </w:rPr>
              <w:t>更新服务器</w:t>
            </w:r>
          </w:p>
        </w:tc>
        <w:tc>
          <w:tcPr>
            <w:tcW w:w="1276" w:type="dxa"/>
            <w:shd w:val="clear" w:color="000000" w:fill="auto"/>
            <w:vAlign w:val="center"/>
          </w:tcPr>
          <w:p w14:paraId="4D15FC84" w14:textId="77777777" w:rsidR="0024427F" w:rsidRDefault="0063422A">
            <w:pPr>
              <w:jc w:val="center"/>
              <w:rPr>
                <w:rFonts w:ascii="楷体" w:eastAsia="楷体" w:hAnsi="楷体" w:cs="宋体"/>
                <w:bCs/>
                <w:color w:val="000000"/>
                <w:sz w:val="28"/>
                <w:szCs w:val="28"/>
              </w:rPr>
            </w:pPr>
            <w:r>
              <w:rPr>
                <w:rFonts w:ascii="楷体" w:eastAsia="楷体" w:hAnsi="楷体" w:hint="eastAsia"/>
                <w:bCs/>
                <w:color w:val="000000"/>
                <w:sz w:val="28"/>
                <w:szCs w:val="28"/>
              </w:rPr>
              <w:t>是否备份</w:t>
            </w:r>
          </w:p>
        </w:tc>
        <w:tc>
          <w:tcPr>
            <w:tcW w:w="1249" w:type="dxa"/>
            <w:shd w:val="clear" w:color="000000" w:fill="auto"/>
            <w:vAlign w:val="center"/>
          </w:tcPr>
          <w:p w14:paraId="5F85216D" w14:textId="77777777" w:rsidR="0024427F" w:rsidRDefault="0063422A">
            <w:pPr>
              <w:jc w:val="center"/>
              <w:rPr>
                <w:rFonts w:ascii="楷体" w:eastAsia="楷体" w:hAnsi="楷体" w:cs="宋体"/>
                <w:bCs/>
                <w:color w:val="000000"/>
                <w:sz w:val="28"/>
                <w:szCs w:val="28"/>
              </w:rPr>
            </w:pPr>
            <w:r>
              <w:rPr>
                <w:rFonts w:ascii="楷体" w:eastAsia="楷体" w:hAnsi="楷体" w:hint="eastAsia"/>
                <w:bCs/>
                <w:color w:val="000000"/>
                <w:sz w:val="28"/>
                <w:szCs w:val="28"/>
              </w:rPr>
              <w:t>备份内容</w:t>
            </w:r>
          </w:p>
        </w:tc>
        <w:tc>
          <w:tcPr>
            <w:tcW w:w="1276" w:type="dxa"/>
            <w:shd w:val="clear" w:color="000000" w:fill="auto"/>
            <w:vAlign w:val="center"/>
          </w:tcPr>
          <w:p w14:paraId="11604BC3" w14:textId="77777777" w:rsidR="0024427F" w:rsidRDefault="0063422A">
            <w:pPr>
              <w:jc w:val="center"/>
              <w:rPr>
                <w:rFonts w:ascii="楷体" w:eastAsia="楷体" w:hAnsi="楷体" w:cs="宋体"/>
                <w:bCs/>
                <w:color w:val="000000"/>
                <w:sz w:val="28"/>
                <w:szCs w:val="28"/>
              </w:rPr>
            </w:pPr>
            <w:r>
              <w:rPr>
                <w:rFonts w:ascii="楷体" w:eastAsia="楷体" w:hAnsi="楷体" w:hint="eastAsia"/>
                <w:bCs/>
                <w:color w:val="000000"/>
                <w:sz w:val="28"/>
                <w:szCs w:val="28"/>
              </w:rPr>
              <w:t>补丁名称</w:t>
            </w:r>
          </w:p>
        </w:tc>
        <w:tc>
          <w:tcPr>
            <w:tcW w:w="1302" w:type="dxa"/>
            <w:shd w:val="clear" w:color="000000" w:fill="auto"/>
            <w:vAlign w:val="center"/>
          </w:tcPr>
          <w:p w14:paraId="3647204D" w14:textId="77777777" w:rsidR="0024427F" w:rsidRDefault="0063422A">
            <w:pPr>
              <w:jc w:val="center"/>
              <w:rPr>
                <w:rFonts w:ascii="楷体" w:eastAsia="楷体" w:hAnsi="楷体" w:cs="宋体"/>
                <w:bCs/>
                <w:color w:val="000000"/>
                <w:sz w:val="28"/>
                <w:szCs w:val="28"/>
              </w:rPr>
            </w:pPr>
            <w:r>
              <w:rPr>
                <w:rFonts w:ascii="楷体" w:eastAsia="楷体" w:hAnsi="楷体" w:hint="eastAsia"/>
                <w:bCs/>
                <w:color w:val="000000"/>
                <w:sz w:val="28"/>
                <w:szCs w:val="28"/>
              </w:rPr>
              <w:t>补丁类型</w:t>
            </w:r>
          </w:p>
        </w:tc>
        <w:tc>
          <w:tcPr>
            <w:tcW w:w="1249" w:type="dxa"/>
            <w:shd w:val="clear" w:color="000000" w:fill="auto"/>
            <w:vAlign w:val="center"/>
          </w:tcPr>
          <w:p w14:paraId="61AF071B" w14:textId="77777777" w:rsidR="0024427F" w:rsidRDefault="0063422A">
            <w:pPr>
              <w:jc w:val="center"/>
              <w:rPr>
                <w:rFonts w:ascii="楷体" w:eastAsia="楷体" w:hAnsi="楷体" w:cs="宋体"/>
                <w:bCs/>
                <w:color w:val="000000"/>
                <w:sz w:val="28"/>
                <w:szCs w:val="28"/>
              </w:rPr>
            </w:pPr>
            <w:r>
              <w:rPr>
                <w:rFonts w:ascii="楷体" w:eastAsia="楷体" w:hAnsi="楷体" w:hint="eastAsia"/>
                <w:bCs/>
                <w:color w:val="000000"/>
                <w:sz w:val="28"/>
                <w:szCs w:val="28"/>
              </w:rPr>
              <w:t>测试结果</w:t>
            </w:r>
          </w:p>
        </w:tc>
        <w:tc>
          <w:tcPr>
            <w:tcW w:w="992" w:type="dxa"/>
            <w:shd w:val="clear" w:color="000000" w:fill="auto"/>
            <w:vAlign w:val="center"/>
          </w:tcPr>
          <w:p w14:paraId="12B08E8C" w14:textId="77777777" w:rsidR="0024427F" w:rsidRDefault="0063422A">
            <w:pPr>
              <w:jc w:val="center"/>
              <w:rPr>
                <w:rFonts w:ascii="楷体" w:eastAsia="楷体" w:hAnsi="楷体" w:cs="宋体"/>
                <w:bCs/>
                <w:color w:val="000000"/>
                <w:sz w:val="28"/>
                <w:szCs w:val="28"/>
              </w:rPr>
            </w:pPr>
            <w:r>
              <w:rPr>
                <w:rFonts w:ascii="楷体" w:eastAsia="楷体" w:hAnsi="楷体" w:hint="eastAsia"/>
                <w:bCs/>
                <w:color w:val="000000"/>
                <w:sz w:val="28"/>
                <w:szCs w:val="28"/>
              </w:rPr>
              <w:t>备注</w:t>
            </w:r>
          </w:p>
        </w:tc>
      </w:tr>
      <w:tr w:rsidR="0024427F" w14:paraId="229B8A88" w14:textId="77777777">
        <w:trPr>
          <w:trHeight w:val="270"/>
        </w:trPr>
        <w:tc>
          <w:tcPr>
            <w:tcW w:w="830" w:type="dxa"/>
            <w:vAlign w:val="center"/>
          </w:tcPr>
          <w:p w14:paraId="6F209795" w14:textId="77777777" w:rsidR="0024427F" w:rsidRDefault="0063422A">
            <w:pPr>
              <w:jc w:val="center"/>
              <w:rPr>
                <w:rFonts w:ascii="楷体" w:eastAsia="楷体" w:hAnsi="楷体" w:cs="宋体"/>
                <w:color w:val="000000"/>
                <w:sz w:val="24"/>
              </w:rPr>
            </w:pPr>
            <w:r>
              <w:rPr>
                <w:rFonts w:ascii="楷体" w:eastAsia="楷体" w:hAnsi="楷体" w:hint="eastAsia"/>
                <w:color w:val="000000"/>
                <w:sz w:val="24"/>
              </w:rPr>
              <w:t xml:space="preserve">　</w:t>
            </w:r>
          </w:p>
        </w:tc>
        <w:tc>
          <w:tcPr>
            <w:tcW w:w="1042" w:type="dxa"/>
            <w:vAlign w:val="center"/>
          </w:tcPr>
          <w:p w14:paraId="50641FBF" w14:textId="77777777" w:rsidR="0024427F" w:rsidRDefault="0063422A">
            <w:pPr>
              <w:jc w:val="center"/>
              <w:rPr>
                <w:rFonts w:ascii="楷体" w:eastAsia="楷体" w:hAnsi="楷体" w:cs="宋体"/>
                <w:color w:val="000000"/>
                <w:sz w:val="24"/>
              </w:rPr>
            </w:pPr>
            <w:r>
              <w:rPr>
                <w:rFonts w:ascii="楷体" w:eastAsia="楷体" w:hAnsi="楷体" w:hint="eastAsia"/>
                <w:color w:val="000000"/>
                <w:sz w:val="24"/>
              </w:rPr>
              <w:t xml:space="preserve">　</w:t>
            </w:r>
          </w:p>
        </w:tc>
        <w:tc>
          <w:tcPr>
            <w:tcW w:w="1276" w:type="dxa"/>
            <w:vAlign w:val="center"/>
          </w:tcPr>
          <w:p w14:paraId="2C22BC87" w14:textId="77777777" w:rsidR="0024427F" w:rsidRDefault="0063422A">
            <w:pPr>
              <w:jc w:val="center"/>
              <w:rPr>
                <w:rFonts w:ascii="楷体" w:eastAsia="楷体" w:hAnsi="楷体" w:cs="宋体"/>
                <w:color w:val="000000"/>
                <w:sz w:val="24"/>
              </w:rPr>
            </w:pPr>
            <w:r>
              <w:rPr>
                <w:rFonts w:ascii="楷体" w:eastAsia="楷体" w:hAnsi="楷体" w:hint="eastAsia"/>
                <w:color w:val="000000"/>
                <w:sz w:val="24"/>
              </w:rPr>
              <w:t xml:space="preserve">　</w:t>
            </w:r>
          </w:p>
        </w:tc>
        <w:tc>
          <w:tcPr>
            <w:tcW w:w="1249" w:type="dxa"/>
            <w:vAlign w:val="center"/>
          </w:tcPr>
          <w:p w14:paraId="4BA74E39" w14:textId="77777777" w:rsidR="0024427F" w:rsidRDefault="0063422A">
            <w:pPr>
              <w:jc w:val="center"/>
              <w:rPr>
                <w:rFonts w:ascii="楷体" w:eastAsia="楷体" w:hAnsi="楷体" w:cs="宋体"/>
                <w:color w:val="000000"/>
                <w:sz w:val="24"/>
              </w:rPr>
            </w:pPr>
            <w:r>
              <w:rPr>
                <w:rFonts w:ascii="楷体" w:eastAsia="楷体" w:hAnsi="楷体" w:hint="eastAsia"/>
                <w:color w:val="000000"/>
                <w:sz w:val="24"/>
              </w:rPr>
              <w:t xml:space="preserve">　</w:t>
            </w:r>
          </w:p>
        </w:tc>
        <w:tc>
          <w:tcPr>
            <w:tcW w:w="1276" w:type="dxa"/>
            <w:vAlign w:val="center"/>
          </w:tcPr>
          <w:p w14:paraId="6C70CFF9" w14:textId="77777777" w:rsidR="0024427F" w:rsidRDefault="0063422A">
            <w:pPr>
              <w:jc w:val="center"/>
              <w:rPr>
                <w:rFonts w:ascii="楷体" w:eastAsia="楷体" w:hAnsi="楷体" w:cs="宋体"/>
                <w:color w:val="000000"/>
                <w:sz w:val="24"/>
              </w:rPr>
            </w:pPr>
            <w:r>
              <w:rPr>
                <w:rFonts w:ascii="楷体" w:eastAsia="楷体" w:hAnsi="楷体" w:hint="eastAsia"/>
                <w:color w:val="000000"/>
                <w:sz w:val="24"/>
              </w:rPr>
              <w:t xml:space="preserve">　</w:t>
            </w:r>
          </w:p>
        </w:tc>
        <w:tc>
          <w:tcPr>
            <w:tcW w:w="1302" w:type="dxa"/>
            <w:vAlign w:val="center"/>
          </w:tcPr>
          <w:p w14:paraId="3EE7798B" w14:textId="77777777" w:rsidR="0024427F" w:rsidRDefault="0063422A">
            <w:pPr>
              <w:jc w:val="center"/>
              <w:rPr>
                <w:rFonts w:ascii="楷体" w:eastAsia="楷体" w:hAnsi="楷体" w:cs="宋体"/>
                <w:color w:val="000000"/>
                <w:sz w:val="24"/>
              </w:rPr>
            </w:pPr>
            <w:r>
              <w:rPr>
                <w:rFonts w:ascii="楷体" w:eastAsia="楷体" w:hAnsi="楷体" w:hint="eastAsia"/>
                <w:color w:val="000000"/>
                <w:sz w:val="24"/>
              </w:rPr>
              <w:t xml:space="preserve">　</w:t>
            </w:r>
          </w:p>
        </w:tc>
        <w:tc>
          <w:tcPr>
            <w:tcW w:w="1249" w:type="dxa"/>
            <w:vAlign w:val="center"/>
          </w:tcPr>
          <w:p w14:paraId="512EAD86" w14:textId="77777777" w:rsidR="0024427F" w:rsidRDefault="0063422A">
            <w:pPr>
              <w:jc w:val="center"/>
              <w:rPr>
                <w:rFonts w:ascii="楷体" w:eastAsia="楷体" w:hAnsi="楷体" w:cs="宋体"/>
                <w:color w:val="000000"/>
                <w:sz w:val="24"/>
              </w:rPr>
            </w:pPr>
            <w:r>
              <w:rPr>
                <w:rFonts w:ascii="楷体" w:eastAsia="楷体" w:hAnsi="楷体" w:hint="eastAsia"/>
                <w:color w:val="000000"/>
                <w:sz w:val="24"/>
              </w:rPr>
              <w:t xml:space="preserve">　</w:t>
            </w:r>
          </w:p>
        </w:tc>
        <w:tc>
          <w:tcPr>
            <w:tcW w:w="992" w:type="dxa"/>
            <w:vAlign w:val="center"/>
          </w:tcPr>
          <w:p w14:paraId="06C3DA54" w14:textId="77777777" w:rsidR="0024427F" w:rsidRDefault="0063422A">
            <w:pPr>
              <w:jc w:val="center"/>
              <w:rPr>
                <w:rFonts w:ascii="楷体" w:eastAsia="楷体" w:hAnsi="楷体" w:cs="宋体"/>
                <w:color w:val="000000"/>
                <w:sz w:val="24"/>
              </w:rPr>
            </w:pPr>
            <w:r>
              <w:rPr>
                <w:rFonts w:ascii="楷体" w:eastAsia="楷体" w:hAnsi="楷体" w:hint="eastAsia"/>
                <w:color w:val="000000"/>
                <w:sz w:val="24"/>
              </w:rPr>
              <w:t xml:space="preserve">　</w:t>
            </w:r>
          </w:p>
        </w:tc>
      </w:tr>
      <w:tr w:rsidR="0024427F" w14:paraId="72A963AB" w14:textId="77777777">
        <w:trPr>
          <w:trHeight w:val="270"/>
        </w:trPr>
        <w:tc>
          <w:tcPr>
            <w:tcW w:w="830" w:type="dxa"/>
            <w:vAlign w:val="center"/>
          </w:tcPr>
          <w:p w14:paraId="441E37DB" w14:textId="77777777" w:rsidR="0024427F" w:rsidRDefault="0024427F">
            <w:pPr>
              <w:jc w:val="center"/>
              <w:rPr>
                <w:rFonts w:ascii="楷体" w:eastAsia="楷体" w:hAnsi="楷体"/>
                <w:color w:val="000000"/>
                <w:sz w:val="24"/>
              </w:rPr>
            </w:pPr>
          </w:p>
        </w:tc>
        <w:tc>
          <w:tcPr>
            <w:tcW w:w="1042" w:type="dxa"/>
            <w:vAlign w:val="center"/>
          </w:tcPr>
          <w:p w14:paraId="5651AC17" w14:textId="77777777" w:rsidR="0024427F" w:rsidRDefault="0024427F">
            <w:pPr>
              <w:jc w:val="center"/>
              <w:rPr>
                <w:rFonts w:ascii="楷体" w:eastAsia="楷体" w:hAnsi="楷体"/>
                <w:color w:val="000000"/>
                <w:sz w:val="24"/>
              </w:rPr>
            </w:pPr>
          </w:p>
        </w:tc>
        <w:tc>
          <w:tcPr>
            <w:tcW w:w="1276" w:type="dxa"/>
            <w:vAlign w:val="center"/>
          </w:tcPr>
          <w:p w14:paraId="1643DEE7" w14:textId="77777777" w:rsidR="0024427F" w:rsidRDefault="0024427F">
            <w:pPr>
              <w:jc w:val="center"/>
              <w:rPr>
                <w:rFonts w:ascii="楷体" w:eastAsia="楷体" w:hAnsi="楷体"/>
                <w:color w:val="000000"/>
                <w:sz w:val="24"/>
              </w:rPr>
            </w:pPr>
          </w:p>
        </w:tc>
        <w:tc>
          <w:tcPr>
            <w:tcW w:w="1249" w:type="dxa"/>
            <w:vAlign w:val="center"/>
          </w:tcPr>
          <w:p w14:paraId="44CAF0A6" w14:textId="77777777" w:rsidR="0024427F" w:rsidRDefault="0024427F">
            <w:pPr>
              <w:jc w:val="center"/>
              <w:rPr>
                <w:rFonts w:ascii="楷体" w:eastAsia="楷体" w:hAnsi="楷体"/>
                <w:color w:val="000000"/>
                <w:sz w:val="24"/>
              </w:rPr>
            </w:pPr>
          </w:p>
        </w:tc>
        <w:tc>
          <w:tcPr>
            <w:tcW w:w="1276" w:type="dxa"/>
            <w:vAlign w:val="center"/>
          </w:tcPr>
          <w:p w14:paraId="387EFB01" w14:textId="77777777" w:rsidR="0024427F" w:rsidRDefault="0024427F">
            <w:pPr>
              <w:jc w:val="center"/>
              <w:rPr>
                <w:rFonts w:ascii="楷体" w:eastAsia="楷体" w:hAnsi="楷体"/>
                <w:color w:val="000000"/>
                <w:sz w:val="24"/>
              </w:rPr>
            </w:pPr>
          </w:p>
        </w:tc>
        <w:tc>
          <w:tcPr>
            <w:tcW w:w="1302" w:type="dxa"/>
            <w:vAlign w:val="center"/>
          </w:tcPr>
          <w:p w14:paraId="7A702203" w14:textId="77777777" w:rsidR="0024427F" w:rsidRDefault="0024427F">
            <w:pPr>
              <w:jc w:val="center"/>
              <w:rPr>
                <w:rFonts w:ascii="楷体" w:eastAsia="楷体" w:hAnsi="楷体"/>
                <w:color w:val="000000"/>
                <w:sz w:val="24"/>
              </w:rPr>
            </w:pPr>
          </w:p>
        </w:tc>
        <w:tc>
          <w:tcPr>
            <w:tcW w:w="1249" w:type="dxa"/>
            <w:vAlign w:val="center"/>
          </w:tcPr>
          <w:p w14:paraId="3AD5C653" w14:textId="77777777" w:rsidR="0024427F" w:rsidRDefault="0024427F">
            <w:pPr>
              <w:jc w:val="center"/>
              <w:rPr>
                <w:rFonts w:ascii="楷体" w:eastAsia="楷体" w:hAnsi="楷体"/>
                <w:color w:val="000000"/>
                <w:sz w:val="24"/>
              </w:rPr>
            </w:pPr>
          </w:p>
        </w:tc>
        <w:tc>
          <w:tcPr>
            <w:tcW w:w="992" w:type="dxa"/>
            <w:vAlign w:val="center"/>
          </w:tcPr>
          <w:p w14:paraId="36263419" w14:textId="77777777" w:rsidR="0024427F" w:rsidRDefault="0024427F">
            <w:pPr>
              <w:jc w:val="center"/>
              <w:rPr>
                <w:rFonts w:ascii="楷体" w:eastAsia="楷体" w:hAnsi="楷体"/>
                <w:color w:val="000000"/>
                <w:sz w:val="24"/>
              </w:rPr>
            </w:pPr>
          </w:p>
        </w:tc>
      </w:tr>
      <w:tr w:rsidR="0024427F" w14:paraId="7EE7F49E" w14:textId="77777777">
        <w:trPr>
          <w:trHeight w:val="270"/>
        </w:trPr>
        <w:tc>
          <w:tcPr>
            <w:tcW w:w="830" w:type="dxa"/>
            <w:vAlign w:val="center"/>
          </w:tcPr>
          <w:p w14:paraId="676186FD" w14:textId="77777777" w:rsidR="0024427F" w:rsidRDefault="0024427F">
            <w:pPr>
              <w:jc w:val="center"/>
              <w:rPr>
                <w:rFonts w:ascii="楷体" w:eastAsia="楷体" w:hAnsi="楷体"/>
                <w:color w:val="000000"/>
                <w:sz w:val="24"/>
              </w:rPr>
            </w:pPr>
          </w:p>
        </w:tc>
        <w:tc>
          <w:tcPr>
            <w:tcW w:w="1042" w:type="dxa"/>
            <w:vAlign w:val="center"/>
          </w:tcPr>
          <w:p w14:paraId="23847918" w14:textId="77777777" w:rsidR="0024427F" w:rsidRDefault="0024427F">
            <w:pPr>
              <w:jc w:val="center"/>
              <w:rPr>
                <w:rFonts w:ascii="楷体" w:eastAsia="楷体" w:hAnsi="楷体"/>
                <w:color w:val="000000"/>
                <w:sz w:val="24"/>
              </w:rPr>
            </w:pPr>
          </w:p>
        </w:tc>
        <w:tc>
          <w:tcPr>
            <w:tcW w:w="1276" w:type="dxa"/>
            <w:vAlign w:val="center"/>
          </w:tcPr>
          <w:p w14:paraId="2C2657C0" w14:textId="77777777" w:rsidR="0024427F" w:rsidRDefault="0024427F">
            <w:pPr>
              <w:jc w:val="center"/>
              <w:rPr>
                <w:rFonts w:ascii="楷体" w:eastAsia="楷体" w:hAnsi="楷体"/>
                <w:color w:val="000000"/>
                <w:sz w:val="24"/>
              </w:rPr>
            </w:pPr>
          </w:p>
        </w:tc>
        <w:tc>
          <w:tcPr>
            <w:tcW w:w="1249" w:type="dxa"/>
            <w:vAlign w:val="center"/>
          </w:tcPr>
          <w:p w14:paraId="560125E8" w14:textId="77777777" w:rsidR="0024427F" w:rsidRDefault="0024427F">
            <w:pPr>
              <w:jc w:val="center"/>
              <w:rPr>
                <w:rFonts w:ascii="楷体" w:eastAsia="楷体" w:hAnsi="楷体"/>
                <w:color w:val="000000"/>
                <w:sz w:val="24"/>
              </w:rPr>
            </w:pPr>
          </w:p>
        </w:tc>
        <w:tc>
          <w:tcPr>
            <w:tcW w:w="1276" w:type="dxa"/>
            <w:vAlign w:val="center"/>
          </w:tcPr>
          <w:p w14:paraId="0518283A" w14:textId="77777777" w:rsidR="0024427F" w:rsidRDefault="0024427F">
            <w:pPr>
              <w:jc w:val="center"/>
              <w:rPr>
                <w:rFonts w:ascii="楷体" w:eastAsia="楷体" w:hAnsi="楷体"/>
                <w:color w:val="000000"/>
                <w:sz w:val="24"/>
              </w:rPr>
            </w:pPr>
          </w:p>
        </w:tc>
        <w:tc>
          <w:tcPr>
            <w:tcW w:w="1302" w:type="dxa"/>
            <w:vAlign w:val="center"/>
          </w:tcPr>
          <w:p w14:paraId="0ACBDE9D" w14:textId="77777777" w:rsidR="0024427F" w:rsidRDefault="0024427F">
            <w:pPr>
              <w:jc w:val="center"/>
              <w:rPr>
                <w:rFonts w:ascii="楷体" w:eastAsia="楷体" w:hAnsi="楷体"/>
                <w:color w:val="000000"/>
                <w:sz w:val="24"/>
              </w:rPr>
            </w:pPr>
          </w:p>
        </w:tc>
        <w:tc>
          <w:tcPr>
            <w:tcW w:w="1249" w:type="dxa"/>
            <w:vAlign w:val="center"/>
          </w:tcPr>
          <w:p w14:paraId="4A27E096" w14:textId="77777777" w:rsidR="0024427F" w:rsidRDefault="0024427F">
            <w:pPr>
              <w:jc w:val="center"/>
              <w:rPr>
                <w:rFonts w:ascii="楷体" w:eastAsia="楷体" w:hAnsi="楷体"/>
                <w:color w:val="000000"/>
                <w:sz w:val="24"/>
              </w:rPr>
            </w:pPr>
          </w:p>
        </w:tc>
        <w:tc>
          <w:tcPr>
            <w:tcW w:w="992" w:type="dxa"/>
            <w:vAlign w:val="center"/>
          </w:tcPr>
          <w:p w14:paraId="76DFB321" w14:textId="77777777" w:rsidR="0024427F" w:rsidRDefault="0024427F">
            <w:pPr>
              <w:jc w:val="center"/>
              <w:rPr>
                <w:rFonts w:ascii="楷体" w:eastAsia="楷体" w:hAnsi="楷体"/>
                <w:color w:val="000000"/>
                <w:sz w:val="24"/>
              </w:rPr>
            </w:pPr>
          </w:p>
        </w:tc>
      </w:tr>
      <w:tr w:rsidR="0024427F" w14:paraId="549CD91F" w14:textId="77777777">
        <w:trPr>
          <w:trHeight w:val="270"/>
        </w:trPr>
        <w:tc>
          <w:tcPr>
            <w:tcW w:w="830" w:type="dxa"/>
            <w:vAlign w:val="center"/>
          </w:tcPr>
          <w:p w14:paraId="23A04683" w14:textId="77777777" w:rsidR="0024427F" w:rsidRDefault="0024427F">
            <w:pPr>
              <w:jc w:val="center"/>
              <w:rPr>
                <w:rFonts w:ascii="楷体" w:eastAsia="楷体" w:hAnsi="楷体"/>
                <w:color w:val="000000"/>
                <w:sz w:val="24"/>
              </w:rPr>
            </w:pPr>
          </w:p>
        </w:tc>
        <w:tc>
          <w:tcPr>
            <w:tcW w:w="1042" w:type="dxa"/>
            <w:vAlign w:val="center"/>
          </w:tcPr>
          <w:p w14:paraId="56BDE5D5" w14:textId="77777777" w:rsidR="0024427F" w:rsidRDefault="0024427F">
            <w:pPr>
              <w:jc w:val="center"/>
              <w:rPr>
                <w:rFonts w:ascii="楷体" w:eastAsia="楷体" w:hAnsi="楷体"/>
                <w:color w:val="000000"/>
                <w:sz w:val="24"/>
              </w:rPr>
            </w:pPr>
          </w:p>
        </w:tc>
        <w:tc>
          <w:tcPr>
            <w:tcW w:w="1276" w:type="dxa"/>
            <w:vAlign w:val="center"/>
          </w:tcPr>
          <w:p w14:paraId="4E26F8D7" w14:textId="77777777" w:rsidR="0024427F" w:rsidRDefault="0024427F">
            <w:pPr>
              <w:jc w:val="center"/>
              <w:rPr>
                <w:rFonts w:ascii="楷体" w:eastAsia="楷体" w:hAnsi="楷体"/>
                <w:color w:val="000000"/>
                <w:sz w:val="24"/>
              </w:rPr>
            </w:pPr>
          </w:p>
        </w:tc>
        <w:tc>
          <w:tcPr>
            <w:tcW w:w="1249" w:type="dxa"/>
            <w:vAlign w:val="center"/>
          </w:tcPr>
          <w:p w14:paraId="48252F7D" w14:textId="77777777" w:rsidR="0024427F" w:rsidRDefault="0024427F">
            <w:pPr>
              <w:jc w:val="center"/>
              <w:rPr>
                <w:rFonts w:ascii="楷体" w:eastAsia="楷体" w:hAnsi="楷体"/>
                <w:color w:val="000000"/>
                <w:sz w:val="24"/>
              </w:rPr>
            </w:pPr>
          </w:p>
        </w:tc>
        <w:tc>
          <w:tcPr>
            <w:tcW w:w="1276" w:type="dxa"/>
            <w:vAlign w:val="center"/>
          </w:tcPr>
          <w:p w14:paraId="559BB104" w14:textId="77777777" w:rsidR="0024427F" w:rsidRDefault="0024427F">
            <w:pPr>
              <w:jc w:val="center"/>
              <w:rPr>
                <w:rFonts w:ascii="楷体" w:eastAsia="楷体" w:hAnsi="楷体"/>
                <w:color w:val="000000"/>
                <w:sz w:val="24"/>
              </w:rPr>
            </w:pPr>
          </w:p>
        </w:tc>
        <w:tc>
          <w:tcPr>
            <w:tcW w:w="1302" w:type="dxa"/>
            <w:vAlign w:val="center"/>
          </w:tcPr>
          <w:p w14:paraId="50E2C1CA" w14:textId="77777777" w:rsidR="0024427F" w:rsidRDefault="0024427F">
            <w:pPr>
              <w:jc w:val="center"/>
              <w:rPr>
                <w:rFonts w:ascii="楷体" w:eastAsia="楷体" w:hAnsi="楷体"/>
                <w:color w:val="000000"/>
                <w:sz w:val="24"/>
              </w:rPr>
            </w:pPr>
          </w:p>
        </w:tc>
        <w:tc>
          <w:tcPr>
            <w:tcW w:w="1249" w:type="dxa"/>
            <w:vAlign w:val="center"/>
          </w:tcPr>
          <w:p w14:paraId="26314C55" w14:textId="77777777" w:rsidR="0024427F" w:rsidRDefault="0024427F">
            <w:pPr>
              <w:jc w:val="center"/>
              <w:rPr>
                <w:rFonts w:ascii="楷体" w:eastAsia="楷体" w:hAnsi="楷体"/>
                <w:color w:val="000000"/>
                <w:sz w:val="24"/>
              </w:rPr>
            </w:pPr>
          </w:p>
        </w:tc>
        <w:tc>
          <w:tcPr>
            <w:tcW w:w="992" w:type="dxa"/>
            <w:vAlign w:val="center"/>
          </w:tcPr>
          <w:p w14:paraId="4C4A2C93" w14:textId="77777777" w:rsidR="0024427F" w:rsidRDefault="0024427F">
            <w:pPr>
              <w:jc w:val="center"/>
              <w:rPr>
                <w:rFonts w:ascii="楷体" w:eastAsia="楷体" w:hAnsi="楷体"/>
                <w:color w:val="000000"/>
                <w:sz w:val="24"/>
              </w:rPr>
            </w:pPr>
          </w:p>
        </w:tc>
      </w:tr>
      <w:tr w:rsidR="0024427F" w14:paraId="1D96F7E6" w14:textId="77777777">
        <w:trPr>
          <w:trHeight w:val="270"/>
        </w:trPr>
        <w:tc>
          <w:tcPr>
            <w:tcW w:w="830" w:type="dxa"/>
            <w:vAlign w:val="center"/>
          </w:tcPr>
          <w:p w14:paraId="20424C4F" w14:textId="77777777" w:rsidR="0024427F" w:rsidRDefault="0024427F">
            <w:pPr>
              <w:jc w:val="center"/>
              <w:rPr>
                <w:rFonts w:ascii="楷体" w:eastAsia="楷体" w:hAnsi="楷体"/>
                <w:color w:val="000000"/>
                <w:sz w:val="24"/>
              </w:rPr>
            </w:pPr>
          </w:p>
        </w:tc>
        <w:tc>
          <w:tcPr>
            <w:tcW w:w="1042" w:type="dxa"/>
            <w:vAlign w:val="center"/>
          </w:tcPr>
          <w:p w14:paraId="2A764892" w14:textId="77777777" w:rsidR="0024427F" w:rsidRDefault="0024427F">
            <w:pPr>
              <w:jc w:val="center"/>
              <w:rPr>
                <w:rFonts w:ascii="楷体" w:eastAsia="楷体" w:hAnsi="楷体"/>
                <w:color w:val="000000"/>
                <w:sz w:val="24"/>
              </w:rPr>
            </w:pPr>
          </w:p>
        </w:tc>
        <w:tc>
          <w:tcPr>
            <w:tcW w:w="1276" w:type="dxa"/>
            <w:vAlign w:val="center"/>
          </w:tcPr>
          <w:p w14:paraId="16CAC2A9" w14:textId="77777777" w:rsidR="0024427F" w:rsidRDefault="0024427F">
            <w:pPr>
              <w:jc w:val="center"/>
              <w:rPr>
                <w:rFonts w:ascii="楷体" w:eastAsia="楷体" w:hAnsi="楷体"/>
                <w:color w:val="000000"/>
                <w:sz w:val="24"/>
              </w:rPr>
            </w:pPr>
          </w:p>
        </w:tc>
        <w:tc>
          <w:tcPr>
            <w:tcW w:w="1249" w:type="dxa"/>
            <w:vAlign w:val="center"/>
          </w:tcPr>
          <w:p w14:paraId="7B9A9B04" w14:textId="77777777" w:rsidR="0024427F" w:rsidRDefault="0024427F">
            <w:pPr>
              <w:jc w:val="center"/>
              <w:rPr>
                <w:rFonts w:ascii="楷体" w:eastAsia="楷体" w:hAnsi="楷体"/>
                <w:color w:val="000000"/>
                <w:sz w:val="24"/>
              </w:rPr>
            </w:pPr>
          </w:p>
        </w:tc>
        <w:tc>
          <w:tcPr>
            <w:tcW w:w="1276" w:type="dxa"/>
            <w:vAlign w:val="center"/>
          </w:tcPr>
          <w:p w14:paraId="7539EF8C" w14:textId="77777777" w:rsidR="0024427F" w:rsidRDefault="0024427F">
            <w:pPr>
              <w:jc w:val="center"/>
              <w:rPr>
                <w:rFonts w:ascii="楷体" w:eastAsia="楷体" w:hAnsi="楷体"/>
                <w:color w:val="000000"/>
                <w:sz w:val="24"/>
              </w:rPr>
            </w:pPr>
          </w:p>
        </w:tc>
        <w:tc>
          <w:tcPr>
            <w:tcW w:w="1302" w:type="dxa"/>
            <w:vAlign w:val="center"/>
          </w:tcPr>
          <w:p w14:paraId="4AA7BAE1" w14:textId="77777777" w:rsidR="0024427F" w:rsidRDefault="0024427F">
            <w:pPr>
              <w:jc w:val="center"/>
              <w:rPr>
                <w:rFonts w:ascii="楷体" w:eastAsia="楷体" w:hAnsi="楷体"/>
                <w:color w:val="000000"/>
                <w:sz w:val="24"/>
              </w:rPr>
            </w:pPr>
          </w:p>
        </w:tc>
        <w:tc>
          <w:tcPr>
            <w:tcW w:w="1249" w:type="dxa"/>
            <w:vAlign w:val="center"/>
          </w:tcPr>
          <w:p w14:paraId="1FB92EAB" w14:textId="77777777" w:rsidR="0024427F" w:rsidRDefault="0024427F">
            <w:pPr>
              <w:jc w:val="center"/>
              <w:rPr>
                <w:rFonts w:ascii="楷体" w:eastAsia="楷体" w:hAnsi="楷体"/>
                <w:color w:val="000000"/>
                <w:sz w:val="24"/>
              </w:rPr>
            </w:pPr>
          </w:p>
        </w:tc>
        <w:tc>
          <w:tcPr>
            <w:tcW w:w="992" w:type="dxa"/>
            <w:vAlign w:val="center"/>
          </w:tcPr>
          <w:p w14:paraId="1E40234D" w14:textId="77777777" w:rsidR="0024427F" w:rsidRDefault="0024427F">
            <w:pPr>
              <w:jc w:val="center"/>
              <w:rPr>
                <w:rFonts w:ascii="楷体" w:eastAsia="楷体" w:hAnsi="楷体"/>
                <w:color w:val="000000"/>
                <w:sz w:val="24"/>
              </w:rPr>
            </w:pPr>
          </w:p>
        </w:tc>
      </w:tr>
      <w:tr w:rsidR="0024427F" w14:paraId="24BAA667" w14:textId="77777777">
        <w:trPr>
          <w:trHeight w:val="270"/>
        </w:trPr>
        <w:tc>
          <w:tcPr>
            <w:tcW w:w="830" w:type="dxa"/>
            <w:vAlign w:val="center"/>
          </w:tcPr>
          <w:p w14:paraId="43B0EB80" w14:textId="77777777" w:rsidR="0024427F" w:rsidRDefault="0024427F">
            <w:pPr>
              <w:jc w:val="center"/>
              <w:rPr>
                <w:rFonts w:ascii="楷体" w:eastAsia="楷体" w:hAnsi="楷体"/>
                <w:color w:val="000000"/>
                <w:sz w:val="24"/>
              </w:rPr>
            </w:pPr>
          </w:p>
        </w:tc>
        <w:tc>
          <w:tcPr>
            <w:tcW w:w="1042" w:type="dxa"/>
            <w:vAlign w:val="center"/>
          </w:tcPr>
          <w:p w14:paraId="75476922" w14:textId="77777777" w:rsidR="0024427F" w:rsidRDefault="0024427F">
            <w:pPr>
              <w:jc w:val="center"/>
              <w:rPr>
                <w:rFonts w:ascii="楷体" w:eastAsia="楷体" w:hAnsi="楷体"/>
                <w:color w:val="000000"/>
                <w:sz w:val="24"/>
              </w:rPr>
            </w:pPr>
          </w:p>
        </w:tc>
        <w:tc>
          <w:tcPr>
            <w:tcW w:w="1276" w:type="dxa"/>
            <w:vAlign w:val="center"/>
          </w:tcPr>
          <w:p w14:paraId="4F99432C" w14:textId="77777777" w:rsidR="0024427F" w:rsidRDefault="0024427F">
            <w:pPr>
              <w:jc w:val="center"/>
              <w:rPr>
                <w:rFonts w:ascii="楷体" w:eastAsia="楷体" w:hAnsi="楷体"/>
                <w:color w:val="000000"/>
                <w:sz w:val="24"/>
              </w:rPr>
            </w:pPr>
          </w:p>
        </w:tc>
        <w:tc>
          <w:tcPr>
            <w:tcW w:w="1249" w:type="dxa"/>
            <w:vAlign w:val="center"/>
          </w:tcPr>
          <w:p w14:paraId="45B2D8B5" w14:textId="77777777" w:rsidR="0024427F" w:rsidRDefault="0024427F">
            <w:pPr>
              <w:jc w:val="center"/>
              <w:rPr>
                <w:rFonts w:ascii="楷体" w:eastAsia="楷体" w:hAnsi="楷体"/>
                <w:color w:val="000000"/>
                <w:sz w:val="24"/>
              </w:rPr>
            </w:pPr>
          </w:p>
        </w:tc>
        <w:tc>
          <w:tcPr>
            <w:tcW w:w="1276" w:type="dxa"/>
            <w:vAlign w:val="center"/>
          </w:tcPr>
          <w:p w14:paraId="79307CE7" w14:textId="77777777" w:rsidR="0024427F" w:rsidRDefault="0024427F">
            <w:pPr>
              <w:jc w:val="center"/>
              <w:rPr>
                <w:rFonts w:ascii="楷体" w:eastAsia="楷体" w:hAnsi="楷体"/>
                <w:color w:val="000000"/>
                <w:sz w:val="24"/>
              </w:rPr>
            </w:pPr>
          </w:p>
        </w:tc>
        <w:tc>
          <w:tcPr>
            <w:tcW w:w="1302" w:type="dxa"/>
            <w:vAlign w:val="center"/>
          </w:tcPr>
          <w:p w14:paraId="5434B25D" w14:textId="77777777" w:rsidR="0024427F" w:rsidRDefault="0024427F">
            <w:pPr>
              <w:jc w:val="center"/>
              <w:rPr>
                <w:rFonts w:ascii="楷体" w:eastAsia="楷体" w:hAnsi="楷体"/>
                <w:color w:val="000000"/>
                <w:sz w:val="24"/>
              </w:rPr>
            </w:pPr>
          </w:p>
        </w:tc>
        <w:tc>
          <w:tcPr>
            <w:tcW w:w="1249" w:type="dxa"/>
            <w:vAlign w:val="center"/>
          </w:tcPr>
          <w:p w14:paraId="04AB6AC9" w14:textId="77777777" w:rsidR="0024427F" w:rsidRDefault="0024427F">
            <w:pPr>
              <w:jc w:val="center"/>
              <w:rPr>
                <w:rFonts w:ascii="楷体" w:eastAsia="楷体" w:hAnsi="楷体"/>
                <w:color w:val="000000"/>
                <w:sz w:val="24"/>
              </w:rPr>
            </w:pPr>
          </w:p>
        </w:tc>
        <w:tc>
          <w:tcPr>
            <w:tcW w:w="992" w:type="dxa"/>
            <w:vAlign w:val="center"/>
          </w:tcPr>
          <w:p w14:paraId="3F2C620F" w14:textId="77777777" w:rsidR="0024427F" w:rsidRDefault="0024427F">
            <w:pPr>
              <w:jc w:val="center"/>
              <w:rPr>
                <w:rFonts w:ascii="楷体" w:eastAsia="楷体" w:hAnsi="楷体"/>
                <w:color w:val="000000"/>
                <w:sz w:val="24"/>
              </w:rPr>
            </w:pPr>
          </w:p>
        </w:tc>
      </w:tr>
      <w:tr w:rsidR="0024427F" w14:paraId="68EA1956" w14:textId="77777777">
        <w:trPr>
          <w:trHeight w:val="270"/>
        </w:trPr>
        <w:tc>
          <w:tcPr>
            <w:tcW w:w="830" w:type="dxa"/>
            <w:vAlign w:val="center"/>
          </w:tcPr>
          <w:p w14:paraId="278E85CD" w14:textId="77777777" w:rsidR="0024427F" w:rsidRDefault="0024427F">
            <w:pPr>
              <w:jc w:val="center"/>
              <w:rPr>
                <w:rFonts w:ascii="楷体" w:eastAsia="楷体" w:hAnsi="楷体"/>
                <w:color w:val="000000"/>
                <w:sz w:val="24"/>
              </w:rPr>
            </w:pPr>
          </w:p>
        </w:tc>
        <w:tc>
          <w:tcPr>
            <w:tcW w:w="1042" w:type="dxa"/>
            <w:vAlign w:val="center"/>
          </w:tcPr>
          <w:p w14:paraId="21AFCEC9" w14:textId="77777777" w:rsidR="0024427F" w:rsidRDefault="0024427F">
            <w:pPr>
              <w:jc w:val="center"/>
              <w:rPr>
                <w:rFonts w:ascii="楷体" w:eastAsia="楷体" w:hAnsi="楷体"/>
                <w:color w:val="000000"/>
                <w:sz w:val="24"/>
              </w:rPr>
            </w:pPr>
          </w:p>
        </w:tc>
        <w:tc>
          <w:tcPr>
            <w:tcW w:w="1276" w:type="dxa"/>
            <w:vAlign w:val="center"/>
          </w:tcPr>
          <w:p w14:paraId="709CA92B" w14:textId="77777777" w:rsidR="0024427F" w:rsidRDefault="0024427F">
            <w:pPr>
              <w:jc w:val="center"/>
              <w:rPr>
                <w:rFonts w:ascii="楷体" w:eastAsia="楷体" w:hAnsi="楷体"/>
                <w:color w:val="000000"/>
                <w:sz w:val="24"/>
              </w:rPr>
            </w:pPr>
          </w:p>
        </w:tc>
        <w:tc>
          <w:tcPr>
            <w:tcW w:w="1249" w:type="dxa"/>
            <w:vAlign w:val="center"/>
          </w:tcPr>
          <w:p w14:paraId="4512C0A5" w14:textId="77777777" w:rsidR="0024427F" w:rsidRDefault="0024427F">
            <w:pPr>
              <w:jc w:val="center"/>
              <w:rPr>
                <w:rFonts w:ascii="楷体" w:eastAsia="楷体" w:hAnsi="楷体"/>
                <w:color w:val="000000"/>
                <w:sz w:val="24"/>
              </w:rPr>
            </w:pPr>
          </w:p>
        </w:tc>
        <w:tc>
          <w:tcPr>
            <w:tcW w:w="1276" w:type="dxa"/>
            <w:vAlign w:val="center"/>
          </w:tcPr>
          <w:p w14:paraId="7B7554AD" w14:textId="77777777" w:rsidR="0024427F" w:rsidRDefault="0024427F">
            <w:pPr>
              <w:jc w:val="center"/>
              <w:rPr>
                <w:rFonts w:ascii="楷体" w:eastAsia="楷体" w:hAnsi="楷体"/>
                <w:color w:val="000000"/>
                <w:sz w:val="24"/>
              </w:rPr>
            </w:pPr>
          </w:p>
        </w:tc>
        <w:tc>
          <w:tcPr>
            <w:tcW w:w="1302" w:type="dxa"/>
            <w:vAlign w:val="center"/>
          </w:tcPr>
          <w:p w14:paraId="5F3E6FC6" w14:textId="77777777" w:rsidR="0024427F" w:rsidRDefault="0024427F">
            <w:pPr>
              <w:jc w:val="center"/>
              <w:rPr>
                <w:rFonts w:ascii="楷体" w:eastAsia="楷体" w:hAnsi="楷体"/>
                <w:color w:val="000000"/>
                <w:sz w:val="24"/>
              </w:rPr>
            </w:pPr>
          </w:p>
        </w:tc>
        <w:tc>
          <w:tcPr>
            <w:tcW w:w="1249" w:type="dxa"/>
            <w:vAlign w:val="center"/>
          </w:tcPr>
          <w:p w14:paraId="7952F3BD" w14:textId="77777777" w:rsidR="0024427F" w:rsidRDefault="0024427F">
            <w:pPr>
              <w:jc w:val="center"/>
              <w:rPr>
                <w:rFonts w:ascii="楷体" w:eastAsia="楷体" w:hAnsi="楷体"/>
                <w:color w:val="000000"/>
                <w:sz w:val="24"/>
              </w:rPr>
            </w:pPr>
          </w:p>
        </w:tc>
        <w:tc>
          <w:tcPr>
            <w:tcW w:w="992" w:type="dxa"/>
            <w:vAlign w:val="center"/>
          </w:tcPr>
          <w:p w14:paraId="7E5DA0AD" w14:textId="77777777" w:rsidR="0024427F" w:rsidRDefault="0024427F">
            <w:pPr>
              <w:jc w:val="center"/>
              <w:rPr>
                <w:rFonts w:ascii="楷体" w:eastAsia="楷体" w:hAnsi="楷体"/>
                <w:color w:val="000000"/>
                <w:sz w:val="24"/>
              </w:rPr>
            </w:pPr>
          </w:p>
        </w:tc>
      </w:tr>
      <w:tr w:rsidR="0024427F" w14:paraId="25CAD019" w14:textId="77777777">
        <w:trPr>
          <w:trHeight w:val="270"/>
        </w:trPr>
        <w:tc>
          <w:tcPr>
            <w:tcW w:w="830" w:type="dxa"/>
            <w:vAlign w:val="center"/>
          </w:tcPr>
          <w:p w14:paraId="77DAE842" w14:textId="77777777" w:rsidR="0024427F" w:rsidRDefault="0024427F">
            <w:pPr>
              <w:jc w:val="center"/>
              <w:rPr>
                <w:rFonts w:ascii="楷体" w:eastAsia="楷体" w:hAnsi="楷体"/>
                <w:color w:val="000000"/>
                <w:sz w:val="24"/>
              </w:rPr>
            </w:pPr>
          </w:p>
        </w:tc>
        <w:tc>
          <w:tcPr>
            <w:tcW w:w="1042" w:type="dxa"/>
            <w:vAlign w:val="center"/>
          </w:tcPr>
          <w:p w14:paraId="240D1B06" w14:textId="77777777" w:rsidR="0024427F" w:rsidRDefault="0024427F">
            <w:pPr>
              <w:jc w:val="center"/>
              <w:rPr>
                <w:rFonts w:ascii="楷体" w:eastAsia="楷体" w:hAnsi="楷体"/>
                <w:color w:val="000000"/>
                <w:sz w:val="24"/>
              </w:rPr>
            </w:pPr>
          </w:p>
        </w:tc>
        <w:tc>
          <w:tcPr>
            <w:tcW w:w="1276" w:type="dxa"/>
            <w:vAlign w:val="center"/>
          </w:tcPr>
          <w:p w14:paraId="25D27026" w14:textId="77777777" w:rsidR="0024427F" w:rsidRDefault="0024427F">
            <w:pPr>
              <w:jc w:val="center"/>
              <w:rPr>
                <w:rFonts w:ascii="楷体" w:eastAsia="楷体" w:hAnsi="楷体"/>
                <w:color w:val="000000"/>
                <w:sz w:val="24"/>
              </w:rPr>
            </w:pPr>
          </w:p>
        </w:tc>
        <w:tc>
          <w:tcPr>
            <w:tcW w:w="1249" w:type="dxa"/>
            <w:vAlign w:val="center"/>
          </w:tcPr>
          <w:p w14:paraId="152539C6" w14:textId="77777777" w:rsidR="0024427F" w:rsidRDefault="0024427F">
            <w:pPr>
              <w:jc w:val="center"/>
              <w:rPr>
                <w:rFonts w:ascii="楷体" w:eastAsia="楷体" w:hAnsi="楷体"/>
                <w:color w:val="000000"/>
                <w:sz w:val="24"/>
              </w:rPr>
            </w:pPr>
          </w:p>
        </w:tc>
        <w:tc>
          <w:tcPr>
            <w:tcW w:w="1276" w:type="dxa"/>
            <w:vAlign w:val="center"/>
          </w:tcPr>
          <w:p w14:paraId="50261DD9" w14:textId="77777777" w:rsidR="0024427F" w:rsidRDefault="0024427F">
            <w:pPr>
              <w:jc w:val="center"/>
              <w:rPr>
                <w:rFonts w:ascii="楷体" w:eastAsia="楷体" w:hAnsi="楷体"/>
                <w:color w:val="000000"/>
                <w:sz w:val="24"/>
              </w:rPr>
            </w:pPr>
          </w:p>
        </w:tc>
        <w:tc>
          <w:tcPr>
            <w:tcW w:w="1302" w:type="dxa"/>
            <w:vAlign w:val="center"/>
          </w:tcPr>
          <w:p w14:paraId="6153DB28" w14:textId="77777777" w:rsidR="0024427F" w:rsidRDefault="0024427F">
            <w:pPr>
              <w:jc w:val="center"/>
              <w:rPr>
                <w:rFonts w:ascii="楷体" w:eastAsia="楷体" w:hAnsi="楷体"/>
                <w:color w:val="000000"/>
                <w:sz w:val="24"/>
              </w:rPr>
            </w:pPr>
          </w:p>
        </w:tc>
        <w:tc>
          <w:tcPr>
            <w:tcW w:w="1249" w:type="dxa"/>
            <w:vAlign w:val="center"/>
          </w:tcPr>
          <w:p w14:paraId="690B78C0" w14:textId="77777777" w:rsidR="0024427F" w:rsidRDefault="0024427F">
            <w:pPr>
              <w:jc w:val="center"/>
              <w:rPr>
                <w:rFonts w:ascii="楷体" w:eastAsia="楷体" w:hAnsi="楷体"/>
                <w:color w:val="000000"/>
                <w:sz w:val="24"/>
              </w:rPr>
            </w:pPr>
          </w:p>
        </w:tc>
        <w:tc>
          <w:tcPr>
            <w:tcW w:w="992" w:type="dxa"/>
            <w:vAlign w:val="center"/>
          </w:tcPr>
          <w:p w14:paraId="78245B2D" w14:textId="77777777" w:rsidR="0024427F" w:rsidRDefault="0024427F">
            <w:pPr>
              <w:jc w:val="center"/>
              <w:rPr>
                <w:rFonts w:ascii="楷体" w:eastAsia="楷体" w:hAnsi="楷体"/>
                <w:color w:val="000000"/>
                <w:sz w:val="24"/>
              </w:rPr>
            </w:pPr>
          </w:p>
        </w:tc>
      </w:tr>
      <w:tr w:rsidR="0024427F" w14:paraId="023A2549" w14:textId="77777777">
        <w:trPr>
          <w:trHeight w:val="270"/>
        </w:trPr>
        <w:tc>
          <w:tcPr>
            <w:tcW w:w="830" w:type="dxa"/>
            <w:vAlign w:val="center"/>
          </w:tcPr>
          <w:p w14:paraId="709E2792" w14:textId="77777777" w:rsidR="0024427F" w:rsidRDefault="0024427F">
            <w:pPr>
              <w:jc w:val="center"/>
              <w:rPr>
                <w:rFonts w:ascii="楷体" w:eastAsia="楷体" w:hAnsi="楷体"/>
                <w:color w:val="000000"/>
                <w:sz w:val="24"/>
              </w:rPr>
            </w:pPr>
          </w:p>
        </w:tc>
        <w:tc>
          <w:tcPr>
            <w:tcW w:w="1042" w:type="dxa"/>
            <w:vAlign w:val="center"/>
          </w:tcPr>
          <w:p w14:paraId="7E60F9BB" w14:textId="77777777" w:rsidR="0024427F" w:rsidRDefault="0024427F">
            <w:pPr>
              <w:jc w:val="center"/>
              <w:rPr>
                <w:rFonts w:ascii="楷体" w:eastAsia="楷体" w:hAnsi="楷体"/>
                <w:color w:val="000000"/>
                <w:sz w:val="24"/>
              </w:rPr>
            </w:pPr>
          </w:p>
        </w:tc>
        <w:tc>
          <w:tcPr>
            <w:tcW w:w="1276" w:type="dxa"/>
            <w:vAlign w:val="center"/>
          </w:tcPr>
          <w:p w14:paraId="69597823" w14:textId="77777777" w:rsidR="0024427F" w:rsidRDefault="0024427F">
            <w:pPr>
              <w:jc w:val="center"/>
              <w:rPr>
                <w:rFonts w:ascii="楷体" w:eastAsia="楷体" w:hAnsi="楷体"/>
                <w:color w:val="000000"/>
                <w:sz w:val="24"/>
              </w:rPr>
            </w:pPr>
          </w:p>
        </w:tc>
        <w:tc>
          <w:tcPr>
            <w:tcW w:w="1249" w:type="dxa"/>
            <w:vAlign w:val="center"/>
          </w:tcPr>
          <w:p w14:paraId="2862C4A3" w14:textId="77777777" w:rsidR="0024427F" w:rsidRDefault="0024427F">
            <w:pPr>
              <w:jc w:val="center"/>
              <w:rPr>
                <w:rFonts w:ascii="楷体" w:eastAsia="楷体" w:hAnsi="楷体"/>
                <w:color w:val="000000"/>
                <w:sz w:val="24"/>
              </w:rPr>
            </w:pPr>
          </w:p>
        </w:tc>
        <w:tc>
          <w:tcPr>
            <w:tcW w:w="1276" w:type="dxa"/>
            <w:vAlign w:val="center"/>
          </w:tcPr>
          <w:p w14:paraId="701E6699" w14:textId="77777777" w:rsidR="0024427F" w:rsidRDefault="0024427F">
            <w:pPr>
              <w:jc w:val="center"/>
              <w:rPr>
                <w:rFonts w:ascii="楷体" w:eastAsia="楷体" w:hAnsi="楷体"/>
                <w:color w:val="000000"/>
                <w:sz w:val="24"/>
              </w:rPr>
            </w:pPr>
          </w:p>
        </w:tc>
        <w:tc>
          <w:tcPr>
            <w:tcW w:w="1302" w:type="dxa"/>
            <w:vAlign w:val="center"/>
          </w:tcPr>
          <w:p w14:paraId="5952DD10" w14:textId="77777777" w:rsidR="0024427F" w:rsidRDefault="0024427F">
            <w:pPr>
              <w:jc w:val="center"/>
              <w:rPr>
                <w:rFonts w:ascii="楷体" w:eastAsia="楷体" w:hAnsi="楷体"/>
                <w:color w:val="000000"/>
                <w:sz w:val="24"/>
              </w:rPr>
            </w:pPr>
          </w:p>
        </w:tc>
        <w:tc>
          <w:tcPr>
            <w:tcW w:w="1249" w:type="dxa"/>
            <w:vAlign w:val="center"/>
          </w:tcPr>
          <w:p w14:paraId="5AF794CA" w14:textId="77777777" w:rsidR="0024427F" w:rsidRDefault="0024427F">
            <w:pPr>
              <w:jc w:val="center"/>
              <w:rPr>
                <w:rFonts w:ascii="楷体" w:eastAsia="楷体" w:hAnsi="楷体"/>
                <w:color w:val="000000"/>
                <w:sz w:val="24"/>
              </w:rPr>
            </w:pPr>
          </w:p>
        </w:tc>
        <w:tc>
          <w:tcPr>
            <w:tcW w:w="992" w:type="dxa"/>
            <w:vAlign w:val="center"/>
          </w:tcPr>
          <w:p w14:paraId="6713EB63" w14:textId="77777777" w:rsidR="0024427F" w:rsidRDefault="0024427F">
            <w:pPr>
              <w:jc w:val="center"/>
              <w:rPr>
                <w:rFonts w:ascii="楷体" w:eastAsia="楷体" w:hAnsi="楷体"/>
                <w:color w:val="000000"/>
                <w:sz w:val="24"/>
              </w:rPr>
            </w:pPr>
          </w:p>
        </w:tc>
      </w:tr>
      <w:tr w:rsidR="0024427F" w14:paraId="17577EB7" w14:textId="77777777">
        <w:trPr>
          <w:trHeight w:val="270"/>
        </w:trPr>
        <w:tc>
          <w:tcPr>
            <w:tcW w:w="830" w:type="dxa"/>
            <w:vAlign w:val="center"/>
          </w:tcPr>
          <w:p w14:paraId="0BB51FB7" w14:textId="77777777" w:rsidR="0024427F" w:rsidRDefault="0024427F">
            <w:pPr>
              <w:jc w:val="center"/>
              <w:rPr>
                <w:rFonts w:ascii="楷体" w:eastAsia="楷体" w:hAnsi="楷体"/>
                <w:color w:val="000000"/>
                <w:sz w:val="24"/>
              </w:rPr>
            </w:pPr>
          </w:p>
        </w:tc>
        <w:tc>
          <w:tcPr>
            <w:tcW w:w="1042" w:type="dxa"/>
            <w:vAlign w:val="center"/>
          </w:tcPr>
          <w:p w14:paraId="3E8E59D1" w14:textId="77777777" w:rsidR="0024427F" w:rsidRDefault="0024427F">
            <w:pPr>
              <w:jc w:val="center"/>
              <w:rPr>
                <w:rFonts w:ascii="楷体" w:eastAsia="楷体" w:hAnsi="楷体"/>
                <w:color w:val="000000"/>
                <w:sz w:val="24"/>
              </w:rPr>
            </w:pPr>
          </w:p>
        </w:tc>
        <w:tc>
          <w:tcPr>
            <w:tcW w:w="1276" w:type="dxa"/>
            <w:vAlign w:val="center"/>
          </w:tcPr>
          <w:p w14:paraId="76188972" w14:textId="77777777" w:rsidR="0024427F" w:rsidRDefault="0024427F">
            <w:pPr>
              <w:jc w:val="center"/>
              <w:rPr>
                <w:rFonts w:ascii="楷体" w:eastAsia="楷体" w:hAnsi="楷体"/>
                <w:color w:val="000000"/>
                <w:sz w:val="24"/>
              </w:rPr>
            </w:pPr>
          </w:p>
        </w:tc>
        <w:tc>
          <w:tcPr>
            <w:tcW w:w="1249" w:type="dxa"/>
            <w:vAlign w:val="center"/>
          </w:tcPr>
          <w:p w14:paraId="265DC5DD" w14:textId="77777777" w:rsidR="0024427F" w:rsidRDefault="0024427F">
            <w:pPr>
              <w:jc w:val="center"/>
              <w:rPr>
                <w:rFonts w:ascii="楷体" w:eastAsia="楷体" w:hAnsi="楷体"/>
                <w:color w:val="000000"/>
                <w:sz w:val="24"/>
              </w:rPr>
            </w:pPr>
          </w:p>
        </w:tc>
        <w:tc>
          <w:tcPr>
            <w:tcW w:w="1276" w:type="dxa"/>
            <w:vAlign w:val="center"/>
          </w:tcPr>
          <w:p w14:paraId="767C750A" w14:textId="77777777" w:rsidR="0024427F" w:rsidRDefault="0024427F">
            <w:pPr>
              <w:jc w:val="center"/>
              <w:rPr>
                <w:rFonts w:ascii="楷体" w:eastAsia="楷体" w:hAnsi="楷体"/>
                <w:color w:val="000000"/>
                <w:sz w:val="24"/>
              </w:rPr>
            </w:pPr>
          </w:p>
        </w:tc>
        <w:tc>
          <w:tcPr>
            <w:tcW w:w="1302" w:type="dxa"/>
            <w:vAlign w:val="center"/>
          </w:tcPr>
          <w:p w14:paraId="1FA304F5" w14:textId="77777777" w:rsidR="0024427F" w:rsidRDefault="0024427F">
            <w:pPr>
              <w:jc w:val="center"/>
              <w:rPr>
                <w:rFonts w:ascii="楷体" w:eastAsia="楷体" w:hAnsi="楷体"/>
                <w:color w:val="000000"/>
                <w:sz w:val="24"/>
              </w:rPr>
            </w:pPr>
          </w:p>
        </w:tc>
        <w:tc>
          <w:tcPr>
            <w:tcW w:w="1249" w:type="dxa"/>
            <w:vAlign w:val="center"/>
          </w:tcPr>
          <w:p w14:paraId="4C01FC73" w14:textId="77777777" w:rsidR="0024427F" w:rsidRDefault="0024427F">
            <w:pPr>
              <w:jc w:val="center"/>
              <w:rPr>
                <w:rFonts w:ascii="楷体" w:eastAsia="楷体" w:hAnsi="楷体"/>
                <w:color w:val="000000"/>
                <w:sz w:val="24"/>
              </w:rPr>
            </w:pPr>
          </w:p>
        </w:tc>
        <w:tc>
          <w:tcPr>
            <w:tcW w:w="992" w:type="dxa"/>
            <w:vAlign w:val="center"/>
          </w:tcPr>
          <w:p w14:paraId="033EB2A1" w14:textId="77777777" w:rsidR="0024427F" w:rsidRDefault="0024427F">
            <w:pPr>
              <w:jc w:val="center"/>
              <w:rPr>
                <w:rFonts w:ascii="楷体" w:eastAsia="楷体" w:hAnsi="楷体"/>
                <w:color w:val="000000"/>
                <w:sz w:val="24"/>
              </w:rPr>
            </w:pPr>
          </w:p>
        </w:tc>
      </w:tr>
      <w:tr w:rsidR="0024427F" w14:paraId="52E0DA6D" w14:textId="77777777">
        <w:trPr>
          <w:trHeight w:val="270"/>
        </w:trPr>
        <w:tc>
          <w:tcPr>
            <w:tcW w:w="830" w:type="dxa"/>
            <w:vAlign w:val="center"/>
          </w:tcPr>
          <w:p w14:paraId="12A4FD1D" w14:textId="77777777" w:rsidR="0024427F" w:rsidRDefault="0024427F">
            <w:pPr>
              <w:jc w:val="center"/>
              <w:rPr>
                <w:rFonts w:ascii="楷体" w:eastAsia="楷体" w:hAnsi="楷体"/>
                <w:color w:val="000000"/>
                <w:sz w:val="24"/>
              </w:rPr>
            </w:pPr>
          </w:p>
        </w:tc>
        <w:tc>
          <w:tcPr>
            <w:tcW w:w="1042" w:type="dxa"/>
            <w:vAlign w:val="center"/>
          </w:tcPr>
          <w:p w14:paraId="5E8F08B7" w14:textId="77777777" w:rsidR="0024427F" w:rsidRDefault="0024427F">
            <w:pPr>
              <w:jc w:val="center"/>
              <w:rPr>
                <w:rFonts w:ascii="楷体" w:eastAsia="楷体" w:hAnsi="楷体"/>
                <w:color w:val="000000"/>
                <w:sz w:val="24"/>
              </w:rPr>
            </w:pPr>
          </w:p>
        </w:tc>
        <w:tc>
          <w:tcPr>
            <w:tcW w:w="1276" w:type="dxa"/>
            <w:vAlign w:val="center"/>
          </w:tcPr>
          <w:p w14:paraId="304E43C0" w14:textId="77777777" w:rsidR="0024427F" w:rsidRDefault="0024427F">
            <w:pPr>
              <w:jc w:val="center"/>
              <w:rPr>
                <w:rFonts w:ascii="楷体" w:eastAsia="楷体" w:hAnsi="楷体"/>
                <w:color w:val="000000"/>
                <w:sz w:val="24"/>
              </w:rPr>
            </w:pPr>
          </w:p>
        </w:tc>
        <w:tc>
          <w:tcPr>
            <w:tcW w:w="1249" w:type="dxa"/>
            <w:vAlign w:val="center"/>
          </w:tcPr>
          <w:p w14:paraId="4589EC79" w14:textId="77777777" w:rsidR="0024427F" w:rsidRDefault="0024427F">
            <w:pPr>
              <w:jc w:val="center"/>
              <w:rPr>
                <w:rFonts w:ascii="楷体" w:eastAsia="楷体" w:hAnsi="楷体"/>
                <w:color w:val="000000"/>
                <w:sz w:val="24"/>
              </w:rPr>
            </w:pPr>
          </w:p>
        </w:tc>
        <w:tc>
          <w:tcPr>
            <w:tcW w:w="1276" w:type="dxa"/>
            <w:vAlign w:val="center"/>
          </w:tcPr>
          <w:p w14:paraId="5741C1FC" w14:textId="77777777" w:rsidR="0024427F" w:rsidRDefault="0024427F">
            <w:pPr>
              <w:jc w:val="center"/>
              <w:rPr>
                <w:rFonts w:ascii="楷体" w:eastAsia="楷体" w:hAnsi="楷体"/>
                <w:color w:val="000000"/>
                <w:sz w:val="24"/>
              </w:rPr>
            </w:pPr>
          </w:p>
        </w:tc>
        <w:tc>
          <w:tcPr>
            <w:tcW w:w="1302" w:type="dxa"/>
            <w:vAlign w:val="center"/>
          </w:tcPr>
          <w:p w14:paraId="10BBCD32" w14:textId="77777777" w:rsidR="0024427F" w:rsidRDefault="0024427F">
            <w:pPr>
              <w:jc w:val="center"/>
              <w:rPr>
                <w:rFonts w:ascii="楷体" w:eastAsia="楷体" w:hAnsi="楷体"/>
                <w:color w:val="000000"/>
                <w:sz w:val="24"/>
              </w:rPr>
            </w:pPr>
          </w:p>
        </w:tc>
        <w:tc>
          <w:tcPr>
            <w:tcW w:w="1249" w:type="dxa"/>
            <w:vAlign w:val="center"/>
          </w:tcPr>
          <w:p w14:paraId="0FBBB92E" w14:textId="77777777" w:rsidR="0024427F" w:rsidRDefault="0024427F">
            <w:pPr>
              <w:jc w:val="center"/>
              <w:rPr>
                <w:rFonts w:ascii="楷体" w:eastAsia="楷体" w:hAnsi="楷体"/>
                <w:color w:val="000000"/>
                <w:sz w:val="24"/>
              </w:rPr>
            </w:pPr>
          </w:p>
        </w:tc>
        <w:tc>
          <w:tcPr>
            <w:tcW w:w="992" w:type="dxa"/>
            <w:vAlign w:val="center"/>
          </w:tcPr>
          <w:p w14:paraId="2FBBCE29" w14:textId="77777777" w:rsidR="0024427F" w:rsidRDefault="0024427F">
            <w:pPr>
              <w:jc w:val="center"/>
              <w:rPr>
                <w:rFonts w:ascii="楷体" w:eastAsia="楷体" w:hAnsi="楷体"/>
                <w:color w:val="000000"/>
                <w:sz w:val="24"/>
              </w:rPr>
            </w:pPr>
          </w:p>
        </w:tc>
      </w:tr>
      <w:tr w:rsidR="0024427F" w14:paraId="568A889A" w14:textId="77777777">
        <w:trPr>
          <w:trHeight w:val="270"/>
        </w:trPr>
        <w:tc>
          <w:tcPr>
            <w:tcW w:w="830" w:type="dxa"/>
            <w:vAlign w:val="center"/>
          </w:tcPr>
          <w:p w14:paraId="17287825" w14:textId="77777777" w:rsidR="0024427F" w:rsidRDefault="0024427F">
            <w:pPr>
              <w:jc w:val="center"/>
              <w:rPr>
                <w:rFonts w:ascii="楷体" w:eastAsia="楷体" w:hAnsi="楷体"/>
                <w:color w:val="000000"/>
                <w:sz w:val="24"/>
              </w:rPr>
            </w:pPr>
          </w:p>
        </w:tc>
        <w:tc>
          <w:tcPr>
            <w:tcW w:w="1042" w:type="dxa"/>
            <w:vAlign w:val="center"/>
          </w:tcPr>
          <w:p w14:paraId="0695D02D" w14:textId="77777777" w:rsidR="0024427F" w:rsidRDefault="0024427F">
            <w:pPr>
              <w:jc w:val="center"/>
              <w:rPr>
                <w:rFonts w:ascii="楷体" w:eastAsia="楷体" w:hAnsi="楷体"/>
                <w:color w:val="000000"/>
                <w:sz w:val="24"/>
              </w:rPr>
            </w:pPr>
          </w:p>
        </w:tc>
        <w:tc>
          <w:tcPr>
            <w:tcW w:w="1276" w:type="dxa"/>
            <w:vAlign w:val="center"/>
          </w:tcPr>
          <w:p w14:paraId="3C6012AF" w14:textId="77777777" w:rsidR="0024427F" w:rsidRDefault="0024427F">
            <w:pPr>
              <w:jc w:val="center"/>
              <w:rPr>
                <w:rFonts w:ascii="楷体" w:eastAsia="楷体" w:hAnsi="楷体"/>
                <w:color w:val="000000"/>
                <w:sz w:val="24"/>
              </w:rPr>
            </w:pPr>
          </w:p>
        </w:tc>
        <w:tc>
          <w:tcPr>
            <w:tcW w:w="1249" w:type="dxa"/>
            <w:vAlign w:val="center"/>
          </w:tcPr>
          <w:p w14:paraId="4CB9903A" w14:textId="77777777" w:rsidR="0024427F" w:rsidRDefault="0024427F">
            <w:pPr>
              <w:jc w:val="center"/>
              <w:rPr>
                <w:rFonts w:ascii="楷体" w:eastAsia="楷体" w:hAnsi="楷体"/>
                <w:color w:val="000000"/>
                <w:sz w:val="24"/>
              </w:rPr>
            </w:pPr>
          </w:p>
        </w:tc>
        <w:tc>
          <w:tcPr>
            <w:tcW w:w="1276" w:type="dxa"/>
            <w:vAlign w:val="center"/>
          </w:tcPr>
          <w:p w14:paraId="05DED3F2" w14:textId="77777777" w:rsidR="0024427F" w:rsidRDefault="0024427F">
            <w:pPr>
              <w:jc w:val="center"/>
              <w:rPr>
                <w:rFonts w:ascii="楷体" w:eastAsia="楷体" w:hAnsi="楷体"/>
                <w:color w:val="000000"/>
                <w:sz w:val="24"/>
              </w:rPr>
            </w:pPr>
          </w:p>
        </w:tc>
        <w:tc>
          <w:tcPr>
            <w:tcW w:w="1302" w:type="dxa"/>
            <w:vAlign w:val="center"/>
          </w:tcPr>
          <w:p w14:paraId="50759A58" w14:textId="77777777" w:rsidR="0024427F" w:rsidRDefault="0024427F">
            <w:pPr>
              <w:jc w:val="center"/>
              <w:rPr>
                <w:rFonts w:ascii="楷体" w:eastAsia="楷体" w:hAnsi="楷体"/>
                <w:color w:val="000000"/>
                <w:sz w:val="24"/>
              </w:rPr>
            </w:pPr>
          </w:p>
        </w:tc>
        <w:tc>
          <w:tcPr>
            <w:tcW w:w="1249" w:type="dxa"/>
            <w:vAlign w:val="center"/>
          </w:tcPr>
          <w:p w14:paraId="4AAEFAFC" w14:textId="77777777" w:rsidR="0024427F" w:rsidRDefault="0024427F">
            <w:pPr>
              <w:jc w:val="center"/>
              <w:rPr>
                <w:rFonts w:ascii="楷体" w:eastAsia="楷体" w:hAnsi="楷体"/>
                <w:color w:val="000000"/>
                <w:sz w:val="24"/>
              </w:rPr>
            </w:pPr>
          </w:p>
        </w:tc>
        <w:tc>
          <w:tcPr>
            <w:tcW w:w="992" w:type="dxa"/>
            <w:vAlign w:val="center"/>
          </w:tcPr>
          <w:p w14:paraId="35DF674B" w14:textId="77777777" w:rsidR="0024427F" w:rsidRDefault="0024427F">
            <w:pPr>
              <w:jc w:val="center"/>
              <w:rPr>
                <w:rFonts w:ascii="楷体" w:eastAsia="楷体" w:hAnsi="楷体"/>
                <w:color w:val="000000"/>
                <w:sz w:val="24"/>
              </w:rPr>
            </w:pPr>
          </w:p>
        </w:tc>
      </w:tr>
      <w:tr w:rsidR="0024427F" w14:paraId="2C6F54FA" w14:textId="77777777">
        <w:trPr>
          <w:trHeight w:val="270"/>
        </w:trPr>
        <w:tc>
          <w:tcPr>
            <w:tcW w:w="830" w:type="dxa"/>
            <w:vAlign w:val="center"/>
          </w:tcPr>
          <w:p w14:paraId="1BA76C6A" w14:textId="77777777" w:rsidR="0024427F" w:rsidRDefault="0024427F">
            <w:pPr>
              <w:jc w:val="center"/>
              <w:rPr>
                <w:rFonts w:ascii="楷体" w:eastAsia="楷体" w:hAnsi="楷体"/>
                <w:color w:val="000000"/>
                <w:sz w:val="24"/>
              </w:rPr>
            </w:pPr>
          </w:p>
        </w:tc>
        <w:tc>
          <w:tcPr>
            <w:tcW w:w="1042" w:type="dxa"/>
            <w:vAlign w:val="center"/>
          </w:tcPr>
          <w:p w14:paraId="00F6EAA4" w14:textId="77777777" w:rsidR="0024427F" w:rsidRDefault="0024427F">
            <w:pPr>
              <w:jc w:val="center"/>
              <w:rPr>
                <w:rFonts w:ascii="楷体" w:eastAsia="楷体" w:hAnsi="楷体"/>
                <w:color w:val="000000"/>
                <w:sz w:val="24"/>
              </w:rPr>
            </w:pPr>
          </w:p>
        </w:tc>
        <w:tc>
          <w:tcPr>
            <w:tcW w:w="1276" w:type="dxa"/>
            <w:vAlign w:val="center"/>
          </w:tcPr>
          <w:p w14:paraId="1B9437AC" w14:textId="77777777" w:rsidR="0024427F" w:rsidRDefault="0024427F">
            <w:pPr>
              <w:jc w:val="center"/>
              <w:rPr>
                <w:rFonts w:ascii="楷体" w:eastAsia="楷体" w:hAnsi="楷体"/>
                <w:color w:val="000000"/>
                <w:sz w:val="24"/>
              </w:rPr>
            </w:pPr>
          </w:p>
        </w:tc>
        <w:tc>
          <w:tcPr>
            <w:tcW w:w="1249" w:type="dxa"/>
            <w:vAlign w:val="center"/>
          </w:tcPr>
          <w:p w14:paraId="20288DC4" w14:textId="77777777" w:rsidR="0024427F" w:rsidRDefault="0024427F">
            <w:pPr>
              <w:jc w:val="center"/>
              <w:rPr>
                <w:rFonts w:ascii="楷体" w:eastAsia="楷体" w:hAnsi="楷体"/>
                <w:color w:val="000000"/>
                <w:sz w:val="24"/>
              </w:rPr>
            </w:pPr>
          </w:p>
        </w:tc>
        <w:tc>
          <w:tcPr>
            <w:tcW w:w="1276" w:type="dxa"/>
            <w:vAlign w:val="center"/>
          </w:tcPr>
          <w:p w14:paraId="4ED353BC" w14:textId="77777777" w:rsidR="0024427F" w:rsidRDefault="0024427F">
            <w:pPr>
              <w:jc w:val="center"/>
              <w:rPr>
                <w:rFonts w:ascii="楷体" w:eastAsia="楷体" w:hAnsi="楷体"/>
                <w:color w:val="000000"/>
                <w:sz w:val="24"/>
              </w:rPr>
            </w:pPr>
          </w:p>
        </w:tc>
        <w:tc>
          <w:tcPr>
            <w:tcW w:w="1302" w:type="dxa"/>
            <w:vAlign w:val="center"/>
          </w:tcPr>
          <w:p w14:paraId="1C4025FC" w14:textId="77777777" w:rsidR="0024427F" w:rsidRDefault="0024427F">
            <w:pPr>
              <w:jc w:val="center"/>
              <w:rPr>
                <w:rFonts w:ascii="楷体" w:eastAsia="楷体" w:hAnsi="楷体"/>
                <w:color w:val="000000"/>
                <w:sz w:val="24"/>
              </w:rPr>
            </w:pPr>
          </w:p>
        </w:tc>
        <w:tc>
          <w:tcPr>
            <w:tcW w:w="1249" w:type="dxa"/>
            <w:vAlign w:val="center"/>
          </w:tcPr>
          <w:p w14:paraId="63FDE5B3" w14:textId="77777777" w:rsidR="0024427F" w:rsidRDefault="0024427F">
            <w:pPr>
              <w:jc w:val="center"/>
              <w:rPr>
                <w:rFonts w:ascii="楷体" w:eastAsia="楷体" w:hAnsi="楷体"/>
                <w:color w:val="000000"/>
                <w:sz w:val="24"/>
              </w:rPr>
            </w:pPr>
          </w:p>
        </w:tc>
        <w:tc>
          <w:tcPr>
            <w:tcW w:w="992" w:type="dxa"/>
            <w:vAlign w:val="center"/>
          </w:tcPr>
          <w:p w14:paraId="1E61E3DD" w14:textId="77777777" w:rsidR="0024427F" w:rsidRDefault="0024427F">
            <w:pPr>
              <w:jc w:val="center"/>
              <w:rPr>
                <w:rFonts w:ascii="楷体" w:eastAsia="楷体" w:hAnsi="楷体"/>
                <w:color w:val="000000"/>
                <w:sz w:val="24"/>
              </w:rPr>
            </w:pPr>
          </w:p>
        </w:tc>
      </w:tr>
      <w:tr w:rsidR="0024427F" w14:paraId="663FB540" w14:textId="77777777">
        <w:trPr>
          <w:trHeight w:val="270"/>
        </w:trPr>
        <w:tc>
          <w:tcPr>
            <w:tcW w:w="830" w:type="dxa"/>
            <w:vAlign w:val="center"/>
          </w:tcPr>
          <w:p w14:paraId="461BBD6E" w14:textId="77777777" w:rsidR="0024427F" w:rsidRDefault="0024427F">
            <w:pPr>
              <w:jc w:val="center"/>
              <w:rPr>
                <w:rFonts w:ascii="楷体" w:eastAsia="楷体" w:hAnsi="楷体"/>
                <w:color w:val="000000"/>
                <w:sz w:val="24"/>
              </w:rPr>
            </w:pPr>
          </w:p>
        </w:tc>
        <w:tc>
          <w:tcPr>
            <w:tcW w:w="1042" w:type="dxa"/>
            <w:vAlign w:val="center"/>
          </w:tcPr>
          <w:p w14:paraId="313F1129" w14:textId="77777777" w:rsidR="0024427F" w:rsidRDefault="0024427F">
            <w:pPr>
              <w:jc w:val="center"/>
              <w:rPr>
                <w:rFonts w:ascii="楷体" w:eastAsia="楷体" w:hAnsi="楷体"/>
                <w:color w:val="000000"/>
                <w:sz w:val="24"/>
              </w:rPr>
            </w:pPr>
          </w:p>
        </w:tc>
        <w:tc>
          <w:tcPr>
            <w:tcW w:w="1276" w:type="dxa"/>
            <w:vAlign w:val="center"/>
          </w:tcPr>
          <w:p w14:paraId="5B821075" w14:textId="77777777" w:rsidR="0024427F" w:rsidRDefault="0024427F">
            <w:pPr>
              <w:jc w:val="center"/>
              <w:rPr>
                <w:rFonts w:ascii="楷体" w:eastAsia="楷体" w:hAnsi="楷体"/>
                <w:color w:val="000000"/>
                <w:sz w:val="24"/>
              </w:rPr>
            </w:pPr>
          </w:p>
        </w:tc>
        <w:tc>
          <w:tcPr>
            <w:tcW w:w="1249" w:type="dxa"/>
            <w:vAlign w:val="center"/>
          </w:tcPr>
          <w:p w14:paraId="27BE4C0C" w14:textId="77777777" w:rsidR="0024427F" w:rsidRDefault="0024427F">
            <w:pPr>
              <w:jc w:val="center"/>
              <w:rPr>
                <w:rFonts w:ascii="楷体" w:eastAsia="楷体" w:hAnsi="楷体"/>
                <w:color w:val="000000"/>
                <w:sz w:val="24"/>
              </w:rPr>
            </w:pPr>
          </w:p>
        </w:tc>
        <w:tc>
          <w:tcPr>
            <w:tcW w:w="1276" w:type="dxa"/>
            <w:vAlign w:val="center"/>
          </w:tcPr>
          <w:p w14:paraId="4A781F48" w14:textId="77777777" w:rsidR="0024427F" w:rsidRDefault="0024427F">
            <w:pPr>
              <w:jc w:val="center"/>
              <w:rPr>
                <w:rFonts w:ascii="楷体" w:eastAsia="楷体" w:hAnsi="楷体"/>
                <w:color w:val="000000"/>
                <w:sz w:val="24"/>
              </w:rPr>
            </w:pPr>
          </w:p>
        </w:tc>
        <w:tc>
          <w:tcPr>
            <w:tcW w:w="1302" w:type="dxa"/>
            <w:vAlign w:val="center"/>
          </w:tcPr>
          <w:p w14:paraId="7D54EC76" w14:textId="77777777" w:rsidR="0024427F" w:rsidRDefault="0024427F">
            <w:pPr>
              <w:jc w:val="center"/>
              <w:rPr>
                <w:rFonts w:ascii="楷体" w:eastAsia="楷体" w:hAnsi="楷体"/>
                <w:color w:val="000000"/>
                <w:sz w:val="24"/>
              </w:rPr>
            </w:pPr>
          </w:p>
        </w:tc>
        <w:tc>
          <w:tcPr>
            <w:tcW w:w="1249" w:type="dxa"/>
            <w:vAlign w:val="center"/>
          </w:tcPr>
          <w:p w14:paraId="3E006CDE" w14:textId="77777777" w:rsidR="0024427F" w:rsidRDefault="0024427F">
            <w:pPr>
              <w:jc w:val="center"/>
              <w:rPr>
                <w:rFonts w:ascii="楷体" w:eastAsia="楷体" w:hAnsi="楷体"/>
                <w:color w:val="000000"/>
                <w:sz w:val="24"/>
              </w:rPr>
            </w:pPr>
          </w:p>
        </w:tc>
        <w:tc>
          <w:tcPr>
            <w:tcW w:w="992" w:type="dxa"/>
            <w:vAlign w:val="center"/>
          </w:tcPr>
          <w:p w14:paraId="315D602F" w14:textId="77777777" w:rsidR="0024427F" w:rsidRDefault="0024427F">
            <w:pPr>
              <w:jc w:val="center"/>
              <w:rPr>
                <w:rFonts w:ascii="楷体" w:eastAsia="楷体" w:hAnsi="楷体"/>
                <w:color w:val="000000"/>
                <w:sz w:val="24"/>
              </w:rPr>
            </w:pPr>
          </w:p>
        </w:tc>
      </w:tr>
      <w:tr w:rsidR="0024427F" w14:paraId="730047C8" w14:textId="77777777">
        <w:trPr>
          <w:trHeight w:val="270"/>
        </w:trPr>
        <w:tc>
          <w:tcPr>
            <w:tcW w:w="830" w:type="dxa"/>
            <w:vAlign w:val="center"/>
          </w:tcPr>
          <w:p w14:paraId="351951B6" w14:textId="77777777" w:rsidR="0024427F" w:rsidRDefault="0024427F">
            <w:pPr>
              <w:jc w:val="center"/>
              <w:rPr>
                <w:rFonts w:ascii="楷体" w:eastAsia="楷体" w:hAnsi="楷体"/>
                <w:color w:val="000000"/>
                <w:sz w:val="24"/>
              </w:rPr>
            </w:pPr>
          </w:p>
        </w:tc>
        <w:tc>
          <w:tcPr>
            <w:tcW w:w="1042" w:type="dxa"/>
            <w:vAlign w:val="center"/>
          </w:tcPr>
          <w:p w14:paraId="27607774" w14:textId="77777777" w:rsidR="0024427F" w:rsidRDefault="0024427F">
            <w:pPr>
              <w:jc w:val="center"/>
              <w:rPr>
                <w:rFonts w:ascii="楷体" w:eastAsia="楷体" w:hAnsi="楷体"/>
                <w:color w:val="000000"/>
                <w:sz w:val="24"/>
              </w:rPr>
            </w:pPr>
          </w:p>
        </w:tc>
        <w:tc>
          <w:tcPr>
            <w:tcW w:w="1276" w:type="dxa"/>
            <w:vAlign w:val="center"/>
          </w:tcPr>
          <w:p w14:paraId="3AD369CB" w14:textId="77777777" w:rsidR="0024427F" w:rsidRDefault="0024427F">
            <w:pPr>
              <w:jc w:val="center"/>
              <w:rPr>
                <w:rFonts w:ascii="楷体" w:eastAsia="楷体" w:hAnsi="楷体"/>
                <w:color w:val="000000"/>
                <w:sz w:val="24"/>
              </w:rPr>
            </w:pPr>
          </w:p>
        </w:tc>
        <w:tc>
          <w:tcPr>
            <w:tcW w:w="1249" w:type="dxa"/>
            <w:vAlign w:val="center"/>
          </w:tcPr>
          <w:p w14:paraId="5B8E639E" w14:textId="77777777" w:rsidR="0024427F" w:rsidRDefault="0024427F">
            <w:pPr>
              <w:jc w:val="center"/>
              <w:rPr>
                <w:rFonts w:ascii="楷体" w:eastAsia="楷体" w:hAnsi="楷体"/>
                <w:color w:val="000000"/>
                <w:sz w:val="24"/>
              </w:rPr>
            </w:pPr>
          </w:p>
        </w:tc>
        <w:tc>
          <w:tcPr>
            <w:tcW w:w="1276" w:type="dxa"/>
            <w:vAlign w:val="center"/>
          </w:tcPr>
          <w:p w14:paraId="00907A32" w14:textId="77777777" w:rsidR="0024427F" w:rsidRDefault="0024427F">
            <w:pPr>
              <w:jc w:val="center"/>
              <w:rPr>
                <w:rFonts w:ascii="楷体" w:eastAsia="楷体" w:hAnsi="楷体"/>
                <w:color w:val="000000"/>
                <w:sz w:val="24"/>
              </w:rPr>
            </w:pPr>
          </w:p>
        </w:tc>
        <w:tc>
          <w:tcPr>
            <w:tcW w:w="1302" w:type="dxa"/>
            <w:vAlign w:val="center"/>
          </w:tcPr>
          <w:p w14:paraId="41AC82D1" w14:textId="77777777" w:rsidR="0024427F" w:rsidRDefault="0024427F">
            <w:pPr>
              <w:jc w:val="center"/>
              <w:rPr>
                <w:rFonts w:ascii="楷体" w:eastAsia="楷体" w:hAnsi="楷体"/>
                <w:color w:val="000000"/>
                <w:sz w:val="24"/>
              </w:rPr>
            </w:pPr>
          </w:p>
        </w:tc>
        <w:tc>
          <w:tcPr>
            <w:tcW w:w="1249" w:type="dxa"/>
            <w:vAlign w:val="center"/>
          </w:tcPr>
          <w:p w14:paraId="12235DAD" w14:textId="77777777" w:rsidR="0024427F" w:rsidRDefault="0024427F">
            <w:pPr>
              <w:jc w:val="center"/>
              <w:rPr>
                <w:rFonts w:ascii="楷体" w:eastAsia="楷体" w:hAnsi="楷体"/>
                <w:color w:val="000000"/>
                <w:sz w:val="24"/>
              </w:rPr>
            </w:pPr>
          </w:p>
        </w:tc>
        <w:tc>
          <w:tcPr>
            <w:tcW w:w="992" w:type="dxa"/>
            <w:vAlign w:val="center"/>
          </w:tcPr>
          <w:p w14:paraId="71CD7B4E" w14:textId="77777777" w:rsidR="0024427F" w:rsidRDefault="0024427F">
            <w:pPr>
              <w:jc w:val="center"/>
              <w:rPr>
                <w:rFonts w:ascii="楷体" w:eastAsia="楷体" w:hAnsi="楷体"/>
                <w:color w:val="000000"/>
                <w:sz w:val="24"/>
              </w:rPr>
            </w:pPr>
          </w:p>
        </w:tc>
      </w:tr>
      <w:tr w:rsidR="0024427F" w14:paraId="1A26FC88" w14:textId="77777777">
        <w:trPr>
          <w:trHeight w:val="270"/>
        </w:trPr>
        <w:tc>
          <w:tcPr>
            <w:tcW w:w="830" w:type="dxa"/>
            <w:vAlign w:val="center"/>
          </w:tcPr>
          <w:p w14:paraId="6CCECBF3" w14:textId="77777777" w:rsidR="0024427F" w:rsidRDefault="0024427F">
            <w:pPr>
              <w:jc w:val="center"/>
              <w:rPr>
                <w:rFonts w:ascii="楷体" w:eastAsia="楷体" w:hAnsi="楷体"/>
                <w:color w:val="000000"/>
                <w:sz w:val="24"/>
              </w:rPr>
            </w:pPr>
          </w:p>
        </w:tc>
        <w:tc>
          <w:tcPr>
            <w:tcW w:w="1042" w:type="dxa"/>
            <w:vAlign w:val="center"/>
          </w:tcPr>
          <w:p w14:paraId="547312B3" w14:textId="77777777" w:rsidR="0024427F" w:rsidRDefault="0024427F">
            <w:pPr>
              <w:jc w:val="center"/>
              <w:rPr>
                <w:rFonts w:ascii="楷体" w:eastAsia="楷体" w:hAnsi="楷体"/>
                <w:color w:val="000000"/>
                <w:sz w:val="24"/>
              </w:rPr>
            </w:pPr>
          </w:p>
        </w:tc>
        <w:tc>
          <w:tcPr>
            <w:tcW w:w="1276" w:type="dxa"/>
            <w:vAlign w:val="center"/>
          </w:tcPr>
          <w:p w14:paraId="5DA14CBE" w14:textId="77777777" w:rsidR="0024427F" w:rsidRDefault="0024427F">
            <w:pPr>
              <w:jc w:val="center"/>
              <w:rPr>
                <w:rFonts w:ascii="楷体" w:eastAsia="楷体" w:hAnsi="楷体"/>
                <w:color w:val="000000"/>
                <w:sz w:val="24"/>
              </w:rPr>
            </w:pPr>
          </w:p>
        </w:tc>
        <w:tc>
          <w:tcPr>
            <w:tcW w:w="1249" w:type="dxa"/>
            <w:vAlign w:val="center"/>
          </w:tcPr>
          <w:p w14:paraId="100A0E8F" w14:textId="77777777" w:rsidR="0024427F" w:rsidRDefault="0024427F">
            <w:pPr>
              <w:jc w:val="center"/>
              <w:rPr>
                <w:rFonts w:ascii="楷体" w:eastAsia="楷体" w:hAnsi="楷体"/>
                <w:color w:val="000000"/>
                <w:sz w:val="24"/>
              </w:rPr>
            </w:pPr>
          </w:p>
        </w:tc>
        <w:tc>
          <w:tcPr>
            <w:tcW w:w="1276" w:type="dxa"/>
            <w:vAlign w:val="center"/>
          </w:tcPr>
          <w:p w14:paraId="6CDD4F40" w14:textId="77777777" w:rsidR="0024427F" w:rsidRDefault="0024427F">
            <w:pPr>
              <w:jc w:val="center"/>
              <w:rPr>
                <w:rFonts w:ascii="楷体" w:eastAsia="楷体" w:hAnsi="楷体"/>
                <w:color w:val="000000"/>
                <w:sz w:val="24"/>
              </w:rPr>
            </w:pPr>
          </w:p>
        </w:tc>
        <w:tc>
          <w:tcPr>
            <w:tcW w:w="1302" w:type="dxa"/>
            <w:vAlign w:val="center"/>
          </w:tcPr>
          <w:p w14:paraId="01363926" w14:textId="77777777" w:rsidR="0024427F" w:rsidRDefault="0024427F">
            <w:pPr>
              <w:jc w:val="center"/>
              <w:rPr>
                <w:rFonts w:ascii="楷体" w:eastAsia="楷体" w:hAnsi="楷体"/>
                <w:color w:val="000000"/>
                <w:sz w:val="24"/>
              </w:rPr>
            </w:pPr>
          </w:p>
        </w:tc>
        <w:tc>
          <w:tcPr>
            <w:tcW w:w="1249" w:type="dxa"/>
            <w:vAlign w:val="center"/>
          </w:tcPr>
          <w:p w14:paraId="183B13B1" w14:textId="77777777" w:rsidR="0024427F" w:rsidRDefault="0024427F">
            <w:pPr>
              <w:jc w:val="center"/>
              <w:rPr>
                <w:rFonts w:ascii="楷体" w:eastAsia="楷体" w:hAnsi="楷体"/>
                <w:color w:val="000000"/>
                <w:sz w:val="24"/>
              </w:rPr>
            </w:pPr>
          </w:p>
        </w:tc>
        <w:tc>
          <w:tcPr>
            <w:tcW w:w="992" w:type="dxa"/>
            <w:vAlign w:val="center"/>
          </w:tcPr>
          <w:p w14:paraId="2D6F1936" w14:textId="77777777" w:rsidR="0024427F" w:rsidRDefault="0024427F">
            <w:pPr>
              <w:jc w:val="center"/>
              <w:rPr>
                <w:rFonts w:ascii="楷体" w:eastAsia="楷体" w:hAnsi="楷体"/>
                <w:color w:val="000000"/>
                <w:sz w:val="24"/>
              </w:rPr>
            </w:pPr>
          </w:p>
        </w:tc>
      </w:tr>
      <w:tr w:rsidR="0024427F" w14:paraId="390FFEF7" w14:textId="77777777">
        <w:trPr>
          <w:trHeight w:val="270"/>
        </w:trPr>
        <w:tc>
          <w:tcPr>
            <w:tcW w:w="830" w:type="dxa"/>
            <w:vAlign w:val="center"/>
          </w:tcPr>
          <w:p w14:paraId="64B2A94F" w14:textId="77777777" w:rsidR="0024427F" w:rsidRDefault="0024427F">
            <w:pPr>
              <w:jc w:val="center"/>
              <w:rPr>
                <w:rFonts w:ascii="楷体" w:eastAsia="楷体" w:hAnsi="楷体"/>
                <w:color w:val="000000"/>
                <w:sz w:val="24"/>
              </w:rPr>
            </w:pPr>
          </w:p>
        </w:tc>
        <w:tc>
          <w:tcPr>
            <w:tcW w:w="1042" w:type="dxa"/>
            <w:vAlign w:val="center"/>
          </w:tcPr>
          <w:p w14:paraId="3516313A" w14:textId="77777777" w:rsidR="0024427F" w:rsidRDefault="0024427F">
            <w:pPr>
              <w:jc w:val="center"/>
              <w:rPr>
                <w:rFonts w:ascii="楷体" w:eastAsia="楷体" w:hAnsi="楷体"/>
                <w:color w:val="000000"/>
                <w:sz w:val="24"/>
              </w:rPr>
            </w:pPr>
          </w:p>
        </w:tc>
        <w:tc>
          <w:tcPr>
            <w:tcW w:w="1276" w:type="dxa"/>
            <w:vAlign w:val="center"/>
          </w:tcPr>
          <w:p w14:paraId="2F6B410F" w14:textId="77777777" w:rsidR="0024427F" w:rsidRDefault="0024427F">
            <w:pPr>
              <w:jc w:val="center"/>
              <w:rPr>
                <w:rFonts w:ascii="楷体" w:eastAsia="楷体" w:hAnsi="楷体"/>
                <w:color w:val="000000"/>
                <w:sz w:val="24"/>
              </w:rPr>
            </w:pPr>
          </w:p>
        </w:tc>
        <w:tc>
          <w:tcPr>
            <w:tcW w:w="1249" w:type="dxa"/>
            <w:vAlign w:val="center"/>
          </w:tcPr>
          <w:p w14:paraId="40AB9EC3" w14:textId="77777777" w:rsidR="0024427F" w:rsidRDefault="0024427F">
            <w:pPr>
              <w:jc w:val="center"/>
              <w:rPr>
                <w:rFonts w:ascii="楷体" w:eastAsia="楷体" w:hAnsi="楷体"/>
                <w:color w:val="000000"/>
                <w:sz w:val="24"/>
              </w:rPr>
            </w:pPr>
          </w:p>
        </w:tc>
        <w:tc>
          <w:tcPr>
            <w:tcW w:w="1276" w:type="dxa"/>
            <w:vAlign w:val="center"/>
          </w:tcPr>
          <w:p w14:paraId="12F66F2B" w14:textId="77777777" w:rsidR="0024427F" w:rsidRDefault="0024427F">
            <w:pPr>
              <w:jc w:val="center"/>
              <w:rPr>
                <w:rFonts w:ascii="楷体" w:eastAsia="楷体" w:hAnsi="楷体"/>
                <w:color w:val="000000"/>
                <w:sz w:val="24"/>
              </w:rPr>
            </w:pPr>
          </w:p>
        </w:tc>
        <w:tc>
          <w:tcPr>
            <w:tcW w:w="1302" w:type="dxa"/>
            <w:vAlign w:val="center"/>
          </w:tcPr>
          <w:p w14:paraId="13136D4F" w14:textId="77777777" w:rsidR="0024427F" w:rsidRDefault="0024427F">
            <w:pPr>
              <w:jc w:val="center"/>
              <w:rPr>
                <w:rFonts w:ascii="楷体" w:eastAsia="楷体" w:hAnsi="楷体"/>
                <w:color w:val="000000"/>
                <w:sz w:val="24"/>
              </w:rPr>
            </w:pPr>
          </w:p>
        </w:tc>
        <w:tc>
          <w:tcPr>
            <w:tcW w:w="1249" w:type="dxa"/>
            <w:vAlign w:val="center"/>
          </w:tcPr>
          <w:p w14:paraId="6B553B60" w14:textId="77777777" w:rsidR="0024427F" w:rsidRDefault="0024427F">
            <w:pPr>
              <w:jc w:val="center"/>
              <w:rPr>
                <w:rFonts w:ascii="楷体" w:eastAsia="楷体" w:hAnsi="楷体"/>
                <w:color w:val="000000"/>
                <w:sz w:val="24"/>
              </w:rPr>
            </w:pPr>
          </w:p>
        </w:tc>
        <w:tc>
          <w:tcPr>
            <w:tcW w:w="992" w:type="dxa"/>
            <w:vAlign w:val="center"/>
          </w:tcPr>
          <w:p w14:paraId="3FD3BD3F" w14:textId="77777777" w:rsidR="0024427F" w:rsidRDefault="0024427F">
            <w:pPr>
              <w:jc w:val="center"/>
              <w:rPr>
                <w:rFonts w:ascii="楷体" w:eastAsia="楷体" w:hAnsi="楷体"/>
                <w:color w:val="000000"/>
                <w:sz w:val="24"/>
              </w:rPr>
            </w:pPr>
          </w:p>
        </w:tc>
      </w:tr>
    </w:tbl>
    <w:p w14:paraId="35B524D8" w14:textId="77777777" w:rsidR="0024427F" w:rsidRDefault="0024427F">
      <w:pPr>
        <w:adjustRightInd w:val="0"/>
        <w:spacing w:before="100" w:beforeAutospacing="1" w:after="100" w:afterAutospacing="1" w:line="360" w:lineRule="auto"/>
        <w:textAlignment w:val="baseline"/>
        <w:rPr>
          <w:kern w:val="0"/>
          <w:sz w:val="24"/>
        </w:rPr>
      </w:pPr>
    </w:p>
    <w:p w14:paraId="01534784" w14:textId="77777777" w:rsidR="0024427F" w:rsidRDefault="0024427F">
      <w:pPr>
        <w:widowControl/>
        <w:jc w:val="left"/>
      </w:pPr>
    </w:p>
    <w:p w14:paraId="72EB4CA5" w14:textId="77777777" w:rsidR="0024427F" w:rsidRDefault="0024427F">
      <w:pPr>
        <w:widowControl/>
        <w:jc w:val="left"/>
      </w:pPr>
    </w:p>
    <w:p w14:paraId="47E850E6" w14:textId="77777777" w:rsidR="0024427F" w:rsidRDefault="0024427F">
      <w:pPr>
        <w:widowControl/>
        <w:jc w:val="left"/>
      </w:pPr>
    </w:p>
    <w:p w14:paraId="36746FC8" w14:textId="77777777" w:rsidR="0024427F" w:rsidRDefault="0024427F">
      <w:pPr>
        <w:widowControl/>
        <w:jc w:val="left"/>
      </w:pPr>
    </w:p>
    <w:p w14:paraId="2BF11889" w14:textId="77777777" w:rsidR="0024427F" w:rsidRDefault="0024427F">
      <w:pPr>
        <w:widowControl/>
        <w:jc w:val="left"/>
      </w:pPr>
    </w:p>
    <w:p w14:paraId="5B47012E" w14:textId="77777777" w:rsidR="0024427F" w:rsidRDefault="0024427F">
      <w:pPr>
        <w:widowControl/>
        <w:jc w:val="left"/>
      </w:pPr>
    </w:p>
    <w:p w14:paraId="4E053181" w14:textId="77777777" w:rsidR="0024427F" w:rsidRDefault="0024427F">
      <w:pPr>
        <w:widowControl/>
        <w:jc w:val="left"/>
      </w:pPr>
    </w:p>
    <w:p w14:paraId="3848FC01" w14:textId="77777777" w:rsidR="0024427F" w:rsidRDefault="0024427F">
      <w:pPr>
        <w:widowControl/>
        <w:jc w:val="left"/>
      </w:pPr>
    </w:p>
    <w:p w14:paraId="62F8798B" w14:textId="0B06386F" w:rsidR="0024427F" w:rsidRDefault="0063422A" w:rsidP="00F84F8A">
      <w:pPr>
        <w:pStyle w:val="3"/>
      </w:pPr>
      <w:bookmarkStart w:id="4809" w:name="_Toc428792685"/>
      <w:bookmarkStart w:id="4810" w:name="_Toc489545421"/>
      <w:bookmarkStart w:id="4811" w:name="_Toc489546873"/>
      <w:bookmarkStart w:id="4812" w:name="_Toc489547205"/>
      <w:bookmarkStart w:id="4813" w:name="_Toc489548082"/>
      <w:bookmarkStart w:id="4814" w:name="_Toc489607306"/>
      <w:r>
        <w:rPr>
          <w:rFonts w:hint="eastAsia"/>
        </w:rPr>
        <w:lastRenderedPageBreak/>
        <w:t>附录</w:t>
      </w:r>
      <w:r>
        <w:rPr>
          <w:rFonts w:hint="eastAsia"/>
        </w:rPr>
        <w:t>50</w:t>
      </w:r>
      <w:r>
        <w:rPr>
          <w:rFonts w:hint="eastAsia"/>
        </w:rPr>
        <w:t>：变更申请单</w:t>
      </w:r>
      <w:bookmarkEnd w:id="4809"/>
      <w:bookmarkEnd w:id="4810"/>
      <w:bookmarkEnd w:id="4811"/>
      <w:bookmarkEnd w:id="4812"/>
      <w:bookmarkEnd w:id="4813"/>
      <w:bookmarkEnd w:id="4814"/>
    </w:p>
    <w:p w14:paraId="715BB8C3" w14:textId="77777777" w:rsidR="0024427F" w:rsidRDefault="0063422A">
      <w:pPr>
        <w:pStyle w:val="Default"/>
        <w:jc w:val="center"/>
        <w:rPr>
          <w:rFonts w:hAnsi="宋体"/>
          <w:color w:val="auto"/>
          <w:sz w:val="21"/>
          <w:szCs w:val="21"/>
        </w:rPr>
      </w:pPr>
      <w:r>
        <w:rPr>
          <w:rFonts w:hAnsi="宋体" w:hint="eastAsia"/>
          <w:b/>
          <w:bCs/>
          <w:color w:val="auto"/>
          <w:sz w:val="28"/>
          <w:szCs w:val="28"/>
        </w:rPr>
        <w:t>变更申请表</w:t>
      </w:r>
    </w:p>
    <w:p w14:paraId="66CC06ED" w14:textId="77777777" w:rsidR="0024427F" w:rsidRDefault="0063422A">
      <w:pPr>
        <w:pStyle w:val="Default"/>
        <w:rPr>
          <w:rFonts w:hAnsi="宋体"/>
          <w:color w:val="auto"/>
          <w:sz w:val="21"/>
          <w:szCs w:val="21"/>
        </w:rPr>
      </w:pPr>
      <w:r>
        <w:rPr>
          <w:rFonts w:hAnsi="宋体" w:hint="eastAsia"/>
          <w:color w:val="auto"/>
          <w:sz w:val="21"/>
          <w:szCs w:val="21"/>
        </w:rPr>
        <w:t>以下内容由发起单位填写</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1420"/>
        <w:gridCol w:w="1420"/>
        <w:gridCol w:w="1420"/>
        <w:gridCol w:w="1421"/>
        <w:gridCol w:w="1421"/>
      </w:tblGrid>
      <w:tr w:rsidR="0024427F" w14:paraId="787817E4" w14:textId="77777777">
        <w:tc>
          <w:tcPr>
            <w:tcW w:w="1420" w:type="dxa"/>
          </w:tcPr>
          <w:p w14:paraId="3C329621" w14:textId="77777777" w:rsidR="0024427F" w:rsidRDefault="0063422A">
            <w:pPr>
              <w:pStyle w:val="Default"/>
              <w:rPr>
                <w:rFonts w:hAnsi="宋体"/>
                <w:color w:val="auto"/>
                <w:sz w:val="21"/>
                <w:szCs w:val="21"/>
              </w:rPr>
            </w:pPr>
            <w:r>
              <w:rPr>
                <w:rFonts w:hAnsi="宋体" w:hint="eastAsia"/>
                <w:color w:val="auto"/>
                <w:sz w:val="21"/>
                <w:szCs w:val="21"/>
              </w:rPr>
              <w:t>发起人</w:t>
            </w:r>
          </w:p>
        </w:tc>
        <w:tc>
          <w:tcPr>
            <w:tcW w:w="1420" w:type="dxa"/>
          </w:tcPr>
          <w:p w14:paraId="7BB63645" w14:textId="77777777" w:rsidR="0024427F" w:rsidRDefault="0024427F">
            <w:pPr>
              <w:pStyle w:val="Default"/>
              <w:rPr>
                <w:rFonts w:hAnsi="宋体"/>
                <w:color w:val="auto"/>
                <w:sz w:val="21"/>
                <w:szCs w:val="21"/>
              </w:rPr>
            </w:pPr>
          </w:p>
        </w:tc>
        <w:tc>
          <w:tcPr>
            <w:tcW w:w="1420" w:type="dxa"/>
          </w:tcPr>
          <w:p w14:paraId="184CDD72" w14:textId="77777777" w:rsidR="0024427F" w:rsidRDefault="0063422A">
            <w:pPr>
              <w:pStyle w:val="Default"/>
              <w:rPr>
                <w:rFonts w:hAnsi="宋体"/>
                <w:color w:val="auto"/>
                <w:sz w:val="21"/>
                <w:szCs w:val="21"/>
              </w:rPr>
            </w:pPr>
            <w:r>
              <w:rPr>
                <w:rFonts w:hAnsi="宋体" w:hint="eastAsia"/>
                <w:color w:val="auto"/>
                <w:sz w:val="21"/>
                <w:szCs w:val="21"/>
              </w:rPr>
              <w:t>日期</w:t>
            </w:r>
          </w:p>
        </w:tc>
        <w:tc>
          <w:tcPr>
            <w:tcW w:w="1420" w:type="dxa"/>
          </w:tcPr>
          <w:p w14:paraId="57D812F0" w14:textId="77777777" w:rsidR="0024427F" w:rsidRDefault="0024427F">
            <w:pPr>
              <w:pStyle w:val="Default"/>
              <w:rPr>
                <w:rFonts w:hAnsi="宋体"/>
                <w:color w:val="auto"/>
                <w:sz w:val="21"/>
                <w:szCs w:val="21"/>
              </w:rPr>
            </w:pPr>
          </w:p>
        </w:tc>
        <w:tc>
          <w:tcPr>
            <w:tcW w:w="1421" w:type="dxa"/>
          </w:tcPr>
          <w:p w14:paraId="175B67B1" w14:textId="77777777" w:rsidR="0024427F" w:rsidRDefault="0063422A">
            <w:pPr>
              <w:pStyle w:val="Default"/>
              <w:rPr>
                <w:rFonts w:hAnsi="宋体"/>
                <w:color w:val="auto"/>
                <w:sz w:val="21"/>
                <w:szCs w:val="21"/>
              </w:rPr>
            </w:pPr>
            <w:r>
              <w:rPr>
                <w:rFonts w:hAnsi="宋体" w:hint="eastAsia"/>
                <w:color w:val="auto"/>
                <w:sz w:val="21"/>
                <w:szCs w:val="21"/>
              </w:rPr>
              <w:t>要求期限</w:t>
            </w:r>
          </w:p>
        </w:tc>
        <w:tc>
          <w:tcPr>
            <w:tcW w:w="1421" w:type="dxa"/>
          </w:tcPr>
          <w:p w14:paraId="28A5B75C" w14:textId="77777777" w:rsidR="0024427F" w:rsidRDefault="0024427F">
            <w:pPr>
              <w:pStyle w:val="Default"/>
              <w:rPr>
                <w:rFonts w:hAnsi="宋体"/>
                <w:color w:val="auto"/>
                <w:sz w:val="21"/>
                <w:szCs w:val="21"/>
              </w:rPr>
            </w:pPr>
          </w:p>
        </w:tc>
      </w:tr>
      <w:tr w:rsidR="0024427F" w14:paraId="28AB4630" w14:textId="77777777">
        <w:tc>
          <w:tcPr>
            <w:tcW w:w="1420" w:type="dxa"/>
          </w:tcPr>
          <w:p w14:paraId="32396D01" w14:textId="77777777" w:rsidR="0024427F" w:rsidRDefault="0063422A">
            <w:pPr>
              <w:pStyle w:val="Default"/>
              <w:rPr>
                <w:rFonts w:hAnsi="宋体"/>
                <w:color w:val="auto"/>
                <w:sz w:val="21"/>
                <w:szCs w:val="21"/>
              </w:rPr>
            </w:pPr>
            <w:r>
              <w:rPr>
                <w:rFonts w:hAnsi="宋体" w:hint="eastAsia"/>
                <w:color w:val="auto"/>
                <w:sz w:val="21"/>
                <w:szCs w:val="21"/>
              </w:rPr>
              <w:t>联系电话</w:t>
            </w:r>
          </w:p>
        </w:tc>
        <w:tc>
          <w:tcPr>
            <w:tcW w:w="1420" w:type="dxa"/>
          </w:tcPr>
          <w:p w14:paraId="60179DD9" w14:textId="77777777" w:rsidR="0024427F" w:rsidRDefault="0024427F">
            <w:pPr>
              <w:pStyle w:val="Default"/>
              <w:rPr>
                <w:rFonts w:hAnsi="宋体"/>
                <w:color w:val="auto"/>
                <w:sz w:val="21"/>
                <w:szCs w:val="21"/>
              </w:rPr>
            </w:pPr>
          </w:p>
        </w:tc>
        <w:tc>
          <w:tcPr>
            <w:tcW w:w="1420" w:type="dxa"/>
          </w:tcPr>
          <w:p w14:paraId="050F698C" w14:textId="77777777" w:rsidR="0024427F" w:rsidRDefault="0063422A">
            <w:pPr>
              <w:pStyle w:val="Default"/>
              <w:rPr>
                <w:rFonts w:hAnsi="宋体"/>
                <w:color w:val="auto"/>
                <w:sz w:val="21"/>
                <w:szCs w:val="21"/>
              </w:rPr>
            </w:pPr>
            <w:r>
              <w:rPr>
                <w:rFonts w:hAnsi="宋体" w:hint="eastAsia"/>
                <w:color w:val="auto"/>
                <w:sz w:val="21"/>
                <w:szCs w:val="21"/>
              </w:rPr>
              <w:t>单位\部门</w:t>
            </w:r>
          </w:p>
        </w:tc>
        <w:tc>
          <w:tcPr>
            <w:tcW w:w="4262" w:type="dxa"/>
            <w:gridSpan w:val="3"/>
          </w:tcPr>
          <w:p w14:paraId="3B50DFEC" w14:textId="77777777" w:rsidR="0024427F" w:rsidRDefault="0024427F">
            <w:pPr>
              <w:pStyle w:val="Default"/>
              <w:rPr>
                <w:rFonts w:hAnsi="宋体"/>
                <w:color w:val="auto"/>
                <w:sz w:val="21"/>
                <w:szCs w:val="21"/>
              </w:rPr>
            </w:pPr>
          </w:p>
        </w:tc>
      </w:tr>
      <w:tr w:rsidR="0024427F" w14:paraId="11A5C7E7" w14:textId="77777777">
        <w:trPr>
          <w:trHeight w:val="1370"/>
        </w:trPr>
        <w:tc>
          <w:tcPr>
            <w:tcW w:w="1420" w:type="dxa"/>
          </w:tcPr>
          <w:p w14:paraId="4DB07707" w14:textId="77777777" w:rsidR="0024427F" w:rsidRDefault="0063422A">
            <w:pPr>
              <w:pStyle w:val="Default"/>
              <w:rPr>
                <w:rFonts w:hAnsi="宋体"/>
                <w:color w:val="auto"/>
                <w:sz w:val="21"/>
                <w:szCs w:val="21"/>
              </w:rPr>
            </w:pPr>
            <w:r>
              <w:rPr>
                <w:rFonts w:hAnsi="宋体" w:hint="eastAsia"/>
                <w:color w:val="auto"/>
                <w:sz w:val="21"/>
                <w:szCs w:val="21"/>
              </w:rPr>
              <w:t>变更内容或需求目标</w:t>
            </w:r>
          </w:p>
        </w:tc>
        <w:tc>
          <w:tcPr>
            <w:tcW w:w="7102" w:type="dxa"/>
            <w:gridSpan w:val="5"/>
          </w:tcPr>
          <w:p w14:paraId="05D32E59" w14:textId="39A3C811" w:rsidR="0024427F" w:rsidRDefault="00CF4D3F">
            <w:pPr>
              <w:pStyle w:val="Default"/>
              <w:rPr>
                <w:rFonts w:hAnsi="宋体"/>
                <w:color w:val="auto"/>
                <w:sz w:val="21"/>
                <w:szCs w:val="21"/>
              </w:rPr>
            </w:pPr>
            <w:r>
              <w:rPr>
                <w:rFonts w:hAnsi="宋体"/>
                <w:noProof/>
                <w:sz w:val="21"/>
              </w:rPr>
              <mc:AlternateContent>
                <mc:Choice Requires="wps">
                  <w:drawing>
                    <wp:anchor distT="0" distB="0" distL="114300" distR="114300" simplePos="0" relativeHeight="251697664" behindDoc="0" locked="0" layoutInCell="1" allowOverlap="1" wp14:anchorId="074D0E19" wp14:editId="6599000C">
                      <wp:simplePos x="0" y="0"/>
                      <wp:positionH relativeFrom="column">
                        <wp:posOffset>2181225</wp:posOffset>
                      </wp:positionH>
                      <wp:positionV relativeFrom="paragraph">
                        <wp:posOffset>29845</wp:posOffset>
                      </wp:positionV>
                      <wp:extent cx="95250" cy="85090"/>
                      <wp:effectExtent l="6350" t="9525" r="12700" b="10160"/>
                      <wp:wrapNone/>
                      <wp:docPr id="20" name="圆角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D9C4BA" id="圆角矩形 47" o:spid="_x0000_s1026" style="position:absolute;left:0;text-align:left;margin-left:171.75pt;margin-top:2.35pt;width:7.5pt;height:6.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" filled="f"/>
                  </w:pict>
                </mc:Fallback>
              </mc:AlternateContent>
            </w:r>
            <w:r>
              <w:rPr>
                <w:rFonts w:hAnsi="宋体"/>
                <w:noProof/>
                <w:sz w:val="21"/>
              </w:rPr>
              <mc:AlternateContent>
                <mc:Choice Requires="wps">
                  <w:drawing>
                    <wp:anchor distT="0" distB="0" distL="114300" distR="114300" simplePos="0" relativeHeight="251692544" behindDoc="0" locked="0" layoutInCell="1" allowOverlap="1" wp14:anchorId="32227766" wp14:editId="36795077">
                      <wp:simplePos x="0" y="0"/>
                      <wp:positionH relativeFrom="column">
                        <wp:posOffset>1157605</wp:posOffset>
                      </wp:positionH>
                      <wp:positionV relativeFrom="paragraph">
                        <wp:posOffset>53340</wp:posOffset>
                      </wp:positionV>
                      <wp:extent cx="95250" cy="85090"/>
                      <wp:effectExtent l="11430" t="13970" r="7620" b="5715"/>
                      <wp:wrapNone/>
                      <wp:docPr id="6" name="圆角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F9C358" id="圆角矩形 46" o:spid="_x0000_s1026" style="position:absolute;left:0;text-align:left;margin-left:91.15pt;margin-top:4.2pt;width:7.5pt;height:6.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" filled="f"/>
                  </w:pict>
                </mc:Fallback>
              </mc:AlternateContent>
            </w:r>
            <w:r>
              <w:rPr>
                <w:rFonts w:hAnsi="宋体"/>
                <w:noProof/>
                <w:sz w:val="21"/>
              </w:rPr>
              <mc:AlternateContent>
                <mc:Choice Requires="wps">
                  <w:drawing>
                    <wp:anchor distT="0" distB="0" distL="114300" distR="114300" simplePos="0" relativeHeight="251687424" behindDoc="0" locked="0" layoutInCell="1" allowOverlap="1" wp14:anchorId="6F4B653C" wp14:editId="2908ACE2">
                      <wp:simplePos x="0" y="0"/>
                      <wp:positionH relativeFrom="column">
                        <wp:posOffset>0</wp:posOffset>
                      </wp:positionH>
                      <wp:positionV relativeFrom="paragraph">
                        <wp:posOffset>52070</wp:posOffset>
                      </wp:positionV>
                      <wp:extent cx="95250" cy="85090"/>
                      <wp:effectExtent l="6350" t="12700" r="12700" b="6985"/>
                      <wp:wrapNone/>
                      <wp:docPr id="3" name="圆角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B29E46" id="圆角矩形 45" o:spid="_x0000_s1026" style="position:absolute;left:0;text-align:left;margin-left:0;margin-top:4.1pt;width:7.5pt;height:6.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" filled="f"/>
                  </w:pict>
                </mc:Fallback>
              </mc:AlternateContent>
            </w:r>
            <w:r w:rsidR="0063422A">
              <w:rPr>
                <w:rFonts w:hAnsi="宋体" w:hint="eastAsia"/>
                <w:color w:val="auto"/>
                <w:sz w:val="21"/>
                <w:szCs w:val="21"/>
              </w:rPr>
              <w:t xml:space="preserve">  数据变更          应用变更       网络变更  </w:t>
            </w:r>
          </w:p>
        </w:tc>
      </w:tr>
      <w:tr w:rsidR="0024427F" w14:paraId="4E0D0B8B" w14:textId="77777777">
        <w:trPr>
          <w:trHeight w:val="1458"/>
        </w:trPr>
        <w:tc>
          <w:tcPr>
            <w:tcW w:w="1420" w:type="dxa"/>
          </w:tcPr>
          <w:p w14:paraId="1FF2ABE8" w14:textId="77777777" w:rsidR="0024427F" w:rsidRDefault="0063422A">
            <w:pPr>
              <w:pStyle w:val="Default"/>
              <w:rPr>
                <w:rFonts w:hAnsi="宋体"/>
                <w:color w:val="auto"/>
                <w:sz w:val="21"/>
                <w:szCs w:val="21"/>
              </w:rPr>
            </w:pPr>
            <w:r>
              <w:rPr>
                <w:rFonts w:hAnsi="宋体" w:hint="eastAsia"/>
                <w:color w:val="auto"/>
                <w:sz w:val="21"/>
                <w:szCs w:val="21"/>
              </w:rPr>
              <w:t>业务部门主管意见</w:t>
            </w:r>
          </w:p>
          <w:p w14:paraId="3BB9A598" w14:textId="77777777" w:rsidR="0024427F" w:rsidRDefault="0063422A">
            <w:pPr>
              <w:pStyle w:val="Default"/>
              <w:rPr>
                <w:rFonts w:hAnsi="宋体"/>
                <w:color w:val="auto"/>
                <w:sz w:val="21"/>
                <w:szCs w:val="21"/>
              </w:rPr>
            </w:pPr>
            <w:r>
              <w:rPr>
                <w:rFonts w:hAnsi="宋体" w:hint="eastAsia"/>
                <w:color w:val="auto"/>
                <w:sz w:val="21"/>
                <w:szCs w:val="21"/>
              </w:rPr>
              <w:t>（应用变更适用）</w:t>
            </w:r>
          </w:p>
        </w:tc>
        <w:tc>
          <w:tcPr>
            <w:tcW w:w="7102" w:type="dxa"/>
            <w:gridSpan w:val="5"/>
          </w:tcPr>
          <w:p w14:paraId="5C12888A" w14:textId="77777777" w:rsidR="0024427F" w:rsidRDefault="0024427F">
            <w:pPr>
              <w:pStyle w:val="Default"/>
              <w:rPr>
                <w:rFonts w:hAnsi="宋体"/>
                <w:color w:val="auto"/>
                <w:sz w:val="21"/>
                <w:szCs w:val="21"/>
              </w:rPr>
            </w:pPr>
          </w:p>
        </w:tc>
      </w:tr>
      <w:tr w:rsidR="0024427F" w14:paraId="6846FFC5" w14:textId="77777777">
        <w:trPr>
          <w:trHeight w:val="1321"/>
        </w:trPr>
        <w:tc>
          <w:tcPr>
            <w:tcW w:w="1420" w:type="dxa"/>
          </w:tcPr>
          <w:p w14:paraId="6580C589" w14:textId="77777777" w:rsidR="0024427F" w:rsidRDefault="0063422A">
            <w:pPr>
              <w:pStyle w:val="Default"/>
              <w:rPr>
                <w:rFonts w:hAnsi="宋体"/>
                <w:color w:val="auto"/>
                <w:sz w:val="21"/>
                <w:szCs w:val="21"/>
              </w:rPr>
            </w:pPr>
            <w:r>
              <w:rPr>
                <w:rFonts w:hAnsi="宋体" w:hint="eastAsia"/>
                <w:color w:val="auto"/>
                <w:sz w:val="21"/>
                <w:szCs w:val="21"/>
              </w:rPr>
              <w:t>分管领导意见</w:t>
            </w:r>
          </w:p>
          <w:p w14:paraId="18270425" w14:textId="77777777" w:rsidR="0024427F" w:rsidRDefault="0063422A">
            <w:pPr>
              <w:pStyle w:val="Default"/>
              <w:rPr>
                <w:rFonts w:hAnsi="宋体"/>
                <w:color w:val="auto"/>
                <w:sz w:val="21"/>
                <w:szCs w:val="21"/>
              </w:rPr>
            </w:pPr>
            <w:r>
              <w:rPr>
                <w:rFonts w:hAnsi="宋体" w:hint="eastAsia"/>
                <w:color w:val="auto"/>
                <w:sz w:val="21"/>
                <w:szCs w:val="21"/>
              </w:rPr>
              <w:t>（如有必要）</w:t>
            </w:r>
          </w:p>
        </w:tc>
        <w:tc>
          <w:tcPr>
            <w:tcW w:w="7102" w:type="dxa"/>
            <w:gridSpan w:val="5"/>
          </w:tcPr>
          <w:p w14:paraId="2BD6BE15" w14:textId="77777777" w:rsidR="0024427F" w:rsidRDefault="0024427F">
            <w:pPr>
              <w:pStyle w:val="Default"/>
              <w:rPr>
                <w:rFonts w:hAnsi="宋体"/>
                <w:color w:val="auto"/>
                <w:sz w:val="21"/>
                <w:szCs w:val="21"/>
              </w:rPr>
            </w:pPr>
          </w:p>
        </w:tc>
      </w:tr>
    </w:tbl>
    <w:p w14:paraId="06CF2819" w14:textId="7F4B1361" w:rsidR="0024427F" w:rsidRDefault="0063422A">
      <w:pPr>
        <w:pStyle w:val="Default"/>
        <w:rPr>
          <w:rFonts w:hAnsi="宋体"/>
          <w:color w:val="auto"/>
          <w:sz w:val="21"/>
          <w:szCs w:val="21"/>
        </w:rPr>
      </w:pPr>
      <w:r>
        <w:rPr>
          <w:rFonts w:hAnsi="宋体" w:hint="eastAsia"/>
          <w:color w:val="auto"/>
          <w:sz w:val="21"/>
          <w:szCs w:val="21"/>
        </w:rPr>
        <w:t>以下内容由</w:t>
      </w:r>
      <w:del w:id="4815" w:author="yunwei01" w:date="2017-08-02T14:23:00Z">
        <w:r w:rsidR="00FF67FC" w:rsidDel="00A97AE9">
          <w:rPr>
            <w:rFonts w:hAnsi="宋体" w:hint="eastAsia"/>
            <w:color w:val="auto"/>
            <w:sz w:val="21"/>
            <w:szCs w:val="21"/>
          </w:rPr>
          <w:delText>XXXXX</w:delText>
        </w:r>
      </w:del>
      <w:ins w:id="4816" w:author="yunwei01" w:date="2017-08-02T14:23:00Z">
        <w:r w:rsidR="00A97AE9">
          <w:rPr>
            <w:rFonts w:hAnsi="宋体" w:hint="eastAsia"/>
            <w:color w:val="auto"/>
            <w:sz w:val="21"/>
            <w:szCs w:val="21"/>
          </w:rPr>
          <w:t>研发部</w:t>
        </w:r>
      </w:ins>
      <w:r>
        <w:rPr>
          <w:rFonts w:hAnsi="宋体" w:hint="eastAsia"/>
          <w:color w:val="auto"/>
          <w:sz w:val="21"/>
          <w:szCs w:val="21"/>
        </w:rPr>
        <w:t>填写</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1"/>
        <w:gridCol w:w="6011"/>
      </w:tblGrid>
      <w:tr w:rsidR="0024427F" w14:paraId="08C31DA0" w14:textId="77777777">
        <w:trPr>
          <w:trHeight w:val="1052"/>
        </w:trPr>
        <w:tc>
          <w:tcPr>
            <w:tcW w:w="2511" w:type="dxa"/>
          </w:tcPr>
          <w:p w14:paraId="54420067" w14:textId="77777777" w:rsidR="0024427F" w:rsidRDefault="0063422A">
            <w:pPr>
              <w:pStyle w:val="Default"/>
              <w:jc w:val="center"/>
              <w:rPr>
                <w:rFonts w:hAnsi="宋体"/>
                <w:color w:val="auto"/>
                <w:sz w:val="21"/>
                <w:szCs w:val="21"/>
              </w:rPr>
            </w:pPr>
            <w:r>
              <w:rPr>
                <w:rFonts w:hAnsi="宋体" w:hint="eastAsia"/>
                <w:color w:val="auto"/>
                <w:sz w:val="21"/>
                <w:szCs w:val="21"/>
              </w:rPr>
              <w:t>系统管理员意见</w:t>
            </w:r>
          </w:p>
        </w:tc>
        <w:tc>
          <w:tcPr>
            <w:tcW w:w="6011" w:type="dxa"/>
          </w:tcPr>
          <w:p w14:paraId="0316478A" w14:textId="77777777" w:rsidR="0024427F" w:rsidRDefault="0024427F">
            <w:pPr>
              <w:pStyle w:val="Default"/>
              <w:rPr>
                <w:rFonts w:hAnsi="宋体"/>
                <w:color w:val="auto"/>
                <w:sz w:val="21"/>
                <w:szCs w:val="21"/>
              </w:rPr>
            </w:pPr>
          </w:p>
        </w:tc>
      </w:tr>
      <w:tr w:rsidR="0024427F" w14:paraId="013E6E62" w14:textId="77777777">
        <w:trPr>
          <w:trHeight w:val="1185"/>
        </w:trPr>
        <w:tc>
          <w:tcPr>
            <w:tcW w:w="2511" w:type="dxa"/>
          </w:tcPr>
          <w:p w14:paraId="40544836" w14:textId="77777777" w:rsidR="0024427F" w:rsidRDefault="0063422A">
            <w:pPr>
              <w:pStyle w:val="Default"/>
              <w:jc w:val="center"/>
              <w:rPr>
                <w:rFonts w:hAnsi="宋体"/>
                <w:color w:val="auto"/>
                <w:sz w:val="21"/>
                <w:szCs w:val="21"/>
              </w:rPr>
            </w:pPr>
            <w:r>
              <w:rPr>
                <w:rFonts w:hAnsi="宋体" w:hint="eastAsia"/>
                <w:color w:val="auto"/>
                <w:sz w:val="21"/>
                <w:szCs w:val="21"/>
              </w:rPr>
              <w:t>中心领导审批</w:t>
            </w:r>
          </w:p>
        </w:tc>
        <w:tc>
          <w:tcPr>
            <w:tcW w:w="6011" w:type="dxa"/>
          </w:tcPr>
          <w:p w14:paraId="7C631C37" w14:textId="77777777" w:rsidR="0024427F" w:rsidRDefault="0024427F">
            <w:pPr>
              <w:pStyle w:val="Default"/>
              <w:rPr>
                <w:rFonts w:hAnsi="宋体"/>
                <w:color w:val="auto"/>
                <w:sz w:val="21"/>
                <w:szCs w:val="21"/>
              </w:rPr>
            </w:pPr>
          </w:p>
        </w:tc>
      </w:tr>
      <w:tr w:rsidR="0024427F" w14:paraId="256C2D72" w14:textId="77777777">
        <w:trPr>
          <w:trHeight w:val="1434"/>
        </w:trPr>
        <w:tc>
          <w:tcPr>
            <w:tcW w:w="2511" w:type="dxa"/>
          </w:tcPr>
          <w:p w14:paraId="531D5794" w14:textId="77777777" w:rsidR="0024427F" w:rsidRDefault="0063422A">
            <w:pPr>
              <w:pStyle w:val="Default"/>
              <w:jc w:val="center"/>
              <w:rPr>
                <w:rFonts w:hAnsi="宋体"/>
                <w:color w:val="auto"/>
                <w:sz w:val="21"/>
                <w:szCs w:val="21"/>
              </w:rPr>
            </w:pPr>
            <w:r>
              <w:rPr>
                <w:rFonts w:hAnsi="宋体" w:hint="eastAsia"/>
                <w:color w:val="auto"/>
                <w:sz w:val="21"/>
                <w:szCs w:val="21"/>
              </w:rPr>
              <w:t>承办情况</w:t>
            </w:r>
          </w:p>
        </w:tc>
        <w:tc>
          <w:tcPr>
            <w:tcW w:w="6011" w:type="dxa"/>
          </w:tcPr>
          <w:p w14:paraId="27B5A887" w14:textId="77777777" w:rsidR="0024427F" w:rsidRDefault="0024427F">
            <w:pPr>
              <w:pStyle w:val="Default"/>
              <w:rPr>
                <w:rFonts w:hAnsi="宋体"/>
                <w:color w:val="auto"/>
                <w:sz w:val="21"/>
                <w:szCs w:val="21"/>
              </w:rPr>
            </w:pPr>
          </w:p>
          <w:p w14:paraId="7F0F0739" w14:textId="77777777" w:rsidR="0024427F" w:rsidRDefault="0024427F">
            <w:pPr>
              <w:pStyle w:val="Default"/>
              <w:rPr>
                <w:rFonts w:hAnsi="宋体"/>
                <w:color w:val="auto"/>
                <w:sz w:val="21"/>
                <w:szCs w:val="21"/>
              </w:rPr>
            </w:pPr>
          </w:p>
          <w:p w14:paraId="7E952125" w14:textId="77777777" w:rsidR="0024427F" w:rsidRDefault="0024427F">
            <w:pPr>
              <w:pStyle w:val="Default"/>
              <w:rPr>
                <w:rFonts w:hAnsi="宋体"/>
                <w:color w:val="auto"/>
                <w:sz w:val="21"/>
                <w:szCs w:val="21"/>
              </w:rPr>
            </w:pPr>
          </w:p>
          <w:p w14:paraId="3A2589FE" w14:textId="77777777" w:rsidR="0024427F" w:rsidRDefault="0024427F">
            <w:pPr>
              <w:pStyle w:val="Default"/>
              <w:rPr>
                <w:rFonts w:hAnsi="宋体"/>
                <w:color w:val="auto"/>
                <w:sz w:val="21"/>
                <w:szCs w:val="21"/>
              </w:rPr>
            </w:pPr>
          </w:p>
          <w:p w14:paraId="4D2BB15C" w14:textId="77777777" w:rsidR="0024427F" w:rsidRDefault="0024427F">
            <w:pPr>
              <w:pStyle w:val="Default"/>
              <w:rPr>
                <w:rFonts w:hAnsi="宋体"/>
                <w:color w:val="auto"/>
                <w:sz w:val="21"/>
                <w:szCs w:val="21"/>
              </w:rPr>
            </w:pPr>
          </w:p>
          <w:p w14:paraId="203FF954" w14:textId="77777777" w:rsidR="0024427F" w:rsidRDefault="0024427F">
            <w:pPr>
              <w:pStyle w:val="Default"/>
              <w:rPr>
                <w:rFonts w:hAnsi="宋体"/>
                <w:color w:val="auto"/>
                <w:sz w:val="21"/>
                <w:szCs w:val="21"/>
              </w:rPr>
            </w:pPr>
          </w:p>
          <w:p w14:paraId="514CDC5D" w14:textId="77777777" w:rsidR="0024427F" w:rsidRDefault="0024427F">
            <w:pPr>
              <w:pStyle w:val="Default"/>
              <w:rPr>
                <w:rFonts w:hAnsi="宋体"/>
                <w:color w:val="auto"/>
                <w:sz w:val="21"/>
                <w:szCs w:val="21"/>
              </w:rPr>
            </w:pPr>
          </w:p>
          <w:p w14:paraId="0CAEB541" w14:textId="77777777" w:rsidR="0024427F" w:rsidRDefault="0063422A">
            <w:pPr>
              <w:pStyle w:val="Default"/>
              <w:rPr>
                <w:rFonts w:hAnsi="宋体"/>
                <w:color w:val="auto"/>
                <w:sz w:val="21"/>
                <w:szCs w:val="21"/>
              </w:rPr>
            </w:pPr>
            <w:r>
              <w:rPr>
                <w:rFonts w:hAnsi="宋体" w:hint="eastAsia"/>
                <w:color w:val="auto"/>
                <w:sz w:val="21"/>
                <w:szCs w:val="21"/>
              </w:rPr>
              <w:t xml:space="preserve">                        办理人员签字：</w:t>
            </w:r>
          </w:p>
        </w:tc>
      </w:tr>
    </w:tbl>
    <w:p w14:paraId="4218360C" w14:textId="77777777" w:rsidR="0024427F" w:rsidRDefault="0024427F"/>
    <w:p w14:paraId="35DE36B6" w14:textId="77777777" w:rsidR="0024427F" w:rsidRDefault="0024427F">
      <w:pPr>
        <w:rPr>
          <w:ins w:id="4817" w:author="yunwei01" w:date="2017-08-03T18:18:00Z"/>
        </w:rPr>
      </w:pPr>
    </w:p>
    <w:p w14:paraId="5459D20E" w14:textId="77777777" w:rsidR="00BA2648" w:rsidRDefault="00BA2648">
      <w:pPr>
        <w:rPr>
          <w:ins w:id="4818" w:author="yunwei01" w:date="2017-08-03T18:18:00Z"/>
        </w:rPr>
      </w:pPr>
    </w:p>
    <w:p w14:paraId="35E636C3" w14:textId="77777777" w:rsidR="00BA2648" w:rsidRDefault="00BA2648">
      <w:pPr>
        <w:rPr>
          <w:ins w:id="4819" w:author="yunwei01" w:date="2017-08-03T18:18:00Z"/>
        </w:rPr>
      </w:pPr>
    </w:p>
    <w:p w14:paraId="3F9A1528" w14:textId="77777777" w:rsidR="00BA2648" w:rsidRDefault="00BA2648">
      <w:pPr>
        <w:rPr>
          <w:ins w:id="4820" w:author="yunwei01" w:date="2017-08-03T18:18:00Z"/>
        </w:rPr>
      </w:pPr>
    </w:p>
    <w:p w14:paraId="190F89A1" w14:textId="77777777" w:rsidR="00BA2648" w:rsidRDefault="00BA2648"/>
    <w:p w14:paraId="28E5C17B" w14:textId="77777777" w:rsidR="0024427F" w:rsidRDefault="0063422A">
      <w:pPr>
        <w:autoSpaceDE w:val="0"/>
        <w:autoSpaceDN w:val="0"/>
        <w:adjustRightInd w:val="0"/>
        <w:spacing w:line="360" w:lineRule="auto"/>
        <w:jc w:val="center"/>
        <w:rPr>
          <w:rFonts w:ascii="宋体" w:cs="宋体"/>
          <w:b/>
          <w:color w:val="000000"/>
          <w:kern w:val="0"/>
          <w:sz w:val="28"/>
          <w:szCs w:val="28"/>
        </w:rPr>
      </w:pPr>
      <w:r>
        <w:rPr>
          <w:rFonts w:ascii="宋体" w:cs="宋体" w:hint="eastAsia"/>
          <w:b/>
          <w:color w:val="000000"/>
          <w:kern w:val="0"/>
          <w:sz w:val="28"/>
          <w:szCs w:val="28"/>
        </w:rPr>
        <w:lastRenderedPageBreak/>
        <w:t>变更记录表</w:t>
      </w:r>
    </w:p>
    <w:tbl>
      <w:tblPr>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1416"/>
        <w:gridCol w:w="2832"/>
        <w:gridCol w:w="1119"/>
        <w:gridCol w:w="1229"/>
        <w:gridCol w:w="1416"/>
      </w:tblGrid>
      <w:tr w:rsidR="0024427F" w14:paraId="512D0419" w14:textId="77777777">
        <w:trPr>
          <w:cantSplit/>
        </w:trPr>
        <w:tc>
          <w:tcPr>
            <w:tcW w:w="8757" w:type="dxa"/>
            <w:gridSpan w:val="6"/>
            <w:tcBorders>
              <w:top w:val="single" w:sz="4" w:space="0" w:color="auto"/>
              <w:left w:val="single" w:sz="4" w:space="0" w:color="auto"/>
              <w:bottom w:val="single" w:sz="4" w:space="0" w:color="auto"/>
              <w:right w:val="single" w:sz="4" w:space="0" w:color="auto"/>
            </w:tcBorders>
          </w:tcPr>
          <w:p w14:paraId="113C4B9A" w14:textId="77777777" w:rsidR="0024427F" w:rsidRDefault="0063422A">
            <w:pPr>
              <w:spacing w:line="360" w:lineRule="auto"/>
              <w:jc w:val="center"/>
              <w:rPr>
                <w:rFonts w:ascii="Haettenschweiler" w:hAnsi="Haettenschweiler" w:cs="黑体"/>
                <w:sz w:val="24"/>
                <w:szCs w:val="22"/>
              </w:rPr>
            </w:pPr>
            <w:r>
              <w:rPr>
                <w:rFonts w:ascii="Haettenschweiler" w:hAnsi="Haettenschweiler" w:cs="黑体" w:hint="eastAsia"/>
                <w:sz w:val="24"/>
                <w:szCs w:val="22"/>
              </w:rPr>
              <w:t>变更记录</w:t>
            </w:r>
          </w:p>
        </w:tc>
      </w:tr>
      <w:tr w:rsidR="0024427F" w14:paraId="52B717A6" w14:textId="77777777">
        <w:tc>
          <w:tcPr>
            <w:tcW w:w="745" w:type="dxa"/>
            <w:tcBorders>
              <w:top w:val="single" w:sz="4" w:space="0" w:color="auto"/>
              <w:left w:val="single" w:sz="4" w:space="0" w:color="auto"/>
              <w:bottom w:val="single" w:sz="4" w:space="0" w:color="auto"/>
              <w:right w:val="single" w:sz="4" w:space="0" w:color="auto"/>
            </w:tcBorders>
            <w:vAlign w:val="center"/>
          </w:tcPr>
          <w:p w14:paraId="470312EA" w14:textId="77777777" w:rsidR="0024427F" w:rsidRDefault="0063422A">
            <w:pPr>
              <w:spacing w:line="360" w:lineRule="auto"/>
              <w:jc w:val="center"/>
              <w:rPr>
                <w:rFonts w:ascii="Haettenschweiler" w:hAnsi="Haettenschweiler" w:cs="黑体"/>
                <w:sz w:val="24"/>
                <w:szCs w:val="22"/>
              </w:rPr>
            </w:pPr>
            <w:r>
              <w:rPr>
                <w:rFonts w:ascii="Haettenschweiler" w:hAnsi="Haettenschweiler" w:cs="黑体" w:hint="eastAsia"/>
                <w:sz w:val="24"/>
                <w:szCs w:val="22"/>
              </w:rPr>
              <w:t>版本</w:t>
            </w:r>
          </w:p>
        </w:tc>
        <w:tc>
          <w:tcPr>
            <w:tcW w:w="1416" w:type="dxa"/>
            <w:tcBorders>
              <w:top w:val="single" w:sz="4" w:space="0" w:color="auto"/>
              <w:left w:val="single" w:sz="4" w:space="0" w:color="auto"/>
              <w:bottom w:val="single" w:sz="4" w:space="0" w:color="auto"/>
              <w:right w:val="single" w:sz="4" w:space="0" w:color="auto"/>
            </w:tcBorders>
            <w:vAlign w:val="center"/>
          </w:tcPr>
          <w:p w14:paraId="5BF9810F" w14:textId="77777777" w:rsidR="0024427F" w:rsidRDefault="0063422A">
            <w:pPr>
              <w:spacing w:line="360" w:lineRule="auto"/>
              <w:jc w:val="center"/>
              <w:rPr>
                <w:rFonts w:ascii="Haettenschweiler" w:hAnsi="Haettenschweiler" w:cs="黑体"/>
                <w:sz w:val="24"/>
                <w:szCs w:val="22"/>
              </w:rPr>
            </w:pPr>
            <w:r>
              <w:rPr>
                <w:rFonts w:ascii="Haettenschweiler" w:hAnsi="Haettenschweiler" w:cs="黑体" w:hint="eastAsia"/>
                <w:sz w:val="24"/>
                <w:szCs w:val="22"/>
              </w:rPr>
              <w:t>变更日期</w:t>
            </w:r>
          </w:p>
        </w:tc>
        <w:tc>
          <w:tcPr>
            <w:tcW w:w="2832" w:type="dxa"/>
            <w:tcBorders>
              <w:top w:val="single" w:sz="4" w:space="0" w:color="auto"/>
              <w:left w:val="single" w:sz="4" w:space="0" w:color="auto"/>
              <w:bottom w:val="single" w:sz="4" w:space="0" w:color="auto"/>
              <w:right w:val="single" w:sz="4" w:space="0" w:color="auto"/>
            </w:tcBorders>
            <w:vAlign w:val="center"/>
          </w:tcPr>
          <w:p w14:paraId="0DD9056D" w14:textId="77777777" w:rsidR="0024427F" w:rsidRDefault="0063422A">
            <w:pPr>
              <w:spacing w:line="360" w:lineRule="auto"/>
              <w:jc w:val="center"/>
              <w:rPr>
                <w:rFonts w:ascii="Haettenschweiler" w:hAnsi="Haettenschweiler" w:cs="黑体"/>
                <w:sz w:val="24"/>
                <w:szCs w:val="22"/>
              </w:rPr>
            </w:pPr>
            <w:r>
              <w:rPr>
                <w:rFonts w:ascii="Haettenschweiler" w:hAnsi="Haettenschweiler" w:cs="黑体" w:hint="eastAsia"/>
                <w:sz w:val="24"/>
                <w:szCs w:val="22"/>
              </w:rPr>
              <w:t>变更摘要</w:t>
            </w:r>
          </w:p>
        </w:tc>
        <w:tc>
          <w:tcPr>
            <w:tcW w:w="1119" w:type="dxa"/>
            <w:tcBorders>
              <w:top w:val="single" w:sz="4" w:space="0" w:color="auto"/>
              <w:left w:val="single" w:sz="4" w:space="0" w:color="auto"/>
              <w:bottom w:val="single" w:sz="4" w:space="0" w:color="auto"/>
              <w:right w:val="single" w:sz="4" w:space="0" w:color="auto"/>
            </w:tcBorders>
            <w:vAlign w:val="center"/>
          </w:tcPr>
          <w:p w14:paraId="59B1EC6E" w14:textId="77777777" w:rsidR="0024427F" w:rsidRDefault="0063422A">
            <w:pPr>
              <w:spacing w:line="360" w:lineRule="auto"/>
              <w:jc w:val="center"/>
              <w:rPr>
                <w:rFonts w:ascii="Haettenschweiler" w:hAnsi="Haettenschweiler" w:cs="黑体"/>
                <w:sz w:val="24"/>
                <w:szCs w:val="22"/>
              </w:rPr>
            </w:pPr>
            <w:r>
              <w:rPr>
                <w:rFonts w:ascii="Haettenschweiler" w:hAnsi="Haettenschweiler" w:cs="黑体" w:hint="eastAsia"/>
                <w:sz w:val="24"/>
                <w:szCs w:val="22"/>
              </w:rPr>
              <w:t>变更人</w:t>
            </w:r>
          </w:p>
        </w:tc>
        <w:tc>
          <w:tcPr>
            <w:tcW w:w="1229" w:type="dxa"/>
            <w:tcBorders>
              <w:top w:val="single" w:sz="4" w:space="0" w:color="auto"/>
              <w:left w:val="single" w:sz="4" w:space="0" w:color="auto"/>
              <w:bottom w:val="single" w:sz="4" w:space="0" w:color="auto"/>
              <w:right w:val="single" w:sz="4" w:space="0" w:color="auto"/>
            </w:tcBorders>
            <w:vAlign w:val="center"/>
          </w:tcPr>
          <w:p w14:paraId="19C81CE4" w14:textId="77777777" w:rsidR="0024427F" w:rsidRDefault="0063422A">
            <w:pPr>
              <w:spacing w:line="360" w:lineRule="auto"/>
              <w:jc w:val="center"/>
              <w:rPr>
                <w:rFonts w:ascii="Haettenschweiler" w:hAnsi="Haettenschweiler" w:cs="黑体"/>
                <w:sz w:val="24"/>
                <w:szCs w:val="22"/>
              </w:rPr>
            </w:pPr>
            <w:r>
              <w:rPr>
                <w:rFonts w:ascii="Haettenschweiler" w:hAnsi="Haettenschweiler" w:cs="黑体" w:hint="eastAsia"/>
                <w:sz w:val="24"/>
                <w:szCs w:val="22"/>
              </w:rPr>
              <w:t>审批人</w:t>
            </w:r>
          </w:p>
        </w:tc>
        <w:tc>
          <w:tcPr>
            <w:tcW w:w="1416" w:type="dxa"/>
            <w:tcBorders>
              <w:top w:val="single" w:sz="4" w:space="0" w:color="auto"/>
              <w:left w:val="single" w:sz="4" w:space="0" w:color="auto"/>
              <w:bottom w:val="single" w:sz="4" w:space="0" w:color="auto"/>
              <w:right w:val="single" w:sz="4" w:space="0" w:color="auto"/>
            </w:tcBorders>
            <w:vAlign w:val="center"/>
          </w:tcPr>
          <w:p w14:paraId="2D092401" w14:textId="77777777" w:rsidR="0024427F" w:rsidRDefault="0063422A">
            <w:pPr>
              <w:spacing w:line="360" w:lineRule="auto"/>
              <w:jc w:val="center"/>
              <w:rPr>
                <w:rFonts w:ascii="Haettenschweiler" w:hAnsi="Haettenschweiler" w:cs="黑体"/>
                <w:sz w:val="24"/>
                <w:szCs w:val="22"/>
              </w:rPr>
            </w:pPr>
            <w:r>
              <w:rPr>
                <w:rFonts w:ascii="Haettenschweiler" w:hAnsi="Haettenschweiler" w:cs="黑体" w:hint="eastAsia"/>
                <w:sz w:val="24"/>
                <w:szCs w:val="22"/>
              </w:rPr>
              <w:t>审批日期</w:t>
            </w:r>
          </w:p>
        </w:tc>
      </w:tr>
      <w:tr w:rsidR="0024427F" w14:paraId="0D020B24" w14:textId="77777777">
        <w:trPr>
          <w:trHeight w:val="305"/>
        </w:trPr>
        <w:tc>
          <w:tcPr>
            <w:tcW w:w="745" w:type="dxa"/>
            <w:tcBorders>
              <w:top w:val="single" w:sz="4" w:space="0" w:color="auto"/>
              <w:left w:val="single" w:sz="4" w:space="0" w:color="auto"/>
              <w:bottom w:val="single" w:sz="4" w:space="0" w:color="auto"/>
              <w:right w:val="single" w:sz="4" w:space="0" w:color="auto"/>
            </w:tcBorders>
          </w:tcPr>
          <w:p w14:paraId="55131A9D"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58F0D4AC"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2A1BA9F2"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02536C21"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5567DED7"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0CDCC86F" w14:textId="77777777" w:rsidR="0024427F" w:rsidRDefault="0024427F">
            <w:pPr>
              <w:spacing w:line="360" w:lineRule="auto"/>
              <w:jc w:val="center"/>
              <w:rPr>
                <w:rFonts w:ascii="宋体" w:hAnsi="宋体" w:cs="黑体"/>
                <w:sz w:val="24"/>
                <w:szCs w:val="22"/>
              </w:rPr>
            </w:pPr>
          </w:p>
        </w:tc>
      </w:tr>
      <w:tr w:rsidR="0024427F" w14:paraId="74D28C2B" w14:textId="77777777">
        <w:tc>
          <w:tcPr>
            <w:tcW w:w="745" w:type="dxa"/>
            <w:tcBorders>
              <w:top w:val="single" w:sz="4" w:space="0" w:color="auto"/>
              <w:left w:val="single" w:sz="4" w:space="0" w:color="auto"/>
              <w:bottom w:val="single" w:sz="4" w:space="0" w:color="auto"/>
              <w:right w:val="single" w:sz="4" w:space="0" w:color="auto"/>
            </w:tcBorders>
          </w:tcPr>
          <w:p w14:paraId="22721C20"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0EADCC5F"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3C861CB2"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0007BDBF"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4406FD23"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5B29FCC2" w14:textId="77777777" w:rsidR="0024427F" w:rsidRDefault="0024427F">
            <w:pPr>
              <w:spacing w:line="360" w:lineRule="auto"/>
              <w:jc w:val="center"/>
              <w:rPr>
                <w:rFonts w:ascii="宋体" w:hAnsi="宋体" w:cs="黑体"/>
                <w:sz w:val="24"/>
                <w:szCs w:val="22"/>
              </w:rPr>
            </w:pPr>
          </w:p>
        </w:tc>
      </w:tr>
      <w:tr w:rsidR="0024427F" w14:paraId="745458DF" w14:textId="77777777">
        <w:tc>
          <w:tcPr>
            <w:tcW w:w="745" w:type="dxa"/>
            <w:tcBorders>
              <w:top w:val="single" w:sz="4" w:space="0" w:color="auto"/>
              <w:left w:val="single" w:sz="4" w:space="0" w:color="auto"/>
              <w:bottom w:val="single" w:sz="4" w:space="0" w:color="auto"/>
              <w:right w:val="single" w:sz="4" w:space="0" w:color="auto"/>
            </w:tcBorders>
          </w:tcPr>
          <w:p w14:paraId="4C584AD3"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723B6E92"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6D0DC2C9"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43F67AA7"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61CC2638"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6FE30C1B" w14:textId="77777777" w:rsidR="0024427F" w:rsidRDefault="0024427F">
            <w:pPr>
              <w:spacing w:line="360" w:lineRule="auto"/>
              <w:jc w:val="center"/>
              <w:rPr>
                <w:rFonts w:ascii="宋体" w:hAnsi="宋体" w:cs="黑体"/>
                <w:sz w:val="24"/>
                <w:szCs w:val="22"/>
              </w:rPr>
            </w:pPr>
          </w:p>
        </w:tc>
      </w:tr>
      <w:tr w:rsidR="0024427F" w14:paraId="7692333E" w14:textId="77777777">
        <w:tc>
          <w:tcPr>
            <w:tcW w:w="745" w:type="dxa"/>
            <w:tcBorders>
              <w:top w:val="single" w:sz="4" w:space="0" w:color="auto"/>
              <w:left w:val="single" w:sz="4" w:space="0" w:color="auto"/>
              <w:bottom w:val="single" w:sz="4" w:space="0" w:color="auto"/>
              <w:right w:val="single" w:sz="4" w:space="0" w:color="auto"/>
            </w:tcBorders>
          </w:tcPr>
          <w:p w14:paraId="62E266F5"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2294C043"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3FA09C76"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0F9F37B5"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6A28D040"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3ACA1B9D" w14:textId="77777777" w:rsidR="0024427F" w:rsidRDefault="0024427F">
            <w:pPr>
              <w:spacing w:line="360" w:lineRule="auto"/>
              <w:jc w:val="center"/>
              <w:rPr>
                <w:rFonts w:ascii="宋体" w:hAnsi="宋体" w:cs="黑体"/>
                <w:sz w:val="24"/>
                <w:szCs w:val="22"/>
              </w:rPr>
            </w:pPr>
          </w:p>
        </w:tc>
      </w:tr>
      <w:tr w:rsidR="0024427F" w14:paraId="7ADBE339" w14:textId="77777777">
        <w:tc>
          <w:tcPr>
            <w:tcW w:w="745" w:type="dxa"/>
            <w:tcBorders>
              <w:top w:val="single" w:sz="4" w:space="0" w:color="auto"/>
              <w:left w:val="single" w:sz="4" w:space="0" w:color="auto"/>
              <w:bottom w:val="single" w:sz="4" w:space="0" w:color="auto"/>
              <w:right w:val="single" w:sz="4" w:space="0" w:color="auto"/>
            </w:tcBorders>
          </w:tcPr>
          <w:p w14:paraId="61C4D03A"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567520E7"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667C23F8"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437CCA12"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2560DA60"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0FA65372" w14:textId="77777777" w:rsidR="0024427F" w:rsidRDefault="0024427F">
            <w:pPr>
              <w:spacing w:line="360" w:lineRule="auto"/>
              <w:jc w:val="center"/>
              <w:rPr>
                <w:rFonts w:ascii="宋体" w:hAnsi="宋体" w:cs="黑体"/>
                <w:sz w:val="24"/>
                <w:szCs w:val="22"/>
              </w:rPr>
            </w:pPr>
          </w:p>
        </w:tc>
      </w:tr>
      <w:tr w:rsidR="0024427F" w14:paraId="7E0F5202" w14:textId="77777777">
        <w:tc>
          <w:tcPr>
            <w:tcW w:w="745" w:type="dxa"/>
            <w:tcBorders>
              <w:top w:val="single" w:sz="4" w:space="0" w:color="auto"/>
              <w:left w:val="single" w:sz="4" w:space="0" w:color="auto"/>
              <w:bottom w:val="single" w:sz="4" w:space="0" w:color="auto"/>
              <w:right w:val="single" w:sz="4" w:space="0" w:color="auto"/>
            </w:tcBorders>
          </w:tcPr>
          <w:p w14:paraId="60A9055B"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4F3F5371"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4B70F8A8"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4800205E"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47E6A019"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7598B2C6" w14:textId="77777777" w:rsidR="0024427F" w:rsidRDefault="0024427F">
            <w:pPr>
              <w:spacing w:line="360" w:lineRule="auto"/>
              <w:jc w:val="center"/>
              <w:rPr>
                <w:rFonts w:ascii="宋体" w:hAnsi="宋体" w:cs="黑体"/>
                <w:sz w:val="24"/>
                <w:szCs w:val="22"/>
              </w:rPr>
            </w:pPr>
          </w:p>
        </w:tc>
      </w:tr>
      <w:tr w:rsidR="0024427F" w14:paraId="17CED869" w14:textId="77777777">
        <w:tc>
          <w:tcPr>
            <w:tcW w:w="745" w:type="dxa"/>
            <w:tcBorders>
              <w:top w:val="single" w:sz="4" w:space="0" w:color="auto"/>
              <w:left w:val="single" w:sz="4" w:space="0" w:color="auto"/>
              <w:bottom w:val="single" w:sz="4" w:space="0" w:color="auto"/>
              <w:right w:val="single" w:sz="4" w:space="0" w:color="auto"/>
            </w:tcBorders>
          </w:tcPr>
          <w:p w14:paraId="2CCA0F23"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5EB387A8"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28681EFC"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3D79730D"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773F9AD4"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5E23A070" w14:textId="77777777" w:rsidR="0024427F" w:rsidRDefault="0024427F">
            <w:pPr>
              <w:spacing w:line="360" w:lineRule="auto"/>
              <w:jc w:val="center"/>
              <w:rPr>
                <w:rFonts w:ascii="宋体" w:hAnsi="宋体" w:cs="黑体"/>
                <w:sz w:val="24"/>
                <w:szCs w:val="22"/>
              </w:rPr>
            </w:pPr>
          </w:p>
        </w:tc>
      </w:tr>
      <w:tr w:rsidR="0024427F" w14:paraId="22EFE066" w14:textId="77777777">
        <w:tc>
          <w:tcPr>
            <w:tcW w:w="745" w:type="dxa"/>
            <w:tcBorders>
              <w:top w:val="single" w:sz="4" w:space="0" w:color="auto"/>
              <w:left w:val="single" w:sz="4" w:space="0" w:color="auto"/>
              <w:bottom w:val="single" w:sz="4" w:space="0" w:color="auto"/>
              <w:right w:val="single" w:sz="4" w:space="0" w:color="auto"/>
            </w:tcBorders>
          </w:tcPr>
          <w:p w14:paraId="7550E0F3"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3AD2BBF2"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4180FB85"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0C3DF789"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404DEA8F"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082C34BD" w14:textId="77777777" w:rsidR="0024427F" w:rsidRDefault="0024427F">
            <w:pPr>
              <w:spacing w:line="360" w:lineRule="auto"/>
              <w:jc w:val="center"/>
              <w:rPr>
                <w:rFonts w:ascii="宋体" w:hAnsi="宋体" w:cs="黑体"/>
                <w:sz w:val="24"/>
                <w:szCs w:val="22"/>
              </w:rPr>
            </w:pPr>
          </w:p>
        </w:tc>
      </w:tr>
      <w:tr w:rsidR="0024427F" w14:paraId="4F695F46" w14:textId="77777777">
        <w:tc>
          <w:tcPr>
            <w:tcW w:w="745" w:type="dxa"/>
            <w:tcBorders>
              <w:top w:val="single" w:sz="4" w:space="0" w:color="auto"/>
              <w:left w:val="single" w:sz="4" w:space="0" w:color="auto"/>
              <w:bottom w:val="single" w:sz="4" w:space="0" w:color="auto"/>
              <w:right w:val="single" w:sz="4" w:space="0" w:color="auto"/>
            </w:tcBorders>
          </w:tcPr>
          <w:p w14:paraId="67806332"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436A7391"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65E06BEC"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6D992C4D"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28457192"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0B22C196" w14:textId="77777777" w:rsidR="0024427F" w:rsidRDefault="0024427F">
            <w:pPr>
              <w:spacing w:line="360" w:lineRule="auto"/>
              <w:jc w:val="center"/>
              <w:rPr>
                <w:rFonts w:ascii="宋体" w:hAnsi="宋体" w:cs="黑体"/>
                <w:sz w:val="24"/>
                <w:szCs w:val="22"/>
              </w:rPr>
            </w:pPr>
          </w:p>
        </w:tc>
      </w:tr>
      <w:tr w:rsidR="0024427F" w14:paraId="089FF9DC" w14:textId="77777777">
        <w:tc>
          <w:tcPr>
            <w:tcW w:w="745" w:type="dxa"/>
            <w:tcBorders>
              <w:top w:val="single" w:sz="4" w:space="0" w:color="auto"/>
              <w:left w:val="single" w:sz="4" w:space="0" w:color="auto"/>
              <w:bottom w:val="single" w:sz="4" w:space="0" w:color="auto"/>
              <w:right w:val="single" w:sz="4" w:space="0" w:color="auto"/>
            </w:tcBorders>
          </w:tcPr>
          <w:p w14:paraId="1878DAB9"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6F6B99F6"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0DFE5966"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71B8483D"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45B8301D"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461AAE5D" w14:textId="77777777" w:rsidR="0024427F" w:rsidRDefault="0024427F">
            <w:pPr>
              <w:spacing w:line="360" w:lineRule="auto"/>
              <w:jc w:val="center"/>
              <w:rPr>
                <w:rFonts w:ascii="宋体" w:hAnsi="宋体" w:cs="黑体"/>
                <w:sz w:val="24"/>
                <w:szCs w:val="22"/>
              </w:rPr>
            </w:pPr>
          </w:p>
        </w:tc>
      </w:tr>
      <w:tr w:rsidR="0024427F" w14:paraId="4B3B8274" w14:textId="77777777">
        <w:tc>
          <w:tcPr>
            <w:tcW w:w="745" w:type="dxa"/>
            <w:tcBorders>
              <w:top w:val="single" w:sz="4" w:space="0" w:color="auto"/>
              <w:left w:val="single" w:sz="4" w:space="0" w:color="auto"/>
              <w:bottom w:val="single" w:sz="4" w:space="0" w:color="auto"/>
              <w:right w:val="single" w:sz="4" w:space="0" w:color="auto"/>
            </w:tcBorders>
          </w:tcPr>
          <w:p w14:paraId="7C4118C0"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685F87EA"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33EE1A1D"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506C98E9"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7132FC55"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4C0732FA" w14:textId="77777777" w:rsidR="0024427F" w:rsidRDefault="0024427F">
            <w:pPr>
              <w:spacing w:line="360" w:lineRule="auto"/>
              <w:jc w:val="center"/>
              <w:rPr>
                <w:rFonts w:ascii="宋体" w:hAnsi="宋体" w:cs="黑体"/>
                <w:sz w:val="24"/>
                <w:szCs w:val="22"/>
              </w:rPr>
            </w:pPr>
          </w:p>
        </w:tc>
      </w:tr>
      <w:tr w:rsidR="0024427F" w14:paraId="4489A446" w14:textId="77777777">
        <w:tc>
          <w:tcPr>
            <w:tcW w:w="745" w:type="dxa"/>
            <w:tcBorders>
              <w:top w:val="single" w:sz="4" w:space="0" w:color="auto"/>
              <w:left w:val="single" w:sz="4" w:space="0" w:color="auto"/>
              <w:bottom w:val="single" w:sz="4" w:space="0" w:color="auto"/>
              <w:right w:val="single" w:sz="4" w:space="0" w:color="auto"/>
            </w:tcBorders>
          </w:tcPr>
          <w:p w14:paraId="4508699E"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6EC8A531"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22763DFE"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2D34F00C"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62E9CDBB"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3E8662D0" w14:textId="77777777" w:rsidR="0024427F" w:rsidRDefault="0024427F">
            <w:pPr>
              <w:spacing w:line="360" w:lineRule="auto"/>
              <w:jc w:val="center"/>
              <w:rPr>
                <w:rFonts w:ascii="宋体" w:hAnsi="宋体" w:cs="黑体"/>
                <w:sz w:val="24"/>
                <w:szCs w:val="22"/>
              </w:rPr>
            </w:pPr>
          </w:p>
        </w:tc>
      </w:tr>
      <w:tr w:rsidR="0024427F" w14:paraId="402A8077" w14:textId="77777777">
        <w:tc>
          <w:tcPr>
            <w:tcW w:w="745" w:type="dxa"/>
            <w:tcBorders>
              <w:top w:val="single" w:sz="4" w:space="0" w:color="auto"/>
              <w:left w:val="single" w:sz="4" w:space="0" w:color="auto"/>
              <w:bottom w:val="single" w:sz="4" w:space="0" w:color="auto"/>
              <w:right w:val="single" w:sz="4" w:space="0" w:color="auto"/>
            </w:tcBorders>
          </w:tcPr>
          <w:p w14:paraId="6F6FDBAE"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314BA2A4"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3DAB2DF1"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6B0E5183"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1F59FC10"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5A27B3D3" w14:textId="77777777" w:rsidR="0024427F" w:rsidRDefault="0024427F">
            <w:pPr>
              <w:spacing w:line="360" w:lineRule="auto"/>
              <w:jc w:val="center"/>
              <w:rPr>
                <w:rFonts w:ascii="宋体" w:hAnsi="宋体" w:cs="黑体"/>
                <w:sz w:val="24"/>
                <w:szCs w:val="22"/>
              </w:rPr>
            </w:pPr>
          </w:p>
        </w:tc>
      </w:tr>
      <w:tr w:rsidR="0024427F" w14:paraId="77932C9C" w14:textId="77777777">
        <w:tc>
          <w:tcPr>
            <w:tcW w:w="745" w:type="dxa"/>
            <w:tcBorders>
              <w:top w:val="single" w:sz="4" w:space="0" w:color="auto"/>
              <w:left w:val="single" w:sz="4" w:space="0" w:color="auto"/>
              <w:bottom w:val="single" w:sz="4" w:space="0" w:color="auto"/>
              <w:right w:val="single" w:sz="4" w:space="0" w:color="auto"/>
            </w:tcBorders>
          </w:tcPr>
          <w:p w14:paraId="398F34C4"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45E80D62"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72563BB2"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713D065C"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4D29EA70"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5C139DA2" w14:textId="77777777" w:rsidR="0024427F" w:rsidRDefault="0024427F">
            <w:pPr>
              <w:spacing w:line="360" w:lineRule="auto"/>
              <w:jc w:val="center"/>
              <w:rPr>
                <w:rFonts w:ascii="宋体" w:hAnsi="宋体" w:cs="黑体"/>
                <w:sz w:val="24"/>
                <w:szCs w:val="22"/>
              </w:rPr>
            </w:pPr>
          </w:p>
        </w:tc>
      </w:tr>
      <w:tr w:rsidR="0024427F" w14:paraId="7C29D2E8" w14:textId="77777777">
        <w:tc>
          <w:tcPr>
            <w:tcW w:w="745" w:type="dxa"/>
            <w:tcBorders>
              <w:top w:val="single" w:sz="4" w:space="0" w:color="auto"/>
              <w:left w:val="single" w:sz="4" w:space="0" w:color="auto"/>
              <w:bottom w:val="single" w:sz="4" w:space="0" w:color="auto"/>
              <w:right w:val="single" w:sz="4" w:space="0" w:color="auto"/>
            </w:tcBorders>
          </w:tcPr>
          <w:p w14:paraId="642357ED"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3AF117A8"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4E256BD6"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0CA6C87D"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75660B6B"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66D107EC" w14:textId="77777777" w:rsidR="0024427F" w:rsidRDefault="0024427F">
            <w:pPr>
              <w:spacing w:line="360" w:lineRule="auto"/>
              <w:jc w:val="center"/>
              <w:rPr>
                <w:rFonts w:ascii="宋体" w:hAnsi="宋体" w:cs="黑体"/>
                <w:sz w:val="24"/>
                <w:szCs w:val="22"/>
              </w:rPr>
            </w:pPr>
          </w:p>
        </w:tc>
      </w:tr>
      <w:tr w:rsidR="0024427F" w14:paraId="0F6F6CDB" w14:textId="77777777">
        <w:tc>
          <w:tcPr>
            <w:tcW w:w="745" w:type="dxa"/>
            <w:tcBorders>
              <w:top w:val="single" w:sz="4" w:space="0" w:color="auto"/>
              <w:left w:val="single" w:sz="4" w:space="0" w:color="auto"/>
              <w:bottom w:val="single" w:sz="4" w:space="0" w:color="auto"/>
              <w:right w:val="single" w:sz="4" w:space="0" w:color="auto"/>
            </w:tcBorders>
          </w:tcPr>
          <w:p w14:paraId="6B8CF6E1"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19E80576"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75262CBF"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548F9405"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232E6EBE"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475B2A37" w14:textId="77777777" w:rsidR="0024427F" w:rsidRDefault="0024427F">
            <w:pPr>
              <w:spacing w:line="360" w:lineRule="auto"/>
              <w:jc w:val="center"/>
              <w:rPr>
                <w:rFonts w:ascii="宋体" w:hAnsi="宋体" w:cs="黑体"/>
                <w:sz w:val="24"/>
                <w:szCs w:val="22"/>
              </w:rPr>
            </w:pPr>
          </w:p>
        </w:tc>
      </w:tr>
      <w:tr w:rsidR="0024427F" w14:paraId="7F57EC19" w14:textId="77777777">
        <w:tc>
          <w:tcPr>
            <w:tcW w:w="745" w:type="dxa"/>
            <w:tcBorders>
              <w:top w:val="single" w:sz="4" w:space="0" w:color="auto"/>
              <w:left w:val="single" w:sz="4" w:space="0" w:color="auto"/>
              <w:bottom w:val="single" w:sz="4" w:space="0" w:color="auto"/>
              <w:right w:val="single" w:sz="4" w:space="0" w:color="auto"/>
            </w:tcBorders>
          </w:tcPr>
          <w:p w14:paraId="40AFBE1D"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311D2CFC"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4753A034"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6E35D0DE"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219AB6A8"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475E14FC" w14:textId="77777777" w:rsidR="0024427F" w:rsidRDefault="0024427F">
            <w:pPr>
              <w:spacing w:line="360" w:lineRule="auto"/>
              <w:jc w:val="center"/>
              <w:rPr>
                <w:rFonts w:ascii="宋体" w:hAnsi="宋体" w:cs="黑体"/>
                <w:sz w:val="24"/>
                <w:szCs w:val="22"/>
              </w:rPr>
            </w:pPr>
          </w:p>
        </w:tc>
      </w:tr>
      <w:tr w:rsidR="0024427F" w14:paraId="33FBE9CF" w14:textId="77777777">
        <w:tc>
          <w:tcPr>
            <w:tcW w:w="745" w:type="dxa"/>
            <w:tcBorders>
              <w:top w:val="single" w:sz="4" w:space="0" w:color="auto"/>
              <w:left w:val="single" w:sz="4" w:space="0" w:color="auto"/>
              <w:bottom w:val="single" w:sz="4" w:space="0" w:color="auto"/>
              <w:right w:val="single" w:sz="4" w:space="0" w:color="auto"/>
            </w:tcBorders>
          </w:tcPr>
          <w:p w14:paraId="6B097224"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646CC10B"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3B36A77A"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3AC3BD0D"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02386B60"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497BF893" w14:textId="77777777" w:rsidR="0024427F" w:rsidRDefault="0024427F">
            <w:pPr>
              <w:spacing w:line="360" w:lineRule="auto"/>
              <w:jc w:val="center"/>
              <w:rPr>
                <w:rFonts w:ascii="宋体" w:hAnsi="宋体" w:cs="黑体"/>
                <w:sz w:val="24"/>
                <w:szCs w:val="22"/>
              </w:rPr>
            </w:pPr>
          </w:p>
        </w:tc>
      </w:tr>
      <w:tr w:rsidR="0024427F" w14:paraId="1FCB0AC1" w14:textId="77777777">
        <w:tc>
          <w:tcPr>
            <w:tcW w:w="745" w:type="dxa"/>
            <w:tcBorders>
              <w:top w:val="single" w:sz="4" w:space="0" w:color="auto"/>
              <w:left w:val="single" w:sz="4" w:space="0" w:color="auto"/>
              <w:bottom w:val="single" w:sz="4" w:space="0" w:color="auto"/>
              <w:right w:val="single" w:sz="4" w:space="0" w:color="auto"/>
            </w:tcBorders>
          </w:tcPr>
          <w:p w14:paraId="624582D6"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1FB94760"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21F3FC7A"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28299C8E"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5F67AAF5"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27165BC3" w14:textId="77777777" w:rsidR="0024427F" w:rsidRDefault="0024427F">
            <w:pPr>
              <w:spacing w:line="360" w:lineRule="auto"/>
              <w:jc w:val="center"/>
              <w:rPr>
                <w:rFonts w:ascii="宋体" w:hAnsi="宋体" w:cs="黑体"/>
                <w:sz w:val="24"/>
                <w:szCs w:val="22"/>
              </w:rPr>
            </w:pPr>
          </w:p>
        </w:tc>
      </w:tr>
      <w:tr w:rsidR="0024427F" w14:paraId="27DA909E" w14:textId="77777777">
        <w:tc>
          <w:tcPr>
            <w:tcW w:w="745" w:type="dxa"/>
            <w:tcBorders>
              <w:top w:val="single" w:sz="4" w:space="0" w:color="auto"/>
              <w:left w:val="single" w:sz="4" w:space="0" w:color="auto"/>
              <w:bottom w:val="single" w:sz="4" w:space="0" w:color="auto"/>
              <w:right w:val="single" w:sz="4" w:space="0" w:color="auto"/>
            </w:tcBorders>
          </w:tcPr>
          <w:p w14:paraId="4B684975"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7AD6E1F2"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20A6F5F4"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403660FD"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0133B177"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372BD6C2" w14:textId="77777777" w:rsidR="0024427F" w:rsidRDefault="0024427F">
            <w:pPr>
              <w:spacing w:line="360" w:lineRule="auto"/>
              <w:jc w:val="center"/>
              <w:rPr>
                <w:rFonts w:ascii="宋体" w:hAnsi="宋体" w:cs="黑体"/>
                <w:sz w:val="24"/>
                <w:szCs w:val="22"/>
              </w:rPr>
            </w:pPr>
          </w:p>
        </w:tc>
      </w:tr>
      <w:tr w:rsidR="0024427F" w14:paraId="3EEDEC77" w14:textId="77777777">
        <w:tc>
          <w:tcPr>
            <w:tcW w:w="745" w:type="dxa"/>
            <w:tcBorders>
              <w:top w:val="single" w:sz="4" w:space="0" w:color="auto"/>
              <w:left w:val="single" w:sz="4" w:space="0" w:color="auto"/>
              <w:bottom w:val="single" w:sz="4" w:space="0" w:color="auto"/>
              <w:right w:val="single" w:sz="4" w:space="0" w:color="auto"/>
            </w:tcBorders>
          </w:tcPr>
          <w:p w14:paraId="06EACEED"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7910FF2F" w14:textId="77777777" w:rsidR="0024427F" w:rsidRDefault="0024427F">
            <w:pPr>
              <w:spacing w:line="360" w:lineRule="auto"/>
              <w:jc w:val="center"/>
              <w:rPr>
                <w:rFonts w:ascii="宋体" w:hAnsi="宋体" w:cs="黑体"/>
                <w:sz w:val="24"/>
                <w:szCs w:val="22"/>
              </w:rPr>
            </w:pPr>
          </w:p>
        </w:tc>
        <w:tc>
          <w:tcPr>
            <w:tcW w:w="2832" w:type="dxa"/>
            <w:tcBorders>
              <w:top w:val="single" w:sz="4" w:space="0" w:color="auto"/>
              <w:left w:val="single" w:sz="4" w:space="0" w:color="auto"/>
              <w:bottom w:val="single" w:sz="4" w:space="0" w:color="auto"/>
              <w:right w:val="single" w:sz="4" w:space="0" w:color="auto"/>
            </w:tcBorders>
          </w:tcPr>
          <w:p w14:paraId="1C1AAAE8" w14:textId="77777777" w:rsidR="0024427F" w:rsidRDefault="0024427F">
            <w:pPr>
              <w:spacing w:line="360" w:lineRule="auto"/>
              <w:jc w:val="center"/>
              <w:rPr>
                <w:rFonts w:ascii="宋体" w:hAnsi="宋体" w:cs="黑体"/>
                <w:sz w:val="24"/>
                <w:szCs w:val="22"/>
              </w:rPr>
            </w:pPr>
          </w:p>
        </w:tc>
        <w:tc>
          <w:tcPr>
            <w:tcW w:w="1119" w:type="dxa"/>
            <w:tcBorders>
              <w:top w:val="single" w:sz="4" w:space="0" w:color="auto"/>
              <w:left w:val="single" w:sz="4" w:space="0" w:color="auto"/>
              <w:bottom w:val="single" w:sz="4" w:space="0" w:color="auto"/>
              <w:right w:val="single" w:sz="4" w:space="0" w:color="auto"/>
            </w:tcBorders>
          </w:tcPr>
          <w:p w14:paraId="461B516F" w14:textId="77777777" w:rsidR="0024427F" w:rsidRDefault="0024427F">
            <w:pPr>
              <w:spacing w:line="360" w:lineRule="auto"/>
              <w:jc w:val="center"/>
              <w:rPr>
                <w:rFonts w:ascii="宋体" w:hAnsi="宋体" w:cs="黑体"/>
                <w:sz w:val="24"/>
                <w:szCs w:val="22"/>
              </w:rPr>
            </w:pPr>
          </w:p>
        </w:tc>
        <w:tc>
          <w:tcPr>
            <w:tcW w:w="1229" w:type="dxa"/>
            <w:tcBorders>
              <w:top w:val="single" w:sz="4" w:space="0" w:color="auto"/>
              <w:left w:val="single" w:sz="4" w:space="0" w:color="auto"/>
              <w:bottom w:val="single" w:sz="4" w:space="0" w:color="auto"/>
              <w:right w:val="single" w:sz="4" w:space="0" w:color="auto"/>
            </w:tcBorders>
          </w:tcPr>
          <w:p w14:paraId="210FF049" w14:textId="77777777" w:rsidR="0024427F" w:rsidRDefault="0024427F">
            <w:pPr>
              <w:spacing w:line="360" w:lineRule="auto"/>
              <w:jc w:val="center"/>
              <w:rPr>
                <w:rFonts w:ascii="宋体" w:hAnsi="宋体" w:cs="黑体"/>
                <w:sz w:val="24"/>
                <w:szCs w:val="22"/>
              </w:rPr>
            </w:pPr>
          </w:p>
        </w:tc>
        <w:tc>
          <w:tcPr>
            <w:tcW w:w="1416" w:type="dxa"/>
            <w:tcBorders>
              <w:top w:val="single" w:sz="4" w:space="0" w:color="auto"/>
              <w:left w:val="single" w:sz="4" w:space="0" w:color="auto"/>
              <w:bottom w:val="single" w:sz="4" w:space="0" w:color="auto"/>
              <w:right w:val="single" w:sz="4" w:space="0" w:color="auto"/>
            </w:tcBorders>
          </w:tcPr>
          <w:p w14:paraId="7B81D5A4" w14:textId="77777777" w:rsidR="0024427F" w:rsidRDefault="0024427F">
            <w:pPr>
              <w:spacing w:line="360" w:lineRule="auto"/>
              <w:jc w:val="center"/>
              <w:rPr>
                <w:rFonts w:ascii="宋体" w:hAnsi="宋体" w:cs="黑体"/>
                <w:sz w:val="24"/>
                <w:szCs w:val="22"/>
              </w:rPr>
            </w:pPr>
          </w:p>
        </w:tc>
      </w:tr>
    </w:tbl>
    <w:p w14:paraId="48955CAF" w14:textId="77777777" w:rsidR="0024427F" w:rsidRDefault="0024427F">
      <w:pPr>
        <w:autoSpaceDE w:val="0"/>
        <w:autoSpaceDN w:val="0"/>
        <w:adjustRightInd w:val="0"/>
        <w:jc w:val="center"/>
        <w:rPr>
          <w:rFonts w:ascii="宋体" w:hAnsi="宋体" w:cs="宋体"/>
          <w:color w:val="000000"/>
          <w:kern w:val="0"/>
          <w:sz w:val="44"/>
          <w:szCs w:val="44"/>
        </w:rPr>
      </w:pPr>
    </w:p>
    <w:p w14:paraId="25117C0B" w14:textId="77777777" w:rsidR="0024427F" w:rsidRDefault="0024427F">
      <w:pPr>
        <w:adjustRightInd w:val="0"/>
        <w:spacing w:before="100" w:beforeAutospacing="1" w:after="100" w:afterAutospacing="1" w:line="360" w:lineRule="auto"/>
        <w:ind w:left="840"/>
        <w:textAlignment w:val="baseline"/>
        <w:rPr>
          <w:kern w:val="0"/>
          <w:sz w:val="24"/>
        </w:rPr>
      </w:pPr>
    </w:p>
    <w:p w14:paraId="2AD07D00" w14:textId="77777777" w:rsidR="0024427F" w:rsidRDefault="0024427F">
      <w:pPr>
        <w:adjustRightInd w:val="0"/>
        <w:spacing w:before="100" w:beforeAutospacing="1" w:after="100" w:afterAutospacing="1" w:line="360" w:lineRule="auto"/>
        <w:ind w:left="840"/>
        <w:textAlignment w:val="baseline"/>
        <w:rPr>
          <w:kern w:val="0"/>
          <w:sz w:val="24"/>
        </w:rPr>
      </w:pPr>
    </w:p>
    <w:p w14:paraId="1B583C06" w14:textId="77777777" w:rsidR="0024427F" w:rsidRDefault="0063422A">
      <w:pPr>
        <w:pStyle w:val="Default"/>
        <w:jc w:val="center"/>
        <w:rPr>
          <w:rFonts w:hAnsi="宋体"/>
          <w:b/>
          <w:bCs/>
          <w:sz w:val="28"/>
          <w:szCs w:val="28"/>
        </w:rPr>
      </w:pPr>
      <w:r>
        <w:rPr>
          <w:rFonts w:hAnsi="宋体" w:hint="eastAsia"/>
          <w:b/>
          <w:bCs/>
          <w:sz w:val="28"/>
          <w:szCs w:val="28"/>
        </w:rPr>
        <w:lastRenderedPageBreak/>
        <w:t>变更过程记录单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24427F" w14:paraId="55DB1EA2" w14:textId="77777777">
        <w:trPr>
          <w:trHeight w:val="624"/>
        </w:trPr>
        <w:tc>
          <w:tcPr>
            <w:tcW w:w="8522" w:type="dxa"/>
            <w:gridSpan w:val="2"/>
            <w:vAlign w:val="center"/>
          </w:tcPr>
          <w:p w14:paraId="23036F8C" w14:textId="77777777" w:rsidR="0024427F" w:rsidRDefault="0063422A">
            <w:pPr>
              <w:pStyle w:val="Default"/>
              <w:jc w:val="center"/>
              <w:rPr>
                <w:rFonts w:hAnsi="宋体"/>
              </w:rPr>
            </w:pPr>
            <w:r>
              <w:rPr>
                <w:rFonts w:hAnsi="宋体" w:hint="eastAsia"/>
              </w:rPr>
              <w:t>变更记录</w:t>
            </w:r>
          </w:p>
        </w:tc>
      </w:tr>
      <w:tr w:rsidR="0024427F" w14:paraId="097AD2A6" w14:textId="77777777">
        <w:trPr>
          <w:trHeight w:val="624"/>
        </w:trPr>
        <w:tc>
          <w:tcPr>
            <w:tcW w:w="8522" w:type="dxa"/>
            <w:gridSpan w:val="2"/>
            <w:vAlign w:val="center"/>
          </w:tcPr>
          <w:p w14:paraId="5232FF59" w14:textId="77777777" w:rsidR="0024427F" w:rsidRDefault="0063422A">
            <w:pPr>
              <w:pStyle w:val="Default"/>
              <w:jc w:val="center"/>
              <w:rPr>
                <w:rFonts w:hAnsi="宋体"/>
              </w:rPr>
            </w:pPr>
            <w:r>
              <w:rPr>
                <w:rFonts w:hAnsi="宋体" w:hint="eastAsia"/>
              </w:rPr>
              <w:t>变更任务号：SGBG13-</w:t>
            </w:r>
          </w:p>
        </w:tc>
      </w:tr>
      <w:tr w:rsidR="0024427F" w14:paraId="00BB8A0B" w14:textId="77777777">
        <w:trPr>
          <w:trHeight w:val="624"/>
        </w:trPr>
        <w:tc>
          <w:tcPr>
            <w:tcW w:w="4261" w:type="dxa"/>
            <w:vAlign w:val="center"/>
          </w:tcPr>
          <w:p w14:paraId="47EFF190" w14:textId="77777777" w:rsidR="0024427F" w:rsidRDefault="0063422A">
            <w:pPr>
              <w:pStyle w:val="Default"/>
              <w:jc w:val="center"/>
              <w:rPr>
                <w:rFonts w:hAnsi="宋体"/>
              </w:rPr>
            </w:pPr>
            <w:r>
              <w:rPr>
                <w:rFonts w:hAnsi="宋体" w:hint="eastAsia"/>
              </w:rPr>
              <w:t>变更前描述</w:t>
            </w:r>
          </w:p>
        </w:tc>
        <w:tc>
          <w:tcPr>
            <w:tcW w:w="4261" w:type="dxa"/>
            <w:vAlign w:val="center"/>
          </w:tcPr>
          <w:p w14:paraId="5B12F12F" w14:textId="77777777" w:rsidR="0024427F" w:rsidRDefault="0063422A">
            <w:pPr>
              <w:pStyle w:val="Default"/>
              <w:jc w:val="center"/>
              <w:rPr>
                <w:rFonts w:hAnsi="宋体"/>
              </w:rPr>
            </w:pPr>
            <w:r>
              <w:rPr>
                <w:rFonts w:hAnsi="宋体" w:hint="eastAsia"/>
              </w:rPr>
              <w:t>变更后描述</w:t>
            </w:r>
          </w:p>
        </w:tc>
      </w:tr>
      <w:tr w:rsidR="0024427F" w14:paraId="4CB031ED" w14:textId="77777777">
        <w:trPr>
          <w:trHeight w:val="624"/>
        </w:trPr>
        <w:tc>
          <w:tcPr>
            <w:tcW w:w="4261" w:type="dxa"/>
            <w:vAlign w:val="center"/>
          </w:tcPr>
          <w:p w14:paraId="35AB860A" w14:textId="77777777" w:rsidR="0024427F" w:rsidRDefault="0024427F">
            <w:pPr>
              <w:pStyle w:val="Default"/>
              <w:jc w:val="center"/>
              <w:rPr>
                <w:rFonts w:hAnsi="宋体"/>
              </w:rPr>
            </w:pPr>
          </w:p>
        </w:tc>
        <w:tc>
          <w:tcPr>
            <w:tcW w:w="4261" w:type="dxa"/>
            <w:vAlign w:val="center"/>
          </w:tcPr>
          <w:p w14:paraId="1041F066" w14:textId="77777777" w:rsidR="0024427F" w:rsidRDefault="0024427F">
            <w:pPr>
              <w:pStyle w:val="Default"/>
              <w:jc w:val="center"/>
              <w:rPr>
                <w:rFonts w:hAnsi="宋体"/>
              </w:rPr>
            </w:pPr>
          </w:p>
        </w:tc>
      </w:tr>
      <w:tr w:rsidR="0024427F" w14:paraId="79F6E8DA" w14:textId="77777777">
        <w:trPr>
          <w:trHeight w:val="624"/>
        </w:trPr>
        <w:tc>
          <w:tcPr>
            <w:tcW w:w="4261" w:type="dxa"/>
            <w:vAlign w:val="center"/>
          </w:tcPr>
          <w:p w14:paraId="1E7825C5" w14:textId="77777777" w:rsidR="0024427F" w:rsidRDefault="0024427F">
            <w:pPr>
              <w:pStyle w:val="Default"/>
              <w:jc w:val="center"/>
              <w:rPr>
                <w:rFonts w:hAnsi="宋体"/>
              </w:rPr>
            </w:pPr>
          </w:p>
        </w:tc>
        <w:tc>
          <w:tcPr>
            <w:tcW w:w="4261" w:type="dxa"/>
            <w:vAlign w:val="center"/>
          </w:tcPr>
          <w:p w14:paraId="024DB3C9" w14:textId="77777777" w:rsidR="0024427F" w:rsidRDefault="0024427F">
            <w:pPr>
              <w:pStyle w:val="Default"/>
              <w:jc w:val="center"/>
              <w:rPr>
                <w:rFonts w:hAnsi="宋体"/>
              </w:rPr>
            </w:pPr>
          </w:p>
        </w:tc>
      </w:tr>
      <w:tr w:rsidR="0024427F" w14:paraId="712664F1" w14:textId="77777777">
        <w:trPr>
          <w:trHeight w:val="624"/>
        </w:trPr>
        <w:tc>
          <w:tcPr>
            <w:tcW w:w="4261" w:type="dxa"/>
            <w:vAlign w:val="center"/>
          </w:tcPr>
          <w:p w14:paraId="104FF44D" w14:textId="77777777" w:rsidR="0024427F" w:rsidRDefault="0024427F">
            <w:pPr>
              <w:pStyle w:val="Default"/>
              <w:jc w:val="center"/>
              <w:rPr>
                <w:rFonts w:hAnsi="宋体"/>
              </w:rPr>
            </w:pPr>
          </w:p>
        </w:tc>
        <w:tc>
          <w:tcPr>
            <w:tcW w:w="4261" w:type="dxa"/>
            <w:vAlign w:val="center"/>
          </w:tcPr>
          <w:p w14:paraId="665BF72D" w14:textId="77777777" w:rsidR="0024427F" w:rsidRDefault="0024427F">
            <w:pPr>
              <w:pStyle w:val="Default"/>
              <w:jc w:val="center"/>
              <w:rPr>
                <w:rFonts w:hAnsi="宋体"/>
              </w:rPr>
            </w:pPr>
          </w:p>
        </w:tc>
      </w:tr>
      <w:tr w:rsidR="0024427F" w14:paraId="5B237B76" w14:textId="77777777">
        <w:trPr>
          <w:trHeight w:val="624"/>
        </w:trPr>
        <w:tc>
          <w:tcPr>
            <w:tcW w:w="4261" w:type="dxa"/>
            <w:vAlign w:val="center"/>
          </w:tcPr>
          <w:p w14:paraId="68FB6B75" w14:textId="77777777" w:rsidR="0024427F" w:rsidRDefault="0024427F">
            <w:pPr>
              <w:pStyle w:val="Default"/>
              <w:jc w:val="center"/>
              <w:rPr>
                <w:rFonts w:hAnsi="宋体"/>
              </w:rPr>
            </w:pPr>
          </w:p>
        </w:tc>
        <w:tc>
          <w:tcPr>
            <w:tcW w:w="4261" w:type="dxa"/>
            <w:vAlign w:val="center"/>
          </w:tcPr>
          <w:p w14:paraId="105655BA" w14:textId="77777777" w:rsidR="0024427F" w:rsidRDefault="0024427F">
            <w:pPr>
              <w:pStyle w:val="Default"/>
              <w:jc w:val="center"/>
              <w:rPr>
                <w:rFonts w:hAnsi="宋体"/>
              </w:rPr>
            </w:pPr>
          </w:p>
        </w:tc>
      </w:tr>
      <w:tr w:rsidR="0024427F" w14:paraId="4CEEE3E8" w14:textId="77777777">
        <w:trPr>
          <w:trHeight w:val="624"/>
        </w:trPr>
        <w:tc>
          <w:tcPr>
            <w:tcW w:w="4261" w:type="dxa"/>
            <w:vAlign w:val="center"/>
          </w:tcPr>
          <w:p w14:paraId="7B44553A" w14:textId="77777777" w:rsidR="0024427F" w:rsidRDefault="0024427F">
            <w:pPr>
              <w:pStyle w:val="Default"/>
              <w:jc w:val="center"/>
              <w:rPr>
                <w:rFonts w:hAnsi="宋体"/>
              </w:rPr>
            </w:pPr>
          </w:p>
        </w:tc>
        <w:tc>
          <w:tcPr>
            <w:tcW w:w="4261" w:type="dxa"/>
            <w:vAlign w:val="center"/>
          </w:tcPr>
          <w:p w14:paraId="0786797A" w14:textId="77777777" w:rsidR="0024427F" w:rsidRDefault="0024427F">
            <w:pPr>
              <w:pStyle w:val="Default"/>
              <w:jc w:val="center"/>
              <w:rPr>
                <w:rFonts w:hAnsi="宋体"/>
              </w:rPr>
            </w:pPr>
          </w:p>
        </w:tc>
      </w:tr>
      <w:tr w:rsidR="0024427F" w14:paraId="321B13DA" w14:textId="77777777">
        <w:trPr>
          <w:trHeight w:val="624"/>
        </w:trPr>
        <w:tc>
          <w:tcPr>
            <w:tcW w:w="8522" w:type="dxa"/>
            <w:gridSpan w:val="2"/>
            <w:vAlign w:val="center"/>
          </w:tcPr>
          <w:p w14:paraId="03AA2A07" w14:textId="77777777" w:rsidR="0024427F" w:rsidRDefault="0063422A">
            <w:pPr>
              <w:pStyle w:val="Default"/>
              <w:jc w:val="center"/>
              <w:rPr>
                <w:rFonts w:hAnsi="宋体"/>
              </w:rPr>
            </w:pPr>
            <w:r>
              <w:rPr>
                <w:rFonts w:hAnsi="宋体" w:hint="eastAsia"/>
              </w:rPr>
              <w:t>变更实施人：                         年   月   日</w:t>
            </w:r>
          </w:p>
        </w:tc>
      </w:tr>
    </w:tbl>
    <w:p w14:paraId="53D56CB5" w14:textId="77777777" w:rsidR="0024427F" w:rsidRDefault="0024427F">
      <w:pPr>
        <w:adjustRightInd w:val="0"/>
        <w:spacing w:before="100" w:beforeAutospacing="1" w:after="100" w:afterAutospacing="1" w:line="360" w:lineRule="auto"/>
        <w:ind w:left="840"/>
        <w:textAlignment w:val="baseline"/>
        <w:rPr>
          <w:kern w:val="0"/>
          <w:sz w:val="24"/>
        </w:rPr>
      </w:pPr>
    </w:p>
    <w:p w14:paraId="3DB845C7" w14:textId="36DC3F66" w:rsidR="0024427F" w:rsidRDefault="0063422A" w:rsidP="00F84F8A">
      <w:pPr>
        <w:pStyle w:val="3"/>
      </w:pPr>
      <w:bookmarkStart w:id="4821" w:name="_Toc428792686"/>
      <w:bookmarkStart w:id="4822" w:name="_Toc489545422"/>
      <w:bookmarkStart w:id="4823" w:name="_Toc489546874"/>
      <w:bookmarkStart w:id="4824" w:name="_Toc489547206"/>
      <w:bookmarkStart w:id="4825" w:name="_Toc489548083"/>
      <w:bookmarkStart w:id="4826" w:name="_Toc489607307"/>
      <w:r>
        <w:rPr>
          <w:rFonts w:hint="eastAsia"/>
        </w:rPr>
        <w:t>附录</w:t>
      </w:r>
      <w:r>
        <w:t>51</w:t>
      </w:r>
      <w:r>
        <w:rPr>
          <w:rFonts w:hint="eastAsia"/>
        </w:rPr>
        <w:t>：备份记录</w:t>
      </w:r>
      <w:bookmarkEnd w:id="4821"/>
      <w:bookmarkEnd w:id="4822"/>
      <w:bookmarkEnd w:id="4823"/>
      <w:bookmarkEnd w:id="4824"/>
      <w:bookmarkEnd w:id="4825"/>
      <w:bookmarkEnd w:id="4826"/>
    </w:p>
    <w:p w14:paraId="6159BDF4" w14:textId="77777777" w:rsidR="0024427F" w:rsidRDefault="0063422A">
      <w:pPr>
        <w:jc w:val="center"/>
        <w:rPr>
          <w:b/>
          <w:sz w:val="28"/>
          <w:szCs w:val="28"/>
        </w:rPr>
      </w:pPr>
      <w:r>
        <w:rPr>
          <w:rFonts w:hint="eastAsia"/>
          <w:b/>
          <w:sz w:val="28"/>
          <w:szCs w:val="28"/>
        </w:rPr>
        <w:t>备份记录</w:t>
      </w:r>
    </w:p>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4"/>
        <w:gridCol w:w="1276"/>
        <w:gridCol w:w="1276"/>
        <w:gridCol w:w="1417"/>
        <w:gridCol w:w="1276"/>
        <w:gridCol w:w="1214"/>
        <w:gridCol w:w="1418"/>
        <w:gridCol w:w="863"/>
      </w:tblGrid>
      <w:tr w:rsidR="0024427F" w14:paraId="22E5563F" w14:textId="77777777">
        <w:trPr>
          <w:jc w:val="center"/>
        </w:trPr>
        <w:tc>
          <w:tcPr>
            <w:tcW w:w="1274" w:type="dxa"/>
          </w:tcPr>
          <w:p w14:paraId="4AD9319A" w14:textId="77777777" w:rsidR="0024427F" w:rsidRDefault="0063422A">
            <w:pPr>
              <w:pStyle w:val="Default"/>
              <w:spacing w:line="360" w:lineRule="auto"/>
              <w:rPr>
                <w:rFonts w:hAnsi="宋体"/>
              </w:rPr>
            </w:pPr>
            <w:r>
              <w:rPr>
                <w:rFonts w:hAnsi="宋体" w:hint="eastAsia"/>
              </w:rPr>
              <w:t>备份日期</w:t>
            </w:r>
          </w:p>
        </w:tc>
        <w:tc>
          <w:tcPr>
            <w:tcW w:w="1276" w:type="dxa"/>
          </w:tcPr>
          <w:p w14:paraId="0950B35F" w14:textId="77777777" w:rsidR="0024427F" w:rsidRDefault="0063422A">
            <w:pPr>
              <w:pStyle w:val="Default"/>
              <w:spacing w:line="360" w:lineRule="auto"/>
              <w:rPr>
                <w:rFonts w:hAnsi="宋体"/>
              </w:rPr>
            </w:pPr>
            <w:r>
              <w:rPr>
                <w:rFonts w:hAnsi="宋体" w:hint="eastAsia"/>
              </w:rPr>
              <w:t>备份时间</w:t>
            </w:r>
          </w:p>
        </w:tc>
        <w:tc>
          <w:tcPr>
            <w:tcW w:w="1276" w:type="dxa"/>
          </w:tcPr>
          <w:p w14:paraId="77FDEF7E" w14:textId="77777777" w:rsidR="0024427F" w:rsidRDefault="0063422A">
            <w:pPr>
              <w:pStyle w:val="Default"/>
              <w:spacing w:line="360" w:lineRule="auto"/>
              <w:rPr>
                <w:rFonts w:hAnsi="宋体"/>
              </w:rPr>
            </w:pPr>
            <w:r>
              <w:rPr>
                <w:rFonts w:hAnsi="宋体" w:hint="eastAsia"/>
              </w:rPr>
              <w:t>备份方式</w:t>
            </w:r>
          </w:p>
        </w:tc>
        <w:tc>
          <w:tcPr>
            <w:tcW w:w="1417" w:type="dxa"/>
          </w:tcPr>
          <w:p w14:paraId="63D9A683" w14:textId="77777777" w:rsidR="0024427F" w:rsidRDefault="0063422A">
            <w:pPr>
              <w:pStyle w:val="Default"/>
              <w:spacing w:line="360" w:lineRule="auto"/>
              <w:rPr>
                <w:rFonts w:hAnsi="宋体"/>
              </w:rPr>
            </w:pPr>
            <w:r>
              <w:rPr>
                <w:rFonts w:hAnsi="宋体" w:hint="eastAsia"/>
              </w:rPr>
              <w:t>存放位置</w:t>
            </w:r>
          </w:p>
        </w:tc>
        <w:tc>
          <w:tcPr>
            <w:tcW w:w="1276" w:type="dxa"/>
          </w:tcPr>
          <w:p w14:paraId="2FD5E59A" w14:textId="77777777" w:rsidR="0024427F" w:rsidRDefault="0063422A">
            <w:pPr>
              <w:pStyle w:val="Default"/>
              <w:spacing w:line="360" w:lineRule="auto"/>
              <w:rPr>
                <w:rFonts w:hAnsi="宋体"/>
              </w:rPr>
            </w:pPr>
            <w:r>
              <w:rPr>
                <w:rFonts w:hAnsi="宋体" w:hint="eastAsia"/>
              </w:rPr>
              <w:t>备份人员</w:t>
            </w:r>
          </w:p>
        </w:tc>
        <w:tc>
          <w:tcPr>
            <w:tcW w:w="1214" w:type="dxa"/>
          </w:tcPr>
          <w:p w14:paraId="3BD62202" w14:textId="77777777" w:rsidR="0024427F" w:rsidRDefault="0063422A">
            <w:pPr>
              <w:pStyle w:val="Default"/>
              <w:spacing w:line="360" w:lineRule="auto"/>
              <w:rPr>
                <w:rFonts w:hAnsi="宋体"/>
              </w:rPr>
            </w:pPr>
            <w:r>
              <w:rPr>
                <w:rFonts w:hAnsi="宋体" w:hint="eastAsia"/>
              </w:rPr>
              <w:t>备份内容</w:t>
            </w:r>
          </w:p>
        </w:tc>
        <w:tc>
          <w:tcPr>
            <w:tcW w:w="1418" w:type="dxa"/>
          </w:tcPr>
          <w:p w14:paraId="20E37122" w14:textId="77777777" w:rsidR="0024427F" w:rsidRDefault="0063422A">
            <w:pPr>
              <w:pStyle w:val="Default"/>
              <w:spacing w:line="360" w:lineRule="auto"/>
              <w:rPr>
                <w:rFonts w:hAnsi="宋体"/>
              </w:rPr>
            </w:pPr>
            <w:r>
              <w:rPr>
                <w:rFonts w:hAnsi="宋体" w:hint="eastAsia"/>
              </w:rPr>
              <w:t>备份文件名</w:t>
            </w:r>
          </w:p>
        </w:tc>
        <w:tc>
          <w:tcPr>
            <w:tcW w:w="863" w:type="dxa"/>
          </w:tcPr>
          <w:p w14:paraId="5077E6FD" w14:textId="77777777" w:rsidR="0024427F" w:rsidRDefault="0063422A">
            <w:pPr>
              <w:pStyle w:val="Default"/>
              <w:spacing w:line="360" w:lineRule="auto"/>
              <w:rPr>
                <w:rFonts w:hAnsi="宋体"/>
              </w:rPr>
            </w:pPr>
            <w:r>
              <w:rPr>
                <w:rFonts w:hAnsi="宋体" w:hint="eastAsia"/>
              </w:rPr>
              <w:t>备注</w:t>
            </w:r>
          </w:p>
        </w:tc>
      </w:tr>
      <w:tr w:rsidR="0024427F" w14:paraId="5B652BF3" w14:textId="77777777">
        <w:trPr>
          <w:jc w:val="center"/>
        </w:trPr>
        <w:tc>
          <w:tcPr>
            <w:tcW w:w="1274" w:type="dxa"/>
          </w:tcPr>
          <w:p w14:paraId="532A7CA9" w14:textId="77777777" w:rsidR="0024427F" w:rsidRDefault="0024427F">
            <w:pPr>
              <w:pStyle w:val="Default"/>
              <w:spacing w:line="360" w:lineRule="auto"/>
              <w:rPr>
                <w:rFonts w:hAnsi="宋体"/>
              </w:rPr>
            </w:pPr>
          </w:p>
        </w:tc>
        <w:tc>
          <w:tcPr>
            <w:tcW w:w="1276" w:type="dxa"/>
          </w:tcPr>
          <w:p w14:paraId="1FFD4E11" w14:textId="77777777" w:rsidR="0024427F" w:rsidRDefault="0024427F">
            <w:pPr>
              <w:pStyle w:val="Default"/>
              <w:spacing w:line="360" w:lineRule="auto"/>
              <w:rPr>
                <w:rFonts w:hAnsi="宋体"/>
              </w:rPr>
            </w:pPr>
          </w:p>
        </w:tc>
        <w:tc>
          <w:tcPr>
            <w:tcW w:w="1276" w:type="dxa"/>
          </w:tcPr>
          <w:p w14:paraId="53A8A084" w14:textId="77777777" w:rsidR="0024427F" w:rsidRDefault="0024427F">
            <w:pPr>
              <w:pStyle w:val="Default"/>
              <w:spacing w:line="360" w:lineRule="auto"/>
              <w:rPr>
                <w:rFonts w:hAnsi="宋体"/>
              </w:rPr>
            </w:pPr>
          </w:p>
        </w:tc>
        <w:tc>
          <w:tcPr>
            <w:tcW w:w="1417" w:type="dxa"/>
          </w:tcPr>
          <w:p w14:paraId="0722C697" w14:textId="77777777" w:rsidR="0024427F" w:rsidRDefault="0024427F">
            <w:pPr>
              <w:pStyle w:val="Default"/>
              <w:spacing w:line="360" w:lineRule="auto"/>
              <w:rPr>
                <w:rFonts w:hAnsi="宋体"/>
              </w:rPr>
            </w:pPr>
          </w:p>
        </w:tc>
        <w:tc>
          <w:tcPr>
            <w:tcW w:w="1276" w:type="dxa"/>
          </w:tcPr>
          <w:p w14:paraId="5C295224" w14:textId="77777777" w:rsidR="0024427F" w:rsidRDefault="0024427F">
            <w:pPr>
              <w:pStyle w:val="Default"/>
              <w:spacing w:line="360" w:lineRule="auto"/>
              <w:rPr>
                <w:rFonts w:hAnsi="宋体"/>
              </w:rPr>
            </w:pPr>
          </w:p>
        </w:tc>
        <w:tc>
          <w:tcPr>
            <w:tcW w:w="1214" w:type="dxa"/>
          </w:tcPr>
          <w:p w14:paraId="38410D44" w14:textId="77777777" w:rsidR="0024427F" w:rsidRDefault="0024427F">
            <w:pPr>
              <w:pStyle w:val="Default"/>
              <w:spacing w:line="360" w:lineRule="auto"/>
              <w:rPr>
                <w:rFonts w:hAnsi="宋体"/>
              </w:rPr>
            </w:pPr>
          </w:p>
        </w:tc>
        <w:tc>
          <w:tcPr>
            <w:tcW w:w="1418" w:type="dxa"/>
          </w:tcPr>
          <w:p w14:paraId="32A6A98B" w14:textId="77777777" w:rsidR="0024427F" w:rsidRDefault="0024427F">
            <w:pPr>
              <w:pStyle w:val="Default"/>
              <w:spacing w:line="360" w:lineRule="auto"/>
              <w:rPr>
                <w:rFonts w:hAnsi="宋体"/>
              </w:rPr>
            </w:pPr>
          </w:p>
        </w:tc>
        <w:tc>
          <w:tcPr>
            <w:tcW w:w="863" w:type="dxa"/>
          </w:tcPr>
          <w:p w14:paraId="3EC30A0B" w14:textId="77777777" w:rsidR="0024427F" w:rsidRDefault="0024427F">
            <w:pPr>
              <w:pStyle w:val="Default"/>
              <w:spacing w:line="360" w:lineRule="auto"/>
              <w:rPr>
                <w:rFonts w:hAnsi="宋体"/>
              </w:rPr>
            </w:pPr>
          </w:p>
        </w:tc>
      </w:tr>
      <w:tr w:rsidR="0024427F" w14:paraId="3E31BE59" w14:textId="77777777">
        <w:trPr>
          <w:jc w:val="center"/>
        </w:trPr>
        <w:tc>
          <w:tcPr>
            <w:tcW w:w="1274" w:type="dxa"/>
          </w:tcPr>
          <w:p w14:paraId="5353EEF4" w14:textId="77777777" w:rsidR="0024427F" w:rsidRDefault="0024427F">
            <w:pPr>
              <w:pStyle w:val="Default"/>
              <w:spacing w:line="360" w:lineRule="auto"/>
              <w:rPr>
                <w:rFonts w:hAnsi="宋体"/>
              </w:rPr>
            </w:pPr>
          </w:p>
        </w:tc>
        <w:tc>
          <w:tcPr>
            <w:tcW w:w="1276" w:type="dxa"/>
          </w:tcPr>
          <w:p w14:paraId="5602F323" w14:textId="77777777" w:rsidR="0024427F" w:rsidRDefault="0024427F">
            <w:pPr>
              <w:pStyle w:val="Default"/>
              <w:spacing w:line="360" w:lineRule="auto"/>
              <w:rPr>
                <w:rFonts w:hAnsi="宋体"/>
              </w:rPr>
            </w:pPr>
          </w:p>
        </w:tc>
        <w:tc>
          <w:tcPr>
            <w:tcW w:w="1276" w:type="dxa"/>
          </w:tcPr>
          <w:p w14:paraId="4A366027" w14:textId="77777777" w:rsidR="0024427F" w:rsidRDefault="0024427F">
            <w:pPr>
              <w:pStyle w:val="Default"/>
              <w:spacing w:line="360" w:lineRule="auto"/>
              <w:rPr>
                <w:rFonts w:hAnsi="宋体"/>
              </w:rPr>
            </w:pPr>
          </w:p>
        </w:tc>
        <w:tc>
          <w:tcPr>
            <w:tcW w:w="1417" w:type="dxa"/>
          </w:tcPr>
          <w:p w14:paraId="23139B3A" w14:textId="77777777" w:rsidR="0024427F" w:rsidRDefault="0024427F">
            <w:pPr>
              <w:pStyle w:val="Default"/>
              <w:spacing w:line="360" w:lineRule="auto"/>
              <w:rPr>
                <w:rFonts w:hAnsi="宋体"/>
              </w:rPr>
            </w:pPr>
          </w:p>
        </w:tc>
        <w:tc>
          <w:tcPr>
            <w:tcW w:w="1276" w:type="dxa"/>
          </w:tcPr>
          <w:p w14:paraId="4236B87E" w14:textId="77777777" w:rsidR="0024427F" w:rsidRDefault="0024427F">
            <w:pPr>
              <w:pStyle w:val="Default"/>
              <w:spacing w:line="360" w:lineRule="auto"/>
              <w:rPr>
                <w:rFonts w:hAnsi="宋体"/>
              </w:rPr>
            </w:pPr>
          </w:p>
        </w:tc>
        <w:tc>
          <w:tcPr>
            <w:tcW w:w="1214" w:type="dxa"/>
          </w:tcPr>
          <w:p w14:paraId="48508AFF" w14:textId="77777777" w:rsidR="0024427F" w:rsidRDefault="0024427F">
            <w:pPr>
              <w:pStyle w:val="Default"/>
              <w:spacing w:line="360" w:lineRule="auto"/>
              <w:rPr>
                <w:rFonts w:hAnsi="宋体"/>
              </w:rPr>
            </w:pPr>
          </w:p>
        </w:tc>
        <w:tc>
          <w:tcPr>
            <w:tcW w:w="1418" w:type="dxa"/>
          </w:tcPr>
          <w:p w14:paraId="54F12E94" w14:textId="77777777" w:rsidR="0024427F" w:rsidRDefault="0024427F">
            <w:pPr>
              <w:pStyle w:val="Default"/>
              <w:spacing w:line="360" w:lineRule="auto"/>
              <w:rPr>
                <w:rFonts w:hAnsi="宋体"/>
              </w:rPr>
            </w:pPr>
          </w:p>
        </w:tc>
        <w:tc>
          <w:tcPr>
            <w:tcW w:w="863" w:type="dxa"/>
          </w:tcPr>
          <w:p w14:paraId="4394CAB8" w14:textId="77777777" w:rsidR="0024427F" w:rsidRDefault="0024427F">
            <w:pPr>
              <w:pStyle w:val="Default"/>
              <w:spacing w:line="360" w:lineRule="auto"/>
              <w:rPr>
                <w:rFonts w:hAnsi="宋体"/>
              </w:rPr>
            </w:pPr>
          </w:p>
        </w:tc>
      </w:tr>
      <w:tr w:rsidR="0024427F" w14:paraId="71C1087C" w14:textId="77777777">
        <w:trPr>
          <w:jc w:val="center"/>
        </w:trPr>
        <w:tc>
          <w:tcPr>
            <w:tcW w:w="1274" w:type="dxa"/>
          </w:tcPr>
          <w:p w14:paraId="15603D71" w14:textId="77777777" w:rsidR="0024427F" w:rsidRDefault="0024427F">
            <w:pPr>
              <w:pStyle w:val="Default"/>
              <w:spacing w:line="360" w:lineRule="auto"/>
              <w:rPr>
                <w:rFonts w:hAnsi="宋体"/>
              </w:rPr>
            </w:pPr>
          </w:p>
        </w:tc>
        <w:tc>
          <w:tcPr>
            <w:tcW w:w="1276" w:type="dxa"/>
          </w:tcPr>
          <w:p w14:paraId="2821DB1D" w14:textId="77777777" w:rsidR="0024427F" w:rsidRDefault="0024427F">
            <w:pPr>
              <w:pStyle w:val="Default"/>
              <w:spacing w:line="360" w:lineRule="auto"/>
              <w:rPr>
                <w:rFonts w:hAnsi="宋体"/>
              </w:rPr>
            </w:pPr>
          </w:p>
        </w:tc>
        <w:tc>
          <w:tcPr>
            <w:tcW w:w="1276" w:type="dxa"/>
          </w:tcPr>
          <w:p w14:paraId="35DFB0D1" w14:textId="77777777" w:rsidR="0024427F" w:rsidRDefault="0024427F">
            <w:pPr>
              <w:pStyle w:val="Default"/>
              <w:spacing w:line="360" w:lineRule="auto"/>
              <w:rPr>
                <w:rFonts w:hAnsi="宋体"/>
              </w:rPr>
            </w:pPr>
          </w:p>
        </w:tc>
        <w:tc>
          <w:tcPr>
            <w:tcW w:w="1417" w:type="dxa"/>
          </w:tcPr>
          <w:p w14:paraId="618F0E20" w14:textId="77777777" w:rsidR="0024427F" w:rsidRDefault="0024427F">
            <w:pPr>
              <w:pStyle w:val="Default"/>
              <w:spacing w:line="360" w:lineRule="auto"/>
              <w:rPr>
                <w:rFonts w:hAnsi="宋体"/>
              </w:rPr>
            </w:pPr>
          </w:p>
        </w:tc>
        <w:tc>
          <w:tcPr>
            <w:tcW w:w="1276" w:type="dxa"/>
          </w:tcPr>
          <w:p w14:paraId="481DD769" w14:textId="77777777" w:rsidR="0024427F" w:rsidRDefault="0024427F">
            <w:pPr>
              <w:pStyle w:val="Default"/>
              <w:spacing w:line="360" w:lineRule="auto"/>
              <w:rPr>
                <w:rFonts w:hAnsi="宋体"/>
              </w:rPr>
            </w:pPr>
          </w:p>
        </w:tc>
        <w:tc>
          <w:tcPr>
            <w:tcW w:w="1214" w:type="dxa"/>
          </w:tcPr>
          <w:p w14:paraId="3BDDC5AA" w14:textId="77777777" w:rsidR="0024427F" w:rsidRDefault="0024427F">
            <w:pPr>
              <w:pStyle w:val="Default"/>
              <w:spacing w:line="360" w:lineRule="auto"/>
              <w:rPr>
                <w:rFonts w:hAnsi="宋体"/>
              </w:rPr>
            </w:pPr>
          </w:p>
        </w:tc>
        <w:tc>
          <w:tcPr>
            <w:tcW w:w="1418" w:type="dxa"/>
          </w:tcPr>
          <w:p w14:paraId="45F4E186" w14:textId="77777777" w:rsidR="0024427F" w:rsidRDefault="0024427F">
            <w:pPr>
              <w:pStyle w:val="Default"/>
              <w:spacing w:line="360" w:lineRule="auto"/>
              <w:rPr>
                <w:rFonts w:hAnsi="宋体"/>
              </w:rPr>
            </w:pPr>
          </w:p>
        </w:tc>
        <w:tc>
          <w:tcPr>
            <w:tcW w:w="863" w:type="dxa"/>
          </w:tcPr>
          <w:p w14:paraId="5E7CB88E" w14:textId="77777777" w:rsidR="0024427F" w:rsidRDefault="0024427F">
            <w:pPr>
              <w:pStyle w:val="Default"/>
              <w:spacing w:line="360" w:lineRule="auto"/>
              <w:rPr>
                <w:rFonts w:hAnsi="宋体"/>
              </w:rPr>
            </w:pPr>
          </w:p>
        </w:tc>
      </w:tr>
      <w:tr w:rsidR="0024427F" w14:paraId="4D95FF15" w14:textId="77777777">
        <w:trPr>
          <w:jc w:val="center"/>
        </w:trPr>
        <w:tc>
          <w:tcPr>
            <w:tcW w:w="1274" w:type="dxa"/>
          </w:tcPr>
          <w:p w14:paraId="156F6247" w14:textId="77777777" w:rsidR="0024427F" w:rsidRDefault="0024427F">
            <w:pPr>
              <w:pStyle w:val="Default"/>
              <w:spacing w:line="360" w:lineRule="auto"/>
              <w:rPr>
                <w:rFonts w:hAnsi="宋体"/>
              </w:rPr>
            </w:pPr>
          </w:p>
        </w:tc>
        <w:tc>
          <w:tcPr>
            <w:tcW w:w="1276" w:type="dxa"/>
          </w:tcPr>
          <w:p w14:paraId="6D1A008D" w14:textId="77777777" w:rsidR="0024427F" w:rsidRDefault="0024427F">
            <w:pPr>
              <w:pStyle w:val="Default"/>
              <w:spacing w:line="360" w:lineRule="auto"/>
              <w:rPr>
                <w:rFonts w:hAnsi="宋体"/>
              </w:rPr>
            </w:pPr>
          </w:p>
        </w:tc>
        <w:tc>
          <w:tcPr>
            <w:tcW w:w="1276" w:type="dxa"/>
          </w:tcPr>
          <w:p w14:paraId="19941B5C" w14:textId="77777777" w:rsidR="0024427F" w:rsidRDefault="0024427F">
            <w:pPr>
              <w:pStyle w:val="Default"/>
              <w:spacing w:line="360" w:lineRule="auto"/>
              <w:rPr>
                <w:rFonts w:hAnsi="宋体"/>
              </w:rPr>
            </w:pPr>
          </w:p>
        </w:tc>
        <w:tc>
          <w:tcPr>
            <w:tcW w:w="1417" w:type="dxa"/>
          </w:tcPr>
          <w:p w14:paraId="61EA4EE5" w14:textId="77777777" w:rsidR="0024427F" w:rsidRDefault="0024427F">
            <w:pPr>
              <w:pStyle w:val="Default"/>
              <w:spacing w:line="360" w:lineRule="auto"/>
              <w:rPr>
                <w:rFonts w:hAnsi="宋体"/>
              </w:rPr>
            </w:pPr>
          </w:p>
        </w:tc>
        <w:tc>
          <w:tcPr>
            <w:tcW w:w="1276" w:type="dxa"/>
          </w:tcPr>
          <w:p w14:paraId="74E1830D" w14:textId="77777777" w:rsidR="0024427F" w:rsidRDefault="0024427F">
            <w:pPr>
              <w:pStyle w:val="Default"/>
              <w:spacing w:line="360" w:lineRule="auto"/>
              <w:rPr>
                <w:rFonts w:hAnsi="宋体"/>
              </w:rPr>
            </w:pPr>
          </w:p>
        </w:tc>
        <w:tc>
          <w:tcPr>
            <w:tcW w:w="1214" w:type="dxa"/>
          </w:tcPr>
          <w:p w14:paraId="0A6D7E17" w14:textId="77777777" w:rsidR="0024427F" w:rsidRDefault="0024427F">
            <w:pPr>
              <w:pStyle w:val="Default"/>
              <w:spacing w:line="360" w:lineRule="auto"/>
              <w:rPr>
                <w:rFonts w:hAnsi="宋体"/>
              </w:rPr>
            </w:pPr>
          </w:p>
        </w:tc>
        <w:tc>
          <w:tcPr>
            <w:tcW w:w="1418" w:type="dxa"/>
          </w:tcPr>
          <w:p w14:paraId="258AEF48" w14:textId="77777777" w:rsidR="0024427F" w:rsidRDefault="0024427F">
            <w:pPr>
              <w:pStyle w:val="Default"/>
              <w:spacing w:line="360" w:lineRule="auto"/>
              <w:rPr>
                <w:rFonts w:hAnsi="宋体"/>
              </w:rPr>
            </w:pPr>
          </w:p>
        </w:tc>
        <w:tc>
          <w:tcPr>
            <w:tcW w:w="863" w:type="dxa"/>
          </w:tcPr>
          <w:p w14:paraId="5E0A561A" w14:textId="77777777" w:rsidR="0024427F" w:rsidRDefault="0024427F">
            <w:pPr>
              <w:pStyle w:val="Default"/>
              <w:spacing w:line="360" w:lineRule="auto"/>
              <w:rPr>
                <w:rFonts w:hAnsi="宋体"/>
              </w:rPr>
            </w:pPr>
          </w:p>
        </w:tc>
      </w:tr>
      <w:tr w:rsidR="0024427F" w14:paraId="153C84BC" w14:textId="77777777">
        <w:trPr>
          <w:jc w:val="center"/>
        </w:trPr>
        <w:tc>
          <w:tcPr>
            <w:tcW w:w="1274" w:type="dxa"/>
          </w:tcPr>
          <w:p w14:paraId="0E67A817" w14:textId="77777777" w:rsidR="0024427F" w:rsidRDefault="0024427F">
            <w:pPr>
              <w:pStyle w:val="Default"/>
              <w:spacing w:line="360" w:lineRule="auto"/>
              <w:rPr>
                <w:rFonts w:hAnsi="宋体"/>
              </w:rPr>
            </w:pPr>
          </w:p>
        </w:tc>
        <w:tc>
          <w:tcPr>
            <w:tcW w:w="1276" w:type="dxa"/>
          </w:tcPr>
          <w:p w14:paraId="39A83D91" w14:textId="77777777" w:rsidR="0024427F" w:rsidRDefault="0024427F">
            <w:pPr>
              <w:pStyle w:val="Default"/>
              <w:spacing w:line="360" w:lineRule="auto"/>
              <w:rPr>
                <w:rFonts w:hAnsi="宋体"/>
              </w:rPr>
            </w:pPr>
          </w:p>
        </w:tc>
        <w:tc>
          <w:tcPr>
            <w:tcW w:w="1276" w:type="dxa"/>
          </w:tcPr>
          <w:p w14:paraId="064EBAE5" w14:textId="77777777" w:rsidR="0024427F" w:rsidRDefault="0024427F">
            <w:pPr>
              <w:pStyle w:val="Default"/>
              <w:spacing w:line="360" w:lineRule="auto"/>
              <w:rPr>
                <w:rFonts w:hAnsi="宋体"/>
              </w:rPr>
            </w:pPr>
          </w:p>
        </w:tc>
        <w:tc>
          <w:tcPr>
            <w:tcW w:w="1417" w:type="dxa"/>
          </w:tcPr>
          <w:p w14:paraId="1564A727" w14:textId="77777777" w:rsidR="0024427F" w:rsidRDefault="0024427F">
            <w:pPr>
              <w:pStyle w:val="Default"/>
              <w:spacing w:line="360" w:lineRule="auto"/>
              <w:rPr>
                <w:rFonts w:hAnsi="宋体"/>
              </w:rPr>
            </w:pPr>
          </w:p>
        </w:tc>
        <w:tc>
          <w:tcPr>
            <w:tcW w:w="1276" w:type="dxa"/>
          </w:tcPr>
          <w:p w14:paraId="516D5357" w14:textId="77777777" w:rsidR="0024427F" w:rsidRDefault="0024427F">
            <w:pPr>
              <w:pStyle w:val="Default"/>
              <w:spacing w:line="360" w:lineRule="auto"/>
              <w:rPr>
                <w:rFonts w:hAnsi="宋体"/>
              </w:rPr>
            </w:pPr>
          </w:p>
        </w:tc>
        <w:tc>
          <w:tcPr>
            <w:tcW w:w="1214" w:type="dxa"/>
          </w:tcPr>
          <w:p w14:paraId="6A231814" w14:textId="77777777" w:rsidR="0024427F" w:rsidRDefault="0024427F">
            <w:pPr>
              <w:pStyle w:val="Default"/>
              <w:spacing w:line="360" w:lineRule="auto"/>
              <w:rPr>
                <w:rFonts w:hAnsi="宋体"/>
              </w:rPr>
            </w:pPr>
          </w:p>
        </w:tc>
        <w:tc>
          <w:tcPr>
            <w:tcW w:w="1418" w:type="dxa"/>
          </w:tcPr>
          <w:p w14:paraId="5F5FB18C" w14:textId="77777777" w:rsidR="0024427F" w:rsidRDefault="0024427F">
            <w:pPr>
              <w:pStyle w:val="Default"/>
              <w:spacing w:line="360" w:lineRule="auto"/>
              <w:rPr>
                <w:rFonts w:hAnsi="宋体"/>
              </w:rPr>
            </w:pPr>
          </w:p>
        </w:tc>
        <w:tc>
          <w:tcPr>
            <w:tcW w:w="863" w:type="dxa"/>
          </w:tcPr>
          <w:p w14:paraId="752B327B" w14:textId="77777777" w:rsidR="0024427F" w:rsidRDefault="0024427F">
            <w:pPr>
              <w:pStyle w:val="Default"/>
              <w:spacing w:line="360" w:lineRule="auto"/>
              <w:rPr>
                <w:rFonts w:hAnsi="宋体"/>
              </w:rPr>
            </w:pPr>
          </w:p>
        </w:tc>
      </w:tr>
      <w:tr w:rsidR="0024427F" w14:paraId="5FADA941" w14:textId="77777777">
        <w:trPr>
          <w:jc w:val="center"/>
        </w:trPr>
        <w:tc>
          <w:tcPr>
            <w:tcW w:w="10014" w:type="dxa"/>
            <w:gridSpan w:val="8"/>
          </w:tcPr>
          <w:p w14:paraId="4DBCD113" w14:textId="77777777" w:rsidR="0024427F" w:rsidRDefault="0063422A">
            <w:pPr>
              <w:pStyle w:val="Default"/>
              <w:spacing w:line="360" w:lineRule="auto"/>
              <w:rPr>
                <w:rFonts w:hAnsi="宋体"/>
              </w:rPr>
            </w:pPr>
            <w:r>
              <w:rPr>
                <w:rFonts w:hAnsi="宋体" w:hint="eastAsia"/>
              </w:rPr>
              <w:t>填表说明：备份文件名需要填写备份操作所涉及的备份来源设备（或IP地址、主机名），避免备份文件冲突</w:t>
            </w:r>
          </w:p>
        </w:tc>
      </w:tr>
    </w:tbl>
    <w:p w14:paraId="24431D46" w14:textId="77777777" w:rsidR="0024427F" w:rsidRDefault="0024427F"/>
    <w:p w14:paraId="3DC6C72B" w14:textId="77777777" w:rsidR="0024427F" w:rsidRDefault="0024427F"/>
    <w:p w14:paraId="0DD39411" w14:textId="77777777" w:rsidR="0024427F" w:rsidRDefault="0024427F"/>
    <w:p w14:paraId="08E402AE" w14:textId="77777777" w:rsidR="0024427F" w:rsidRDefault="0024427F"/>
    <w:p w14:paraId="2E479106" w14:textId="70614090" w:rsidR="0024427F" w:rsidRDefault="0063422A" w:rsidP="00F84F8A">
      <w:pPr>
        <w:pStyle w:val="3"/>
      </w:pPr>
      <w:bookmarkStart w:id="4827" w:name="_Toc428792687"/>
      <w:bookmarkStart w:id="4828" w:name="_Toc489545423"/>
      <w:bookmarkStart w:id="4829" w:name="_Toc489546875"/>
      <w:bookmarkStart w:id="4830" w:name="_Toc489547207"/>
      <w:bookmarkStart w:id="4831" w:name="_Toc489548084"/>
      <w:bookmarkStart w:id="4832" w:name="_Toc489607308"/>
      <w:r>
        <w:rPr>
          <w:rFonts w:hint="eastAsia"/>
        </w:rPr>
        <w:lastRenderedPageBreak/>
        <w:t>附录</w:t>
      </w:r>
      <w:r>
        <w:rPr>
          <w:rFonts w:hint="eastAsia"/>
        </w:rPr>
        <w:t>5</w:t>
      </w:r>
      <w:r>
        <w:t>2</w:t>
      </w:r>
      <w:r>
        <w:rPr>
          <w:rFonts w:hint="eastAsia"/>
        </w:rPr>
        <w:t>：恢复</w:t>
      </w:r>
      <w:r>
        <w:t>记</w:t>
      </w:r>
      <w:r>
        <w:rPr>
          <w:rFonts w:hint="eastAsia"/>
        </w:rPr>
        <w:t>录</w:t>
      </w:r>
      <w:bookmarkEnd w:id="4827"/>
      <w:bookmarkEnd w:id="4828"/>
      <w:bookmarkEnd w:id="4829"/>
      <w:bookmarkEnd w:id="4830"/>
      <w:bookmarkEnd w:id="4831"/>
      <w:bookmarkEnd w:id="4832"/>
    </w:p>
    <w:p w14:paraId="0A93556B" w14:textId="77777777" w:rsidR="0024427F" w:rsidRDefault="0063422A">
      <w:pPr>
        <w:jc w:val="center"/>
        <w:rPr>
          <w:b/>
          <w:sz w:val="28"/>
          <w:szCs w:val="28"/>
        </w:rPr>
      </w:pPr>
      <w:r>
        <w:rPr>
          <w:rFonts w:hint="eastAsia"/>
          <w:b/>
          <w:sz w:val="28"/>
          <w:szCs w:val="28"/>
        </w:rPr>
        <w:t>恢复记录</w:t>
      </w:r>
    </w:p>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4"/>
        <w:gridCol w:w="1276"/>
        <w:gridCol w:w="1276"/>
        <w:gridCol w:w="1417"/>
        <w:gridCol w:w="1276"/>
        <w:gridCol w:w="1214"/>
        <w:gridCol w:w="1418"/>
        <w:gridCol w:w="863"/>
      </w:tblGrid>
      <w:tr w:rsidR="0024427F" w14:paraId="5157EE5D" w14:textId="77777777">
        <w:trPr>
          <w:jc w:val="center"/>
        </w:trPr>
        <w:tc>
          <w:tcPr>
            <w:tcW w:w="1274" w:type="dxa"/>
          </w:tcPr>
          <w:p w14:paraId="5140B33A" w14:textId="77777777" w:rsidR="0024427F" w:rsidRDefault="0063422A">
            <w:pPr>
              <w:pStyle w:val="Default"/>
              <w:spacing w:line="360" w:lineRule="auto"/>
              <w:rPr>
                <w:rFonts w:hAnsi="宋体"/>
              </w:rPr>
            </w:pPr>
            <w:r>
              <w:rPr>
                <w:rFonts w:hAnsi="宋体" w:hint="eastAsia"/>
              </w:rPr>
              <w:t>恢复日期</w:t>
            </w:r>
          </w:p>
        </w:tc>
        <w:tc>
          <w:tcPr>
            <w:tcW w:w="1276" w:type="dxa"/>
          </w:tcPr>
          <w:p w14:paraId="3A288B3E" w14:textId="77777777" w:rsidR="0024427F" w:rsidRDefault="0063422A">
            <w:pPr>
              <w:pStyle w:val="Default"/>
              <w:spacing w:line="360" w:lineRule="auto"/>
              <w:rPr>
                <w:rFonts w:hAnsi="宋体"/>
              </w:rPr>
            </w:pPr>
            <w:r>
              <w:rPr>
                <w:rFonts w:hAnsi="宋体" w:hint="eastAsia"/>
              </w:rPr>
              <w:t>恢复时间</w:t>
            </w:r>
          </w:p>
        </w:tc>
        <w:tc>
          <w:tcPr>
            <w:tcW w:w="1276" w:type="dxa"/>
          </w:tcPr>
          <w:p w14:paraId="407294D4" w14:textId="77777777" w:rsidR="0024427F" w:rsidRDefault="0063422A">
            <w:pPr>
              <w:pStyle w:val="Default"/>
              <w:spacing w:line="360" w:lineRule="auto"/>
              <w:rPr>
                <w:rFonts w:hAnsi="宋体"/>
              </w:rPr>
            </w:pPr>
            <w:r>
              <w:rPr>
                <w:rFonts w:hAnsi="宋体" w:hint="eastAsia"/>
              </w:rPr>
              <w:t>恢复方式</w:t>
            </w:r>
          </w:p>
        </w:tc>
        <w:tc>
          <w:tcPr>
            <w:tcW w:w="1417" w:type="dxa"/>
          </w:tcPr>
          <w:p w14:paraId="06C4518D" w14:textId="77777777" w:rsidR="0024427F" w:rsidRDefault="0063422A">
            <w:pPr>
              <w:pStyle w:val="Default"/>
              <w:spacing w:line="360" w:lineRule="auto"/>
              <w:rPr>
                <w:rFonts w:hAnsi="宋体"/>
              </w:rPr>
            </w:pPr>
            <w:r>
              <w:rPr>
                <w:rFonts w:hAnsi="宋体" w:hint="eastAsia"/>
              </w:rPr>
              <w:t>恢复文件</w:t>
            </w:r>
            <w:r>
              <w:rPr>
                <w:rFonts w:hAnsi="宋体"/>
              </w:rPr>
              <w:t>存放</w:t>
            </w:r>
            <w:r>
              <w:rPr>
                <w:rFonts w:hAnsi="宋体" w:hint="eastAsia"/>
              </w:rPr>
              <w:t>位置</w:t>
            </w:r>
          </w:p>
        </w:tc>
        <w:tc>
          <w:tcPr>
            <w:tcW w:w="1276" w:type="dxa"/>
          </w:tcPr>
          <w:p w14:paraId="34793B1B" w14:textId="77777777" w:rsidR="0024427F" w:rsidRDefault="0063422A">
            <w:pPr>
              <w:pStyle w:val="Default"/>
              <w:spacing w:line="360" w:lineRule="auto"/>
              <w:rPr>
                <w:rFonts w:hAnsi="宋体"/>
              </w:rPr>
            </w:pPr>
            <w:r>
              <w:rPr>
                <w:rFonts w:hAnsi="宋体" w:hint="eastAsia"/>
              </w:rPr>
              <w:t>恢复人员</w:t>
            </w:r>
          </w:p>
        </w:tc>
        <w:tc>
          <w:tcPr>
            <w:tcW w:w="1214" w:type="dxa"/>
          </w:tcPr>
          <w:p w14:paraId="29DD4D15" w14:textId="77777777" w:rsidR="0024427F" w:rsidRDefault="0063422A">
            <w:pPr>
              <w:pStyle w:val="Default"/>
              <w:spacing w:line="360" w:lineRule="auto"/>
              <w:rPr>
                <w:rFonts w:hAnsi="宋体"/>
              </w:rPr>
            </w:pPr>
            <w:r>
              <w:rPr>
                <w:rFonts w:hAnsi="宋体" w:hint="eastAsia"/>
              </w:rPr>
              <w:t>恢复内容</w:t>
            </w:r>
          </w:p>
        </w:tc>
        <w:tc>
          <w:tcPr>
            <w:tcW w:w="1418" w:type="dxa"/>
          </w:tcPr>
          <w:p w14:paraId="29E2E30A" w14:textId="77777777" w:rsidR="0024427F" w:rsidRDefault="0063422A">
            <w:pPr>
              <w:pStyle w:val="Default"/>
              <w:spacing w:line="360" w:lineRule="auto"/>
              <w:rPr>
                <w:rFonts w:hAnsi="宋体"/>
              </w:rPr>
            </w:pPr>
            <w:r>
              <w:rPr>
                <w:rFonts w:hAnsi="宋体" w:hint="eastAsia"/>
              </w:rPr>
              <w:t>恢复文件名</w:t>
            </w:r>
          </w:p>
        </w:tc>
        <w:tc>
          <w:tcPr>
            <w:tcW w:w="863" w:type="dxa"/>
          </w:tcPr>
          <w:p w14:paraId="002CCA42" w14:textId="77777777" w:rsidR="0024427F" w:rsidRDefault="0063422A">
            <w:pPr>
              <w:pStyle w:val="Default"/>
              <w:spacing w:line="360" w:lineRule="auto"/>
              <w:rPr>
                <w:rFonts w:hAnsi="宋体"/>
              </w:rPr>
            </w:pPr>
            <w:r>
              <w:rPr>
                <w:rFonts w:hAnsi="宋体" w:hint="eastAsia"/>
              </w:rPr>
              <w:t>备注</w:t>
            </w:r>
          </w:p>
        </w:tc>
      </w:tr>
      <w:tr w:rsidR="0024427F" w14:paraId="55DB7D31" w14:textId="77777777">
        <w:trPr>
          <w:jc w:val="center"/>
        </w:trPr>
        <w:tc>
          <w:tcPr>
            <w:tcW w:w="1274" w:type="dxa"/>
          </w:tcPr>
          <w:p w14:paraId="35603BF5" w14:textId="77777777" w:rsidR="0024427F" w:rsidRDefault="0024427F">
            <w:pPr>
              <w:pStyle w:val="Default"/>
              <w:spacing w:line="360" w:lineRule="auto"/>
              <w:rPr>
                <w:rFonts w:hAnsi="宋体"/>
              </w:rPr>
            </w:pPr>
          </w:p>
        </w:tc>
        <w:tc>
          <w:tcPr>
            <w:tcW w:w="1276" w:type="dxa"/>
          </w:tcPr>
          <w:p w14:paraId="47E8E385" w14:textId="77777777" w:rsidR="0024427F" w:rsidRDefault="0024427F">
            <w:pPr>
              <w:pStyle w:val="Default"/>
              <w:spacing w:line="360" w:lineRule="auto"/>
              <w:rPr>
                <w:rFonts w:hAnsi="宋体"/>
              </w:rPr>
            </w:pPr>
          </w:p>
        </w:tc>
        <w:tc>
          <w:tcPr>
            <w:tcW w:w="1276" w:type="dxa"/>
          </w:tcPr>
          <w:p w14:paraId="4C6D4406" w14:textId="77777777" w:rsidR="0024427F" w:rsidRDefault="0024427F">
            <w:pPr>
              <w:pStyle w:val="Default"/>
              <w:spacing w:line="360" w:lineRule="auto"/>
              <w:rPr>
                <w:rFonts w:hAnsi="宋体"/>
              </w:rPr>
            </w:pPr>
          </w:p>
        </w:tc>
        <w:tc>
          <w:tcPr>
            <w:tcW w:w="1417" w:type="dxa"/>
          </w:tcPr>
          <w:p w14:paraId="16D78ACD" w14:textId="77777777" w:rsidR="0024427F" w:rsidRDefault="0024427F">
            <w:pPr>
              <w:pStyle w:val="Default"/>
              <w:spacing w:line="360" w:lineRule="auto"/>
              <w:rPr>
                <w:rFonts w:hAnsi="宋体"/>
              </w:rPr>
            </w:pPr>
          </w:p>
        </w:tc>
        <w:tc>
          <w:tcPr>
            <w:tcW w:w="1276" w:type="dxa"/>
          </w:tcPr>
          <w:p w14:paraId="65F48E2C" w14:textId="77777777" w:rsidR="0024427F" w:rsidRDefault="0024427F">
            <w:pPr>
              <w:pStyle w:val="Default"/>
              <w:spacing w:line="360" w:lineRule="auto"/>
              <w:rPr>
                <w:rFonts w:hAnsi="宋体"/>
              </w:rPr>
            </w:pPr>
          </w:p>
        </w:tc>
        <w:tc>
          <w:tcPr>
            <w:tcW w:w="1214" w:type="dxa"/>
          </w:tcPr>
          <w:p w14:paraId="71FF148F" w14:textId="77777777" w:rsidR="0024427F" w:rsidRDefault="0024427F">
            <w:pPr>
              <w:pStyle w:val="Default"/>
              <w:spacing w:line="360" w:lineRule="auto"/>
              <w:rPr>
                <w:rFonts w:hAnsi="宋体"/>
              </w:rPr>
            </w:pPr>
          </w:p>
        </w:tc>
        <w:tc>
          <w:tcPr>
            <w:tcW w:w="1418" w:type="dxa"/>
          </w:tcPr>
          <w:p w14:paraId="61C4A556" w14:textId="77777777" w:rsidR="0024427F" w:rsidRDefault="0024427F">
            <w:pPr>
              <w:pStyle w:val="Default"/>
              <w:spacing w:line="360" w:lineRule="auto"/>
              <w:rPr>
                <w:rFonts w:hAnsi="宋体"/>
              </w:rPr>
            </w:pPr>
          </w:p>
        </w:tc>
        <w:tc>
          <w:tcPr>
            <w:tcW w:w="863" w:type="dxa"/>
          </w:tcPr>
          <w:p w14:paraId="5007C9F4" w14:textId="77777777" w:rsidR="0024427F" w:rsidRDefault="0024427F">
            <w:pPr>
              <w:pStyle w:val="Default"/>
              <w:spacing w:line="360" w:lineRule="auto"/>
              <w:rPr>
                <w:rFonts w:hAnsi="宋体"/>
              </w:rPr>
            </w:pPr>
          </w:p>
        </w:tc>
      </w:tr>
      <w:tr w:rsidR="0024427F" w14:paraId="60AAF5AC" w14:textId="77777777">
        <w:trPr>
          <w:jc w:val="center"/>
        </w:trPr>
        <w:tc>
          <w:tcPr>
            <w:tcW w:w="1274" w:type="dxa"/>
          </w:tcPr>
          <w:p w14:paraId="605E9BB0" w14:textId="77777777" w:rsidR="0024427F" w:rsidRDefault="0024427F">
            <w:pPr>
              <w:pStyle w:val="Default"/>
              <w:spacing w:line="360" w:lineRule="auto"/>
              <w:rPr>
                <w:rFonts w:hAnsi="宋体"/>
              </w:rPr>
            </w:pPr>
          </w:p>
        </w:tc>
        <w:tc>
          <w:tcPr>
            <w:tcW w:w="1276" w:type="dxa"/>
          </w:tcPr>
          <w:p w14:paraId="28879571" w14:textId="77777777" w:rsidR="0024427F" w:rsidRDefault="0024427F">
            <w:pPr>
              <w:pStyle w:val="Default"/>
              <w:spacing w:line="360" w:lineRule="auto"/>
              <w:rPr>
                <w:rFonts w:hAnsi="宋体"/>
              </w:rPr>
            </w:pPr>
          </w:p>
        </w:tc>
        <w:tc>
          <w:tcPr>
            <w:tcW w:w="1276" w:type="dxa"/>
          </w:tcPr>
          <w:p w14:paraId="747CD61B" w14:textId="77777777" w:rsidR="0024427F" w:rsidRDefault="0024427F">
            <w:pPr>
              <w:pStyle w:val="Default"/>
              <w:spacing w:line="360" w:lineRule="auto"/>
              <w:rPr>
                <w:rFonts w:hAnsi="宋体"/>
              </w:rPr>
            </w:pPr>
          </w:p>
        </w:tc>
        <w:tc>
          <w:tcPr>
            <w:tcW w:w="1417" w:type="dxa"/>
          </w:tcPr>
          <w:p w14:paraId="742EC3A4" w14:textId="77777777" w:rsidR="0024427F" w:rsidRDefault="0024427F">
            <w:pPr>
              <w:pStyle w:val="Default"/>
              <w:spacing w:line="360" w:lineRule="auto"/>
              <w:rPr>
                <w:rFonts w:hAnsi="宋体"/>
              </w:rPr>
            </w:pPr>
          </w:p>
        </w:tc>
        <w:tc>
          <w:tcPr>
            <w:tcW w:w="1276" w:type="dxa"/>
          </w:tcPr>
          <w:p w14:paraId="411451E8" w14:textId="77777777" w:rsidR="0024427F" w:rsidRDefault="0024427F">
            <w:pPr>
              <w:pStyle w:val="Default"/>
              <w:spacing w:line="360" w:lineRule="auto"/>
              <w:rPr>
                <w:rFonts w:hAnsi="宋体"/>
              </w:rPr>
            </w:pPr>
          </w:p>
        </w:tc>
        <w:tc>
          <w:tcPr>
            <w:tcW w:w="1214" w:type="dxa"/>
          </w:tcPr>
          <w:p w14:paraId="4396F757" w14:textId="77777777" w:rsidR="0024427F" w:rsidRDefault="0024427F">
            <w:pPr>
              <w:pStyle w:val="Default"/>
              <w:spacing w:line="360" w:lineRule="auto"/>
              <w:rPr>
                <w:rFonts w:hAnsi="宋体"/>
              </w:rPr>
            </w:pPr>
          </w:p>
        </w:tc>
        <w:tc>
          <w:tcPr>
            <w:tcW w:w="1418" w:type="dxa"/>
          </w:tcPr>
          <w:p w14:paraId="119B9814" w14:textId="77777777" w:rsidR="0024427F" w:rsidRDefault="0024427F">
            <w:pPr>
              <w:pStyle w:val="Default"/>
              <w:spacing w:line="360" w:lineRule="auto"/>
              <w:rPr>
                <w:rFonts w:hAnsi="宋体"/>
              </w:rPr>
            </w:pPr>
          </w:p>
        </w:tc>
        <w:tc>
          <w:tcPr>
            <w:tcW w:w="863" w:type="dxa"/>
          </w:tcPr>
          <w:p w14:paraId="1925F815" w14:textId="77777777" w:rsidR="0024427F" w:rsidRDefault="0024427F">
            <w:pPr>
              <w:pStyle w:val="Default"/>
              <w:spacing w:line="360" w:lineRule="auto"/>
              <w:rPr>
                <w:rFonts w:hAnsi="宋体"/>
              </w:rPr>
            </w:pPr>
          </w:p>
        </w:tc>
      </w:tr>
      <w:tr w:rsidR="0024427F" w14:paraId="1F86CFDD" w14:textId="77777777">
        <w:trPr>
          <w:jc w:val="center"/>
        </w:trPr>
        <w:tc>
          <w:tcPr>
            <w:tcW w:w="1274" w:type="dxa"/>
          </w:tcPr>
          <w:p w14:paraId="199FC298" w14:textId="77777777" w:rsidR="0024427F" w:rsidRDefault="0024427F">
            <w:pPr>
              <w:pStyle w:val="Default"/>
              <w:spacing w:line="360" w:lineRule="auto"/>
              <w:rPr>
                <w:rFonts w:hAnsi="宋体"/>
              </w:rPr>
            </w:pPr>
          </w:p>
        </w:tc>
        <w:tc>
          <w:tcPr>
            <w:tcW w:w="1276" w:type="dxa"/>
          </w:tcPr>
          <w:p w14:paraId="20F90568" w14:textId="77777777" w:rsidR="0024427F" w:rsidRDefault="0024427F">
            <w:pPr>
              <w:pStyle w:val="Default"/>
              <w:spacing w:line="360" w:lineRule="auto"/>
              <w:rPr>
                <w:rFonts w:hAnsi="宋体"/>
              </w:rPr>
            </w:pPr>
          </w:p>
        </w:tc>
        <w:tc>
          <w:tcPr>
            <w:tcW w:w="1276" w:type="dxa"/>
          </w:tcPr>
          <w:p w14:paraId="0C512580" w14:textId="77777777" w:rsidR="0024427F" w:rsidRDefault="0024427F">
            <w:pPr>
              <w:pStyle w:val="Default"/>
              <w:spacing w:line="360" w:lineRule="auto"/>
              <w:rPr>
                <w:rFonts w:hAnsi="宋体"/>
              </w:rPr>
            </w:pPr>
          </w:p>
        </w:tc>
        <w:tc>
          <w:tcPr>
            <w:tcW w:w="1417" w:type="dxa"/>
          </w:tcPr>
          <w:p w14:paraId="20185440" w14:textId="77777777" w:rsidR="0024427F" w:rsidRDefault="0024427F">
            <w:pPr>
              <w:pStyle w:val="Default"/>
              <w:spacing w:line="360" w:lineRule="auto"/>
              <w:rPr>
                <w:rFonts w:hAnsi="宋体"/>
              </w:rPr>
            </w:pPr>
          </w:p>
        </w:tc>
        <w:tc>
          <w:tcPr>
            <w:tcW w:w="1276" w:type="dxa"/>
          </w:tcPr>
          <w:p w14:paraId="6064F04B" w14:textId="77777777" w:rsidR="0024427F" w:rsidRDefault="0024427F">
            <w:pPr>
              <w:pStyle w:val="Default"/>
              <w:spacing w:line="360" w:lineRule="auto"/>
              <w:rPr>
                <w:rFonts w:hAnsi="宋体"/>
              </w:rPr>
            </w:pPr>
          </w:p>
        </w:tc>
        <w:tc>
          <w:tcPr>
            <w:tcW w:w="1214" w:type="dxa"/>
          </w:tcPr>
          <w:p w14:paraId="1B634D4F" w14:textId="77777777" w:rsidR="0024427F" w:rsidRDefault="0024427F">
            <w:pPr>
              <w:pStyle w:val="Default"/>
              <w:spacing w:line="360" w:lineRule="auto"/>
              <w:rPr>
                <w:rFonts w:hAnsi="宋体"/>
              </w:rPr>
            </w:pPr>
          </w:p>
        </w:tc>
        <w:tc>
          <w:tcPr>
            <w:tcW w:w="1418" w:type="dxa"/>
          </w:tcPr>
          <w:p w14:paraId="4B997DEE" w14:textId="77777777" w:rsidR="0024427F" w:rsidRDefault="0024427F">
            <w:pPr>
              <w:pStyle w:val="Default"/>
              <w:spacing w:line="360" w:lineRule="auto"/>
              <w:rPr>
                <w:rFonts w:hAnsi="宋体"/>
              </w:rPr>
            </w:pPr>
          </w:p>
        </w:tc>
        <w:tc>
          <w:tcPr>
            <w:tcW w:w="863" w:type="dxa"/>
          </w:tcPr>
          <w:p w14:paraId="5A80F012" w14:textId="77777777" w:rsidR="0024427F" w:rsidRDefault="0024427F">
            <w:pPr>
              <w:pStyle w:val="Default"/>
              <w:spacing w:line="360" w:lineRule="auto"/>
              <w:rPr>
                <w:rFonts w:hAnsi="宋体"/>
              </w:rPr>
            </w:pPr>
          </w:p>
        </w:tc>
      </w:tr>
      <w:tr w:rsidR="0024427F" w14:paraId="6E094B1A" w14:textId="77777777">
        <w:trPr>
          <w:jc w:val="center"/>
        </w:trPr>
        <w:tc>
          <w:tcPr>
            <w:tcW w:w="1274" w:type="dxa"/>
          </w:tcPr>
          <w:p w14:paraId="11E1054A" w14:textId="77777777" w:rsidR="0024427F" w:rsidRDefault="0024427F">
            <w:pPr>
              <w:pStyle w:val="Default"/>
              <w:spacing w:line="360" w:lineRule="auto"/>
              <w:rPr>
                <w:rFonts w:hAnsi="宋体"/>
              </w:rPr>
            </w:pPr>
          </w:p>
        </w:tc>
        <w:tc>
          <w:tcPr>
            <w:tcW w:w="1276" w:type="dxa"/>
          </w:tcPr>
          <w:p w14:paraId="00949D9C" w14:textId="77777777" w:rsidR="0024427F" w:rsidRDefault="0024427F">
            <w:pPr>
              <w:pStyle w:val="Default"/>
              <w:spacing w:line="360" w:lineRule="auto"/>
              <w:rPr>
                <w:rFonts w:hAnsi="宋体"/>
              </w:rPr>
            </w:pPr>
          </w:p>
        </w:tc>
        <w:tc>
          <w:tcPr>
            <w:tcW w:w="1276" w:type="dxa"/>
          </w:tcPr>
          <w:p w14:paraId="606F2636" w14:textId="77777777" w:rsidR="0024427F" w:rsidRDefault="0024427F">
            <w:pPr>
              <w:pStyle w:val="Default"/>
              <w:spacing w:line="360" w:lineRule="auto"/>
              <w:rPr>
                <w:rFonts w:hAnsi="宋体"/>
              </w:rPr>
            </w:pPr>
          </w:p>
        </w:tc>
        <w:tc>
          <w:tcPr>
            <w:tcW w:w="1417" w:type="dxa"/>
          </w:tcPr>
          <w:p w14:paraId="2319DCD5" w14:textId="77777777" w:rsidR="0024427F" w:rsidRDefault="0024427F">
            <w:pPr>
              <w:pStyle w:val="Default"/>
              <w:spacing w:line="360" w:lineRule="auto"/>
              <w:rPr>
                <w:rFonts w:hAnsi="宋体"/>
              </w:rPr>
            </w:pPr>
          </w:p>
        </w:tc>
        <w:tc>
          <w:tcPr>
            <w:tcW w:w="1276" w:type="dxa"/>
          </w:tcPr>
          <w:p w14:paraId="323995F2" w14:textId="77777777" w:rsidR="0024427F" w:rsidRDefault="0024427F">
            <w:pPr>
              <w:pStyle w:val="Default"/>
              <w:spacing w:line="360" w:lineRule="auto"/>
              <w:rPr>
                <w:rFonts w:hAnsi="宋体"/>
              </w:rPr>
            </w:pPr>
          </w:p>
        </w:tc>
        <w:tc>
          <w:tcPr>
            <w:tcW w:w="1214" w:type="dxa"/>
          </w:tcPr>
          <w:p w14:paraId="663A3217" w14:textId="77777777" w:rsidR="0024427F" w:rsidRDefault="0024427F">
            <w:pPr>
              <w:pStyle w:val="Default"/>
              <w:spacing w:line="360" w:lineRule="auto"/>
              <w:rPr>
                <w:rFonts w:hAnsi="宋体"/>
              </w:rPr>
            </w:pPr>
          </w:p>
        </w:tc>
        <w:tc>
          <w:tcPr>
            <w:tcW w:w="1418" w:type="dxa"/>
          </w:tcPr>
          <w:p w14:paraId="61A079A4" w14:textId="77777777" w:rsidR="0024427F" w:rsidRDefault="0024427F">
            <w:pPr>
              <w:pStyle w:val="Default"/>
              <w:spacing w:line="360" w:lineRule="auto"/>
              <w:rPr>
                <w:rFonts w:hAnsi="宋体"/>
              </w:rPr>
            </w:pPr>
          </w:p>
        </w:tc>
        <w:tc>
          <w:tcPr>
            <w:tcW w:w="863" w:type="dxa"/>
          </w:tcPr>
          <w:p w14:paraId="646767E3" w14:textId="77777777" w:rsidR="0024427F" w:rsidRDefault="0024427F">
            <w:pPr>
              <w:pStyle w:val="Default"/>
              <w:spacing w:line="360" w:lineRule="auto"/>
              <w:rPr>
                <w:rFonts w:hAnsi="宋体"/>
              </w:rPr>
            </w:pPr>
          </w:p>
        </w:tc>
      </w:tr>
      <w:tr w:rsidR="0024427F" w14:paraId="58D6B52C" w14:textId="77777777">
        <w:trPr>
          <w:jc w:val="center"/>
        </w:trPr>
        <w:tc>
          <w:tcPr>
            <w:tcW w:w="1274" w:type="dxa"/>
          </w:tcPr>
          <w:p w14:paraId="759303E7" w14:textId="77777777" w:rsidR="0024427F" w:rsidRDefault="0024427F">
            <w:pPr>
              <w:pStyle w:val="Default"/>
              <w:spacing w:line="360" w:lineRule="auto"/>
              <w:rPr>
                <w:rFonts w:hAnsi="宋体"/>
              </w:rPr>
            </w:pPr>
          </w:p>
        </w:tc>
        <w:tc>
          <w:tcPr>
            <w:tcW w:w="1276" w:type="dxa"/>
          </w:tcPr>
          <w:p w14:paraId="24099EA5" w14:textId="77777777" w:rsidR="0024427F" w:rsidRDefault="0024427F">
            <w:pPr>
              <w:pStyle w:val="Default"/>
              <w:spacing w:line="360" w:lineRule="auto"/>
              <w:rPr>
                <w:rFonts w:hAnsi="宋体"/>
              </w:rPr>
            </w:pPr>
          </w:p>
        </w:tc>
        <w:tc>
          <w:tcPr>
            <w:tcW w:w="1276" w:type="dxa"/>
          </w:tcPr>
          <w:p w14:paraId="2017DECF" w14:textId="77777777" w:rsidR="0024427F" w:rsidRDefault="0024427F">
            <w:pPr>
              <w:pStyle w:val="Default"/>
              <w:spacing w:line="360" w:lineRule="auto"/>
              <w:rPr>
                <w:rFonts w:hAnsi="宋体"/>
              </w:rPr>
            </w:pPr>
          </w:p>
        </w:tc>
        <w:tc>
          <w:tcPr>
            <w:tcW w:w="1417" w:type="dxa"/>
          </w:tcPr>
          <w:p w14:paraId="4ECB6DE3" w14:textId="77777777" w:rsidR="0024427F" w:rsidRDefault="0024427F">
            <w:pPr>
              <w:pStyle w:val="Default"/>
              <w:spacing w:line="360" w:lineRule="auto"/>
              <w:rPr>
                <w:rFonts w:hAnsi="宋体"/>
              </w:rPr>
            </w:pPr>
          </w:p>
        </w:tc>
        <w:tc>
          <w:tcPr>
            <w:tcW w:w="1276" w:type="dxa"/>
          </w:tcPr>
          <w:p w14:paraId="6D436A44" w14:textId="77777777" w:rsidR="0024427F" w:rsidRDefault="0024427F">
            <w:pPr>
              <w:pStyle w:val="Default"/>
              <w:spacing w:line="360" w:lineRule="auto"/>
              <w:rPr>
                <w:rFonts w:hAnsi="宋体"/>
              </w:rPr>
            </w:pPr>
          </w:p>
        </w:tc>
        <w:tc>
          <w:tcPr>
            <w:tcW w:w="1214" w:type="dxa"/>
          </w:tcPr>
          <w:p w14:paraId="4E509383" w14:textId="77777777" w:rsidR="0024427F" w:rsidRDefault="0024427F">
            <w:pPr>
              <w:pStyle w:val="Default"/>
              <w:spacing w:line="360" w:lineRule="auto"/>
              <w:rPr>
                <w:rFonts w:hAnsi="宋体"/>
              </w:rPr>
            </w:pPr>
          </w:p>
        </w:tc>
        <w:tc>
          <w:tcPr>
            <w:tcW w:w="1418" w:type="dxa"/>
          </w:tcPr>
          <w:p w14:paraId="0437D625" w14:textId="77777777" w:rsidR="0024427F" w:rsidRDefault="0024427F">
            <w:pPr>
              <w:pStyle w:val="Default"/>
              <w:spacing w:line="360" w:lineRule="auto"/>
              <w:rPr>
                <w:rFonts w:hAnsi="宋体"/>
              </w:rPr>
            </w:pPr>
          </w:p>
        </w:tc>
        <w:tc>
          <w:tcPr>
            <w:tcW w:w="863" w:type="dxa"/>
          </w:tcPr>
          <w:p w14:paraId="6D1EFCD7" w14:textId="77777777" w:rsidR="0024427F" w:rsidRDefault="0024427F">
            <w:pPr>
              <w:pStyle w:val="Default"/>
              <w:spacing w:line="360" w:lineRule="auto"/>
              <w:rPr>
                <w:rFonts w:hAnsi="宋体"/>
              </w:rPr>
            </w:pPr>
          </w:p>
        </w:tc>
      </w:tr>
      <w:tr w:rsidR="0024427F" w14:paraId="23C753DC" w14:textId="77777777">
        <w:trPr>
          <w:jc w:val="center"/>
        </w:trPr>
        <w:tc>
          <w:tcPr>
            <w:tcW w:w="10014" w:type="dxa"/>
            <w:gridSpan w:val="8"/>
          </w:tcPr>
          <w:p w14:paraId="3FF13692" w14:textId="77777777" w:rsidR="0024427F" w:rsidRDefault="0063422A">
            <w:pPr>
              <w:pStyle w:val="Default"/>
              <w:spacing w:line="360" w:lineRule="auto"/>
              <w:rPr>
                <w:rFonts w:hAnsi="宋体"/>
              </w:rPr>
            </w:pPr>
            <w:r>
              <w:rPr>
                <w:rFonts w:hAnsi="宋体" w:hint="eastAsia"/>
              </w:rPr>
              <w:t>填表说明：恢复文件名需要填写恢复操作所涉及的恢复来源设备（或IP地址、主机名），避免误操作</w:t>
            </w:r>
          </w:p>
        </w:tc>
      </w:tr>
    </w:tbl>
    <w:p w14:paraId="30E8EA14" w14:textId="77777777" w:rsidR="0024427F" w:rsidRDefault="0024427F"/>
    <w:p w14:paraId="7268BBDB" w14:textId="77777777" w:rsidR="0024427F" w:rsidRDefault="0024427F"/>
    <w:p w14:paraId="36FBC269" w14:textId="77777777" w:rsidR="0024427F" w:rsidRDefault="0024427F"/>
    <w:p w14:paraId="735E07BD" w14:textId="7105B275" w:rsidR="0024427F" w:rsidRDefault="0063422A" w:rsidP="00F84F8A">
      <w:pPr>
        <w:pStyle w:val="3"/>
      </w:pPr>
      <w:bookmarkStart w:id="4833" w:name="_Toc428792688"/>
      <w:bookmarkStart w:id="4834" w:name="_Toc489545424"/>
      <w:bookmarkStart w:id="4835" w:name="_Toc489546876"/>
      <w:bookmarkStart w:id="4836" w:name="_Toc489547208"/>
      <w:bookmarkStart w:id="4837" w:name="_Toc489548085"/>
      <w:bookmarkStart w:id="4838" w:name="_Toc489607309"/>
      <w:r>
        <w:rPr>
          <w:rFonts w:hint="eastAsia"/>
        </w:rPr>
        <w:t>附录</w:t>
      </w:r>
      <w:r>
        <w:rPr>
          <w:rFonts w:hint="eastAsia"/>
        </w:rPr>
        <w:t>5</w:t>
      </w:r>
      <w:r>
        <w:t>3</w:t>
      </w:r>
      <w:r>
        <w:rPr>
          <w:rFonts w:hint="eastAsia"/>
        </w:rPr>
        <w:t>：备份与恢复演练记录单</w:t>
      </w:r>
      <w:bookmarkEnd w:id="4833"/>
      <w:bookmarkEnd w:id="4834"/>
      <w:bookmarkEnd w:id="4835"/>
      <w:bookmarkEnd w:id="4836"/>
      <w:bookmarkEnd w:id="4837"/>
      <w:bookmarkEnd w:id="4838"/>
    </w:p>
    <w:p w14:paraId="795BD671" w14:textId="77777777" w:rsidR="0024427F" w:rsidRDefault="0063422A">
      <w:pPr>
        <w:jc w:val="center"/>
        <w:rPr>
          <w:sz w:val="28"/>
          <w:szCs w:val="28"/>
        </w:rPr>
      </w:pPr>
      <w:r>
        <w:rPr>
          <w:rFonts w:hint="eastAsia"/>
          <w:b/>
          <w:bCs/>
          <w:sz w:val="28"/>
          <w:szCs w:val="28"/>
        </w:rPr>
        <w:t>备份与恢复演练记录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24427F" w14:paraId="1B4D1725" w14:textId="77777777">
        <w:tc>
          <w:tcPr>
            <w:tcW w:w="2130" w:type="dxa"/>
          </w:tcPr>
          <w:p w14:paraId="533EA5C2"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演练名称</w:t>
            </w:r>
          </w:p>
        </w:tc>
        <w:tc>
          <w:tcPr>
            <w:tcW w:w="2130" w:type="dxa"/>
          </w:tcPr>
          <w:p w14:paraId="2569F54B" w14:textId="77777777" w:rsidR="0024427F" w:rsidRDefault="0024427F">
            <w:pPr>
              <w:autoSpaceDE w:val="0"/>
              <w:autoSpaceDN w:val="0"/>
              <w:adjustRightInd w:val="0"/>
              <w:spacing w:line="360" w:lineRule="auto"/>
              <w:jc w:val="left"/>
              <w:rPr>
                <w:rFonts w:ascii="宋体" w:hAnsi="宋体" w:cs="宋体"/>
                <w:color w:val="000000"/>
                <w:kern w:val="0"/>
                <w:sz w:val="24"/>
              </w:rPr>
            </w:pPr>
          </w:p>
        </w:tc>
        <w:tc>
          <w:tcPr>
            <w:tcW w:w="2131" w:type="dxa"/>
          </w:tcPr>
          <w:p w14:paraId="6CF414B6"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演练时间</w:t>
            </w:r>
          </w:p>
        </w:tc>
        <w:tc>
          <w:tcPr>
            <w:tcW w:w="2131" w:type="dxa"/>
          </w:tcPr>
          <w:p w14:paraId="6ACB7B7B" w14:textId="77777777" w:rsidR="0024427F" w:rsidRDefault="0024427F">
            <w:pPr>
              <w:autoSpaceDE w:val="0"/>
              <w:autoSpaceDN w:val="0"/>
              <w:adjustRightInd w:val="0"/>
              <w:spacing w:line="360" w:lineRule="auto"/>
              <w:jc w:val="left"/>
              <w:rPr>
                <w:rFonts w:ascii="宋体" w:hAnsi="宋体" w:cs="宋体"/>
                <w:color w:val="000000"/>
                <w:kern w:val="0"/>
                <w:sz w:val="24"/>
              </w:rPr>
            </w:pPr>
          </w:p>
        </w:tc>
      </w:tr>
      <w:tr w:rsidR="0024427F" w14:paraId="4BAAA5F2" w14:textId="77777777">
        <w:tc>
          <w:tcPr>
            <w:tcW w:w="2130" w:type="dxa"/>
          </w:tcPr>
          <w:p w14:paraId="777DAAD9"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组织人</w:t>
            </w:r>
          </w:p>
        </w:tc>
        <w:tc>
          <w:tcPr>
            <w:tcW w:w="2130" w:type="dxa"/>
          </w:tcPr>
          <w:p w14:paraId="2B1040D1" w14:textId="77777777" w:rsidR="0024427F" w:rsidRDefault="0024427F">
            <w:pPr>
              <w:autoSpaceDE w:val="0"/>
              <w:autoSpaceDN w:val="0"/>
              <w:adjustRightInd w:val="0"/>
              <w:spacing w:line="360" w:lineRule="auto"/>
              <w:jc w:val="left"/>
              <w:rPr>
                <w:rFonts w:ascii="宋体" w:hAnsi="宋体" w:cs="宋体"/>
                <w:color w:val="000000"/>
                <w:kern w:val="0"/>
                <w:sz w:val="24"/>
              </w:rPr>
            </w:pPr>
          </w:p>
        </w:tc>
        <w:tc>
          <w:tcPr>
            <w:tcW w:w="2131" w:type="dxa"/>
          </w:tcPr>
          <w:p w14:paraId="299360AD"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演练地点</w:t>
            </w:r>
          </w:p>
        </w:tc>
        <w:tc>
          <w:tcPr>
            <w:tcW w:w="2131" w:type="dxa"/>
          </w:tcPr>
          <w:p w14:paraId="15F0A305" w14:textId="77777777" w:rsidR="0024427F" w:rsidRDefault="0024427F">
            <w:pPr>
              <w:autoSpaceDE w:val="0"/>
              <w:autoSpaceDN w:val="0"/>
              <w:adjustRightInd w:val="0"/>
              <w:spacing w:line="360" w:lineRule="auto"/>
              <w:jc w:val="left"/>
              <w:rPr>
                <w:rFonts w:ascii="宋体" w:hAnsi="宋体" w:cs="宋体"/>
                <w:color w:val="000000"/>
                <w:kern w:val="0"/>
                <w:sz w:val="24"/>
              </w:rPr>
            </w:pPr>
          </w:p>
        </w:tc>
      </w:tr>
      <w:tr w:rsidR="0024427F" w14:paraId="107FF1C2" w14:textId="77777777">
        <w:trPr>
          <w:trHeight w:val="1818"/>
        </w:trPr>
        <w:tc>
          <w:tcPr>
            <w:tcW w:w="8522" w:type="dxa"/>
            <w:gridSpan w:val="4"/>
          </w:tcPr>
          <w:p w14:paraId="6CAD186B"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记录内容：</w:t>
            </w:r>
          </w:p>
          <w:p w14:paraId="478EA31A" w14:textId="77777777" w:rsidR="0024427F" w:rsidRDefault="0024427F">
            <w:pPr>
              <w:autoSpaceDE w:val="0"/>
              <w:autoSpaceDN w:val="0"/>
              <w:adjustRightInd w:val="0"/>
              <w:spacing w:line="360" w:lineRule="auto"/>
              <w:jc w:val="left"/>
              <w:rPr>
                <w:rFonts w:ascii="宋体" w:hAnsi="宋体" w:cs="宋体"/>
                <w:color w:val="000000"/>
                <w:kern w:val="0"/>
                <w:sz w:val="24"/>
              </w:rPr>
            </w:pPr>
          </w:p>
          <w:p w14:paraId="4613FB61" w14:textId="77777777" w:rsidR="0024427F" w:rsidRDefault="0024427F">
            <w:pPr>
              <w:autoSpaceDE w:val="0"/>
              <w:autoSpaceDN w:val="0"/>
              <w:adjustRightInd w:val="0"/>
              <w:spacing w:line="360" w:lineRule="auto"/>
              <w:jc w:val="left"/>
              <w:rPr>
                <w:rFonts w:ascii="宋体" w:hAnsi="宋体" w:cs="宋体"/>
                <w:color w:val="000000"/>
                <w:kern w:val="0"/>
                <w:sz w:val="24"/>
              </w:rPr>
            </w:pPr>
          </w:p>
          <w:p w14:paraId="079F9767"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 xml:space="preserve">                                                记录人：</w:t>
            </w:r>
          </w:p>
        </w:tc>
      </w:tr>
      <w:tr w:rsidR="0024427F" w14:paraId="107C583A" w14:textId="77777777">
        <w:tc>
          <w:tcPr>
            <w:tcW w:w="2130" w:type="dxa"/>
          </w:tcPr>
          <w:p w14:paraId="176A60D1"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参加部门</w:t>
            </w:r>
          </w:p>
        </w:tc>
        <w:tc>
          <w:tcPr>
            <w:tcW w:w="6392" w:type="dxa"/>
            <w:gridSpan w:val="3"/>
          </w:tcPr>
          <w:p w14:paraId="6710F463" w14:textId="77777777" w:rsidR="0024427F" w:rsidRDefault="0024427F">
            <w:pPr>
              <w:autoSpaceDE w:val="0"/>
              <w:autoSpaceDN w:val="0"/>
              <w:adjustRightInd w:val="0"/>
              <w:spacing w:line="360" w:lineRule="auto"/>
              <w:jc w:val="left"/>
              <w:rPr>
                <w:rFonts w:ascii="宋体" w:hAnsi="宋体" w:cs="宋体"/>
                <w:color w:val="000000"/>
                <w:kern w:val="0"/>
                <w:sz w:val="24"/>
              </w:rPr>
            </w:pPr>
          </w:p>
        </w:tc>
      </w:tr>
      <w:tr w:rsidR="0024427F" w14:paraId="47744A96" w14:textId="77777777">
        <w:tc>
          <w:tcPr>
            <w:tcW w:w="2130" w:type="dxa"/>
          </w:tcPr>
          <w:p w14:paraId="0D516FE2"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演练结果</w:t>
            </w:r>
          </w:p>
        </w:tc>
        <w:tc>
          <w:tcPr>
            <w:tcW w:w="6392" w:type="dxa"/>
            <w:gridSpan w:val="3"/>
          </w:tcPr>
          <w:p w14:paraId="083DD72B" w14:textId="77777777" w:rsidR="0024427F" w:rsidRDefault="0024427F">
            <w:pPr>
              <w:autoSpaceDE w:val="0"/>
              <w:autoSpaceDN w:val="0"/>
              <w:adjustRightInd w:val="0"/>
              <w:spacing w:line="360" w:lineRule="auto"/>
              <w:jc w:val="left"/>
              <w:rPr>
                <w:rFonts w:ascii="宋体" w:hAnsi="宋体" w:cs="宋体"/>
                <w:color w:val="000000"/>
                <w:kern w:val="0"/>
                <w:sz w:val="24"/>
              </w:rPr>
            </w:pPr>
          </w:p>
        </w:tc>
      </w:tr>
      <w:tr w:rsidR="0024427F" w14:paraId="5BDCE079" w14:textId="77777777">
        <w:trPr>
          <w:trHeight w:val="512"/>
        </w:trPr>
        <w:tc>
          <w:tcPr>
            <w:tcW w:w="2130" w:type="dxa"/>
          </w:tcPr>
          <w:p w14:paraId="535E3EA6"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发现的问题</w:t>
            </w:r>
          </w:p>
        </w:tc>
        <w:tc>
          <w:tcPr>
            <w:tcW w:w="6392" w:type="dxa"/>
            <w:gridSpan w:val="3"/>
          </w:tcPr>
          <w:p w14:paraId="61963E32" w14:textId="77777777" w:rsidR="0024427F" w:rsidRDefault="0024427F">
            <w:pPr>
              <w:autoSpaceDE w:val="0"/>
              <w:autoSpaceDN w:val="0"/>
              <w:adjustRightInd w:val="0"/>
              <w:spacing w:line="360" w:lineRule="auto"/>
              <w:jc w:val="left"/>
              <w:rPr>
                <w:rFonts w:ascii="宋体" w:hAnsi="宋体" w:cs="宋体"/>
                <w:color w:val="000000"/>
                <w:kern w:val="0"/>
                <w:sz w:val="24"/>
              </w:rPr>
            </w:pPr>
          </w:p>
        </w:tc>
      </w:tr>
      <w:tr w:rsidR="0024427F" w14:paraId="2297B050" w14:textId="77777777">
        <w:tc>
          <w:tcPr>
            <w:tcW w:w="2130" w:type="dxa"/>
          </w:tcPr>
          <w:p w14:paraId="439C79C4" w14:textId="77777777" w:rsidR="0024427F" w:rsidRDefault="0063422A">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需要改进之处</w:t>
            </w:r>
          </w:p>
        </w:tc>
        <w:tc>
          <w:tcPr>
            <w:tcW w:w="6392" w:type="dxa"/>
            <w:gridSpan w:val="3"/>
          </w:tcPr>
          <w:p w14:paraId="64F83F0D" w14:textId="77777777" w:rsidR="0024427F" w:rsidRDefault="0024427F">
            <w:pPr>
              <w:autoSpaceDE w:val="0"/>
              <w:autoSpaceDN w:val="0"/>
              <w:adjustRightInd w:val="0"/>
              <w:spacing w:line="360" w:lineRule="auto"/>
              <w:jc w:val="left"/>
              <w:rPr>
                <w:rFonts w:ascii="宋体" w:hAnsi="宋体" w:cs="宋体"/>
                <w:color w:val="000000"/>
                <w:kern w:val="0"/>
                <w:sz w:val="24"/>
              </w:rPr>
            </w:pPr>
          </w:p>
        </w:tc>
      </w:tr>
    </w:tbl>
    <w:p w14:paraId="3053B7B1" w14:textId="77777777" w:rsidR="0024427F" w:rsidRDefault="0024427F"/>
    <w:p w14:paraId="16BAD7D9" w14:textId="2BE4E4E3" w:rsidR="0024427F" w:rsidRDefault="0063422A" w:rsidP="00F84F8A">
      <w:pPr>
        <w:pStyle w:val="3"/>
      </w:pPr>
      <w:bookmarkStart w:id="4839" w:name="_Toc428792689"/>
      <w:bookmarkStart w:id="4840" w:name="_Toc489545425"/>
      <w:bookmarkStart w:id="4841" w:name="_Toc489546877"/>
      <w:bookmarkStart w:id="4842" w:name="_Toc489547209"/>
      <w:bookmarkStart w:id="4843" w:name="_Toc489548086"/>
      <w:bookmarkStart w:id="4844" w:name="_Toc489607310"/>
      <w:r>
        <w:rPr>
          <w:rFonts w:hint="eastAsia"/>
        </w:rPr>
        <w:lastRenderedPageBreak/>
        <w:t>附录</w:t>
      </w:r>
      <w:r>
        <w:t>54</w:t>
      </w:r>
      <w:r>
        <w:t>：</w:t>
      </w:r>
      <w:r>
        <w:rPr>
          <w:rFonts w:hint="eastAsia"/>
        </w:rPr>
        <w:t>安全</w:t>
      </w:r>
      <w:r>
        <w:t>事件</w:t>
      </w:r>
      <w:r>
        <w:rPr>
          <w:rFonts w:hint="eastAsia"/>
        </w:rPr>
        <w:t>记录</w:t>
      </w:r>
      <w:r>
        <w:t>报告</w:t>
      </w:r>
      <w:bookmarkEnd w:id="4839"/>
      <w:bookmarkEnd w:id="4840"/>
      <w:bookmarkEnd w:id="4841"/>
      <w:bookmarkEnd w:id="4842"/>
      <w:bookmarkEnd w:id="4843"/>
      <w:bookmarkEnd w:id="4844"/>
    </w:p>
    <w:p w14:paraId="18F74B71" w14:textId="77777777" w:rsidR="0024427F" w:rsidRDefault="0063422A">
      <w:pPr>
        <w:topLinePunct/>
        <w:jc w:val="center"/>
        <w:rPr>
          <w:rFonts w:ascii="宋体" w:hAnsi="宋体"/>
          <w:b/>
          <w:sz w:val="32"/>
          <w:szCs w:val="32"/>
        </w:rPr>
      </w:pPr>
      <w:r>
        <w:rPr>
          <w:rFonts w:ascii="宋体" w:hAnsi="宋体" w:hint="eastAsia"/>
          <w:b/>
          <w:sz w:val="32"/>
          <w:szCs w:val="32"/>
        </w:rPr>
        <w:t>安全</w:t>
      </w:r>
      <w:r>
        <w:rPr>
          <w:rFonts w:ascii="宋体" w:hAnsi="宋体"/>
          <w:b/>
          <w:sz w:val="32"/>
          <w:szCs w:val="32"/>
        </w:rPr>
        <w:t>事件</w:t>
      </w:r>
      <w:r>
        <w:rPr>
          <w:rFonts w:ascii="宋体" w:hAnsi="宋体" w:hint="eastAsia"/>
          <w:b/>
          <w:sz w:val="32"/>
          <w:szCs w:val="32"/>
        </w:rPr>
        <w:t>记录</w:t>
      </w:r>
      <w:r>
        <w:rPr>
          <w:rFonts w:ascii="宋体" w:hAnsi="宋体"/>
          <w:b/>
          <w:sz w:val="32"/>
          <w:szCs w:val="32"/>
        </w:rPr>
        <w:t>报告</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4"/>
        <w:gridCol w:w="1599"/>
        <w:gridCol w:w="1186"/>
        <w:gridCol w:w="597"/>
        <w:gridCol w:w="1277"/>
        <w:gridCol w:w="1629"/>
      </w:tblGrid>
      <w:tr w:rsidR="0024427F" w14:paraId="1842B378" w14:textId="77777777">
        <w:tc>
          <w:tcPr>
            <w:tcW w:w="2234" w:type="dxa"/>
            <w:vAlign w:val="center"/>
          </w:tcPr>
          <w:p w14:paraId="6215FCF3" w14:textId="77777777" w:rsidR="0024427F" w:rsidRDefault="0063422A">
            <w:pPr>
              <w:topLinePunct/>
              <w:jc w:val="center"/>
              <w:rPr>
                <w:rFonts w:ascii="宋体" w:hAnsi="宋体"/>
                <w:sz w:val="24"/>
              </w:rPr>
            </w:pPr>
            <w:r>
              <w:rPr>
                <w:rFonts w:ascii="宋体" w:hAnsi="宋体" w:hint="eastAsia"/>
                <w:sz w:val="24"/>
              </w:rPr>
              <w:t>事件发生单位</w:t>
            </w:r>
          </w:p>
        </w:tc>
        <w:tc>
          <w:tcPr>
            <w:tcW w:w="3382" w:type="dxa"/>
            <w:gridSpan w:val="3"/>
            <w:vAlign w:val="center"/>
          </w:tcPr>
          <w:p w14:paraId="0095DA63" w14:textId="77777777" w:rsidR="0024427F" w:rsidRDefault="0024427F">
            <w:pPr>
              <w:topLinePunct/>
              <w:jc w:val="center"/>
              <w:rPr>
                <w:rFonts w:ascii="宋体" w:hAnsi="宋体"/>
                <w:sz w:val="24"/>
              </w:rPr>
            </w:pPr>
          </w:p>
        </w:tc>
        <w:tc>
          <w:tcPr>
            <w:tcW w:w="1277" w:type="dxa"/>
            <w:vAlign w:val="center"/>
          </w:tcPr>
          <w:p w14:paraId="0FE7AEDB" w14:textId="77777777" w:rsidR="0024427F" w:rsidRDefault="0063422A">
            <w:pPr>
              <w:topLinePunct/>
              <w:jc w:val="center"/>
              <w:rPr>
                <w:rFonts w:ascii="宋体" w:hAnsi="宋体"/>
                <w:sz w:val="24"/>
              </w:rPr>
            </w:pPr>
            <w:r>
              <w:rPr>
                <w:rFonts w:ascii="宋体" w:hAnsi="宋体" w:hint="eastAsia"/>
                <w:sz w:val="24"/>
              </w:rPr>
              <w:t>发生时间</w:t>
            </w:r>
          </w:p>
        </w:tc>
        <w:tc>
          <w:tcPr>
            <w:tcW w:w="1629" w:type="dxa"/>
          </w:tcPr>
          <w:p w14:paraId="462BC573" w14:textId="77777777" w:rsidR="0024427F" w:rsidRDefault="0024427F">
            <w:pPr>
              <w:topLinePunct/>
              <w:rPr>
                <w:rFonts w:ascii="宋体" w:hAnsi="宋体"/>
                <w:sz w:val="24"/>
              </w:rPr>
            </w:pPr>
          </w:p>
        </w:tc>
      </w:tr>
      <w:tr w:rsidR="0024427F" w14:paraId="4DF205B8" w14:textId="77777777">
        <w:trPr>
          <w:trHeight w:val="1390"/>
        </w:trPr>
        <w:tc>
          <w:tcPr>
            <w:tcW w:w="2234" w:type="dxa"/>
            <w:vAlign w:val="center"/>
          </w:tcPr>
          <w:p w14:paraId="51EBC6ED" w14:textId="77777777" w:rsidR="0024427F" w:rsidRDefault="0063422A">
            <w:pPr>
              <w:topLinePunct/>
              <w:jc w:val="center"/>
              <w:rPr>
                <w:rFonts w:ascii="宋体" w:hAnsi="宋体"/>
                <w:sz w:val="24"/>
              </w:rPr>
            </w:pPr>
            <w:r>
              <w:rPr>
                <w:rFonts w:ascii="宋体" w:hAnsi="宋体" w:hint="eastAsia"/>
                <w:sz w:val="24"/>
              </w:rPr>
              <w:t>安全事件现象描述</w:t>
            </w:r>
          </w:p>
          <w:p w14:paraId="5D3B651C" w14:textId="77777777" w:rsidR="0024427F" w:rsidRDefault="0063422A">
            <w:pPr>
              <w:topLinePunct/>
              <w:jc w:val="center"/>
              <w:rPr>
                <w:rFonts w:ascii="宋体" w:hAnsi="宋体"/>
                <w:sz w:val="24"/>
              </w:rPr>
            </w:pPr>
            <w:r>
              <w:rPr>
                <w:rFonts w:ascii="宋体" w:hAnsi="宋体" w:hint="eastAsia"/>
                <w:sz w:val="24"/>
              </w:rPr>
              <w:t>（包括事件发生现象、发生位置、影响范围等）</w:t>
            </w:r>
          </w:p>
        </w:tc>
        <w:tc>
          <w:tcPr>
            <w:tcW w:w="6288" w:type="dxa"/>
            <w:gridSpan w:val="5"/>
          </w:tcPr>
          <w:p w14:paraId="4AA2DC68" w14:textId="77777777" w:rsidR="0024427F" w:rsidRDefault="0024427F">
            <w:pPr>
              <w:topLinePunct/>
              <w:rPr>
                <w:rFonts w:ascii="宋体" w:hAnsi="宋体"/>
                <w:sz w:val="24"/>
              </w:rPr>
            </w:pPr>
          </w:p>
          <w:p w14:paraId="64EE5792" w14:textId="77777777" w:rsidR="0024427F" w:rsidRDefault="0024427F">
            <w:pPr>
              <w:topLinePunct/>
              <w:rPr>
                <w:rFonts w:ascii="宋体" w:hAnsi="宋体"/>
                <w:sz w:val="24"/>
              </w:rPr>
            </w:pPr>
          </w:p>
          <w:p w14:paraId="26A27B6B" w14:textId="77777777" w:rsidR="0024427F" w:rsidRDefault="0024427F">
            <w:pPr>
              <w:topLinePunct/>
              <w:rPr>
                <w:rFonts w:ascii="宋体" w:hAnsi="宋体"/>
                <w:sz w:val="24"/>
              </w:rPr>
            </w:pPr>
          </w:p>
          <w:p w14:paraId="4265899E" w14:textId="77777777" w:rsidR="0024427F" w:rsidRDefault="0024427F">
            <w:pPr>
              <w:topLinePunct/>
              <w:rPr>
                <w:rFonts w:ascii="宋体" w:hAnsi="宋体"/>
                <w:sz w:val="24"/>
              </w:rPr>
            </w:pPr>
          </w:p>
          <w:p w14:paraId="4C5D52C1" w14:textId="77777777" w:rsidR="0024427F" w:rsidRDefault="0024427F">
            <w:pPr>
              <w:topLinePunct/>
              <w:rPr>
                <w:rFonts w:ascii="宋体" w:hAnsi="宋体"/>
                <w:sz w:val="24"/>
              </w:rPr>
            </w:pPr>
          </w:p>
          <w:p w14:paraId="333CA695" w14:textId="77777777" w:rsidR="0024427F" w:rsidRDefault="0024427F">
            <w:pPr>
              <w:topLinePunct/>
              <w:rPr>
                <w:rFonts w:ascii="宋体" w:hAnsi="宋体"/>
                <w:sz w:val="24"/>
              </w:rPr>
            </w:pPr>
          </w:p>
          <w:p w14:paraId="38CF6E42" w14:textId="77777777" w:rsidR="0024427F" w:rsidRDefault="0024427F">
            <w:pPr>
              <w:topLinePunct/>
              <w:rPr>
                <w:rFonts w:ascii="宋体" w:hAnsi="宋体"/>
                <w:sz w:val="24"/>
              </w:rPr>
            </w:pPr>
          </w:p>
          <w:p w14:paraId="08C5A270" w14:textId="77777777" w:rsidR="0024427F" w:rsidRDefault="0024427F">
            <w:pPr>
              <w:topLinePunct/>
              <w:rPr>
                <w:rFonts w:ascii="宋体" w:hAnsi="宋体"/>
                <w:sz w:val="24"/>
              </w:rPr>
            </w:pPr>
          </w:p>
          <w:p w14:paraId="20F5489A" w14:textId="77777777" w:rsidR="0024427F" w:rsidRDefault="0024427F">
            <w:pPr>
              <w:topLinePunct/>
              <w:rPr>
                <w:rFonts w:ascii="宋体" w:hAnsi="宋体"/>
                <w:sz w:val="24"/>
              </w:rPr>
            </w:pPr>
          </w:p>
          <w:p w14:paraId="7CEF1256" w14:textId="77777777" w:rsidR="0024427F" w:rsidRDefault="0024427F">
            <w:pPr>
              <w:topLinePunct/>
              <w:rPr>
                <w:rFonts w:ascii="宋体" w:hAnsi="宋体"/>
                <w:sz w:val="24"/>
              </w:rPr>
            </w:pPr>
          </w:p>
          <w:p w14:paraId="7A9F57A3" w14:textId="77777777" w:rsidR="0024427F" w:rsidRDefault="0024427F">
            <w:pPr>
              <w:topLinePunct/>
              <w:rPr>
                <w:rFonts w:ascii="宋体" w:hAnsi="宋体"/>
                <w:sz w:val="24"/>
              </w:rPr>
            </w:pPr>
          </w:p>
        </w:tc>
      </w:tr>
      <w:tr w:rsidR="0024427F" w14:paraId="09A1D6CF" w14:textId="77777777">
        <w:trPr>
          <w:trHeight w:val="1390"/>
        </w:trPr>
        <w:tc>
          <w:tcPr>
            <w:tcW w:w="2234" w:type="dxa"/>
            <w:vAlign w:val="center"/>
          </w:tcPr>
          <w:p w14:paraId="58D24746" w14:textId="77777777" w:rsidR="0024427F" w:rsidRDefault="0063422A">
            <w:pPr>
              <w:topLinePunct/>
              <w:jc w:val="center"/>
              <w:rPr>
                <w:rFonts w:ascii="宋体" w:hAnsi="宋体"/>
                <w:sz w:val="24"/>
              </w:rPr>
            </w:pPr>
            <w:r>
              <w:rPr>
                <w:rFonts w:ascii="宋体" w:hAnsi="宋体" w:hint="eastAsia"/>
                <w:sz w:val="24"/>
              </w:rPr>
              <w:t>已经造成的损失和预计损失</w:t>
            </w:r>
          </w:p>
        </w:tc>
        <w:tc>
          <w:tcPr>
            <w:tcW w:w="6288" w:type="dxa"/>
            <w:gridSpan w:val="5"/>
            <w:vAlign w:val="center"/>
          </w:tcPr>
          <w:p w14:paraId="160523B2" w14:textId="77777777" w:rsidR="0024427F" w:rsidRDefault="0024427F">
            <w:pPr>
              <w:topLinePunct/>
              <w:rPr>
                <w:rFonts w:ascii="宋体" w:hAnsi="宋体"/>
                <w:sz w:val="24"/>
              </w:rPr>
            </w:pPr>
          </w:p>
          <w:p w14:paraId="5E372048" w14:textId="77777777" w:rsidR="0024427F" w:rsidRDefault="0024427F">
            <w:pPr>
              <w:topLinePunct/>
              <w:rPr>
                <w:rFonts w:ascii="宋体" w:hAnsi="宋体"/>
                <w:sz w:val="24"/>
              </w:rPr>
            </w:pPr>
          </w:p>
          <w:p w14:paraId="03DE41FA" w14:textId="77777777" w:rsidR="0024427F" w:rsidRDefault="0024427F">
            <w:pPr>
              <w:topLinePunct/>
              <w:rPr>
                <w:rFonts w:ascii="宋体" w:hAnsi="宋体"/>
                <w:sz w:val="24"/>
              </w:rPr>
            </w:pPr>
          </w:p>
          <w:p w14:paraId="0095C2CE" w14:textId="77777777" w:rsidR="0024427F" w:rsidRDefault="0024427F">
            <w:pPr>
              <w:topLinePunct/>
              <w:rPr>
                <w:rFonts w:ascii="宋体" w:hAnsi="宋体"/>
                <w:sz w:val="24"/>
              </w:rPr>
            </w:pPr>
          </w:p>
          <w:p w14:paraId="0C5F080B" w14:textId="77777777" w:rsidR="0024427F" w:rsidRDefault="0024427F">
            <w:pPr>
              <w:topLinePunct/>
              <w:rPr>
                <w:rFonts w:ascii="宋体" w:hAnsi="宋体"/>
                <w:sz w:val="24"/>
              </w:rPr>
            </w:pPr>
          </w:p>
          <w:p w14:paraId="34C4521C" w14:textId="77777777" w:rsidR="0024427F" w:rsidRDefault="0024427F">
            <w:pPr>
              <w:topLinePunct/>
              <w:rPr>
                <w:rFonts w:ascii="宋体" w:hAnsi="宋体"/>
                <w:sz w:val="24"/>
              </w:rPr>
            </w:pPr>
          </w:p>
          <w:p w14:paraId="6A8EBF6B" w14:textId="77777777" w:rsidR="0024427F" w:rsidRDefault="0024427F">
            <w:pPr>
              <w:topLinePunct/>
              <w:rPr>
                <w:rFonts w:ascii="宋体" w:hAnsi="宋体"/>
                <w:sz w:val="24"/>
              </w:rPr>
            </w:pPr>
          </w:p>
          <w:p w14:paraId="015259C2" w14:textId="77777777" w:rsidR="0024427F" w:rsidRDefault="0024427F">
            <w:pPr>
              <w:topLinePunct/>
              <w:rPr>
                <w:rFonts w:ascii="宋体" w:hAnsi="宋体"/>
                <w:sz w:val="24"/>
              </w:rPr>
            </w:pPr>
          </w:p>
          <w:p w14:paraId="4F4A163B" w14:textId="77777777" w:rsidR="0024427F" w:rsidRDefault="0024427F">
            <w:pPr>
              <w:topLinePunct/>
              <w:rPr>
                <w:rFonts w:ascii="宋体" w:hAnsi="宋体"/>
                <w:sz w:val="24"/>
              </w:rPr>
            </w:pPr>
          </w:p>
          <w:p w14:paraId="6843BC76" w14:textId="77777777" w:rsidR="0024427F" w:rsidRDefault="0024427F">
            <w:pPr>
              <w:topLinePunct/>
              <w:rPr>
                <w:rFonts w:ascii="宋体" w:hAnsi="宋体"/>
                <w:sz w:val="24"/>
              </w:rPr>
            </w:pPr>
          </w:p>
        </w:tc>
      </w:tr>
      <w:tr w:rsidR="0024427F" w14:paraId="1E0B90D1" w14:textId="77777777">
        <w:trPr>
          <w:trHeight w:val="1390"/>
        </w:trPr>
        <w:tc>
          <w:tcPr>
            <w:tcW w:w="2234" w:type="dxa"/>
            <w:vAlign w:val="center"/>
          </w:tcPr>
          <w:p w14:paraId="20BA71CF" w14:textId="77777777" w:rsidR="0024427F" w:rsidRDefault="0063422A">
            <w:pPr>
              <w:topLinePunct/>
              <w:jc w:val="center"/>
              <w:rPr>
                <w:rFonts w:ascii="宋体" w:hAnsi="宋体"/>
                <w:sz w:val="24"/>
              </w:rPr>
            </w:pPr>
            <w:r>
              <w:rPr>
                <w:rFonts w:ascii="宋体" w:hAnsi="宋体" w:hint="eastAsia"/>
                <w:sz w:val="24"/>
              </w:rPr>
              <w:t>已经采取的措施</w:t>
            </w:r>
          </w:p>
        </w:tc>
        <w:tc>
          <w:tcPr>
            <w:tcW w:w="6288" w:type="dxa"/>
            <w:gridSpan w:val="5"/>
            <w:vAlign w:val="center"/>
          </w:tcPr>
          <w:p w14:paraId="2BACC4ED" w14:textId="77777777" w:rsidR="0024427F" w:rsidRDefault="0024427F">
            <w:pPr>
              <w:topLinePunct/>
              <w:rPr>
                <w:rFonts w:ascii="宋体" w:hAnsi="宋体"/>
                <w:sz w:val="24"/>
              </w:rPr>
            </w:pPr>
          </w:p>
        </w:tc>
      </w:tr>
      <w:tr w:rsidR="0024427F" w14:paraId="10606499" w14:textId="77777777">
        <w:tc>
          <w:tcPr>
            <w:tcW w:w="2234" w:type="dxa"/>
            <w:vAlign w:val="center"/>
          </w:tcPr>
          <w:p w14:paraId="3CBF57CD" w14:textId="77777777" w:rsidR="0024427F" w:rsidRDefault="0063422A">
            <w:pPr>
              <w:topLinePunct/>
              <w:jc w:val="center"/>
              <w:rPr>
                <w:rFonts w:ascii="宋体" w:hAnsi="宋体"/>
                <w:sz w:val="24"/>
              </w:rPr>
            </w:pPr>
            <w:r>
              <w:rPr>
                <w:rFonts w:ascii="宋体" w:hAnsi="宋体" w:hint="eastAsia"/>
                <w:sz w:val="24"/>
              </w:rPr>
              <w:t>报告人</w:t>
            </w:r>
          </w:p>
        </w:tc>
        <w:tc>
          <w:tcPr>
            <w:tcW w:w="1599" w:type="dxa"/>
            <w:vAlign w:val="center"/>
          </w:tcPr>
          <w:p w14:paraId="13981DF4" w14:textId="77777777" w:rsidR="0024427F" w:rsidRDefault="0024427F">
            <w:pPr>
              <w:topLinePunct/>
              <w:rPr>
                <w:rFonts w:ascii="宋体" w:hAnsi="宋体"/>
                <w:sz w:val="24"/>
              </w:rPr>
            </w:pPr>
          </w:p>
        </w:tc>
        <w:tc>
          <w:tcPr>
            <w:tcW w:w="1186" w:type="dxa"/>
            <w:vAlign w:val="center"/>
          </w:tcPr>
          <w:p w14:paraId="4DC1E23F" w14:textId="77777777" w:rsidR="0024427F" w:rsidRDefault="0063422A">
            <w:pPr>
              <w:topLinePunct/>
              <w:rPr>
                <w:rFonts w:ascii="宋体" w:hAnsi="宋体"/>
                <w:sz w:val="24"/>
              </w:rPr>
            </w:pPr>
            <w:r>
              <w:rPr>
                <w:rFonts w:ascii="宋体" w:hAnsi="宋体" w:hint="eastAsia"/>
                <w:sz w:val="24"/>
              </w:rPr>
              <w:t>报告时间</w:t>
            </w:r>
          </w:p>
        </w:tc>
        <w:tc>
          <w:tcPr>
            <w:tcW w:w="3503" w:type="dxa"/>
            <w:gridSpan w:val="3"/>
          </w:tcPr>
          <w:p w14:paraId="2211651A" w14:textId="77777777" w:rsidR="0024427F" w:rsidRDefault="0024427F">
            <w:pPr>
              <w:topLinePunct/>
              <w:rPr>
                <w:rFonts w:ascii="宋体" w:hAnsi="宋体"/>
                <w:sz w:val="24"/>
              </w:rPr>
            </w:pPr>
          </w:p>
        </w:tc>
      </w:tr>
      <w:tr w:rsidR="0024427F" w14:paraId="75729564" w14:textId="77777777">
        <w:tc>
          <w:tcPr>
            <w:tcW w:w="2234" w:type="dxa"/>
            <w:vAlign w:val="center"/>
          </w:tcPr>
          <w:p w14:paraId="5D00065D" w14:textId="77777777" w:rsidR="0024427F" w:rsidRDefault="0063422A">
            <w:pPr>
              <w:topLinePunct/>
              <w:jc w:val="center"/>
              <w:rPr>
                <w:rFonts w:ascii="宋体" w:hAnsi="宋体"/>
                <w:sz w:val="24"/>
              </w:rPr>
            </w:pPr>
            <w:r>
              <w:rPr>
                <w:rFonts w:ascii="宋体" w:hAnsi="宋体" w:hint="eastAsia"/>
                <w:sz w:val="24"/>
              </w:rPr>
              <w:t>备注</w:t>
            </w:r>
          </w:p>
        </w:tc>
        <w:tc>
          <w:tcPr>
            <w:tcW w:w="6288" w:type="dxa"/>
            <w:gridSpan w:val="5"/>
            <w:vAlign w:val="center"/>
          </w:tcPr>
          <w:p w14:paraId="6501143F" w14:textId="636BEAA2" w:rsidR="0024427F" w:rsidRDefault="0063422A">
            <w:pPr>
              <w:topLinePunct/>
              <w:rPr>
                <w:rFonts w:ascii="宋体" w:hAnsi="宋体"/>
                <w:sz w:val="24"/>
              </w:rPr>
            </w:pPr>
            <w:r>
              <w:rPr>
                <w:rFonts w:ascii="宋体" w:hAnsi="宋体" w:hint="eastAsia"/>
                <w:sz w:val="24"/>
              </w:rPr>
              <w:t>发生网络与信息安全事件必须在半小时内口头、1小时内书面报告</w:t>
            </w:r>
            <w:del w:id="4845" w:author="yunwei01" w:date="2017-08-02T14:22:00Z">
              <w:r w:rsidR="00543823" w:rsidDel="00A97AE9">
                <w:rPr>
                  <w:rFonts w:ascii="宋体" w:hAnsi="宋体" w:hint="eastAsia"/>
                  <w:sz w:val="24"/>
                </w:rPr>
                <w:delText>AAAAA</w:delText>
              </w:r>
            </w:del>
            <w:ins w:id="4846" w:author="yunwei01" w:date="2017-08-02T14:22:00Z">
              <w:r w:rsidR="00A97AE9">
                <w:rPr>
                  <w:rFonts w:ascii="宋体" w:hAnsi="宋体" w:hint="eastAsia"/>
                  <w:sz w:val="24"/>
                </w:rPr>
                <w:t>资鼎(上海)互联网金融信息服务有限</w:t>
              </w:r>
            </w:ins>
            <w:del w:id="4847" w:author="yunwei01" w:date="2017-08-02T14:38:00Z">
              <w:r w:rsidR="00543823" w:rsidDel="004C1B14">
                <w:rPr>
                  <w:rFonts w:ascii="宋体" w:hAnsi="宋体" w:hint="eastAsia"/>
                  <w:sz w:val="24"/>
                </w:rPr>
                <w:delText>公司</w:delText>
              </w:r>
            </w:del>
            <w:ins w:id="4848" w:author="yunwei01" w:date="2017-08-02T14:38:00Z">
              <w:r w:rsidR="004C1B14">
                <w:rPr>
                  <w:rFonts w:ascii="宋体" w:hAnsi="宋体" w:hint="eastAsia"/>
                  <w:sz w:val="24"/>
                </w:rPr>
                <w:t>公司</w:t>
              </w:r>
            </w:ins>
            <w:r>
              <w:rPr>
                <w:rFonts w:ascii="宋体" w:hAnsi="宋体" w:hint="eastAsia"/>
                <w:sz w:val="24"/>
              </w:rPr>
              <w:t>。较大以上网络与信息安全事件或特殊情况，必须立即报告。</w:t>
            </w:r>
          </w:p>
        </w:tc>
      </w:tr>
    </w:tbl>
    <w:p w14:paraId="47DA1BBB" w14:textId="77777777" w:rsidR="0024427F" w:rsidRDefault="0024427F"/>
    <w:p w14:paraId="1566BF42" w14:textId="77777777" w:rsidR="0024427F" w:rsidRDefault="0024427F"/>
    <w:p w14:paraId="21C41727" w14:textId="77777777" w:rsidR="0024427F" w:rsidRDefault="0024427F"/>
    <w:p w14:paraId="7AB8F447" w14:textId="77777777" w:rsidR="0024427F" w:rsidRDefault="0024427F"/>
    <w:p w14:paraId="24804214" w14:textId="77777777" w:rsidR="0024427F" w:rsidRDefault="0024427F"/>
    <w:p w14:paraId="6773BD86" w14:textId="77777777" w:rsidR="0024427F" w:rsidRDefault="0024427F"/>
    <w:p w14:paraId="5E3AA9BA" w14:textId="6E582E4B" w:rsidR="0024427F" w:rsidRDefault="0063422A" w:rsidP="00F84F8A">
      <w:pPr>
        <w:pStyle w:val="3"/>
        <w:ind w:left="1134"/>
      </w:pPr>
      <w:bookmarkStart w:id="4849" w:name="_Toc428792690"/>
      <w:bookmarkStart w:id="4850" w:name="_Toc489545426"/>
      <w:bookmarkStart w:id="4851" w:name="_Toc489546878"/>
      <w:bookmarkStart w:id="4852" w:name="_Toc489547210"/>
      <w:bookmarkStart w:id="4853" w:name="_Toc489548087"/>
      <w:bookmarkStart w:id="4854" w:name="_Toc489607311"/>
      <w:r>
        <w:rPr>
          <w:rFonts w:hint="eastAsia"/>
        </w:rPr>
        <w:lastRenderedPageBreak/>
        <w:t>附录</w:t>
      </w:r>
      <w:r>
        <w:t>55</w:t>
      </w:r>
      <w:r>
        <w:t>：</w:t>
      </w:r>
      <w:r>
        <w:rPr>
          <w:rFonts w:hint="eastAsia"/>
        </w:rPr>
        <w:t>信息安全事件调查报告</w:t>
      </w:r>
      <w:bookmarkEnd w:id="4849"/>
      <w:bookmarkEnd w:id="4850"/>
      <w:bookmarkEnd w:id="4851"/>
      <w:bookmarkEnd w:id="4852"/>
      <w:bookmarkEnd w:id="4853"/>
      <w:bookmarkEnd w:id="485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1"/>
        <w:gridCol w:w="6411"/>
      </w:tblGrid>
      <w:tr w:rsidR="0024427F" w14:paraId="65C438BB" w14:textId="77777777">
        <w:tc>
          <w:tcPr>
            <w:tcW w:w="8522" w:type="dxa"/>
            <w:gridSpan w:val="2"/>
          </w:tcPr>
          <w:p w14:paraId="0B8E1B91" w14:textId="77777777" w:rsidR="0024427F" w:rsidRDefault="0063422A">
            <w:pPr>
              <w:autoSpaceDE w:val="0"/>
              <w:autoSpaceDN w:val="0"/>
              <w:adjustRightInd w:val="0"/>
              <w:jc w:val="center"/>
              <w:rPr>
                <w:rFonts w:ascii="宋体" w:hAnsi="宋体" w:cs="宋体"/>
                <w:color w:val="000000"/>
                <w:kern w:val="0"/>
                <w:sz w:val="23"/>
                <w:szCs w:val="23"/>
              </w:rPr>
            </w:pPr>
            <w:r>
              <w:rPr>
                <w:rFonts w:ascii="宋体" w:hAnsi="宋体" w:cs="宋体" w:hint="eastAsia"/>
                <w:color w:val="000000"/>
                <w:kern w:val="0"/>
                <w:sz w:val="28"/>
                <w:szCs w:val="28"/>
              </w:rPr>
              <w:t>信息安全事件调查</w:t>
            </w:r>
            <w:r>
              <w:rPr>
                <w:rFonts w:ascii="宋体" w:hAnsi="宋体" w:cs="宋体"/>
                <w:color w:val="000000"/>
                <w:kern w:val="0"/>
                <w:sz w:val="28"/>
                <w:szCs w:val="28"/>
              </w:rPr>
              <w:t>报告</w:t>
            </w:r>
          </w:p>
        </w:tc>
      </w:tr>
      <w:tr w:rsidR="0024427F" w14:paraId="1B576967" w14:textId="77777777">
        <w:tc>
          <w:tcPr>
            <w:tcW w:w="2111" w:type="dxa"/>
          </w:tcPr>
          <w:p w14:paraId="33C13A79"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信息安全事件</w:t>
            </w:r>
          </w:p>
        </w:tc>
        <w:tc>
          <w:tcPr>
            <w:tcW w:w="6411" w:type="dxa"/>
          </w:tcPr>
          <w:p w14:paraId="16ECF3F3" w14:textId="77777777" w:rsidR="0024427F" w:rsidRDefault="0024427F">
            <w:pPr>
              <w:autoSpaceDE w:val="0"/>
              <w:autoSpaceDN w:val="0"/>
              <w:adjustRightInd w:val="0"/>
              <w:jc w:val="left"/>
              <w:rPr>
                <w:rFonts w:ascii="宋体" w:hAnsi="宋体" w:cs="宋体"/>
                <w:color w:val="000000"/>
                <w:kern w:val="0"/>
                <w:sz w:val="23"/>
                <w:szCs w:val="23"/>
              </w:rPr>
            </w:pPr>
          </w:p>
        </w:tc>
      </w:tr>
      <w:tr w:rsidR="0024427F" w14:paraId="29110C74" w14:textId="77777777">
        <w:trPr>
          <w:trHeight w:val="1812"/>
        </w:trPr>
        <w:tc>
          <w:tcPr>
            <w:tcW w:w="2111" w:type="dxa"/>
          </w:tcPr>
          <w:p w14:paraId="037349C5"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信息安全事故描述</w:t>
            </w:r>
          </w:p>
          <w:p w14:paraId="78E1CAA0"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轻微：</w:t>
            </w:r>
          </w:p>
          <w:p w14:paraId="092767F2"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普通：</w:t>
            </w:r>
          </w:p>
          <w:p w14:paraId="47CB604B"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重大：</w:t>
            </w:r>
          </w:p>
        </w:tc>
        <w:tc>
          <w:tcPr>
            <w:tcW w:w="6411" w:type="dxa"/>
          </w:tcPr>
          <w:p w14:paraId="6039EB9F" w14:textId="77777777" w:rsidR="0024427F" w:rsidRDefault="0024427F">
            <w:pPr>
              <w:autoSpaceDE w:val="0"/>
              <w:autoSpaceDN w:val="0"/>
              <w:adjustRightInd w:val="0"/>
              <w:jc w:val="left"/>
              <w:rPr>
                <w:rFonts w:ascii="宋体" w:hAnsi="宋体" w:cs="宋体"/>
                <w:color w:val="000000"/>
                <w:kern w:val="0"/>
                <w:sz w:val="23"/>
                <w:szCs w:val="23"/>
              </w:rPr>
            </w:pPr>
          </w:p>
        </w:tc>
      </w:tr>
      <w:tr w:rsidR="0024427F" w14:paraId="5692E2FA" w14:textId="77777777">
        <w:trPr>
          <w:trHeight w:val="1898"/>
        </w:trPr>
        <w:tc>
          <w:tcPr>
            <w:tcW w:w="2111" w:type="dxa"/>
          </w:tcPr>
          <w:p w14:paraId="0E1781E1"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信息安全事件</w:t>
            </w:r>
          </w:p>
          <w:p w14:paraId="36DE5002"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部门/类别及原因分析：</w:t>
            </w:r>
          </w:p>
          <w:p w14:paraId="09B02A35" w14:textId="77777777" w:rsidR="0024427F" w:rsidRDefault="0024427F">
            <w:pPr>
              <w:autoSpaceDE w:val="0"/>
              <w:autoSpaceDN w:val="0"/>
              <w:adjustRightInd w:val="0"/>
              <w:jc w:val="left"/>
              <w:rPr>
                <w:rFonts w:ascii="宋体" w:hAnsi="宋体" w:cs="宋体"/>
                <w:color w:val="000000"/>
                <w:kern w:val="0"/>
                <w:sz w:val="23"/>
                <w:szCs w:val="23"/>
              </w:rPr>
            </w:pPr>
          </w:p>
          <w:p w14:paraId="464FDFB0" w14:textId="77777777" w:rsidR="0024427F" w:rsidRDefault="0024427F">
            <w:pPr>
              <w:autoSpaceDE w:val="0"/>
              <w:autoSpaceDN w:val="0"/>
              <w:adjustRightInd w:val="0"/>
              <w:jc w:val="left"/>
              <w:rPr>
                <w:rFonts w:ascii="宋体" w:hAnsi="宋体" w:cs="宋体"/>
                <w:color w:val="000000"/>
                <w:kern w:val="0"/>
                <w:sz w:val="23"/>
                <w:szCs w:val="23"/>
              </w:rPr>
            </w:pPr>
          </w:p>
        </w:tc>
        <w:tc>
          <w:tcPr>
            <w:tcW w:w="6411" w:type="dxa"/>
          </w:tcPr>
          <w:p w14:paraId="014531C4" w14:textId="77777777" w:rsidR="0024427F" w:rsidRDefault="0024427F">
            <w:pPr>
              <w:autoSpaceDE w:val="0"/>
              <w:autoSpaceDN w:val="0"/>
              <w:adjustRightInd w:val="0"/>
              <w:jc w:val="left"/>
              <w:rPr>
                <w:rFonts w:ascii="宋体" w:hAnsi="宋体" w:cs="宋体"/>
                <w:color w:val="000000"/>
                <w:kern w:val="0"/>
                <w:sz w:val="23"/>
                <w:szCs w:val="23"/>
              </w:rPr>
            </w:pPr>
          </w:p>
        </w:tc>
      </w:tr>
      <w:tr w:rsidR="0024427F" w14:paraId="5D0B1F22" w14:textId="77777777">
        <w:trPr>
          <w:trHeight w:val="2217"/>
        </w:trPr>
        <w:tc>
          <w:tcPr>
            <w:tcW w:w="2111" w:type="dxa"/>
          </w:tcPr>
          <w:p w14:paraId="5C1A6231"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控制措施：（可包括资源需求）</w:t>
            </w:r>
          </w:p>
        </w:tc>
        <w:tc>
          <w:tcPr>
            <w:tcW w:w="6411" w:type="dxa"/>
          </w:tcPr>
          <w:p w14:paraId="7B35E124" w14:textId="77777777" w:rsidR="0024427F" w:rsidRDefault="0024427F">
            <w:pPr>
              <w:autoSpaceDE w:val="0"/>
              <w:autoSpaceDN w:val="0"/>
              <w:adjustRightInd w:val="0"/>
              <w:jc w:val="left"/>
              <w:rPr>
                <w:rFonts w:ascii="宋体" w:hAnsi="宋体" w:cs="宋体"/>
                <w:color w:val="000000"/>
                <w:kern w:val="0"/>
                <w:sz w:val="23"/>
                <w:szCs w:val="23"/>
              </w:rPr>
            </w:pPr>
          </w:p>
        </w:tc>
      </w:tr>
      <w:tr w:rsidR="0024427F" w14:paraId="5F466861" w14:textId="77777777">
        <w:trPr>
          <w:trHeight w:val="2354"/>
        </w:trPr>
        <w:tc>
          <w:tcPr>
            <w:tcW w:w="2111" w:type="dxa"/>
          </w:tcPr>
          <w:p w14:paraId="0EB63B57"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事件趋势：（和以前相比）</w:t>
            </w:r>
          </w:p>
        </w:tc>
        <w:tc>
          <w:tcPr>
            <w:tcW w:w="6411" w:type="dxa"/>
          </w:tcPr>
          <w:p w14:paraId="000F1FDF" w14:textId="77777777" w:rsidR="0024427F" w:rsidRDefault="0024427F">
            <w:pPr>
              <w:autoSpaceDE w:val="0"/>
              <w:autoSpaceDN w:val="0"/>
              <w:adjustRightInd w:val="0"/>
              <w:jc w:val="left"/>
              <w:rPr>
                <w:rFonts w:ascii="宋体" w:hAnsi="宋体" w:cs="宋体"/>
                <w:color w:val="000000"/>
                <w:kern w:val="0"/>
                <w:sz w:val="23"/>
                <w:szCs w:val="23"/>
              </w:rPr>
            </w:pPr>
          </w:p>
        </w:tc>
      </w:tr>
      <w:tr w:rsidR="0024427F" w14:paraId="1635C629" w14:textId="77777777">
        <w:tc>
          <w:tcPr>
            <w:tcW w:w="2111" w:type="dxa"/>
          </w:tcPr>
          <w:p w14:paraId="2B1F3E30"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汇报人</w:t>
            </w:r>
          </w:p>
        </w:tc>
        <w:tc>
          <w:tcPr>
            <w:tcW w:w="6411" w:type="dxa"/>
          </w:tcPr>
          <w:p w14:paraId="68A17C98" w14:textId="77777777" w:rsidR="0024427F" w:rsidRDefault="0024427F">
            <w:pPr>
              <w:autoSpaceDE w:val="0"/>
              <w:autoSpaceDN w:val="0"/>
              <w:adjustRightInd w:val="0"/>
              <w:jc w:val="left"/>
              <w:rPr>
                <w:rFonts w:ascii="宋体" w:hAnsi="宋体" w:cs="宋体"/>
                <w:color w:val="000000"/>
                <w:kern w:val="0"/>
                <w:sz w:val="23"/>
                <w:szCs w:val="23"/>
              </w:rPr>
            </w:pPr>
          </w:p>
        </w:tc>
      </w:tr>
      <w:tr w:rsidR="0024427F" w14:paraId="5CA748D2" w14:textId="77777777">
        <w:tc>
          <w:tcPr>
            <w:tcW w:w="2111" w:type="dxa"/>
          </w:tcPr>
          <w:p w14:paraId="27FFDECC" w14:textId="77777777" w:rsidR="0024427F" w:rsidRDefault="0063422A">
            <w:pPr>
              <w:autoSpaceDE w:val="0"/>
              <w:autoSpaceDN w:val="0"/>
              <w:adjustRightInd w:val="0"/>
              <w:jc w:val="left"/>
              <w:rPr>
                <w:rFonts w:ascii="宋体" w:hAnsi="宋体" w:cs="宋体"/>
                <w:color w:val="000000"/>
                <w:kern w:val="0"/>
                <w:sz w:val="23"/>
                <w:szCs w:val="23"/>
              </w:rPr>
            </w:pPr>
            <w:r>
              <w:rPr>
                <w:rFonts w:ascii="宋体" w:hAnsi="宋体" w:cs="宋体" w:hint="eastAsia"/>
                <w:color w:val="000000"/>
                <w:kern w:val="0"/>
                <w:sz w:val="23"/>
                <w:szCs w:val="23"/>
              </w:rPr>
              <w:t>时间</w:t>
            </w:r>
          </w:p>
        </w:tc>
        <w:tc>
          <w:tcPr>
            <w:tcW w:w="6411" w:type="dxa"/>
          </w:tcPr>
          <w:p w14:paraId="1E131207" w14:textId="77777777" w:rsidR="0024427F" w:rsidRDefault="0024427F">
            <w:pPr>
              <w:autoSpaceDE w:val="0"/>
              <w:autoSpaceDN w:val="0"/>
              <w:adjustRightInd w:val="0"/>
              <w:jc w:val="left"/>
              <w:rPr>
                <w:rFonts w:ascii="宋体" w:hAnsi="宋体" w:cs="宋体"/>
                <w:color w:val="000000"/>
                <w:kern w:val="0"/>
                <w:sz w:val="23"/>
                <w:szCs w:val="23"/>
              </w:rPr>
            </w:pPr>
          </w:p>
        </w:tc>
      </w:tr>
    </w:tbl>
    <w:p w14:paraId="18A1758F" w14:textId="77777777" w:rsidR="0024427F" w:rsidRDefault="0024427F">
      <w:pPr>
        <w:rPr>
          <w:ins w:id="4855" w:author="yunwei01" w:date="2017-08-03T18:19:00Z"/>
        </w:rPr>
      </w:pPr>
    </w:p>
    <w:p w14:paraId="3337F799" w14:textId="77777777" w:rsidR="00BA2648" w:rsidRDefault="00BA2648">
      <w:pPr>
        <w:rPr>
          <w:ins w:id="4856" w:author="yunwei01" w:date="2017-08-03T18:19:00Z"/>
        </w:rPr>
      </w:pPr>
    </w:p>
    <w:p w14:paraId="25C86271" w14:textId="77777777" w:rsidR="00BA2648" w:rsidRDefault="00BA2648">
      <w:pPr>
        <w:rPr>
          <w:ins w:id="4857" w:author="yunwei01" w:date="2017-08-03T18:19:00Z"/>
        </w:rPr>
      </w:pPr>
    </w:p>
    <w:p w14:paraId="67329304" w14:textId="77777777" w:rsidR="00BA2648" w:rsidRDefault="00BA2648">
      <w:pPr>
        <w:rPr>
          <w:ins w:id="4858" w:author="yunwei01" w:date="2017-08-03T18:19:00Z"/>
        </w:rPr>
      </w:pPr>
    </w:p>
    <w:p w14:paraId="4E59A50E" w14:textId="77777777" w:rsidR="00BA2648" w:rsidRDefault="00BA2648"/>
    <w:p w14:paraId="0527BD8E" w14:textId="77DAE03B" w:rsidR="0024427F" w:rsidRDefault="0063422A" w:rsidP="00F84F8A">
      <w:pPr>
        <w:pStyle w:val="3"/>
        <w:ind w:left="1134"/>
      </w:pPr>
      <w:bookmarkStart w:id="4859" w:name="_Toc428792691"/>
      <w:bookmarkStart w:id="4860" w:name="_Toc489545427"/>
      <w:bookmarkStart w:id="4861" w:name="_Toc489546879"/>
      <w:bookmarkStart w:id="4862" w:name="_Toc489547211"/>
      <w:bookmarkStart w:id="4863" w:name="_Toc489548088"/>
      <w:bookmarkStart w:id="4864" w:name="_Toc489607312"/>
      <w:r>
        <w:rPr>
          <w:rFonts w:hint="eastAsia"/>
        </w:rPr>
        <w:lastRenderedPageBreak/>
        <w:t>附录</w:t>
      </w:r>
      <w:r>
        <w:t>56</w:t>
      </w:r>
      <w:r>
        <w:rPr>
          <w:rFonts w:hint="eastAsia"/>
        </w:rPr>
        <w:t>：硬件维护</w:t>
      </w:r>
      <w:bookmarkEnd w:id="4859"/>
      <w:bookmarkEnd w:id="4860"/>
      <w:bookmarkEnd w:id="4861"/>
      <w:bookmarkEnd w:id="4862"/>
      <w:bookmarkEnd w:id="4863"/>
      <w:bookmarkEnd w:id="4864"/>
    </w:p>
    <w:tbl>
      <w:tblPr>
        <w:tblW w:w="824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865" w:author="yunwei01" w:date="2017-08-03T14:30:00Z">
          <w:tblPr>
            <w:tblW w:w="824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848"/>
        <w:gridCol w:w="1574"/>
        <w:gridCol w:w="1555"/>
        <w:gridCol w:w="1564"/>
        <w:gridCol w:w="1701"/>
        <w:tblGridChange w:id="4866">
          <w:tblGrid>
            <w:gridCol w:w="88"/>
            <w:gridCol w:w="1760"/>
            <w:gridCol w:w="88"/>
            <w:gridCol w:w="1486"/>
            <w:gridCol w:w="88"/>
            <w:gridCol w:w="1467"/>
            <w:gridCol w:w="88"/>
            <w:gridCol w:w="1476"/>
            <w:gridCol w:w="88"/>
            <w:gridCol w:w="1613"/>
            <w:gridCol w:w="88"/>
          </w:tblGrid>
        </w:tblGridChange>
      </w:tblGrid>
      <w:tr w:rsidR="0024427F" w14:paraId="64C249E0" w14:textId="77777777" w:rsidTr="003B7084">
        <w:trPr>
          <w:trHeight w:val="675"/>
          <w:trPrChange w:id="4867" w:author="yunwei01" w:date="2017-08-03T14:30:00Z">
            <w:trPr>
              <w:gridAfter w:val="0"/>
              <w:trHeight w:val="675"/>
            </w:trPr>
          </w:trPrChange>
        </w:trPr>
        <w:tc>
          <w:tcPr>
            <w:tcW w:w="8242" w:type="dxa"/>
            <w:gridSpan w:val="5"/>
            <w:shd w:val="clear" w:color="auto" w:fill="auto"/>
            <w:vAlign w:val="center"/>
            <w:tcPrChange w:id="4868" w:author="yunwei01" w:date="2017-08-03T14:30:00Z">
              <w:tcPr>
                <w:tcW w:w="8242" w:type="dxa"/>
                <w:gridSpan w:val="10"/>
                <w:shd w:val="clear" w:color="000000" w:fill="969696"/>
                <w:vAlign w:val="center"/>
              </w:tcPr>
            </w:tcPrChange>
          </w:tcPr>
          <w:p w14:paraId="609F9274" w14:textId="6CA66792" w:rsidR="0024427F" w:rsidRDefault="00317016" w:rsidP="0040134A">
            <w:pPr>
              <w:widowControl/>
              <w:jc w:val="center"/>
              <w:rPr>
                <w:rFonts w:ascii="宋体" w:hAnsi="宋体" w:cs="宋体"/>
                <w:b/>
                <w:bCs/>
                <w:kern w:val="0"/>
                <w:sz w:val="28"/>
                <w:szCs w:val="28"/>
              </w:rPr>
            </w:pPr>
            <w:del w:id="4869" w:author="yunwei01" w:date="2017-08-02T14:22:00Z">
              <w:r w:rsidDel="00A97AE9">
                <w:rPr>
                  <w:rFonts w:ascii="宋体" w:hAnsi="宋体" w:cs="宋体" w:hint="eastAsia"/>
                  <w:b/>
                  <w:bCs/>
                  <w:kern w:val="0"/>
                  <w:sz w:val="28"/>
                  <w:szCs w:val="28"/>
                </w:rPr>
                <w:delText>AAAAA</w:delText>
              </w:r>
            </w:del>
            <w:ins w:id="4870" w:author="yunwei01" w:date="2017-08-02T14:22:00Z">
              <w:r w:rsidR="00A97AE9">
                <w:rPr>
                  <w:rFonts w:ascii="宋体" w:hAnsi="宋体" w:cs="宋体" w:hint="eastAsia"/>
                  <w:b/>
                  <w:bCs/>
                  <w:kern w:val="0"/>
                  <w:sz w:val="28"/>
                  <w:szCs w:val="28"/>
                </w:rPr>
                <w:t>资鼎(上海)互联网金融信息服务有限</w:t>
              </w:r>
            </w:ins>
            <w:del w:id="4871" w:author="yunwei01" w:date="2017-08-02T14:38:00Z">
              <w:r w:rsidDel="004C1B14">
                <w:rPr>
                  <w:rFonts w:ascii="宋体" w:hAnsi="宋体" w:cs="宋体" w:hint="eastAsia"/>
                  <w:b/>
                  <w:bCs/>
                  <w:kern w:val="0"/>
                  <w:sz w:val="28"/>
                  <w:szCs w:val="28"/>
                </w:rPr>
                <w:delText>公司</w:delText>
              </w:r>
            </w:del>
            <w:ins w:id="4872" w:author="yunwei01" w:date="2017-08-02T14:38:00Z">
              <w:r w:rsidR="004C1B14">
                <w:rPr>
                  <w:rFonts w:ascii="宋体" w:hAnsi="宋体" w:cs="宋体" w:hint="eastAsia"/>
                  <w:b/>
                  <w:bCs/>
                  <w:kern w:val="0"/>
                  <w:sz w:val="28"/>
                  <w:szCs w:val="28"/>
                </w:rPr>
                <w:t>公司</w:t>
              </w:r>
            </w:ins>
            <w:r>
              <w:rPr>
                <w:rFonts w:ascii="宋体" w:hAnsi="宋体" w:cs="宋体" w:hint="eastAsia"/>
                <w:b/>
                <w:bCs/>
                <w:kern w:val="0"/>
                <w:sz w:val="28"/>
                <w:szCs w:val="28"/>
              </w:rPr>
              <w:t>的</w:t>
            </w:r>
            <w:del w:id="4873" w:author="yunwei01" w:date="2017-08-02T14:23:00Z">
              <w:r w:rsidDel="00A97AE9">
                <w:rPr>
                  <w:rFonts w:ascii="宋体" w:hAnsi="宋体" w:cs="宋体" w:hint="eastAsia"/>
                  <w:b/>
                  <w:bCs/>
                  <w:kern w:val="0"/>
                  <w:sz w:val="28"/>
                  <w:szCs w:val="28"/>
                </w:rPr>
                <w:delText>BBBBB</w:delText>
              </w:r>
            </w:del>
            <w:ins w:id="4874" w:author="yunwei01" w:date="2017-08-02T14:47:00Z">
              <w:r w:rsidR="004C1B14">
                <w:rPr>
                  <w:rFonts w:ascii="宋体" w:hAnsi="宋体" w:cs="宋体" w:hint="eastAsia"/>
                  <w:b/>
                  <w:bCs/>
                  <w:kern w:val="0"/>
                  <w:sz w:val="28"/>
                  <w:szCs w:val="28"/>
                </w:rPr>
                <w:t>“</w:t>
              </w:r>
            </w:ins>
            <w:ins w:id="4875" w:author="yunwei01" w:date="2017-08-02T14:40:00Z">
              <w:r w:rsidR="004C1B14">
                <w:rPr>
                  <w:rFonts w:ascii="宋体" w:hAnsi="宋体" w:cs="宋体" w:hint="eastAsia"/>
                  <w:b/>
                  <w:bCs/>
                  <w:kern w:val="0"/>
                  <w:sz w:val="28"/>
                  <w:szCs w:val="28"/>
                </w:rPr>
                <w:t>马上货”</w:t>
              </w:r>
            </w:ins>
            <w:r>
              <w:rPr>
                <w:rFonts w:ascii="宋体" w:hAnsi="宋体" w:cs="宋体" w:hint="eastAsia"/>
                <w:b/>
                <w:bCs/>
                <w:kern w:val="0"/>
                <w:sz w:val="28"/>
                <w:szCs w:val="28"/>
              </w:rPr>
              <w:t>系统</w:t>
            </w:r>
          </w:p>
        </w:tc>
      </w:tr>
      <w:tr w:rsidR="0024427F" w14:paraId="3205FC0C" w14:textId="77777777" w:rsidTr="003B7084">
        <w:trPr>
          <w:trHeight w:val="675"/>
          <w:trPrChange w:id="4876" w:author="yunwei01" w:date="2017-08-03T14:30:00Z">
            <w:trPr>
              <w:gridAfter w:val="0"/>
              <w:trHeight w:val="675"/>
            </w:trPr>
          </w:trPrChange>
        </w:trPr>
        <w:tc>
          <w:tcPr>
            <w:tcW w:w="3422" w:type="dxa"/>
            <w:gridSpan w:val="2"/>
            <w:shd w:val="clear" w:color="auto" w:fill="auto"/>
            <w:vAlign w:val="center"/>
            <w:tcPrChange w:id="4877" w:author="yunwei01" w:date="2017-08-03T14:30:00Z">
              <w:tcPr>
                <w:tcW w:w="3422" w:type="dxa"/>
                <w:gridSpan w:val="4"/>
                <w:shd w:val="clear" w:color="000000" w:fill="969696"/>
                <w:vAlign w:val="center"/>
              </w:tcPr>
            </w:tcPrChange>
          </w:tcPr>
          <w:p w14:paraId="0C98F922" w14:textId="77777777" w:rsidR="0024427F" w:rsidRDefault="0063422A">
            <w:pPr>
              <w:widowControl/>
              <w:jc w:val="left"/>
              <w:rPr>
                <w:rFonts w:ascii="宋体" w:hAnsi="宋体" w:cs="宋体"/>
                <w:b/>
                <w:bCs/>
                <w:kern w:val="0"/>
                <w:sz w:val="28"/>
                <w:szCs w:val="28"/>
              </w:rPr>
            </w:pPr>
            <w:r>
              <w:rPr>
                <w:rFonts w:ascii="宋体" w:hAnsi="宋体" w:cs="宋体" w:hint="eastAsia"/>
                <w:b/>
                <w:bCs/>
                <w:kern w:val="0"/>
                <w:sz w:val="28"/>
                <w:szCs w:val="28"/>
              </w:rPr>
              <w:t>巡检人：</w:t>
            </w:r>
          </w:p>
        </w:tc>
        <w:tc>
          <w:tcPr>
            <w:tcW w:w="4820" w:type="dxa"/>
            <w:gridSpan w:val="3"/>
            <w:shd w:val="clear" w:color="auto" w:fill="auto"/>
            <w:vAlign w:val="center"/>
            <w:tcPrChange w:id="4878" w:author="yunwei01" w:date="2017-08-03T14:30:00Z">
              <w:tcPr>
                <w:tcW w:w="4820" w:type="dxa"/>
                <w:gridSpan w:val="6"/>
                <w:shd w:val="clear" w:color="000000" w:fill="969696"/>
                <w:vAlign w:val="center"/>
              </w:tcPr>
            </w:tcPrChange>
          </w:tcPr>
          <w:p w14:paraId="639A5043" w14:textId="77777777" w:rsidR="0024427F" w:rsidRDefault="0063422A">
            <w:pPr>
              <w:widowControl/>
              <w:jc w:val="left"/>
              <w:rPr>
                <w:rFonts w:ascii="宋体" w:hAnsi="宋体" w:cs="宋体"/>
                <w:b/>
                <w:bCs/>
                <w:kern w:val="0"/>
                <w:sz w:val="28"/>
                <w:szCs w:val="28"/>
              </w:rPr>
            </w:pPr>
            <w:r>
              <w:rPr>
                <w:rFonts w:ascii="宋体" w:hAnsi="宋体" w:cs="宋体" w:hint="eastAsia"/>
                <w:b/>
                <w:bCs/>
                <w:kern w:val="0"/>
                <w:sz w:val="28"/>
                <w:szCs w:val="28"/>
              </w:rPr>
              <w:t xml:space="preserve">巡检时间             </w:t>
            </w:r>
          </w:p>
        </w:tc>
      </w:tr>
      <w:tr w:rsidR="0024427F" w14:paraId="643610F4" w14:textId="77777777" w:rsidTr="003B7084">
        <w:trPr>
          <w:trHeight w:val="312"/>
          <w:trPrChange w:id="4879" w:author="yunwei01" w:date="2017-08-03T14:30:00Z">
            <w:trPr>
              <w:gridAfter w:val="0"/>
              <w:trHeight w:val="312"/>
            </w:trPr>
          </w:trPrChange>
        </w:trPr>
        <w:tc>
          <w:tcPr>
            <w:tcW w:w="1848" w:type="dxa"/>
            <w:vMerge w:val="restart"/>
            <w:shd w:val="clear" w:color="auto" w:fill="auto"/>
            <w:vAlign w:val="center"/>
            <w:tcPrChange w:id="4880" w:author="yunwei01" w:date="2017-08-03T14:30:00Z">
              <w:tcPr>
                <w:tcW w:w="1848" w:type="dxa"/>
                <w:gridSpan w:val="2"/>
                <w:vMerge w:val="restart"/>
                <w:shd w:val="clear" w:color="000000" w:fill="808080"/>
                <w:vAlign w:val="center"/>
              </w:tcPr>
            </w:tcPrChange>
          </w:tcPr>
          <w:p w14:paraId="2AA32CCE"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检查内容</w:t>
            </w:r>
          </w:p>
        </w:tc>
        <w:tc>
          <w:tcPr>
            <w:tcW w:w="1574" w:type="dxa"/>
            <w:vMerge w:val="restart"/>
            <w:shd w:val="clear" w:color="auto" w:fill="auto"/>
            <w:vAlign w:val="center"/>
            <w:tcPrChange w:id="4881" w:author="yunwei01" w:date="2017-08-03T14:30:00Z">
              <w:tcPr>
                <w:tcW w:w="1574" w:type="dxa"/>
                <w:gridSpan w:val="2"/>
                <w:vMerge w:val="restart"/>
                <w:shd w:val="clear" w:color="000000" w:fill="808080"/>
                <w:vAlign w:val="center"/>
              </w:tcPr>
            </w:tcPrChange>
          </w:tcPr>
          <w:p w14:paraId="50FAA983"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内存使用率</w:t>
            </w:r>
          </w:p>
        </w:tc>
        <w:tc>
          <w:tcPr>
            <w:tcW w:w="1555" w:type="dxa"/>
            <w:vMerge w:val="restart"/>
            <w:shd w:val="clear" w:color="auto" w:fill="auto"/>
            <w:vAlign w:val="center"/>
            <w:tcPrChange w:id="4882" w:author="yunwei01" w:date="2017-08-03T14:30:00Z">
              <w:tcPr>
                <w:tcW w:w="1555" w:type="dxa"/>
                <w:gridSpan w:val="2"/>
                <w:vMerge w:val="restart"/>
                <w:shd w:val="clear" w:color="000000" w:fill="808080"/>
                <w:vAlign w:val="center"/>
              </w:tcPr>
            </w:tcPrChange>
          </w:tcPr>
          <w:p w14:paraId="3B45D5CA"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CPU使用率</w:t>
            </w:r>
          </w:p>
        </w:tc>
        <w:tc>
          <w:tcPr>
            <w:tcW w:w="1564" w:type="dxa"/>
            <w:vMerge w:val="restart"/>
            <w:shd w:val="clear" w:color="auto" w:fill="auto"/>
            <w:vAlign w:val="center"/>
            <w:tcPrChange w:id="4883" w:author="yunwei01" w:date="2017-08-03T14:30:00Z">
              <w:tcPr>
                <w:tcW w:w="1564" w:type="dxa"/>
                <w:gridSpan w:val="2"/>
                <w:vMerge w:val="restart"/>
                <w:shd w:val="clear" w:color="000000" w:fill="808080"/>
                <w:vAlign w:val="center"/>
              </w:tcPr>
            </w:tcPrChange>
          </w:tcPr>
          <w:p w14:paraId="01278000"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网络状况</w:t>
            </w:r>
          </w:p>
        </w:tc>
        <w:tc>
          <w:tcPr>
            <w:tcW w:w="1701" w:type="dxa"/>
            <w:vMerge w:val="restart"/>
            <w:shd w:val="clear" w:color="auto" w:fill="auto"/>
            <w:vAlign w:val="center"/>
            <w:tcPrChange w:id="4884" w:author="yunwei01" w:date="2017-08-03T14:30:00Z">
              <w:tcPr>
                <w:tcW w:w="1701" w:type="dxa"/>
                <w:gridSpan w:val="2"/>
                <w:vMerge w:val="restart"/>
                <w:shd w:val="clear" w:color="000000" w:fill="808080"/>
                <w:vAlign w:val="center"/>
              </w:tcPr>
            </w:tcPrChange>
          </w:tcPr>
          <w:p w14:paraId="63663CC4"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数据传输</w:t>
            </w:r>
          </w:p>
        </w:tc>
      </w:tr>
      <w:tr w:rsidR="0024427F" w14:paraId="72EACBB6" w14:textId="77777777" w:rsidTr="003B7084">
        <w:trPr>
          <w:trHeight w:val="420"/>
          <w:trPrChange w:id="4885" w:author="yunwei01" w:date="2017-08-03T14:30:00Z">
            <w:trPr>
              <w:gridAfter w:val="0"/>
              <w:trHeight w:val="420"/>
            </w:trPr>
          </w:trPrChange>
        </w:trPr>
        <w:tc>
          <w:tcPr>
            <w:tcW w:w="1848" w:type="dxa"/>
            <w:vMerge/>
            <w:shd w:val="clear" w:color="auto" w:fill="auto"/>
            <w:vAlign w:val="center"/>
            <w:tcPrChange w:id="4886" w:author="yunwei01" w:date="2017-08-03T14:30:00Z">
              <w:tcPr>
                <w:tcW w:w="1848" w:type="dxa"/>
                <w:gridSpan w:val="2"/>
                <w:vMerge/>
                <w:vAlign w:val="center"/>
              </w:tcPr>
            </w:tcPrChange>
          </w:tcPr>
          <w:p w14:paraId="09355F93" w14:textId="77777777" w:rsidR="0024427F" w:rsidRDefault="0024427F">
            <w:pPr>
              <w:widowControl/>
              <w:jc w:val="left"/>
              <w:rPr>
                <w:rFonts w:ascii="宋体" w:hAnsi="宋体" w:cs="宋体"/>
                <w:b/>
                <w:bCs/>
                <w:kern w:val="0"/>
                <w:sz w:val="24"/>
              </w:rPr>
            </w:pPr>
          </w:p>
        </w:tc>
        <w:tc>
          <w:tcPr>
            <w:tcW w:w="1574" w:type="dxa"/>
            <w:vMerge/>
            <w:shd w:val="clear" w:color="auto" w:fill="auto"/>
            <w:vAlign w:val="center"/>
            <w:tcPrChange w:id="4887" w:author="yunwei01" w:date="2017-08-03T14:30:00Z">
              <w:tcPr>
                <w:tcW w:w="1574" w:type="dxa"/>
                <w:gridSpan w:val="2"/>
                <w:vMerge/>
                <w:vAlign w:val="center"/>
              </w:tcPr>
            </w:tcPrChange>
          </w:tcPr>
          <w:p w14:paraId="5FA03256" w14:textId="77777777" w:rsidR="0024427F" w:rsidRDefault="0024427F">
            <w:pPr>
              <w:widowControl/>
              <w:jc w:val="left"/>
              <w:rPr>
                <w:rFonts w:ascii="宋体" w:hAnsi="宋体" w:cs="宋体"/>
                <w:b/>
                <w:bCs/>
                <w:kern w:val="0"/>
                <w:sz w:val="24"/>
              </w:rPr>
            </w:pPr>
          </w:p>
        </w:tc>
        <w:tc>
          <w:tcPr>
            <w:tcW w:w="1555" w:type="dxa"/>
            <w:vMerge/>
            <w:shd w:val="clear" w:color="auto" w:fill="auto"/>
            <w:vAlign w:val="center"/>
            <w:tcPrChange w:id="4888" w:author="yunwei01" w:date="2017-08-03T14:30:00Z">
              <w:tcPr>
                <w:tcW w:w="1555" w:type="dxa"/>
                <w:gridSpan w:val="2"/>
                <w:vMerge/>
                <w:vAlign w:val="center"/>
              </w:tcPr>
            </w:tcPrChange>
          </w:tcPr>
          <w:p w14:paraId="1FB80654" w14:textId="77777777" w:rsidR="0024427F" w:rsidRDefault="0024427F">
            <w:pPr>
              <w:widowControl/>
              <w:jc w:val="left"/>
              <w:rPr>
                <w:rFonts w:ascii="宋体" w:hAnsi="宋体" w:cs="宋体"/>
                <w:b/>
                <w:bCs/>
                <w:kern w:val="0"/>
                <w:sz w:val="24"/>
              </w:rPr>
            </w:pPr>
          </w:p>
        </w:tc>
        <w:tc>
          <w:tcPr>
            <w:tcW w:w="1564" w:type="dxa"/>
            <w:vMerge/>
            <w:shd w:val="clear" w:color="auto" w:fill="auto"/>
            <w:vAlign w:val="center"/>
            <w:tcPrChange w:id="4889" w:author="yunwei01" w:date="2017-08-03T14:30:00Z">
              <w:tcPr>
                <w:tcW w:w="1564" w:type="dxa"/>
                <w:gridSpan w:val="2"/>
                <w:vMerge/>
                <w:vAlign w:val="center"/>
              </w:tcPr>
            </w:tcPrChange>
          </w:tcPr>
          <w:p w14:paraId="71D78C5F" w14:textId="77777777" w:rsidR="0024427F" w:rsidRDefault="0024427F">
            <w:pPr>
              <w:widowControl/>
              <w:jc w:val="left"/>
              <w:rPr>
                <w:rFonts w:ascii="宋体" w:hAnsi="宋体" w:cs="宋体"/>
                <w:b/>
                <w:bCs/>
                <w:kern w:val="0"/>
                <w:sz w:val="24"/>
              </w:rPr>
            </w:pPr>
          </w:p>
        </w:tc>
        <w:tc>
          <w:tcPr>
            <w:tcW w:w="1701" w:type="dxa"/>
            <w:vMerge/>
            <w:shd w:val="clear" w:color="auto" w:fill="auto"/>
            <w:vAlign w:val="center"/>
            <w:tcPrChange w:id="4890" w:author="yunwei01" w:date="2017-08-03T14:30:00Z">
              <w:tcPr>
                <w:tcW w:w="1701" w:type="dxa"/>
                <w:gridSpan w:val="2"/>
                <w:vMerge/>
                <w:vAlign w:val="center"/>
              </w:tcPr>
            </w:tcPrChange>
          </w:tcPr>
          <w:p w14:paraId="7530F9C4" w14:textId="77777777" w:rsidR="0024427F" w:rsidRDefault="0024427F">
            <w:pPr>
              <w:widowControl/>
              <w:jc w:val="left"/>
              <w:rPr>
                <w:rFonts w:ascii="宋体" w:hAnsi="宋体" w:cs="宋体"/>
                <w:b/>
                <w:bCs/>
                <w:kern w:val="0"/>
                <w:sz w:val="24"/>
              </w:rPr>
            </w:pPr>
          </w:p>
        </w:tc>
      </w:tr>
      <w:tr w:rsidR="0024427F" w14:paraId="518E0269" w14:textId="77777777">
        <w:trPr>
          <w:trHeight w:val="585"/>
        </w:trPr>
        <w:tc>
          <w:tcPr>
            <w:tcW w:w="1848" w:type="dxa"/>
            <w:vAlign w:val="center"/>
          </w:tcPr>
          <w:p w14:paraId="3495FA88" w14:textId="77777777" w:rsidR="0024427F" w:rsidRDefault="0024427F">
            <w:pPr>
              <w:widowControl/>
              <w:jc w:val="center"/>
              <w:rPr>
                <w:rFonts w:ascii="宋体" w:hAnsi="宋体" w:cs="宋体"/>
                <w:color w:val="000000"/>
                <w:kern w:val="0"/>
                <w:sz w:val="24"/>
              </w:rPr>
            </w:pPr>
          </w:p>
        </w:tc>
        <w:tc>
          <w:tcPr>
            <w:tcW w:w="1574" w:type="dxa"/>
            <w:vAlign w:val="center"/>
          </w:tcPr>
          <w:p w14:paraId="78B8FF28"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6C2193DF"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5F32B30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370B8F87"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2098A20B" w14:textId="77777777">
        <w:trPr>
          <w:trHeight w:val="585"/>
        </w:trPr>
        <w:tc>
          <w:tcPr>
            <w:tcW w:w="1848" w:type="dxa"/>
            <w:vAlign w:val="center"/>
          </w:tcPr>
          <w:p w14:paraId="4FFF6437" w14:textId="77777777" w:rsidR="0024427F" w:rsidRDefault="0024427F">
            <w:pPr>
              <w:widowControl/>
              <w:jc w:val="center"/>
              <w:rPr>
                <w:rFonts w:ascii="宋体" w:hAnsi="宋体" w:cs="宋体"/>
                <w:color w:val="000000"/>
                <w:kern w:val="0"/>
                <w:sz w:val="24"/>
              </w:rPr>
            </w:pPr>
          </w:p>
        </w:tc>
        <w:tc>
          <w:tcPr>
            <w:tcW w:w="1574" w:type="dxa"/>
            <w:vAlign w:val="center"/>
          </w:tcPr>
          <w:p w14:paraId="13B4654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0A9F1437"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13D7424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4416251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04389A70" w14:textId="77777777">
        <w:trPr>
          <w:trHeight w:val="300"/>
        </w:trPr>
        <w:tc>
          <w:tcPr>
            <w:tcW w:w="1848" w:type="dxa"/>
            <w:vAlign w:val="center"/>
          </w:tcPr>
          <w:p w14:paraId="1A8D4190" w14:textId="77777777" w:rsidR="0024427F" w:rsidRDefault="0024427F">
            <w:pPr>
              <w:widowControl/>
              <w:jc w:val="center"/>
              <w:rPr>
                <w:rFonts w:ascii="宋体" w:hAnsi="宋体" w:cs="宋体"/>
                <w:color w:val="000000"/>
                <w:kern w:val="0"/>
                <w:sz w:val="24"/>
              </w:rPr>
            </w:pPr>
          </w:p>
        </w:tc>
        <w:tc>
          <w:tcPr>
            <w:tcW w:w="1574" w:type="dxa"/>
            <w:vAlign w:val="center"/>
          </w:tcPr>
          <w:p w14:paraId="3818E251"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2DAF0F5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2FEBAB1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7F0F2CD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4122EC4C" w14:textId="77777777">
        <w:trPr>
          <w:trHeight w:val="285"/>
        </w:trPr>
        <w:tc>
          <w:tcPr>
            <w:tcW w:w="1848" w:type="dxa"/>
            <w:vAlign w:val="center"/>
          </w:tcPr>
          <w:p w14:paraId="0A897C41" w14:textId="77777777" w:rsidR="0024427F" w:rsidRDefault="0024427F">
            <w:pPr>
              <w:widowControl/>
              <w:jc w:val="center"/>
              <w:rPr>
                <w:rFonts w:ascii="宋体" w:hAnsi="宋体" w:cs="宋体"/>
                <w:color w:val="000000"/>
                <w:kern w:val="0"/>
                <w:sz w:val="24"/>
              </w:rPr>
            </w:pPr>
          </w:p>
        </w:tc>
        <w:tc>
          <w:tcPr>
            <w:tcW w:w="1574" w:type="dxa"/>
            <w:vAlign w:val="center"/>
          </w:tcPr>
          <w:p w14:paraId="57707A9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111CD14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1996188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2E384E5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298CF525" w14:textId="77777777">
        <w:trPr>
          <w:trHeight w:val="300"/>
        </w:trPr>
        <w:tc>
          <w:tcPr>
            <w:tcW w:w="1848" w:type="dxa"/>
            <w:vAlign w:val="center"/>
          </w:tcPr>
          <w:p w14:paraId="73D00762" w14:textId="77777777" w:rsidR="0024427F" w:rsidRDefault="0024427F">
            <w:pPr>
              <w:widowControl/>
              <w:jc w:val="center"/>
              <w:rPr>
                <w:rFonts w:ascii="宋体" w:hAnsi="宋体" w:cs="宋体"/>
                <w:color w:val="000000"/>
                <w:kern w:val="0"/>
                <w:sz w:val="24"/>
              </w:rPr>
            </w:pPr>
          </w:p>
        </w:tc>
        <w:tc>
          <w:tcPr>
            <w:tcW w:w="1574" w:type="dxa"/>
            <w:vAlign w:val="center"/>
          </w:tcPr>
          <w:p w14:paraId="0EB82A6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4A3F3ED4"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775A388F"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5B38B537"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647C8F23" w14:textId="77777777">
        <w:trPr>
          <w:trHeight w:val="300"/>
        </w:trPr>
        <w:tc>
          <w:tcPr>
            <w:tcW w:w="1848" w:type="dxa"/>
            <w:vAlign w:val="center"/>
          </w:tcPr>
          <w:p w14:paraId="1FA55114" w14:textId="77777777" w:rsidR="0024427F" w:rsidRDefault="0024427F">
            <w:pPr>
              <w:widowControl/>
              <w:jc w:val="center"/>
              <w:rPr>
                <w:rFonts w:ascii="宋体" w:hAnsi="宋体" w:cs="宋体"/>
                <w:color w:val="000000"/>
                <w:kern w:val="0"/>
                <w:sz w:val="24"/>
              </w:rPr>
            </w:pPr>
          </w:p>
        </w:tc>
        <w:tc>
          <w:tcPr>
            <w:tcW w:w="1574" w:type="dxa"/>
            <w:vAlign w:val="center"/>
          </w:tcPr>
          <w:p w14:paraId="24242E6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1B15F45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344BD1A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5BB5B20D"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27B5CEF9" w14:textId="77777777">
        <w:trPr>
          <w:trHeight w:val="585"/>
        </w:trPr>
        <w:tc>
          <w:tcPr>
            <w:tcW w:w="1848" w:type="dxa"/>
            <w:vAlign w:val="center"/>
          </w:tcPr>
          <w:p w14:paraId="198C1991" w14:textId="77777777" w:rsidR="0024427F" w:rsidRDefault="0024427F">
            <w:pPr>
              <w:widowControl/>
              <w:jc w:val="center"/>
              <w:rPr>
                <w:rFonts w:ascii="宋体" w:hAnsi="宋体" w:cs="宋体"/>
                <w:color w:val="000000"/>
                <w:kern w:val="0"/>
                <w:sz w:val="24"/>
              </w:rPr>
            </w:pPr>
          </w:p>
        </w:tc>
        <w:tc>
          <w:tcPr>
            <w:tcW w:w="1574" w:type="dxa"/>
            <w:vAlign w:val="center"/>
          </w:tcPr>
          <w:p w14:paraId="2EBDA01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3BB2CEE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55B8FB4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348D31A1"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47704F34" w14:textId="77777777">
        <w:trPr>
          <w:trHeight w:val="300"/>
        </w:trPr>
        <w:tc>
          <w:tcPr>
            <w:tcW w:w="1848" w:type="dxa"/>
            <w:vAlign w:val="center"/>
          </w:tcPr>
          <w:p w14:paraId="04D1E600" w14:textId="77777777" w:rsidR="0024427F" w:rsidRDefault="0024427F">
            <w:pPr>
              <w:widowControl/>
              <w:jc w:val="center"/>
              <w:rPr>
                <w:rFonts w:ascii="宋体" w:hAnsi="宋体" w:cs="宋体"/>
                <w:color w:val="000000"/>
                <w:kern w:val="0"/>
                <w:sz w:val="24"/>
              </w:rPr>
            </w:pPr>
          </w:p>
        </w:tc>
        <w:tc>
          <w:tcPr>
            <w:tcW w:w="1574" w:type="dxa"/>
            <w:vAlign w:val="center"/>
          </w:tcPr>
          <w:p w14:paraId="037142A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2B17B4ED"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4784A5E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46DDD63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50E383F9" w14:textId="77777777">
        <w:trPr>
          <w:trHeight w:val="585"/>
        </w:trPr>
        <w:tc>
          <w:tcPr>
            <w:tcW w:w="1848" w:type="dxa"/>
            <w:vAlign w:val="center"/>
          </w:tcPr>
          <w:p w14:paraId="3A9B5974" w14:textId="77777777" w:rsidR="0024427F" w:rsidRDefault="0024427F">
            <w:pPr>
              <w:widowControl/>
              <w:jc w:val="center"/>
              <w:rPr>
                <w:rFonts w:ascii="宋体" w:hAnsi="宋体" w:cs="宋体"/>
                <w:color w:val="000000"/>
                <w:kern w:val="0"/>
                <w:sz w:val="24"/>
              </w:rPr>
            </w:pPr>
          </w:p>
        </w:tc>
        <w:tc>
          <w:tcPr>
            <w:tcW w:w="1574" w:type="dxa"/>
            <w:vAlign w:val="center"/>
          </w:tcPr>
          <w:p w14:paraId="74C38FA1"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0D6A013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36BC3EE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6EC684D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6C4A03A7" w14:textId="77777777">
        <w:trPr>
          <w:trHeight w:val="285"/>
        </w:trPr>
        <w:tc>
          <w:tcPr>
            <w:tcW w:w="1848" w:type="dxa"/>
            <w:vAlign w:val="center"/>
          </w:tcPr>
          <w:p w14:paraId="434ACD23" w14:textId="77777777" w:rsidR="0024427F" w:rsidRDefault="0024427F">
            <w:pPr>
              <w:widowControl/>
              <w:jc w:val="center"/>
              <w:rPr>
                <w:rFonts w:ascii="Arial" w:hAnsi="Arial" w:cs="Arial"/>
                <w:color w:val="000000"/>
                <w:kern w:val="0"/>
                <w:sz w:val="24"/>
              </w:rPr>
            </w:pPr>
          </w:p>
        </w:tc>
        <w:tc>
          <w:tcPr>
            <w:tcW w:w="1574" w:type="dxa"/>
            <w:vAlign w:val="center"/>
          </w:tcPr>
          <w:p w14:paraId="27AC7DD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1F64C84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7863E21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2AE69E0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178567D3" w14:textId="77777777">
        <w:trPr>
          <w:trHeight w:val="285"/>
        </w:trPr>
        <w:tc>
          <w:tcPr>
            <w:tcW w:w="1848" w:type="dxa"/>
            <w:vAlign w:val="center"/>
          </w:tcPr>
          <w:p w14:paraId="6E7B20F1" w14:textId="77777777" w:rsidR="0024427F" w:rsidRDefault="0024427F">
            <w:pPr>
              <w:widowControl/>
              <w:jc w:val="center"/>
              <w:rPr>
                <w:rFonts w:ascii="Arial" w:hAnsi="Arial" w:cs="Arial"/>
                <w:color w:val="000000"/>
                <w:kern w:val="0"/>
                <w:sz w:val="24"/>
              </w:rPr>
            </w:pPr>
          </w:p>
        </w:tc>
        <w:tc>
          <w:tcPr>
            <w:tcW w:w="1574" w:type="dxa"/>
            <w:vAlign w:val="center"/>
          </w:tcPr>
          <w:p w14:paraId="04ABA06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4734998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47F3C124"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6D4552C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119E7479" w14:textId="77777777">
        <w:trPr>
          <w:trHeight w:val="285"/>
        </w:trPr>
        <w:tc>
          <w:tcPr>
            <w:tcW w:w="1848" w:type="dxa"/>
            <w:vAlign w:val="center"/>
          </w:tcPr>
          <w:p w14:paraId="73ECC0B9" w14:textId="77777777" w:rsidR="0024427F" w:rsidRDefault="0024427F">
            <w:pPr>
              <w:widowControl/>
              <w:jc w:val="center"/>
              <w:rPr>
                <w:rFonts w:ascii="Arial" w:hAnsi="Arial" w:cs="Arial"/>
                <w:color w:val="000000"/>
                <w:kern w:val="0"/>
                <w:sz w:val="24"/>
              </w:rPr>
            </w:pPr>
          </w:p>
        </w:tc>
        <w:tc>
          <w:tcPr>
            <w:tcW w:w="1574" w:type="dxa"/>
            <w:vAlign w:val="center"/>
          </w:tcPr>
          <w:p w14:paraId="5CAA667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102943B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1A167EB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6C083321"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5F1E6460" w14:textId="77777777">
        <w:trPr>
          <w:trHeight w:val="285"/>
        </w:trPr>
        <w:tc>
          <w:tcPr>
            <w:tcW w:w="1848" w:type="dxa"/>
            <w:vAlign w:val="center"/>
          </w:tcPr>
          <w:p w14:paraId="06E706A0" w14:textId="77777777" w:rsidR="0024427F" w:rsidRDefault="0024427F">
            <w:pPr>
              <w:widowControl/>
              <w:jc w:val="center"/>
              <w:rPr>
                <w:rFonts w:ascii="Arial" w:hAnsi="Arial" w:cs="Arial"/>
                <w:color w:val="000000"/>
                <w:kern w:val="0"/>
                <w:sz w:val="24"/>
              </w:rPr>
            </w:pPr>
          </w:p>
        </w:tc>
        <w:tc>
          <w:tcPr>
            <w:tcW w:w="1574" w:type="dxa"/>
            <w:vAlign w:val="center"/>
          </w:tcPr>
          <w:p w14:paraId="67F5D23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5C8F24C8"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7A82F674"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0D35AC44"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bl>
    <w:p w14:paraId="2BFD8F24" w14:textId="77777777" w:rsidR="0024427F" w:rsidRDefault="0024427F">
      <w:pPr>
        <w:rPr>
          <w:ins w:id="4891" w:author="yunwei01" w:date="2017-08-03T18:19:00Z"/>
        </w:rPr>
      </w:pPr>
    </w:p>
    <w:p w14:paraId="063A7C83" w14:textId="77777777" w:rsidR="00BA2648" w:rsidRDefault="00BA2648">
      <w:pPr>
        <w:rPr>
          <w:ins w:id="4892" w:author="yunwei01" w:date="2017-08-03T18:19:00Z"/>
        </w:rPr>
      </w:pPr>
    </w:p>
    <w:p w14:paraId="17DF5CE5" w14:textId="77777777" w:rsidR="00BA2648" w:rsidRDefault="00BA2648">
      <w:pPr>
        <w:rPr>
          <w:ins w:id="4893" w:author="yunwei01" w:date="2017-08-03T18:19:00Z"/>
        </w:rPr>
      </w:pPr>
    </w:p>
    <w:p w14:paraId="4A4BE16D" w14:textId="77777777" w:rsidR="00BA2648" w:rsidRDefault="00BA2648">
      <w:pPr>
        <w:rPr>
          <w:ins w:id="4894" w:author="yunwei01" w:date="2017-08-03T18:19:00Z"/>
        </w:rPr>
      </w:pPr>
    </w:p>
    <w:p w14:paraId="579A2DAE" w14:textId="77777777" w:rsidR="00BA2648" w:rsidRDefault="00BA2648">
      <w:pPr>
        <w:rPr>
          <w:ins w:id="4895" w:author="yunwei01" w:date="2017-08-03T18:19:00Z"/>
        </w:rPr>
      </w:pPr>
    </w:p>
    <w:p w14:paraId="240E1705" w14:textId="77777777" w:rsidR="00BA2648" w:rsidRDefault="00BA2648">
      <w:pPr>
        <w:rPr>
          <w:ins w:id="4896" w:author="yunwei01" w:date="2017-08-03T18:19:00Z"/>
        </w:rPr>
      </w:pPr>
    </w:p>
    <w:p w14:paraId="3CD3AD21" w14:textId="77777777" w:rsidR="00BA2648" w:rsidRDefault="00BA2648">
      <w:pPr>
        <w:rPr>
          <w:ins w:id="4897" w:author="yunwei01" w:date="2017-08-03T18:19:00Z"/>
        </w:rPr>
      </w:pPr>
    </w:p>
    <w:p w14:paraId="24BF90D4" w14:textId="77777777" w:rsidR="00BA2648" w:rsidRDefault="00BA2648">
      <w:pPr>
        <w:rPr>
          <w:ins w:id="4898" w:author="yunwei01" w:date="2017-08-03T18:19:00Z"/>
        </w:rPr>
      </w:pPr>
    </w:p>
    <w:p w14:paraId="3A957806" w14:textId="77777777" w:rsidR="00BA2648" w:rsidRDefault="00BA2648">
      <w:pPr>
        <w:rPr>
          <w:ins w:id="4899" w:author="yunwei01" w:date="2017-08-03T18:19:00Z"/>
        </w:rPr>
      </w:pPr>
    </w:p>
    <w:p w14:paraId="50C898F1" w14:textId="77777777" w:rsidR="00BA2648" w:rsidRDefault="00BA2648">
      <w:pPr>
        <w:rPr>
          <w:ins w:id="4900" w:author="yunwei01" w:date="2017-08-03T18:19:00Z"/>
        </w:rPr>
      </w:pPr>
    </w:p>
    <w:p w14:paraId="7E2D5D5E" w14:textId="77777777" w:rsidR="00BA2648" w:rsidRDefault="00BA2648">
      <w:pPr>
        <w:rPr>
          <w:ins w:id="4901" w:author="yunwei01" w:date="2017-08-03T18:19:00Z"/>
        </w:rPr>
      </w:pPr>
    </w:p>
    <w:p w14:paraId="27BF633E" w14:textId="77777777" w:rsidR="00BA2648" w:rsidRDefault="00BA2648">
      <w:pPr>
        <w:rPr>
          <w:ins w:id="4902" w:author="yunwei01" w:date="2017-08-03T18:19:00Z"/>
        </w:rPr>
      </w:pPr>
    </w:p>
    <w:p w14:paraId="13369FE1" w14:textId="77777777" w:rsidR="00BA2648" w:rsidRDefault="00BA2648">
      <w:pPr>
        <w:rPr>
          <w:ins w:id="4903" w:author="yunwei01" w:date="2017-08-03T18:19:00Z"/>
        </w:rPr>
      </w:pPr>
    </w:p>
    <w:p w14:paraId="4AE64436" w14:textId="77777777" w:rsidR="00BA2648" w:rsidRDefault="00BA2648">
      <w:pPr>
        <w:rPr>
          <w:ins w:id="4904" w:author="yunwei01" w:date="2017-08-03T18:19:00Z"/>
        </w:rPr>
      </w:pPr>
    </w:p>
    <w:p w14:paraId="16AF96BD" w14:textId="77777777" w:rsidR="00BA2648" w:rsidRDefault="00BA2648">
      <w:pPr>
        <w:rPr>
          <w:ins w:id="4905" w:author="yunwei01" w:date="2017-08-03T18:19:00Z"/>
        </w:rPr>
      </w:pPr>
    </w:p>
    <w:p w14:paraId="0067E46C" w14:textId="77777777" w:rsidR="00BA2648" w:rsidRDefault="00BA2648"/>
    <w:p w14:paraId="396930DE" w14:textId="10568156" w:rsidR="0024427F" w:rsidRDefault="0063422A" w:rsidP="00F84F8A">
      <w:pPr>
        <w:pStyle w:val="3"/>
      </w:pPr>
      <w:bookmarkStart w:id="4906" w:name="_Toc428792692"/>
      <w:bookmarkStart w:id="4907" w:name="_Toc489545428"/>
      <w:bookmarkStart w:id="4908" w:name="_Toc489546880"/>
      <w:bookmarkStart w:id="4909" w:name="_Toc489547212"/>
      <w:bookmarkStart w:id="4910" w:name="_Toc489548089"/>
      <w:bookmarkStart w:id="4911" w:name="_Toc489607313"/>
      <w:r>
        <w:rPr>
          <w:rFonts w:hint="eastAsia"/>
        </w:rPr>
        <w:lastRenderedPageBreak/>
        <w:t>附录</w:t>
      </w:r>
      <w:r>
        <w:rPr>
          <w:rFonts w:hint="eastAsia"/>
        </w:rPr>
        <w:t>57</w:t>
      </w:r>
      <w:r>
        <w:rPr>
          <w:rFonts w:hint="eastAsia"/>
        </w:rPr>
        <w:t>：工作日志</w:t>
      </w:r>
      <w:bookmarkEnd w:id="4906"/>
      <w:bookmarkEnd w:id="4907"/>
      <w:bookmarkEnd w:id="4908"/>
      <w:bookmarkEnd w:id="4909"/>
      <w:bookmarkEnd w:id="4910"/>
      <w:bookmarkEnd w:id="4911"/>
    </w:p>
    <w:tbl>
      <w:tblPr>
        <w:tblpPr w:leftFromText="180" w:rightFromText="180" w:vertAnchor="text" w:horzAnchor="margin" w:tblpXSpec="center" w:tblpY="79"/>
        <w:tblW w:w="10681" w:type="dxa"/>
        <w:tblLayout w:type="fixed"/>
        <w:tblLook w:val="04A0" w:firstRow="1" w:lastRow="0" w:firstColumn="1" w:lastColumn="0" w:noHBand="0" w:noVBand="1"/>
      </w:tblPr>
      <w:tblGrid>
        <w:gridCol w:w="842"/>
        <w:gridCol w:w="713"/>
        <w:gridCol w:w="1559"/>
        <w:gridCol w:w="1832"/>
        <w:gridCol w:w="1631"/>
        <w:gridCol w:w="1631"/>
        <w:gridCol w:w="1631"/>
        <w:gridCol w:w="842"/>
      </w:tblGrid>
      <w:tr w:rsidR="0024427F" w14:paraId="60C272EA" w14:textId="77777777">
        <w:trPr>
          <w:trHeight w:val="270"/>
        </w:trPr>
        <w:tc>
          <w:tcPr>
            <w:tcW w:w="10681" w:type="dxa"/>
            <w:gridSpan w:val="8"/>
            <w:tcBorders>
              <w:top w:val="single" w:sz="4" w:space="0" w:color="auto"/>
              <w:left w:val="single" w:sz="4" w:space="0" w:color="auto"/>
              <w:bottom w:val="single" w:sz="4" w:space="0" w:color="auto"/>
              <w:right w:val="single" w:sz="4" w:space="0" w:color="auto"/>
            </w:tcBorders>
            <w:vAlign w:val="bottom"/>
          </w:tcPr>
          <w:p w14:paraId="138497DB"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工作日志</w:t>
            </w:r>
          </w:p>
        </w:tc>
      </w:tr>
      <w:tr w:rsidR="0024427F" w14:paraId="3EE3F723"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1EBF6A5B"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日期</w:t>
            </w:r>
          </w:p>
        </w:tc>
        <w:tc>
          <w:tcPr>
            <w:tcW w:w="713" w:type="dxa"/>
            <w:vMerge w:val="restart"/>
            <w:tcBorders>
              <w:top w:val="nil"/>
              <w:left w:val="single" w:sz="4" w:space="0" w:color="auto"/>
              <w:bottom w:val="single" w:sz="4" w:space="0" w:color="auto"/>
              <w:right w:val="single" w:sz="4" w:space="0" w:color="auto"/>
            </w:tcBorders>
            <w:vAlign w:val="center"/>
          </w:tcPr>
          <w:p w14:paraId="305FD563"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序号</w:t>
            </w:r>
          </w:p>
        </w:tc>
        <w:tc>
          <w:tcPr>
            <w:tcW w:w="1559" w:type="dxa"/>
            <w:vMerge w:val="restart"/>
            <w:tcBorders>
              <w:top w:val="nil"/>
              <w:left w:val="single" w:sz="4" w:space="0" w:color="auto"/>
              <w:bottom w:val="single" w:sz="4" w:space="0" w:color="auto"/>
              <w:right w:val="single" w:sz="4" w:space="0" w:color="auto"/>
            </w:tcBorders>
            <w:vAlign w:val="center"/>
          </w:tcPr>
          <w:p w14:paraId="678A16DF"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工作内容</w:t>
            </w:r>
          </w:p>
        </w:tc>
        <w:tc>
          <w:tcPr>
            <w:tcW w:w="1832" w:type="dxa"/>
            <w:vMerge w:val="restart"/>
            <w:tcBorders>
              <w:top w:val="nil"/>
              <w:left w:val="single" w:sz="4" w:space="0" w:color="auto"/>
              <w:bottom w:val="single" w:sz="4" w:space="0" w:color="auto"/>
              <w:right w:val="single" w:sz="4" w:space="0" w:color="auto"/>
            </w:tcBorders>
            <w:vAlign w:val="center"/>
          </w:tcPr>
          <w:p w14:paraId="379C5609"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完成情况</w:t>
            </w:r>
          </w:p>
        </w:tc>
        <w:tc>
          <w:tcPr>
            <w:tcW w:w="3262" w:type="dxa"/>
            <w:gridSpan w:val="2"/>
            <w:tcBorders>
              <w:top w:val="single" w:sz="4" w:space="0" w:color="auto"/>
              <w:left w:val="nil"/>
              <w:bottom w:val="single" w:sz="4" w:space="0" w:color="auto"/>
              <w:right w:val="single" w:sz="4" w:space="0" w:color="auto"/>
            </w:tcBorders>
            <w:vAlign w:val="center"/>
          </w:tcPr>
          <w:p w14:paraId="039D55C4"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工作详情</w:t>
            </w:r>
          </w:p>
        </w:tc>
        <w:tc>
          <w:tcPr>
            <w:tcW w:w="1631" w:type="dxa"/>
            <w:vMerge w:val="restart"/>
            <w:tcBorders>
              <w:top w:val="nil"/>
              <w:left w:val="single" w:sz="4" w:space="0" w:color="auto"/>
              <w:bottom w:val="single" w:sz="4" w:space="0" w:color="auto"/>
              <w:right w:val="single" w:sz="4" w:space="0" w:color="auto"/>
            </w:tcBorders>
            <w:vAlign w:val="center"/>
          </w:tcPr>
          <w:p w14:paraId="45EFE00C"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实施人员</w:t>
            </w:r>
          </w:p>
        </w:tc>
        <w:tc>
          <w:tcPr>
            <w:tcW w:w="842" w:type="dxa"/>
            <w:vMerge w:val="restart"/>
            <w:tcBorders>
              <w:top w:val="nil"/>
              <w:left w:val="single" w:sz="4" w:space="0" w:color="auto"/>
              <w:bottom w:val="single" w:sz="4" w:space="0" w:color="auto"/>
              <w:right w:val="single" w:sz="4" w:space="0" w:color="auto"/>
            </w:tcBorders>
            <w:vAlign w:val="center"/>
          </w:tcPr>
          <w:p w14:paraId="1E730DC5"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备注</w:t>
            </w:r>
          </w:p>
        </w:tc>
      </w:tr>
      <w:tr w:rsidR="0024427F" w14:paraId="233D5C60"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4A8CD8E0" w14:textId="77777777" w:rsidR="0024427F" w:rsidRDefault="0024427F">
            <w:pPr>
              <w:widowControl/>
              <w:jc w:val="left"/>
              <w:rPr>
                <w:rFonts w:ascii="宋体" w:hAnsi="宋体" w:cs="宋体"/>
                <w:color w:val="000000"/>
                <w:kern w:val="0"/>
                <w:sz w:val="22"/>
                <w:szCs w:val="22"/>
              </w:rPr>
            </w:pPr>
          </w:p>
        </w:tc>
        <w:tc>
          <w:tcPr>
            <w:tcW w:w="713" w:type="dxa"/>
            <w:vMerge/>
            <w:tcBorders>
              <w:top w:val="nil"/>
              <w:left w:val="single" w:sz="4" w:space="0" w:color="auto"/>
              <w:bottom w:val="single" w:sz="4" w:space="0" w:color="auto"/>
              <w:right w:val="single" w:sz="4" w:space="0" w:color="auto"/>
            </w:tcBorders>
            <w:vAlign w:val="center"/>
          </w:tcPr>
          <w:p w14:paraId="1868D714" w14:textId="77777777" w:rsidR="0024427F" w:rsidRDefault="0024427F">
            <w:pPr>
              <w:widowControl/>
              <w:jc w:val="left"/>
              <w:rPr>
                <w:rFonts w:ascii="宋体" w:hAnsi="宋体" w:cs="宋体"/>
                <w:color w:val="000000"/>
                <w:kern w:val="0"/>
                <w:sz w:val="22"/>
                <w:szCs w:val="22"/>
              </w:rPr>
            </w:pPr>
          </w:p>
        </w:tc>
        <w:tc>
          <w:tcPr>
            <w:tcW w:w="1559" w:type="dxa"/>
            <w:vMerge/>
            <w:tcBorders>
              <w:top w:val="nil"/>
              <w:left w:val="single" w:sz="4" w:space="0" w:color="auto"/>
              <w:bottom w:val="single" w:sz="4" w:space="0" w:color="auto"/>
              <w:right w:val="single" w:sz="4" w:space="0" w:color="auto"/>
            </w:tcBorders>
            <w:vAlign w:val="center"/>
          </w:tcPr>
          <w:p w14:paraId="090FDB9B" w14:textId="77777777" w:rsidR="0024427F" w:rsidRDefault="0024427F">
            <w:pPr>
              <w:widowControl/>
              <w:jc w:val="left"/>
              <w:rPr>
                <w:rFonts w:ascii="宋体" w:hAnsi="宋体" w:cs="宋体"/>
                <w:color w:val="000000"/>
                <w:kern w:val="0"/>
                <w:sz w:val="22"/>
                <w:szCs w:val="22"/>
              </w:rPr>
            </w:pPr>
          </w:p>
        </w:tc>
        <w:tc>
          <w:tcPr>
            <w:tcW w:w="1832" w:type="dxa"/>
            <w:vMerge/>
            <w:tcBorders>
              <w:top w:val="nil"/>
              <w:left w:val="single" w:sz="4" w:space="0" w:color="auto"/>
              <w:bottom w:val="single" w:sz="4" w:space="0" w:color="auto"/>
              <w:right w:val="single" w:sz="4" w:space="0" w:color="auto"/>
            </w:tcBorders>
            <w:vAlign w:val="center"/>
          </w:tcPr>
          <w:p w14:paraId="40688BC5" w14:textId="77777777" w:rsidR="0024427F" w:rsidRDefault="0024427F">
            <w:pPr>
              <w:widowControl/>
              <w:jc w:val="left"/>
              <w:rPr>
                <w:rFonts w:ascii="宋体" w:hAnsi="宋体" w:cs="宋体"/>
                <w:color w:val="000000"/>
                <w:kern w:val="0"/>
                <w:sz w:val="22"/>
                <w:szCs w:val="22"/>
              </w:rPr>
            </w:pPr>
          </w:p>
        </w:tc>
        <w:tc>
          <w:tcPr>
            <w:tcW w:w="1631" w:type="dxa"/>
            <w:tcBorders>
              <w:top w:val="nil"/>
              <w:left w:val="nil"/>
              <w:bottom w:val="single" w:sz="4" w:space="0" w:color="auto"/>
              <w:right w:val="single" w:sz="4" w:space="0" w:color="auto"/>
            </w:tcBorders>
            <w:vAlign w:val="center"/>
          </w:tcPr>
          <w:p w14:paraId="05C6E2D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遇到问题</w:t>
            </w:r>
          </w:p>
        </w:tc>
        <w:tc>
          <w:tcPr>
            <w:tcW w:w="1631" w:type="dxa"/>
            <w:tcBorders>
              <w:top w:val="nil"/>
              <w:left w:val="nil"/>
              <w:bottom w:val="single" w:sz="4" w:space="0" w:color="auto"/>
              <w:right w:val="single" w:sz="4" w:space="0" w:color="auto"/>
            </w:tcBorders>
            <w:vAlign w:val="center"/>
          </w:tcPr>
          <w:p w14:paraId="39F8A5D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处理情况</w:t>
            </w:r>
          </w:p>
        </w:tc>
        <w:tc>
          <w:tcPr>
            <w:tcW w:w="1631" w:type="dxa"/>
            <w:vMerge/>
            <w:tcBorders>
              <w:top w:val="nil"/>
              <w:left w:val="single" w:sz="4" w:space="0" w:color="auto"/>
              <w:bottom w:val="single" w:sz="4" w:space="0" w:color="auto"/>
              <w:right w:val="single" w:sz="4" w:space="0" w:color="auto"/>
            </w:tcBorders>
            <w:vAlign w:val="center"/>
          </w:tcPr>
          <w:p w14:paraId="12FE5C15" w14:textId="77777777" w:rsidR="0024427F" w:rsidRDefault="0024427F">
            <w:pPr>
              <w:widowControl/>
              <w:jc w:val="left"/>
              <w:rPr>
                <w:rFonts w:ascii="宋体" w:hAnsi="宋体" w:cs="宋体"/>
                <w:color w:val="000000"/>
                <w:kern w:val="0"/>
                <w:sz w:val="22"/>
                <w:szCs w:val="22"/>
              </w:rPr>
            </w:pPr>
          </w:p>
        </w:tc>
        <w:tc>
          <w:tcPr>
            <w:tcW w:w="842" w:type="dxa"/>
            <w:vMerge/>
            <w:tcBorders>
              <w:top w:val="nil"/>
              <w:left w:val="single" w:sz="4" w:space="0" w:color="auto"/>
              <w:bottom w:val="single" w:sz="4" w:space="0" w:color="auto"/>
              <w:right w:val="single" w:sz="4" w:space="0" w:color="auto"/>
            </w:tcBorders>
            <w:vAlign w:val="center"/>
          </w:tcPr>
          <w:p w14:paraId="431F4F98" w14:textId="77777777" w:rsidR="0024427F" w:rsidRDefault="0024427F">
            <w:pPr>
              <w:widowControl/>
              <w:jc w:val="left"/>
              <w:rPr>
                <w:rFonts w:ascii="宋体" w:hAnsi="宋体" w:cs="宋体"/>
                <w:color w:val="000000"/>
                <w:kern w:val="0"/>
                <w:sz w:val="22"/>
                <w:szCs w:val="22"/>
              </w:rPr>
            </w:pPr>
          </w:p>
        </w:tc>
      </w:tr>
      <w:tr w:rsidR="0024427F" w14:paraId="582ED0A4"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040DA6C5"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713" w:type="dxa"/>
            <w:tcBorders>
              <w:top w:val="nil"/>
              <w:left w:val="nil"/>
              <w:bottom w:val="single" w:sz="4" w:space="0" w:color="auto"/>
              <w:right w:val="single" w:sz="4" w:space="0" w:color="auto"/>
            </w:tcBorders>
            <w:vAlign w:val="center"/>
          </w:tcPr>
          <w:p w14:paraId="1AC38984"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559" w:type="dxa"/>
            <w:tcBorders>
              <w:top w:val="nil"/>
              <w:left w:val="nil"/>
              <w:bottom w:val="single" w:sz="4" w:space="0" w:color="auto"/>
              <w:right w:val="single" w:sz="4" w:space="0" w:color="auto"/>
            </w:tcBorders>
            <w:vAlign w:val="center"/>
          </w:tcPr>
          <w:p w14:paraId="5A7F5E6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635559E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C66CD8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EE6BED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2534AE1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7107ED7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5676D141"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170703B7"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032638AF"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559" w:type="dxa"/>
            <w:tcBorders>
              <w:top w:val="nil"/>
              <w:left w:val="nil"/>
              <w:bottom w:val="single" w:sz="4" w:space="0" w:color="auto"/>
              <w:right w:val="single" w:sz="4" w:space="0" w:color="auto"/>
            </w:tcBorders>
            <w:vAlign w:val="center"/>
          </w:tcPr>
          <w:p w14:paraId="6C5943B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378717B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4A6022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7FAC715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15862AF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572C384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2E41082"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27469AEF"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5AB28103"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559" w:type="dxa"/>
            <w:tcBorders>
              <w:top w:val="nil"/>
              <w:left w:val="nil"/>
              <w:bottom w:val="single" w:sz="4" w:space="0" w:color="auto"/>
              <w:right w:val="single" w:sz="4" w:space="0" w:color="auto"/>
            </w:tcBorders>
            <w:vAlign w:val="center"/>
          </w:tcPr>
          <w:p w14:paraId="0D0C472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2B126EB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7D2D801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5982C5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9E9660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19FD3B9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279C4D0"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225A2059"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713" w:type="dxa"/>
            <w:tcBorders>
              <w:top w:val="nil"/>
              <w:left w:val="nil"/>
              <w:bottom w:val="single" w:sz="4" w:space="0" w:color="auto"/>
              <w:right w:val="single" w:sz="4" w:space="0" w:color="auto"/>
            </w:tcBorders>
            <w:vAlign w:val="center"/>
          </w:tcPr>
          <w:p w14:paraId="7697B6FE"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559" w:type="dxa"/>
            <w:tcBorders>
              <w:top w:val="nil"/>
              <w:left w:val="nil"/>
              <w:bottom w:val="single" w:sz="4" w:space="0" w:color="auto"/>
              <w:right w:val="single" w:sz="4" w:space="0" w:color="auto"/>
            </w:tcBorders>
            <w:vAlign w:val="center"/>
          </w:tcPr>
          <w:p w14:paraId="3554251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7820804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11E7281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BF91E9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F168D5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2F386B5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54964113"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348036DB"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35C53A7D"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559" w:type="dxa"/>
            <w:tcBorders>
              <w:top w:val="nil"/>
              <w:left w:val="nil"/>
              <w:bottom w:val="single" w:sz="4" w:space="0" w:color="auto"/>
              <w:right w:val="single" w:sz="4" w:space="0" w:color="auto"/>
            </w:tcBorders>
            <w:vAlign w:val="center"/>
          </w:tcPr>
          <w:p w14:paraId="6A61997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3D492BB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3B1F023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2FA5DA8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08BDCE0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7496B47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5187A62A"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234B5BE2"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1D10A8BF"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559" w:type="dxa"/>
            <w:tcBorders>
              <w:top w:val="nil"/>
              <w:left w:val="nil"/>
              <w:bottom w:val="single" w:sz="4" w:space="0" w:color="auto"/>
              <w:right w:val="single" w:sz="4" w:space="0" w:color="auto"/>
            </w:tcBorders>
            <w:vAlign w:val="center"/>
          </w:tcPr>
          <w:p w14:paraId="2326715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14D6FB2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166E249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1A7EA6C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07CFCAD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49A4C78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1BB7A2F8"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5BFE7977"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713" w:type="dxa"/>
            <w:tcBorders>
              <w:top w:val="nil"/>
              <w:left w:val="nil"/>
              <w:bottom w:val="single" w:sz="4" w:space="0" w:color="auto"/>
              <w:right w:val="single" w:sz="4" w:space="0" w:color="auto"/>
            </w:tcBorders>
            <w:vAlign w:val="center"/>
          </w:tcPr>
          <w:p w14:paraId="4C86ACC3"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559" w:type="dxa"/>
            <w:tcBorders>
              <w:top w:val="nil"/>
              <w:left w:val="nil"/>
              <w:bottom w:val="single" w:sz="4" w:space="0" w:color="auto"/>
              <w:right w:val="single" w:sz="4" w:space="0" w:color="auto"/>
            </w:tcBorders>
            <w:vAlign w:val="center"/>
          </w:tcPr>
          <w:p w14:paraId="659E893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0E02A45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1666D77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0265163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7B1162D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6508BFE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335B4BDB"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6EF3BC96"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1796C50D"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559" w:type="dxa"/>
            <w:tcBorders>
              <w:top w:val="nil"/>
              <w:left w:val="nil"/>
              <w:bottom w:val="single" w:sz="4" w:space="0" w:color="auto"/>
              <w:right w:val="single" w:sz="4" w:space="0" w:color="auto"/>
            </w:tcBorders>
            <w:vAlign w:val="center"/>
          </w:tcPr>
          <w:p w14:paraId="0E122F4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6AABBEE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9C7B28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D17F21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7AAFB73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4214CF2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0276C55D"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5079D7BD"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6D565CED"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559" w:type="dxa"/>
            <w:tcBorders>
              <w:top w:val="nil"/>
              <w:left w:val="nil"/>
              <w:bottom w:val="single" w:sz="4" w:space="0" w:color="auto"/>
              <w:right w:val="single" w:sz="4" w:space="0" w:color="auto"/>
            </w:tcBorders>
            <w:vAlign w:val="center"/>
          </w:tcPr>
          <w:p w14:paraId="2537E63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6C867D1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7E7A3B1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3239C9E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E02A58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7696639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15C55ED9"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217E34DD"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713" w:type="dxa"/>
            <w:tcBorders>
              <w:top w:val="nil"/>
              <w:left w:val="nil"/>
              <w:bottom w:val="single" w:sz="4" w:space="0" w:color="auto"/>
              <w:right w:val="single" w:sz="4" w:space="0" w:color="auto"/>
            </w:tcBorders>
            <w:vAlign w:val="center"/>
          </w:tcPr>
          <w:p w14:paraId="01BEBEFC"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559" w:type="dxa"/>
            <w:tcBorders>
              <w:top w:val="nil"/>
              <w:left w:val="nil"/>
              <w:bottom w:val="single" w:sz="4" w:space="0" w:color="auto"/>
              <w:right w:val="single" w:sz="4" w:space="0" w:color="auto"/>
            </w:tcBorders>
            <w:vAlign w:val="center"/>
          </w:tcPr>
          <w:p w14:paraId="0DB1729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6B8692D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24BBBCC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14648E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1067B69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75D55FB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4AEC1DC0"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4FD47862"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251B215E"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559" w:type="dxa"/>
            <w:tcBorders>
              <w:top w:val="nil"/>
              <w:left w:val="nil"/>
              <w:bottom w:val="single" w:sz="4" w:space="0" w:color="auto"/>
              <w:right w:val="single" w:sz="4" w:space="0" w:color="auto"/>
            </w:tcBorders>
            <w:vAlign w:val="center"/>
          </w:tcPr>
          <w:p w14:paraId="1CDBDDD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39DAD1B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1AABDA9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DEE3B9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770A3B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47455C2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3EED81C0"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5F3E3EB1"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71F7F460"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559" w:type="dxa"/>
            <w:tcBorders>
              <w:top w:val="nil"/>
              <w:left w:val="nil"/>
              <w:bottom w:val="single" w:sz="4" w:space="0" w:color="auto"/>
              <w:right w:val="single" w:sz="4" w:space="0" w:color="auto"/>
            </w:tcBorders>
            <w:vAlign w:val="center"/>
          </w:tcPr>
          <w:p w14:paraId="5066EC2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177F6A5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0E2060D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0B2F863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393C1C8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52205F1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3C7270DD"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38976EA7"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713" w:type="dxa"/>
            <w:tcBorders>
              <w:top w:val="nil"/>
              <w:left w:val="nil"/>
              <w:bottom w:val="single" w:sz="4" w:space="0" w:color="auto"/>
              <w:right w:val="single" w:sz="4" w:space="0" w:color="auto"/>
            </w:tcBorders>
            <w:vAlign w:val="center"/>
          </w:tcPr>
          <w:p w14:paraId="247CD695"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559" w:type="dxa"/>
            <w:tcBorders>
              <w:top w:val="nil"/>
              <w:left w:val="nil"/>
              <w:bottom w:val="single" w:sz="4" w:space="0" w:color="auto"/>
              <w:right w:val="single" w:sz="4" w:space="0" w:color="auto"/>
            </w:tcBorders>
            <w:vAlign w:val="center"/>
          </w:tcPr>
          <w:p w14:paraId="6440EAC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297B5CD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7CA54C5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C6E943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938464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2EEC5B2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7AF46270"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0D60ABE0"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50AE5ED4"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559" w:type="dxa"/>
            <w:tcBorders>
              <w:top w:val="nil"/>
              <w:left w:val="nil"/>
              <w:bottom w:val="single" w:sz="4" w:space="0" w:color="auto"/>
              <w:right w:val="single" w:sz="4" w:space="0" w:color="auto"/>
            </w:tcBorders>
            <w:vAlign w:val="center"/>
          </w:tcPr>
          <w:p w14:paraId="4C78DC8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53B12E5D"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F4C814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5082BF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58AFB1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1FCF9E3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51D52C06"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0C715C13"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73E60244"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559" w:type="dxa"/>
            <w:tcBorders>
              <w:top w:val="nil"/>
              <w:left w:val="nil"/>
              <w:bottom w:val="single" w:sz="4" w:space="0" w:color="auto"/>
              <w:right w:val="single" w:sz="4" w:space="0" w:color="auto"/>
            </w:tcBorders>
            <w:vAlign w:val="center"/>
          </w:tcPr>
          <w:p w14:paraId="59F1E1D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2F71C7C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3B08F80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21EFD6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9EB42D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3170DCD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4ED31F87"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7A06CF0C"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713" w:type="dxa"/>
            <w:tcBorders>
              <w:top w:val="nil"/>
              <w:left w:val="nil"/>
              <w:bottom w:val="single" w:sz="4" w:space="0" w:color="auto"/>
              <w:right w:val="single" w:sz="4" w:space="0" w:color="auto"/>
            </w:tcBorders>
            <w:vAlign w:val="center"/>
          </w:tcPr>
          <w:p w14:paraId="7241FCA3"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559" w:type="dxa"/>
            <w:tcBorders>
              <w:top w:val="nil"/>
              <w:left w:val="nil"/>
              <w:bottom w:val="single" w:sz="4" w:space="0" w:color="auto"/>
              <w:right w:val="single" w:sz="4" w:space="0" w:color="auto"/>
            </w:tcBorders>
            <w:vAlign w:val="center"/>
          </w:tcPr>
          <w:p w14:paraId="6885EE0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7509634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0432616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1BCE7DE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BC12BE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1CBE627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618F8893"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146D6AC4"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44A5AA2F"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559" w:type="dxa"/>
            <w:tcBorders>
              <w:top w:val="nil"/>
              <w:left w:val="nil"/>
              <w:bottom w:val="single" w:sz="4" w:space="0" w:color="auto"/>
              <w:right w:val="single" w:sz="4" w:space="0" w:color="auto"/>
            </w:tcBorders>
            <w:vAlign w:val="center"/>
          </w:tcPr>
          <w:p w14:paraId="227EA3C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6F5D761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F88FD3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756625B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AC2442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39BEA36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77FACDAB"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5A77474B"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2CF6E48F"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559" w:type="dxa"/>
            <w:tcBorders>
              <w:top w:val="nil"/>
              <w:left w:val="nil"/>
              <w:bottom w:val="single" w:sz="4" w:space="0" w:color="auto"/>
              <w:right w:val="single" w:sz="4" w:space="0" w:color="auto"/>
            </w:tcBorders>
            <w:vAlign w:val="center"/>
          </w:tcPr>
          <w:p w14:paraId="16AB1366"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3C13F48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4992CB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3557FD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2160B4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02BBC17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791BEB67"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6BB12397"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713" w:type="dxa"/>
            <w:tcBorders>
              <w:top w:val="nil"/>
              <w:left w:val="nil"/>
              <w:bottom w:val="single" w:sz="4" w:space="0" w:color="auto"/>
              <w:right w:val="single" w:sz="4" w:space="0" w:color="auto"/>
            </w:tcBorders>
            <w:vAlign w:val="center"/>
          </w:tcPr>
          <w:p w14:paraId="05AF3C30"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559" w:type="dxa"/>
            <w:tcBorders>
              <w:top w:val="nil"/>
              <w:left w:val="nil"/>
              <w:bottom w:val="single" w:sz="4" w:space="0" w:color="auto"/>
              <w:right w:val="single" w:sz="4" w:space="0" w:color="auto"/>
            </w:tcBorders>
            <w:vAlign w:val="center"/>
          </w:tcPr>
          <w:p w14:paraId="2EA4B94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0065C43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B248A5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23DC96E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0952B7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55B0C25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7313F9C3"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3F22B4EC"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318387CB"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559" w:type="dxa"/>
            <w:tcBorders>
              <w:top w:val="nil"/>
              <w:left w:val="nil"/>
              <w:bottom w:val="single" w:sz="4" w:space="0" w:color="auto"/>
              <w:right w:val="single" w:sz="4" w:space="0" w:color="auto"/>
            </w:tcBorders>
            <w:vAlign w:val="center"/>
          </w:tcPr>
          <w:p w14:paraId="1DFD4A3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19150729"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6C067F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2E605D4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1E7F0C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7A0D80D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00FBBB35"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6061A93F"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1DA6B606"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559" w:type="dxa"/>
            <w:tcBorders>
              <w:top w:val="nil"/>
              <w:left w:val="nil"/>
              <w:bottom w:val="single" w:sz="4" w:space="0" w:color="auto"/>
              <w:right w:val="single" w:sz="4" w:space="0" w:color="auto"/>
            </w:tcBorders>
            <w:vAlign w:val="center"/>
          </w:tcPr>
          <w:p w14:paraId="1FA1B96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1A5196B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7104B44"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724468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25B33058"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66525E62"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C6D518F" w14:textId="77777777">
        <w:trPr>
          <w:trHeight w:val="270"/>
        </w:trPr>
        <w:tc>
          <w:tcPr>
            <w:tcW w:w="842" w:type="dxa"/>
            <w:vMerge w:val="restart"/>
            <w:tcBorders>
              <w:top w:val="nil"/>
              <w:left w:val="single" w:sz="4" w:space="0" w:color="auto"/>
              <w:bottom w:val="single" w:sz="4" w:space="0" w:color="auto"/>
              <w:right w:val="single" w:sz="4" w:space="0" w:color="auto"/>
            </w:tcBorders>
            <w:vAlign w:val="center"/>
          </w:tcPr>
          <w:p w14:paraId="54499F6B"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713" w:type="dxa"/>
            <w:tcBorders>
              <w:top w:val="nil"/>
              <w:left w:val="nil"/>
              <w:bottom w:val="single" w:sz="4" w:space="0" w:color="auto"/>
              <w:right w:val="single" w:sz="4" w:space="0" w:color="auto"/>
            </w:tcBorders>
            <w:vAlign w:val="center"/>
          </w:tcPr>
          <w:p w14:paraId="2775AA6F"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559" w:type="dxa"/>
            <w:tcBorders>
              <w:top w:val="nil"/>
              <w:left w:val="nil"/>
              <w:bottom w:val="single" w:sz="4" w:space="0" w:color="auto"/>
              <w:right w:val="single" w:sz="4" w:space="0" w:color="auto"/>
            </w:tcBorders>
            <w:vAlign w:val="center"/>
          </w:tcPr>
          <w:p w14:paraId="68182C1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0260E21A"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9CEAE33"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8FDC18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9F74C0F"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4F2DD5B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0C590FE1"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78DEA0A1"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0FC53DD9"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559" w:type="dxa"/>
            <w:tcBorders>
              <w:top w:val="nil"/>
              <w:left w:val="nil"/>
              <w:bottom w:val="single" w:sz="4" w:space="0" w:color="auto"/>
              <w:right w:val="single" w:sz="4" w:space="0" w:color="auto"/>
            </w:tcBorders>
            <w:vAlign w:val="center"/>
          </w:tcPr>
          <w:p w14:paraId="1CE25CF7"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33152CE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4E67493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6B71AE61"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033BBDC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25ECE6A5"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24427F" w14:paraId="236087ED" w14:textId="77777777">
        <w:trPr>
          <w:trHeight w:val="270"/>
        </w:trPr>
        <w:tc>
          <w:tcPr>
            <w:tcW w:w="842" w:type="dxa"/>
            <w:vMerge/>
            <w:tcBorders>
              <w:top w:val="nil"/>
              <w:left w:val="single" w:sz="4" w:space="0" w:color="auto"/>
              <w:bottom w:val="single" w:sz="4" w:space="0" w:color="auto"/>
              <w:right w:val="single" w:sz="4" w:space="0" w:color="auto"/>
            </w:tcBorders>
            <w:vAlign w:val="center"/>
          </w:tcPr>
          <w:p w14:paraId="4FC2DD3D" w14:textId="77777777" w:rsidR="0024427F" w:rsidRDefault="0024427F">
            <w:pPr>
              <w:widowControl/>
              <w:jc w:val="left"/>
              <w:rPr>
                <w:rFonts w:ascii="宋体" w:hAnsi="宋体" w:cs="宋体"/>
                <w:color w:val="000000"/>
                <w:kern w:val="0"/>
                <w:sz w:val="22"/>
                <w:szCs w:val="22"/>
              </w:rPr>
            </w:pPr>
          </w:p>
        </w:tc>
        <w:tc>
          <w:tcPr>
            <w:tcW w:w="713" w:type="dxa"/>
            <w:tcBorders>
              <w:top w:val="nil"/>
              <w:left w:val="nil"/>
              <w:bottom w:val="single" w:sz="4" w:space="0" w:color="auto"/>
              <w:right w:val="single" w:sz="4" w:space="0" w:color="auto"/>
            </w:tcBorders>
            <w:vAlign w:val="center"/>
          </w:tcPr>
          <w:p w14:paraId="01AE5756" w14:textId="77777777" w:rsidR="0024427F" w:rsidRDefault="0063422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559" w:type="dxa"/>
            <w:tcBorders>
              <w:top w:val="nil"/>
              <w:left w:val="nil"/>
              <w:bottom w:val="single" w:sz="4" w:space="0" w:color="auto"/>
              <w:right w:val="single" w:sz="4" w:space="0" w:color="auto"/>
            </w:tcBorders>
            <w:vAlign w:val="center"/>
          </w:tcPr>
          <w:p w14:paraId="1859407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832" w:type="dxa"/>
            <w:tcBorders>
              <w:top w:val="nil"/>
              <w:left w:val="nil"/>
              <w:bottom w:val="single" w:sz="4" w:space="0" w:color="auto"/>
              <w:right w:val="single" w:sz="4" w:space="0" w:color="auto"/>
            </w:tcBorders>
            <w:vAlign w:val="center"/>
          </w:tcPr>
          <w:p w14:paraId="330B780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5A0901CE"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26972470"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1631" w:type="dxa"/>
            <w:tcBorders>
              <w:top w:val="nil"/>
              <w:left w:val="nil"/>
              <w:bottom w:val="single" w:sz="4" w:space="0" w:color="auto"/>
              <w:right w:val="single" w:sz="4" w:space="0" w:color="auto"/>
            </w:tcBorders>
            <w:vAlign w:val="center"/>
          </w:tcPr>
          <w:p w14:paraId="0F5DA60C"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842" w:type="dxa"/>
            <w:tcBorders>
              <w:top w:val="nil"/>
              <w:left w:val="nil"/>
              <w:bottom w:val="single" w:sz="4" w:space="0" w:color="auto"/>
              <w:right w:val="single" w:sz="4" w:space="0" w:color="auto"/>
            </w:tcBorders>
            <w:vAlign w:val="center"/>
          </w:tcPr>
          <w:p w14:paraId="16B7C72B" w14:textId="77777777" w:rsidR="0024427F" w:rsidRDefault="0063422A">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w:t>
            </w:r>
          </w:p>
        </w:tc>
      </w:tr>
    </w:tbl>
    <w:p w14:paraId="494B57A1" w14:textId="77777777" w:rsidR="0024427F" w:rsidRDefault="0024427F"/>
    <w:p w14:paraId="6A6D8EBB" w14:textId="77777777" w:rsidR="0024427F" w:rsidRDefault="0024427F">
      <w:pPr>
        <w:ind w:firstLineChars="200" w:firstLine="420"/>
      </w:pPr>
    </w:p>
    <w:p w14:paraId="08099492" w14:textId="77777777" w:rsidR="0024427F" w:rsidRDefault="0024427F">
      <w:pPr>
        <w:ind w:firstLineChars="200" w:firstLine="420"/>
      </w:pPr>
    </w:p>
    <w:p w14:paraId="72956972" w14:textId="77777777" w:rsidR="0024427F" w:rsidRDefault="0024427F">
      <w:pPr>
        <w:ind w:firstLineChars="200" w:firstLine="420"/>
      </w:pPr>
    </w:p>
    <w:p w14:paraId="68FB3465" w14:textId="77777777" w:rsidR="0024427F" w:rsidRDefault="0024427F">
      <w:pPr>
        <w:ind w:firstLineChars="200" w:firstLine="420"/>
      </w:pPr>
    </w:p>
    <w:p w14:paraId="0815FBCF" w14:textId="77777777" w:rsidR="0024427F" w:rsidRDefault="0024427F">
      <w:pPr>
        <w:ind w:firstLineChars="200" w:firstLine="420"/>
      </w:pPr>
    </w:p>
    <w:p w14:paraId="4E69E401" w14:textId="77777777" w:rsidR="0024427F" w:rsidRDefault="0024427F">
      <w:pPr>
        <w:ind w:firstLineChars="200" w:firstLine="420"/>
        <w:rPr>
          <w:ins w:id="4912" w:author="yunwei01" w:date="2017-08-03T18:19:00Z"/>
        </w:rPr>
      </w:pPr>
    </w:p>
    <w:p w14:paraId="54409A78" w14:textId="77777777" w:rsidR="00BA2648" w:rsidRDefault="00BA2648">
      <w:pPr>
        <w:ind w:firstLineChars="200" w:firstLine="420"/>
        <w:rPr>
          <w:ins w:id="4913" w:author="yunwei01" w:date="2017-08-03T18:19:00Z"/>
        </w:rPr>
      </w:pPr>
    </w:p>
    <w:p w14:paraId="2F2D1D4C" w14:textId="77777777" w:rsidR="00BA2648" w:rsidRDefault="00BA2648">
      <w:pPr>
        <w:ind w:firstLineChars="200" w:firstLine="420"/>
      </w:pPr>
    </w:p>
    <w:p w14:paraId="4F5CCFDB" w14:textId="3CABA13F" w:rsidR="0024427F" w:rsidRDefault="0063422A" w:rsidP="00F84F8A">
      <w:pPr>
        <w:pStyle w:val="3"/>
      </w:pPr>
      <w:bookmarkStart w:id="4914" w:name="_Toc428792693"/>
      <w:bookmarkStart w:id="4915" w:name="_Toc489545429"/>
      <w:bookmarkStart w:id="4916" w:name="_Toc489546881"/>
      <w:bookmarkStart w:id="4917" w:name="_Toc489547213"/>
      <w:bookmarkStart w:id="4918" w:name="_Toc489548090"/>
      <w:bookmarkStart w:id="4919" w:name="_Toc489607314"/>
      <w:r>
        <w:rPr>
          <w:rFonts w:hint="eastAsia"/>
        </w:rPr>
        <w:lastRenderedPageBreak/>
        <w:t>附录</w:t>
      </w:r>
      <w:r>
        <w:rPr>
          <w:rFonts w:hint="eastAsia"/>
        </w:rPr>
        <w:t>58</w:t>
      </w:r>
      <w:r>
        <w:rPr>
          <w:rFonts w:hint="eastAsia"/>
        </w:rPr>
        <w:t>：信息系统</w:t>
      </w:r>
      <w:r>
        <w:rPr>
          <w:rFonts w:ascii="宋体" w:hAnsi="宋体" w:cs="宋体" w:hint="eastAsia"/>
          <w:kern w:val="0"/>
          <w:sz w:val="28"/>
          <w:szCs w:val="28"/>
        </w:rPr>
        <w:t>巡检</w:t>
      </w:r>
      <w:bookmarkEnd w:id="4914"/>
      <w:bookmarkEnd w:id="4915"/>
      <w:bookmarkEnd w:id="4916"/>
      <w:bookmarkEnd w:id="4917"/>
      <w:bookmarkEnd w:id="4918"/>
      <w:bookmarkEnd w:id="4919"/>
    </w:p>
    <w:tbl>
      <w:tblPr>
        <w:tblW w:w="824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920" w:author="yunwei01" w:date="2017-08-03T14:18:00Z">
          <w:tblPr>
            <w:tblW w:w="824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848"/>
        <w:gridCol w:w="1574"/>
        <w:gridCol w:w="1555"/>
        <w:gridCol w:w="1564"/>
        <w:gridCol w:w="1701"/>
        <w:tblGridChange w:id="4921">
          <w:tblGrid>
            <w:gridCol w:w="88"/>
            <w:gridCol w:w="1760"/>
            <w:gridCol w:w="88"/>
            <w:gridCol w:w="1486"/>
            <w:gridCol w:w="88"/>
            <w:gridCol w:w="1467"/>
            <w:gridCol w:w="88"/>
            <w:gridCol w:w="1476"/>
            <w:gridCol w:w="88"/>
            <w:gridCol w:w="1613"/>
            <w:gridCol w:w="88"/>
          </w:tblGrid>
        </w:tblGridChange>
      </w:tblGrid>
      <w:tr w:rsidR="0024427F" w14:paraId="0939900C" w14:textId="77777777" w:rsidTr="00203E85">
        <w:trPr>
          <w:trHeight w:val="675"/>
          <w:trPrChange w:id="4922" w:author="yunwei01" w:date="2017-08-03T14:18:00Z">
            <w:trPr>
              <w:gridAfter w:val="0"/>
              <w:trHeight w:val="675"/>
            </w:trPr>
          </w:trPrChange>
        </w:trPr>
        <w:tc>
          <w:tcPr>
            <w:tcW w:w="8242" w:type="dxa"/>
            <w:gridSpan w:val="5"/>
            <w:shd w:val="clear" w:color="auto" w:fill="auto"/>
            <w:vAlign w:val="center"/>
            <w:tcPrChange w:id="4923" w:author="yunwei01" w:date="2017-08-03T14:18:00Z">
              <w:tcPr>
                <w:tcW w:w="8242" w:type="dxa"/>
                <w:gridSpan w:val="10"/>
                <w:shd w:val="clear" w:color="000000" w:fill="969696"/>
                <w:vAlign w:val="center"/>
              </w:tcPr>
            </w:tcPrChange>
          </w:tcPr>
          <w:p w14:paraId="369EE810" w14:textId="5C92B718" w:rsidR="0024427F" w:rsidRDefault="00317016" w:rsidP="0040134A">
            <w:pPr>
              <w:widowControl/>
              <w:jc w:val="center"/>
              <w:rPr>
                <w:rFonts w:ascii="宋体" w:hAnsi="宋体" w:cs="宋体"/>
                <w:b/>
                <w:bCs/>
                <w:kern w:val="0"/>
                <w:sz w:val="28"/>
                <w:szCs w:val="28"/>
              </w:rPr>
            </w:pPr>
            <w:del w:id="4924" w:author="yunwei01" w:date="2017-08-02T14:22:00Z">
              <w:r w:rsidRPr="00E02ECD" w:rsidDel="00A97AE9">
                <w:rPr>
                  <w:rFonts w:ascii="宋体" w:hAnsi="宋体" w:cs="宋体" w:hint="eastAsia"/>
                  <w:b/>
                  <w:bCs/>
                  <w:kern w:val="0"/>
                  <w:sz w:val="28"/>
                  <w:szCs w:val="28"/>
                </w:rPr>
                <w:delText>AAAAA</w:delText>
              </w:r>
            </w:del>
            <w:ins w:id="4925" w:author="yunwei01" w:date="2017-08-02T14:22:00Z">
              <w:r w:rsidR="00A97AE9" w:rsidRPr="00203E85">
                <w:rPr>
                  <w:rFonts w:ascii="宋体" w:hAnsi="宋体" w:cs="宋体" w:hint="eastAsia"/>
                  <w:b/>
                  <w:bCs/>
                  <w:kern w:val="0"/>
                  <w:sz w:val="28"/>
                  <w:szCs w:val="28"/>
                </w:rPr>
                <w:t>资鼎</w:t>
              </w:r>
              <w:r w:rsidR="00A97AE9" w:rsidRPr="00203E85">
                <w:rPr>
                  <w:rFonts w:ascii="宋体" w:hAnsi="宋体" w:cs="宋体"/>
                  <w:b/>
                  <w:bCs/>
                  <w:kern w:val="0"/>
                  <w:sz w:val="28"/>
                  <w:szCs w:val="28"/>
                </w:rPr>
                <w:t>(上海)互联网金融信息服务有限</w:t>
              </w:r>
            </w:ins>
            <w:del w:id="4926" w:author="yunwei01" w:date="2017-08-02T14:38:00Z">
              <w:r w:rsidRPr="00203E85" w:rsidDel="004C1B14">
                <w:rPr>
                  <w:rFonts w:ascii="宋体" w:hAnsi="宋体" w:cs="宋体" w:hint="eastAsia"/>
                  <w:b/>
                  <w:bCs/>
                  <w:kern w:val="0"/>
                  <w:sz w:val="28"/>
                  <w:szCs w:val="28"/>
                </w:rPr>
                <w:delText>公司</w:delText>
              </w:r>
            </w:del>
            <w:ins w:id="4927" w:author="yunwei01" w:date="2017-08-02T14:38:00Z">
              <w:r w:rsidR="004C1B14" w:rsidRPr="00203E85">
                <w:rPr>
                  <w:rFonts w:ascii="宋体" w:hAnsi="宋体" w:cs="宋体" w:hint="eastAsia"/>
                  <w:b/>
                  <w:bCs/>
                  <w:kern w:val="0"/>
                  <w:sz w:val="28"/>
                  <w:szCs w:val="28"/>
                </w:rPr>
                <w:t>公司</w:t>
              </w:r>
            </w:ins>
            <w:r w:rsidRPr="00203E85">
              <w:rPr>
                <w:rFonts w:ascii="宋体" w:hAnsi="宋体" w:cs="宋体" w:hint="eastAsia"/>
                <w:b/>
                <w:bCs/>
                <w:kern w:val="0"/>
                <w:sz w:val="28"/>
                <w:szCs w:val="28"/>
              </w:rPr>
              <w:t>的</w:t>
            </w:r>
            <w:del w:id="4928" w:author="yunwei01" w:date="2017-08-02T14:23:00Z">
              <w:r w:rsidRPr="00203E85" w:rsidDel="00A97AE9">
                <w:rPr>
                  <w:rFonts w:ascii="宋体" w:hAnsi="宋体" w:cs="宋体"/>
                  <w:b/>
                  <w:bCs/>
                  <w:kern w:val="0"/>
                  <w:sz w:val="28"/>
                  <w:szCs w:val="28"/>
                </w:rPr>
                <w:delText>BBBBB</w:delText>
              </w:r>
            </w:del>
            <w:ins w:id="4929" w:author="yunwei01" w:date="2017-08-02T14:47:00Z">
              <w:r w:rsidR="004C1B14" w:rsidRPr="00203E85">
                <w:rPr>
                  <w:rFonts w:ascii="宋体" w:hAnsi="宋体" w:cs="宋体" w:hint="eastAsia"/>
                  <w:b/>
                  <w:bCs/>
                  <w:kern w:val="0"/>
                  <w:sz w:val="28"/>
                  <w:szCs w:val="28"/>
                </w:rPr>
                <w:t>“</w:t>
              </w:r>
            </w:ins>
            <w:ins w:id="4930" w:author="yunwei01" w:date="2017-08-02T14:40:00Z">
              <w:r w:rsidR="004C1B14" w:rsidRPr="00203E85">
                <w:rPr>
                  <w:rFonts w:ascii="宋体" w:hAnsi="宋体" w:cs="宋体" w:hint="eastAsia"/>
                  <w:b/>
                  <w:bCs/>
                  <w:kern w:val="0"/>
                  <w:sz w:val="28"/>
                  <w:szCs w:val="28"/>
                </w:rPr>
                <w:t>马上货”</w:t>
              </w:r>
            </w:ins>
            <w:r w:rsidRPr="00203E85">
              <w:rPr>
                <w:rFonts w:ascii="宋体" w:hAnsi="宋体" w:cs="宋体" w:hint="eastAsia"/>
                <w:b/>
                <w:bCs/>
                <w:kern w:val="0"/>
                <w:sz w:val="28"/>
                <w:szCs w:val="28"/>
              </w:rPr>
              <w:t>系统</w:t>
            </w:r>
          </w:p>
        </w:tc>
      </w:tr>
      <w:tr w:rsidR="0024427F" w14:paraId="0A4F7094" w14:textId="77777777" w:rsidTr="00203E85">
        <w:trPr>
          <w:trHeight w:val="675"/>
          <w:trPrChange w:id="4931" w:author="yunwei01" w:date="2017-08-03T14:18:00Z">
            <w:trPr>
              <w:gridAfter w:val="0"/>
              <w:trHeight w:val="675"/>
            </w:trPr>
          </w:trPrChange>
        </w:trPr>
        <w:tc>
          <w:tcPr>
            <w:tcW w:w="3422" w:type="dxa"/>
            <w:gridSpan w:val="2"/>
            <w:shd w:val="clear" w:color="auto" w:fill="auto"/>
            <w:vAlign w:val="center"/>
            <w:tcPrChange w:id="4932" w:author="yunwei01" w:date="2017-08-03T14:18:00Z">
              <w:tcPr>
                <w:tcW w:w="3422" w:type="dxa"/>
                <w:gridSpan w:val="4"/>
                <w:shd w:val="clear" w:color="000000" w:fill="969696"/>
                <w:vAlign w:val="center"/>
              </w:tcPr>
            </w:tcPrChange>
          </w:tcPr>
          <w:p w14:paraId="0057D4DC" w14:textId="77777777" w:rsidR="0024427F" w:rsidRDefault="0063422A">
            <w:pPr>
              <w:widowControl/>
              <w:jc w:val="left"/>
              <w:rPr>
                <w:rFonts w:ascii="宋体" w:hAnsi="宋体" w:cs="宋体"/>
                <w:b/>
                <w:bCs/>
                <w:kern w:val="0"/>
                <w:sz w:val="28"/>
                <w:szCs w:val="28"/>
              </w:rPr>
            </w:pPr>
            <w:r>
              <w:rPr>
                <w:rFonts w:ascii="宋体" w:hAnsi="宋体" w:cs="宋体" w:hint="eastAsia"/>
                <w:b/>
                <w:bCs/>
                <w:kern w:val="0"/>
                <w:sz w:val="28"/>
                <w:szCs w:val="28"/>
              </w:rPr>
              <w:t>巡检人：</w:t>
            </w:r>
          </w:p>
        </w:tc>
        <w:tc>
          <w:tcPr>
            <w:tcW w:w="4820" w:type="dxa"/>
            <w:gridSpan w:val="3"/>
            <w:shd w:val="clear" w:color="auto" w:fill="auto"/>
            <w:vAlign w:val="center"/>
            <w:tcPrChange w:id="4933" w:author="yunwei01" w:date="2017-08-03T14:18:00Z">
              <w:tcPr>
                <w:tcW w:w="4820" w:type="dxa"/>
                <w:gridSpan w:val="6"/>
                <w:shd w:val="clear" w:color="000000" w:fill="969696"/>
                <w:vAlign w:val="center"/>
              </w:tcPr>
            </w:tcPrChange>
          </w:tcPr>
          <w:p w14:paraId="448DADC0" w14:textId="77777777" w:rsidR="0024427F" w:rsidRDefault="0063422A">
            <w:pPr>
              <w:widowControl/>
              <w:jc w:val="left"/>
              <w:rPr>
                <w:rFonts w:ascii="宋体" w:hAnsi="宋体" w:cs="宋体"/>
                <w:b/>
                <w:bCs/>
                <w:kern w:val="0"/>
                <w:sz w:val="28"/>
                <w:szCs w:val="28"/>
              </w:rPr>
            </w:pPr>
            <w:r>
              <w:rPr>
                <w:rFonts w:ascii="宋体" w:hAnsi="宋体" w:cs="宋体" w:hint="eastAsia"/>
                <w:b/>
                <w:bCs/>
                <w:kern w:val="0"/>
                <w:sz w:val="28"/>
                <w:szCs w:val="28"/>
              </w:rPr>
              <w:t xml:space="preserve">巡检时间             </w:t>
            </w:r>
          </w:p>
        </w:tc>
      </w:tr>
      <w:tr w:rsidR="0024427F" w14:paraId="0352A644" w14:textId="77777777" w:rsidTr="00203E85">
        <w:trPr>
          <w:trHeight w:val="312"/>
          <w:trPrChange w:id="4934" w:author="yunwei01" w:date="2017-08-03T14:18:00Z">
            <w:trPr>
              <w:gridAfter w:val="0"/>
              <w:trHeight w:val="312"/>
            </w:trPr>
          </w:trPrChange>
        </w:trPr>
        <w:tc>
          <w:tcPr>
            <w:tcW w:w="1848" w:type="dxa"/>
            <w:vMerge w:val="restart"/>
            <w:shd w:val="clear" w:color="auto" w:fill="auto"/>
            <w:vAlign w:val="center"/>
            <w:tcPrChange w:id="4935" w:author="yunwei01" w:date="2017-08-03T14:18:00Z">
              <w:tcPr>
                <w:tcW w:w="1848" w:type="dxa"/>
                <w:gridSpan w:val="2"/>
                <w:vMerge w:val="restart"/>
                <w:shd w:val="clear" w:color="000000" w:fill="808080"/>
                <w:vAlign w:val="center"/>
              </w:tcPr>
            </w:tcPrChange>
          </w:tcPr>
          <w:p w14:paraId="249E86C1"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检查内容</w:t>
            </w:r>
          </w:p>
        </w:tc>
        <w:tc>
          <w:tcPr>
            <w:tcW w:w="1574" w:type="dxa"/>
            <w:vMerge w:val="restart"/>
            <w:shd w:val="clear" w:color="auto" w:fill="auto"/>
            <w:vAlign w:val="center"/>
            <w:tcPrChange w:id="4936" w:author="yunwei01" w:date="2017-08-03T14:18:00Z">
              <w:tcPr>
                <w:tcW w:w="1574" w:type="dxa"/>
                <w:gridSpan w:val="2"/>
                <w:vMerge w:val="restart"/>
                <w:shd w:val="clear" w:color="000000" w:fill="808080"/>
                <w:vAlign w:val="center"/>
              </w:tcPr>
            </w:tcPrChange>
          </w:tcPr>
          <w:p w14:paraId="70A45B4C"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内存使用率</w:t>
            </w:r>
          </w:p>
        </w:tc>
        <w:tc>
          <w:tcPr>
            <w:tcW w:w="1555" w:type="dxa"/>
            <w:vMerge w:val="restart"/>
            <w:shd w:val="clear" w:color="auto" w:fill="auto"/>
            <w:vAlign w:val="center"/>
            <w:tcPrChange w:id="4937" w:author="yunwei01" w:date="2017-08-03T14:18:00Z">
              <w:tcPr>
                <w:tcW w:w="1555" w:type="dxa"/>
                <w:gridSpan w:val="2"/>
                <w:vMerge w:val="restart"/>
                <w:shd w:val="clear" w:color="000000" w:fill="808080"/>
                <w:vAlign w:val="center"/>
              </w:tcPr>
            </w:tcPrChange>
          </w:tcPr>
          <w:p w14:paraId="6C4F73DC"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CPU使用率</w:t>
            </w:r>
          </w:p>
        </w:tc>
        <w:tc>
          <w:tcPr>
            <w:tcW w:w="1564" w:type="dxa"/>
            <w:vMerge w:val="restart"/>
            <w:shd w:val="clear" w:color="auto" w:fill="auto"/>
            <w:vAlign w:val="center"/>
            <w:tcPrChange w:id="4938" w:author="yunwei01" w:date="2017-08-03T14:18:00Z">
              <w:tcPr>
                <w:tcW w:w="1564" w:type="dxa"/>
                <w:gridSpan w:val="2"/>
                <w:vMerge w:val="restart"/>
                <w:shd w:val="clear" w:color="000000" w:fill="808080"/>
                <w:vAlign w:val="center"/>
              </w:tcPr>
            </w:tcPrChange>
          </w:tcPr>
          <w:p w14:paraId="3F1CA580"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网络状况</w:t>
            </w:r>
          </w:p>
        </w:tc>
        <w:tc>
          <w:tcPr>
            <w:tcW w:w="1701" w:type="dxa"/>
            <w:vMerge w:val="restart"/>
            <w:shd w:val="clear" w:color="auto" w:fill="auto"/>
            <w:vAlign w:val="center"/>
            <w:tcPrChange w:id="4939" w:author="yunwei01" w:date="2017-08-03T14:18:00Z">
              <w:tcPr>
                <w:tcW w:w="1701" w:type="dxa"/>
                <w:gridSpan w:val="2"/>
                <w:vMerge w:val="restart"/>
                <w:shd w:val="clear" w:color="000000" w:fill="808080"/>
                <w:vAlign w:val="center"/>
              </w:tcPr>
            </w:tcPrChange>
          </w:tcPr>
          <w:p w14:paraId="4905EC9A" w14:textId="77777777" w:rsidR="0024427F" w:rsidRDefault="0063422A">
            <w:pPr>
              <w:widowControl/>
              <w:jc w:val="center"/>
              <w:rPr>
                <w:rFonts w:ascii="宋体" w:hAnsi="宋体" w:cs="宋体"/>
                <w:b/>
                <w:bCs/>
                <w:kern w:val="0"/>
                <w:sz w:val="24"/>
              </w:rPr>
            </w:pPr>
            <w:r>
              <w:rPr>
                <w:rFonts w:ascii="宋体" w:hAnsi="宋体" w:cs="宋体" w:hint="eastAsia"/>
                <w:b/>
                <w:bCs/>
                <w:kern w:val="0"/>
                <w:sz w:val="24"/>
              </w:rPr>
              <w:t>数据传输</w:t>
            </w:r>
          </w:p>
        </w:tc>
      </w:tr>
      <w:tr w:rsidR="0024427F" w14:paraId="65FAD3DD" w14:textId="77777777" w:rsidTr="00203E85">
        <w:trPr>
          <w:trHeight w:val="420"/>
          <w:trPrChange w:id="4940" w:author="yunwei01" w:date="2017-08-03T14:18:00Z">
            <w:trPr>
              <w:gridAfter w:val="0"/>
              <w:trHeight w:val="420"/>
            </w:trPr>
          </w:trPrChange>
        </w:trPr>
        <w:tc>
          <w:tcPr>
            <w:tcW w:w="1848" w:type="dxa"/>
            <w:vMerge/>
            <w:shd w:val="clear" w:color="auto" w:fill="auto"/>
            <w:vAlign w:val="center"/>
            <w:tcPrChange w:id="4941" w:author="yunwei01" w:date="2017-08-03T14:18:00Z">
              <w:tcPr>
                <w:tcW w:w="1848" w:type="dxa"/>
                <w:gridSpan w:val="2"/>
                <w:vMerge/>
                <w:vAlign w:val="center"/>
              </w:tcPr>
            </w:tcPrChange>
          </w:tcPr>
          <w:p w14:paraId="14C13BC6" w14:textId="77777777" w:rsidR="0024427F" w:rsidRDefault="0024427F">
            <w:pPr>
              <w:widowControl/>
              <w:jc w:val="left"/>
              <w:rPr>
                <w:rFonts w:ascii="宋体" w:hAnsi="宋体" w:cs="宋体"/>
                <w:b/>
                <w:bCs/>
                <w:kern w:val="0"/>
                <w:sz w:val="24"/>
              </w:rPr>
            </w:pPr>
          </w:p>
        </w:tc>
        <w:tc>
          <w:tcPr>
            <w:tcW w:w="1574" w:type="dxa"/>
            <w:vMerge/>
            <w:shd w:val="clear" w:color="auto" w:fill="auto"/>
            <w:vAlign w:val="center"/>
            <w:tcPrChange w:id="4942" w:author="yunwei01" w:date="2017-08-03T14:18:00Z">
              <w:tcPr>
                <w:tcW w:w="1574" w:type="dxa"/>
                <w:gridSpan w:val="2"/>
                <w:vMerge/>
                <w:vAlign w:val="center"/>
              </w:tcPr>
            </w:tcPrChange>
          </w:tcPr>
          <w:p w14:paraId="541ECFD5" w14:textId="77777777" w:rsidR="0024427F" w:rsidRDefault="0024427F">
            <w:pPr>
              <w:widowControl/>
              <w:jc w:val="left"/>
              <w:rPr>
                <w:rFonts w:ascii="宋体" w:hAnsi="宋体" w:cs="宋体"/>
                <w:b/>
                <w:bCs/>
                <w:kern w:val="0"/>
                <w:sz w:val="24"/>
              </w:rPr>
            </w:pPr>
          </w:p>
        </w:tc>
        <w:tc>
          <w:tcPr>
            <w:tcW w:w="1555" w:type="dxa"/>
            <w:vMerge/>
            <w:shd w:val="clear" w:color="auto" w:fill="auto"/>
            <w:vAlign w:val="center"/>
            <w:tcPrChange w:id="4943" w:author="yunwei01" w:date="2017-08-03T14:18:00Z">
              <w:tcPr>
                <w:tcW w:w="1555" w:type="dxa"/>
                <w:gridSpan w:val="2"/>
                <w:vMerge/>
                <w:vAlign w:val="center"/>
              </w:tcPr>
            </w:tcPrChange>
          </w:tcPr>
          <w:p w14:paraId="3D17F200" w14:textId="77777777" w:rsidR="0024427F" w:rsidRDefault="0024427F">
            <w:pPr>
              <w:widowControl/>
              <w:jc w:val="left"/>
              <w:rPr>
                <w:rFonts w:ascii="宋体" w:hAnsi="宋体" w:cs="宋体"/>
                <w:b/>
                <w:bCs/>
                <w:kern w:val="0"/>
                <w:sz w:val="24"/>
              </w:rPr>
            </w:pPr>
          </w:p>
        </w:tc>
        <w:tc>
          <w:tcPr>
            <w:tcW w:w="1564" w:type="dxa"/>
            <w:vMerge/>
            <w:shd w:val="clear" w:color="auto" w:fill="auto"/>
            <w:vAlign w:val="center"/>
            <w:tcPrChange w:id="4944" w:author="yunwei01" w:date="2017-08-03T14:18:00Z">
              <w:tcPr>
                <w:tcW w:w="1564" w:type="dxa"/>
                <w:gridSpan w:val="2"/>
                <w:vMerge/>
                <w:vAlign w:val="center"/>
              </w:tcPr>
            </w:tcPrChange>
          </w:tcPr>
          <w:p w14:paraId="5AABB8C0" w14:textId="77777777" w:rsidR="0024427F" w:rsidRDefault="0024427F">
            <w:pPr>
              <w:widowControl/>
              <w:jc w:val="left"/>
              <w:rPr>
                <w:rFonts w:ascii="宋体" w:hAnsi="宋体" w:cs="宋体"/>
                <w:b/>
                <w:bCs/>
                <w:kern w:val="0"/>
                <w:sz w:val="24"/>
              </w:rPr>
            </w:pPr>
          </w:p>
        </w:tc>
        <w:tc>
          <w:tcPr>
            <w:tcW w:w="1701" w:type="dxa"/>
            <w:vMerge/>
            <w:shd w:val="clear" w:color="auto" w:fill="auto"/>
            <w:vAlign w:val="center"/>
            <w:tcPrChange w:id="4945" w:author="yunwei01" w:date="2017-08-03T14:18:00Z">
              <w:tcPr>
                <w:tcW w:w="1701" w:type="dxa"/>
                <w:gridSpan w:val="2"/>
                <w:vMerge/>
                <w:vAlign w:val="center"/>
              </w:tcPr>
            </w:tcPrChange>
          </w:tcPr>
          <w:p w14:paraId="08DB73EC" w14:textId="77777777" w:rsidR="0024427F" w:rsidRDefault="0024427F">
            <w:pPr>
              <w:widowControl/>
              <w:jc w:val="left"/>
              <w:rPr>
                <w:rFonts w:ascii="宋体" w:hAnsi="宋体" w:cs="宋体"/>
                <w:b/>
                <w:bCs/>
                <w:kern w:val="0"/>
                <w:sz w:val="24"/>
              </w:rPr>
            </w:pPr>
          </w:p>
        </w:tc>
      </w:tr>
      <w:tr w:rsidR="0024427F" w14:paraId="46E55058" w14:textId="77777777">
        <w:trPr>
          <w:trHeight w:val="585"/>
        </w:trPr>
        <w:tc>
          <w:tcPr>
            <w:tcW w:w="1848" w:type="dxa"/>
            <w:vAlign w:val="center"/>
          </w:tcPr>
          <w:p w14:paraId="629EA8CA" w14:textId="77777777" w:rsidR="0024427F" w:rsidRDefault="0024427F">
            <w:pPr>
              <w:widowControl/>
              <w:jc w:val="center"/>
              <w:rPr>
                <w:rFonts w:ascii="宋体" w:hAnsi="宋体" w:cs="宋体"/>
                <w:color w:val="000000"/>
                <w:kern w:val="0"/>
                <w:sz w:val="24"/>
              </w:rPr>
            </w:pPr>
          </w:p>
        </w:tc>
        <w:tc>
          <w:tcPr>
            <w:tcW w:w="1574" w:type="dxa"/>
            <w:vAlign w:val="center"/>
          </w:tcPr>
          <w:p w14:paraId="7BBE2F9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4A3578E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006BC18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40EC5E2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30499F14" w14:textId="77777777">
        <w:trPr>
          <w:trHeight w:val="585"/>
        </w:trPr>
        <w:tc>
          <w:tcPr>
            <w:tcW w:w="1848" w:type="dxa"/>
            <w:vAlign w:val="center"/>
          </w:tcPr>
          <w:p w14:paraId="6648122A" w14:textId="77777777" w:rsidR="0024427F" w:rsidRDefault="0024427F">
            <w:pPr>
              <w:widowControl/>
              <w:jc w:val="center"/>
              <w:rPr>
                <w:rFonts w:ascii="宋体" w:hAnsi="宋体" w:cs="宋体"/>
                <w:color w:val="000000"/>
                <w:kern w:val="0"/>
                <w:sz w:val="24"/>
              </w:rPr>
            </w:pPr>
          </w:p>
        </w:tc>
        <w:tc>
          <w:tcPr>
            <w:tcW w:w="1574" w:type="dxa"/>
            <w:vAlign w:val="center"/>
          </w:tcPr>
          <w:p w14:paraId="75EDB90F"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3BE1728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52F4800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08E0B9E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2436FAB5" w14:textId="77777777">
        <w:trPr>
          <w:trHeight w:val="300"/>
        </w:trPr>
        <w:tc>
          <w:tcPr>
            <w:tcW w:w="1848" w:type="dxa"/>
            <w:vAlign w:val="center"/>
          </w:tcPr>
          <w:p w14:paraId="13687DE9" w14:textId="77777777" w:rsidR="0024427F" w:rsidRDefault="0024427F">
            <w:pPr>
              <w:widowControl/>
              <w:jc w:val="center"/>
              <w:rPr>
                <w:rFonts w:ascii="宋体" w:hAnsi="宋体" w:cs="宋体"/>
                <w:color w:val="000000"/>
                <w:kern w:val="0"/>
                <w:sz w:val="24"/>
              </w:rPr>
            </w:pPr>
          </w:p>
        </w:tc>
        <w:tc>
          <w:tcPr>
            <w:tcW w:w="1574" w:type="dxa"/>
            <w:vAlign w:val="center"/>
          </w:tcPr>
          <w:p w14:paraId="2AB31D9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34835B2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2E4C1E6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3937940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14FAAB7E" w14:textId="77777777">
        <w:trPr>
          <w:trHeight w:val="285"/>
        </w:trPr>
        <w:tc>
          <w:tcPr>
            <w:tcW w:w="1848" w:type="dxa"/>
            <w:vAlign w:val="center"/>
          </w:tcPr>
          <w:p w14:paraId="6C3CB8A2" w14:textId="77777777" w:rsidR="0024427F" w:rsidRDefault="0024427F">
            <w:pPr>
              <w:widowControl/>
              <w:jc w:val="center"/>
              <w:rPr>
                <w:rFonts w:ascii="宋体" w:hAnsi="宋体" w:cs="宋体"/>
                <w:color w:val="000000"/>
                <w:kern w:val="0"/>
                <w:sz w:val="24"/>
              </w:rPr>
            </w:pPr>
          </w:p>
        </w:tc>
        <w:tc>
          <w:tcPr>
            <w:tcW w:w="1574" w:type="dxa"/>
            <w:vAlign w:val="center"/>
          </w:tcPr>
          <w:p w14:paraId="7084189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16B0F8F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1E4B9238"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54351F32"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72E36D86" w14:textId="77777777">
        <w:trPr>
          <w:trHeight w:val="300"/>
        </w:trPr>
        <w:tc>
          <w:tcPr>
            <w:tcW w:w="1848" w:type="dxa"/>
            <w:vAlign w:val="center"/>
          </w:tcPr>
          <w:p w14:paraId="6F91AA95" w14:textId="77777777" w:rsidR="0024427F" w:rsidRDefault="0024427F">
            <w:pPr>
              <w:widowControl/>
              <w:jc w:val="center"/>
              <w:rPr>
                <w:rFonts w:ascii="宋体" w:hAnsi="宋体" w:cs="宋体"/>
                <w:color w:val="000000"/>
                <w:kern w:val="0"/>
                <w:sz w:val="24"/>
              </w:rPr>
            </w:pPr>
          </w:p>
        </w:tc>
        <w:tc>
          <w:tcPr>
            <w:tcW w:w="1574" w:type="dxa"/>
            <w:vAlign w:val="center"/>
          </w:tcPr>
          <w:p w14:paraId="4249FD9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2B92F74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4026369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15081A3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07FD0A86" w14:textId="77777777">
        <w:trPr>
          <w:trHeight w:val="300"/>
        </w:trPr>
        <w:tc>
          <w:tcPr>
            <w:tcW w:w="1848" w:type="dxa"/>
            <w:vAlign w:val="center"/>
          </w:tcPr>
          <w:p w14:paraId="19EDA5F1" w14:textId="77777777" w:rsidR="0024427F" w:rsidRDefault="0024427F">
            <w:pPr>
              <w:widowControl/>
              <w:jc w:val="center"/>
              <w:rPr>
                <w:rFonts w:ascii="宋体" w:hAnsi="宋体" w:cs="宋体"/>
                <w:color w:val="000000"/>
                <w:kern w:val="0"/>
                <w:sz w:val="24"/>
              </w:rPr>
            </w:pPr>
          </w:p>
        </w:tc>
        <w:tc>
          <w:tcPr>
            <w:tcW w:w="1574" w:type="dxa"/>
            <w:vAlign w:val="center"/>
          </w:tcPr>
          <w:p w14:paraId="4D03D68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274AF4C8"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019D656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0E48554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60A5B195" w14:textId="77777777">
        <w:trPr>
          <w:trHeight w:val="585"/>
        </w:trPr>
        <w:tc>
          <w:tcPr>
            <w:tcW w:w="1848" w:type="dxa"/>
            <w:vAlign w:val="center"/>
          </w:tcPr>
          <w:p w14:paraId="1189615B" w14:textId="77777777" w:rsidR="0024427F" w:rsidRDefault="0024427F">
            <w:pPr>
              <w:widowControl/>
              <w:jc w:val="center"/>
              <w:rPr>
                <w:rFonts w:ascii="宋体" w:hAnsi="宋体" w:cs="宋体"/>
                <w:color w:val="000000"/>
                <w:kern w:val="0"/>
                <w:sz w:val="24"/>
              </w:rPr>
            </w:pPr>
          </w:p>
        </w:tc>
        <w:tc>
          <w:tcPr>
            <w:tcW w:w="1574" w:type="dxa"/>
            <w:vAlign w:val="center"/>
          </w:tcPr>
          <w:p w14:paraId="5E68916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6C9ED42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243CBE8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4965C79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66CB677E" w14:textId="77777777">
        <w:trPr>
          <w:trHeight w:val="300"/>
        </w:trPr>
        <w:tc>
          <w:tcPr>
            <w:tcW w:w="1848" w:type="dxa"/>
            <w:vAlign w:val="center"/>
          </w:tcPr>
          <w:p w14:paraId="4F9A8BE7" w14:textId="77777777" w:rsidR="0024427F" w:rsidRDefault="0024427F">
            <w:pPr>
              <w:widowControl/>
              <w:jc w:val="center"/>
              <w:rPr>
                <w:rFonts w:ascii="宋体" w:hAnsi="宋体" w:cs="宋体"/>
                <w:color w:val="000000"/>
                <w:kern w:val="0"/>
                <w:sz w:val="24"/>
              </w:rPr>
            </w:pPr>
          </w:p>
        </w:tc>
        <w:tc>
          <w:tcPr>
            <w:tcW w:w="1574" w:type="dxa"/>
            <w:vAlign w:val="center"/>
          </w:tcPr>
          <w:p w14:paraId="76F5F08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5419ACE2"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780A3057"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39ED7C6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2AD310E0" w14:textId="77777777">
        <w:trPr>
          <w:trHeight w:val="585"/>
        </w:trPr>
        <w:tc>
          <w:tcPr>
            <w:tcW w:w="1848" w:type="dxa"/>
            <w:vAlign w:val="center"/>
          </w:tcPr>
          <w:p w14:paraId="244E3D51" w14:textId="77777777" w:rsidR="0024427F" w:rsidRDefault="0024427F">
            <w:pPr>
              <w:widowControl/>
              <w:jc w:val="center"/>
              <w:rPr>
                <w:rFonts w:ascii="宋体" w:hAnsi="宋体" w:cs="宋体"/>
                <w:color w:val="000000"/>
                <w:kern w:val="0"/>
                <w:sz w:val="24"/>
              </w:rPr>
            </w:pPr>
          </w:p>
        </w:tc>
        <w:tc>
          <w:tcPr>
            <w:tcW w:w="1574" w:type="dxa"/>
            <w:vAlign w:val="center"/>
          </w:tcPr>
          <w:p w14:paraId="68931F8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6F2D1C0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3098921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6829E8C1"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45B8AAD7" w14:textId="77777777">
        <w:trPr>
          <w:trHeight w:val="285"/>
        </w:trPr>
        <w:tc>
          <w:tcPr>
            <w:tcW w:w="1848" w:type="dxa"/>
            <w:vAlign w:val="center"/>
          </w:tcPr>
          <w:p w14:paraId="7E3B3644" w14:textId="77777777" w:rsidR="0024427F" w:rsidRDefault="0024427F">
            <w:pPr>
              <w:widowControl/>
              <w:jc w:val="center"/>
              <w:rPr>
                <w:rFonts w:ascii="Arial" w:hAnsi="Arial" w:cs="Arial"/>
                <w:color w:val="000000"/>
                <w:kern w:val="0"/>
                <w:sz w:val="24"/>
              </w:rPr>
            </w:pPr>
          </w:p>
        </w:tc>
        <w:tc>
          <w:tcPr>
            <w:tcW w:w="1574" w:type="dxa"/>
            <w:vAlign w:val="center"/>
          </w:tcPr>
          <w:p w14:paraId="409DC73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7FEF594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1C40AE4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786B416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3BC67005" w14:textId="77777777">
        <w:trPr>
          <w:trHeight w:val="285"/>
        </w:trPr>
        <w:tc>
          <w:tcPr>
            <w:tcW w:w="1848" w:type="dxa"/>
            <w:vAlign w:val="center"/>
          </w:tcPr>
          <w:p w14:paraId="587ECA5A" w14:textId="77777777" w:rsidR="0024427F" w:rsidRDefault="0024427F">
            <w:pPr>
              <w:widowControl/>
              <w:jc w:val="center"/>
              <w:rPr>
                <w:rFonts w:ascii="Arial" w:hAnsi="Arial" w:cs="Arial"/>
                <w:color w:val="000000"/>
                <w:kern w:val="0"/>
                <w:sz w:val="24"/>
              </w:rPr>
            </w:pPr>
          </w:p>
        </w:tc>
        <w:tc>
          <w:tcPr>
            <w:tcW w:w="1574" w:type="dxa"/>
            <w:vAlign w:val="center"/>
          </w:tcPr>
          <w:p w14:paraId="1325CD2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2C3BADE1"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088A556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3DFA060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100D0C9C" w14:textId="77777777">
        <w:trPr>
          <w:trHeight w:val="285"/>
        </w:trPr>
        <w:tc>
          <w:tcPr>
            <w:tcW w:w="1848" w:type="dxa"/>
            <w:vAlign w:val="center"/>
          </w:tcPr>
          <w:p w14:paraId="46C4471C" w14:textId="77777777" w:rsidR="0024427F" w:rsidRDefault="0024427F">
            <w:pPr>
              <w:widowControl/>
              <w:jc w:val="center"/>
              <w:rPr>
                <w:rFonts w:ascii="Arial" w:hAnsi="Arial" w:cs="Arial"/>
                <w:color w:val="000000"/>
                <w:kern w:val="0"/>
                <w:sz w:val="24"/>
              </w:rPr>
            </w:pPr>
          </w:p>
        </w:tc>
        <w:tc>
          <w:tcPr>
            <w:tcW w:w="1574" w:type="dxa"/>
            <w:vAlign w:val="center"/>
          </w:tcPr>
          <w:p w14:paraId="72E8C81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6751597F"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36E3451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47DD4E2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707609A4" w14:textId="77777777">
        <w:trPr>
          <w:trHeight w:val="285"/>
        </w:trPr>
        <w:tc>
          <w:tcPr>
            <w:tcW w:w="1848" w:type="dxa"/>
            <w:vAlign w:val="center"/>
          </w:tcPr>
          <w:p w14:paraId="5FA9849A" w14:textId="77777777" w:rsidR="0024427F" w:rsidRDefault="0024427F">
            <w:pPr>
              <w:widowControl/>
              <w:jc w:val="center"/>
              <w:rPr>
                <w:rFonts w:ascii="Arial" w:hAnsi="Arial" w:cs="Arial"/>
                <w:color w:val="000000"/>
                <w:kern w:val="0"/>
                <w:sz w:val="24"/>
              </w:rPr>
            </w:pPr>
          </w:p>
        </w:tc>
        <w:tc>
          <w:tcPr>
            <w:tcW w:w="1574" w:type="dxa"/>
            <w:vAlign w:val="center"/>
          </w:tcPr>
          <w:p w14:paraId="0550F02D"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0D1A94DD"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4FCDA3B2"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1F0DD37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068A717A" w14:textId="77777777">
        <w:trPr>
          <w:trHeight w:val="315"/>
        </w:trPr>
        <w:tc>
          <w:tcPr>
            <w:tcW w:w="1848" w:type="dxa"/>
            <w:vAlign w:val="center"/>
          </w:tcPr>
          <w:p w14:paraId="7B5CC61F" w14:textId="77777777" w:rsidR="0024427F" w:rsidRDefault="0024427F">
            <w:pPr>
              <w:widowControl/>
              <w:jc w:val="center"/>
              <w:rPr>
                <w:rFonts w:ascii="Arial" w:hAnsi="Arial" w:cs="Arial"/>
                <w:color w:val="000000"/>
                <w:kern w:val="0"/>
                <w:sz w:val="24"/>
              </w:rPr>
            </w:pPr>
          </w:p>
        </w:tc>
        <w:tc>
          <w:tcPr>
            <w:tcW w:w="1574" w:type="dxa"/>
            <w:vAlign w:val="center"/>
          </w:tcPr>
          <w:p w14:paraId="312982AE"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20872AF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7C8768A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71C7516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37BBA9CE" w14:textId="77777777">
        <w:trPr>
          <w:trHeight w:val="315"/>
        </w:trPr>
        <w:tc>
          <w:tcPr>
            <w:tcW w:w="1848" w:type="dxa"/>
            <w:vAlign w:val="center"/>
          </w:tcPr>
          <w:p w14:paraId="08300A73" w14:textId="77777777" w:rsidR="0024427F" w:rsidRDefault="0024427F">
            <w:pPr>
              <w:widowControl/>
              <w:jc w:val="center"/>
              <w:rPr>
                <w:rFonts w:ascii="Arial" w:hAnsi="Arial" w:cs="Arial"/>
                <w:color w:val="000000"/>
                <w:kern w:val="0"/>
                <w:sz w:val="24"/>
              </w:rPr>
            </w:pPr>
          </w:p>
        </w:tc>
        <w:tc>
          <w:tcPr>
            <w:tcW w:w="1574" w:type="dxa"/>
            <w:vAlign w:val="center"/>
          </w:tcPr>
          <w:p w14:paraId="360D88F0"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404B2AA4"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1EAFAC0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5468135D"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1F68F9D1" w14:textId="77777777">
        <w:trPr>
          <w:trHeight w:val="315"/>
        </w:trPr>
        <w:tc>
          <w:tcPr>
            <w:tcW w:w="1848" w:type="dxa"/>
            <w:vAlign w:val="center"/>
          </w:tcPr>
          <w:p w14:paraId="356E2791" w14:textId="77777777" w:rsidR="0024427F" w:rsidRDefault="0024427F">
            <w:pPr>
              <w:widowControl/>
              <w:jc w:val="center"/>
              <w:rPr>
                <w:rFonts w:ascii="Arial" w:hAnsi="Arial" w:cs="Arial"/>
                <w:color w:val="000000"/>
                <w:kern w:val="0"/>
                <w:sz w:val="24"/>
              </w:rPr>
            </w:pPr>
          </w:p>
        </w:tc>
        <w:tc>
          <w:tcPr>
            <w:tcW w:w="1574" w:type="dxa"/>
            <w:vAlign w:val="center"/>
          </w:tcPr>
          <w:p w14:paraId="5DF0B672"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76942C4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2D7352BF"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3C3A30A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638D7C1F" w14:textId="77777777">
        <w:trPr>
          <w:trHeight w:val="615"/>
        </w:trPr>
        <w:tc>
          <w:tcPr>
            <w:tcW w:w="1848" w:type="dxa"/>
            <w:vAlign w:val="center"/>
          </w:tcPr>
          <w:p w14:paraId="19449288" w14:textId="77777777" w:rsidR="0024427F" w:rsidRDefault="0024427F">
            <w:pPr>
              <w:widowControl/>
              <w:jc w:val="center"/>
              <w:rPr>
                <w:rFonts w:ascii="Arial" w:hAnsi="Arial" w:cs="Arial"/>
                <w:color w:val="000000"/>
                <w:kern w:val="0"/>
                <w:sz w:val="24"/>
              </w:rPr>
            </w:pPr>
          </w:p>
        </w:tc>
        <w:tc>
          <w:tcPr>
            <w:tcW w:w="1574" w:type="dxa"/>
            <w:vAlign w:val="center"/>
          </w:tcPr>
          <w:p w14:paraId="76B62972"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4560E38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3105F8FB"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4D2D727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007B6733" w14:textId="77777777">
        <w:trPr>
          <w:trHeight w:val="300"/>
        </w:trPr>
        <w:tc>
          <w:tcPr>
            <w:tcW w:w="1848" w:type="dxa"/>
            <w:vAlign w:val="center"/>
          </w:tcPr>
          <w:p w14:paraId="45DFAE3E" w14:textId="77777777" w:rsidR="0024427F" w:rsidRDefault="0024427F">
            <w:pPr>
              <w:widowControl/>
              <w:jc w:val="center"/>
              <w:rPr>
                <w:rFonts w:ascii="宋体" w:hAnsi="宋体" w:cs="宋体"/>
                <w:color w:val="000000"/>
                <w:kern w:val="0"/>
                <w:sz w:val="24"/>
              </w:rPr>
            </w:pPr>
          </w:p>
        </w:tc>
        <w:tc>
          <w:tcPr>
            <w:tcW w:w="1574" w:type="dxa"/>
            <w:vAlign w:val="center"/>
          </w:tcPr>
          <w:p w14:paraId="312C5977"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0D70F50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41743235"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21B6E4FC"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70895816" w14:textId="77777777">
        <w:trPr>
          <w:trHeight w:val="315"/>
        </w:trPr>
        <w:tc>
          <w:tcPr>
            <w:tcW w:w="1848" w:type="dxa"/>
            <w:vAlign w:val="center"/>
          </w:tcPr>
          <w:p w14:paraId="1932C63A" w14:textId="77777777" w:rsidR="0024427F" w:rsidRDefault="0024427F">
            <w:pPr>
              <w:widowControl/>
              <w:jc w:val="center"/>
              <w:rPr>
                <w:rFonts w:ascii="宋体" w:hAnsi="宋体" w:cs="宋体"/>
                <w:color w:val="000000"/>
                <w:kern w:val="0"/>
                <w:sz w:val="24"/>
              </w:rPr>
            </w:pPr>
          </w:p>
        </w:tc>
        <w:tc>
          <w:tcPr>
            <w:tcW w:w="1574" w:type="dxa"/>
            <w:vAlign w:val="center"/>
          </w:tcPr>
          <w:p w14:paraId="4BEB697A"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213A3A7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51E18773"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541624A9"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r w:rsidR="0024427F" w14:paraId="0CC0ED96" w14:textId="77777777">
        <w:trPr>
          <w:trHeight w:val="315"/>
        </w:trPr>
        <w:tc>
          <w:tcPr>
            <w:tcW w:w="1848" w:type="dxa"/>
            <w:vAlign w:val="center"/>
          </w:tcPr>
          <w:p w14:paraId="60052506" w14:textId="77777777" w:rsidR="0024427F" w:rsidRDefault="0024427F">
            <w:pPr>
              <w:widowControl/>
              <w:jc w:val="center"/>
              <w:rPr>
                <w:rFonts w:ascii="宋体" w:hAnsi="宋体" w:cs="宋体"/>
                <w:color w:val="000000"/>
                <w:kern w:val="0"/>
                <w:sz w:val="24"/>
              </w:rPr>
            </w:pPr>
          </w:p>
        </w:tc>
        <w:tc>
          <w:tcPr>
            <w:tcW w:w="1574" w:type="dxa"/>
            <w:vAlign w:val="center"/>
          </w:tcPr>
          <w:p w14:paraId="406A39B6"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55" w:type="dxa"/>
            <w:vAlign w:val="center"/>
          </w:tcPr>
          <w:p w14:paraId="4634CF7D"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564" w:type="dxa"/>
            <w:vAlign w:val="center"/>
          </w:tcPr>
          <w:p w14:paraId="7308B61D"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c>
          <w:tcPr>
            <w:tcW w:w="1701" w:type="dxa"/>
            <w:vAlign w:val="center"/>
          </w:tcPr>
          <w:p w14:paraId="303F7038" w14:textId="77777777" w:rsidR="0024427F" w:rsidRDefault="0063422A">
            <w:pPr>
              <w:widowControl/>
              <w:jc w:val="center"/>
              <w:rPr>
                <w:rFonts w:ascii="宋体" w:hAnsi="宋体" w:cs="宋体"/>
                <w:kern w:val="0"/>
                <w:sz w:val="24"/>
              </w:rPr>
            </w:pPr>
            <w:r>
              <w:rPr>
                <w:rFonts w:ascii="宋体" w:hAnsi="宋体" w:cs="宋体" w:hint="eastAsia"/>
                <w:kern w:val="0"/>
                <w:sz w:val="24"/>
              </w:rPr>
              <w:t xml:space="preserve">　</w:t>
            </w:r>
          </w:p>
        </w:tc>
      </w:tr>
    </w:tbl>
    <w:p w14:paraId="606753C7" w14:textId="77777777" w:rsidR="0024427F" w:rsidRDefault="0024427F"/>
    <w:p w14:paraId="7705F3A6" w14:textId="77777777" w:rsidR="0024427F" w:rsidRDefault="0024427F">
      <w:pPr>
        <w:adjustRightInd w:val="0"/>
        <w:spacing w:before="100" w:beforeAutospacing="1" w:after="100" w:afterAutospacing="1" w:line="360" w:lineRule="auto"/>
        <w:textAlignment w:val="baseline"/>
        <w:rPr>
          <w:kern w:val="0"/>
          <w:sz w:val="24"/>
        </w:rPr>
      </w:pPr>
    </w:p>
    <w:sectPr w:rsidR="0024427F">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kang" w:date="2016-04-28T09:55:00Z" w:initials="k">
    <w:p w14:paraId="58A5FC0E" w14:textId="04248C3A" w:rsidR="003C2A8A" w:rsidRDefault="003C2A8A">
      <w:pPr>
        <w:pStyle w:val="af2"/>
      </w:pPr>
      <w:r>
        <w:rPr>
          <w:rStyle w:val="affc"/>
        </w:rPr>
        <w:annotationRef/>
      </w:r>
      <w:r>
        <w:rPr>
          <w:rFonts w:hint="eastAsia"/>
        </w:rPr>
        <w:t>封面请按照贵公司的格式要求进行修改</w:t>
      </w:r>
    </w:p>
  </w:comment>
  <w:comment w:id="17" w:author="kang" w:date="2016-04-28T10:22:00Z" w:initials="k">
    <w:p w14:paraId="35D3EC77" w14:textId="5E9FA3C4" w:rsidR="003C2A8A" w:rsidRDefault="003C2A8A">
      <w:pPr>
        <w:pStyle w:val="af2"/>
      </w:pPr>
      <w:r>
        <w:rPr>
          <w:rStyle w:val="affc"/>
        </w:rPr>
        <w:annotationRef/>
      </w:r>
      <w:r>
        <w:rPr>
          <w:rFonts w:hint="eastAsia"/>
        </w:rPr>
        <w:t>建议将本套制度划分为六份管理制度。（第一份：信息安全管理制度总则；第二份：信息安全管理体系；第三份：信息安全组织机构制度；第四份：人员安全管理制度；</w:t>
      </w:r>
    </w:p>
    <w:p w14:paraId="20F8B762" w14:textId="1C94252F" w:rsidR="003C2A8A" w:rsidRDefault="003C2A8A">
      <w:pPr>
        <w:pStyle w:val="af2"/>
      </w:pPr>
      <w:r>
        <w:rPr>
          <w:rFonts w:hint="eastAsia"/>
        </w:rPr>
        <w:t>第五份：信息系统建设安全管理制度；第六份：信息系统运维管理制度）六份制度封面均需按照贵公司的格式要求进行修改</w:t>
      </w:r>
    </w:p>
    <w:p w14:paraId="3DF56430" w14:textId="7EAF5929" w:rsidR="003C2A8A" w:rsidRDefault="003C2A8A">
      <w:pPr>
        <w:pStyle w:val="af2"/>
      </w:pPr>
      <w:r>
        <w:rPr>
          <w:rFonts w:hint="eastAsia"/>
        </w:rPr>
        <w:t>第一份制度涉及</w:t>
      </w:r>
      <w:r>
        <w:rPr>
          <w:rFonts w:hint="eastAsia"/>
        </w:rPr>
        <w:t xml:space="preserve"> </w:t>
      </w:r>
      <w:r>
        <w:rPr>
          <w:rFonts w:hint="eastAsia"/>
        </w:rPr>
        <w:t>本制度第一章；</w:t>
      </w:r>
    </w:p>
    <w:p w14:paraId="27FC7441" w14:textId="45F0C9AD" w:rsidR="003C2A8A" w:rsidRDefault="003C2A8A">
      <w:pPr>
        <w:pStyle w:val="af2"/>
      </w:pPr>
      <w:r>
        <w:rPr>
          <w:rFonts w:hint="eastAsia"/>
        </w:rPr>
        <w:t>第二份制度涉及</w:t>
      </w:r>
      <w:r>
        <w:rPr>
          <w:rFonts w:hint="eastAsia"/>
        </w:rPr>
        <w:t xml:space="preserve"> </w:t>
      </w:r>
      <w:r>
        <w:rPr>
          <w:rFonts w:hint="eastAsia"/>
        </w:rPr>
        <w:t>本制度第二、三章；</w:t>
      </w:r>
    </w:p>
    <w:p w14:paraId="007EBD89" w14:textId="12FB18BD" w:rsidR="003C2A8A" w:rsidRDefault="003C2A8A">
      <w:pPr>
        <w:pStyle w:val="af2"/>
      </w:pPr>
      <w:r>
        <w:rPr>
          <w:rFonts w:hint="eastAsia"/>
        </w:rPr>
        <w:t>第三份制度涉及</w:t>
      </w:r>
      <w:r>
        <w:rPr>
          <w:rFonts w:hint="eastAsia"/>
        </w:rPr>
        <w:t xml:space="preserve"> </w:t>
      </w:r>
      <w:r>
        <w:rPr>
          <w:rFonts w:hint="eastAsia"/>
        </w:rPr>
        <w:t>本制度第四、五、六、八章；</w:t>
      </w:r>
    </w:p>
    <w:p w14:paraId="59BFFB8C" w14:textId="354A9970" w:rsidR="003C2A8A" w:rsidRDefault="003C2A8A">
      <w:pPr>
        <w:pStyle w:val="af2"/>
      </w:pPr>
      <w:r>
        <w:rPr>
          <w:rFonts w:hint="eastAsia"/>
        </w:rPr>
        <w:t>第四份制度涉及</w:t>
      </w:r>
      <w:r>
        <w:rPr>
          <w:rFonts w:hint="eastAsia"/>
        </w:rPr>
        <w:t xml:space="preserve"> </w:t>
      </w:r>
      <w:r>
        <w:rPr>
          <w:rFonts w:hint="eastAsia"/>
        </w:rPr>
        <w:t>本制度第九到十四章；</w:t>
      </w:r>
    </w:p>
    <w:p w14:paraId="75048B06" w14:textId="6889F4FA" w:rsidR="003C2A8A" w:rsidRDefault="003C2A8A">
      <w:pPr>
        <w:pStyle w:val="af2"/>
      </w:pPr>
      <w:r>
        <w:rPr>
          <w:rFonts w:hint="eastAsia"/>
        </w:rPr>
        <w:t>第五份制度涉及</w:t>
      </w:r>
      <w:r>
        <w:rPr>
          <w:rFonts w:hint="eastAsia"/>
        </w:rPr>
        <w:t xml:space="preserve"> </w:t>
      </w:r>
      <w:r>
        <w:rPr>
          <w:rFonts w:hint="eastAsia"/>
        </w:rPr>
        <w:t>本制度第十五章；</w:t>
      </w:r>
    </w:p>
    <w:p w14:paraId="1A3ADAC5" w14:textId="07E24E52" w:rsidR="003C2A8A" w:rsidRPr="00F21A2A" w:rsidRDefault="003C2A8A">
      <w:pPr>
        <w:pStyle w:val="af2"/>
      </w:pPr>
      <w:r>
        <w:rPr>
          <w:rFonts w:hint="eastAsia"/>
        </w:rPr>
        <w:t>第六份制度涉及</w:t>
      </w:r>
      <w:r>
        <w:rPr>
          <w:rFonts w:hint="eastAsia"/>
        </w:rPr>
        <w:t xml:space="preserve"> </w:t>
      </w:r>
      <w:r>
        <w:rPr>
          <w:rFonts w:hint="eastAsia"/>
        </w:rPr>
        <w:t>本制度第七、十六到二十三章；</w:t>
      </w:r>
    </w:p>
  </w:comment>
  <w:comment w:id="70" w:author="kang" w:date="2016-04-28T09:54:00Z" w:initials="k">
    <w:p w14:paraId="63FC3349" w14:textId="756256B9" w:rsidR="003C2A8A" w:rsidRDefault="003C2A8A">
      <w:pPr>
        <w:pStyle w:val="af2"/>
      </w:pPr>
      <w:r>
        <w:rPr>
          <w:rStyle w:val="affc"/>
        </w:rPr>
        <w:annotationRef/>
      </w:r>
      <w:r>
        <w:rPr>
          <w:rFonts w:hint="eastAsia"/>
        </w:rPr>
        <w:t>请按要求替换全文</w:t>
      </w:r>
    </w:p>
  </w:comment>
  <w:comment w:id="74" w:author="kang" w:date="2016-04-28T09:56:00Z" w:initials="k">
    <w:p w14:paraId="4E34DA69" w14:textId="586605FD" w:rsidR="003C2A8A" w:rsidRDefault="003C2A8A">
      <w:pPr>
        <w:pStyle w:val="af2"/>
      </w:pPr>
      <w:r>
        <w:rPr>
          <w:rStyle w:val="affc"/>
        </w:rPr>
        <w:annotationRef/>
      </w:r>
      <w:r>
        <w:rPr>
          <w:rFonts w:hint="eastAsia"/>
        </w:rPr>
        <w:t>请按照要求更改后更新目录</w:t>
      </w:r>
    </w:p>
  </w:comment>
  <w:comment w:id="913" w:author="kang" w:date="2016-04-28T10:05:00Z" w:initials="k">
    <w:p w14:paraId="25B28DE8" w14:textId="677BEDEB" w:rsidR="003C2A8A" w:rsidRDefault="003C2A8A">
      <w:pPr>
        <w:pStyle w:val="af2"/>
      </w:pPr>
      <w:r>
        <w:rPr>
          <w:rStyle w:val="affc"/>
        </w:rPr>
        <w:annotationRef/>
      </w:r>
      <w:r>
        <w:rPr>
          <w:rFonts w:hint="eastAsia"/>
        </w:rPr>
        <w:t>由于贵公司的原则、方针政策等主要考虑业务需求，故建议采用此章制度，作适当修改</w:t>
      </w:r>
    </w:p>
  </w:comment>
  <w:comment w:id="1088" w:author="kang" w:date="2016-04-28T10:43:00Z" w:initials="k">
    <w:p w14:paraId="60EA0988" w14:textId="10C9A88F" w:rsidR="003C2A8A" w:rsidRDefault="003C2A8A">
      <w:pPr>
        <w:pStyle w:val="af2"/>
      </w:pPr>
      <w:r>
        <w:rPr>
          <w:rStyle w:val="affc"/>
        </w:rPr>
        <w:annotationRef/>
      </w:r>
      <w:r>
        <w:rPr>
          <w:rFonts w:hint="eastAsia"/>
        </w:rPr>
        <w:t>第二、三章制度可以合并，参考贵公司的</w:t>
      </w:r>
      <w:r w:rsidRPr="00F70CC7">
        <w:rPr>
          <w:rFonts w:hint="eastAsia"/>
        </w:rPr>
        <w:t>《管理文件与公文控制程序》</w:t>
      </w:r>
      <w:r>
        <w:rPr>
          <w:rFonts w:hint="eastAsia"/>
        </w:rPr>
        <w:t>进行相应改动，贵公司制度基本能够符合要求</w:t>
      </w:r>
    </w:p>
  </w:comment>
  <w:comment w:id="1120" w:author="kang" w:date="2016-04-28T10:45:00Z" w:initials="k">
    <w:p w14:paraId="2D8B1339" w14:textId="4001B141" w:rsidR="003C2A8A" w:rsidRDefault="003C2A8A">
      <w:pPr>
        <w:pStyle w:val="af2"/>
      </w:pPr>
      <w:r>
        <w:rPr>
          <w:rStyle w:val="affc"/>
        </w:rPr>
        <w:annotationRef/>
      </w:r>
      <w:r>
        <w:rPr>
          <w:rFonts w:hint="eastAsia"/>
        </w:rPr>
        <w:t>细化，跟岗位、职责说明需对应</w:t>
      </w:r>
    </w:p>
  </w:comment>
  <w:comment w:id="1123" w:author="kang" w:date="2016-04-28T10:45:00Z" w:initials="k">
    <w:p w14:paraId="58F8E184" w14:textId="48D5A7DF" w:rsidR="003C2A8A" w:rsidRDefault="003C2A8A">
      <w:pPr>
        <w:pStyle w:val="af2"/>
      </w:pPr>
      <w:r>
        <w:rPr>
          <w:rStyle w:val="affc"/>
        </w:rPr>
        <w:annotationRef/>
      </w:r>
      <w:r>
        <w:rPr>
          <w:rFonts w:hint="eastAsia"/>
        </w:rPr>
        <w:t>细化</w:t>
      </w:r>
    </w:p>
  </w:comment>
  <w:comment w:id="1124" w:author="kang" w:date="2016-04-28T10:45:00Z" w:initials="k">
    <w:p w14:paraId="5C5CE193" w14:textId="0F10B2D1" w:rsidR="003C2A8A" w:rsidRPr="00701ED6" w:rsidRDefault="003C2A8A">
      <w:pPr>
        <w:pStyle w:val="af2"/>
      </w:pPr>
      <w:r>
        <w:rPr>
          <w:rStyle w:val="affc"/>
        </w:rPr>
        <w:annotationRef/>
      </w:r>
      <w:r>
        <w:rPr>
          <w:rFonts w:hint="eastAsia"/>
        </w:rPr>
        <w:t>细化，跟岗位、职责说明需对应</w:t>
      </w:r>
    </w:p>
  </w:comment>
  <w:comment w:id="1141" w:author="kang" w:date="2016-04-28T10:45:00Z" w:initials="k">
    <w:p w14:paraId="04FAF4ED" w14:textId="34971874" w:rsidR="003C2A8A" w:rsidRDefault="003C2A8A">
      <w:pPr>
        <w:pStyle w:val="af2"/>
      </w:pPr>
      <w:r>
        <w:rPr>
          <w:rStyle w:val="affc"/>
        </w:rPr>
        <w:annotationRef/>
      </w:r>
      <w:r>
        <w:rPr>
          <w:rFonts w:hint="eastAsia"/>
        </w:rPr>
        <w:t>替换贵公司的流程</w:t>
      </w:r>
    </w:p>
  </w:comment>
  <w:comment w:id="1350" w:author="kang" w:date="2016-04-28T11:01:00Z" w:initials="k">
    <w:p w14:paraId="5A4547CA" w14:textId="42923385" w:rsidR="003C2A8A" w:rsidRDefault="003C2A8A">
      <w:pPr>
        <w:pStyle w:val="af2"/>
      </w:pPr>
      <w:r>
        <w:rPr>
          <w:rStyle w:val="affc"/>
        </w:rPr>
        <w:annotationRef/>
      </w:r>
      <w:r>
        <w:rPr>
          <w:rFonts w:hint="eastAsia"/>
        </w:rPr>
        <w:t>具体说明评审结果，例如贵公司的</w:t>
      </w:r>
      <w:r w:rsidRPr="00894D56">
        <w:rPr>
          <w:rFonts w:hint="eastAsia"/>
        </w:rPr>
        <w:t>《上海钢铁交易中心管理文件自查自纠汇总表》</w:t>
      </w:r>
    </w:p>
  </w:comment>
  <w:comment w:id="1366" w:author="kang" w:date="2016-04-28T10:58:00Z" w:initials="k">
    <w:p w14:paraId="232E2587" w14:textId="46EE6288" w:rsidR="003C2A8A" w:rsidRDefault="003C2A8A">
      <w:pPr>
        <w:pStyle w:val="af2"/>
      </w:pPr>
      <w:r>
        <w:rPr>
          <w:rStyle w:val="affc"/>
        </w:rPr>
        <w:annotationRef/>
      </w:r>
      <w:r>
        <w:rPr>
          <w:rFonts w:hint="eastAsia"/>
        </w:rPr>
        <w:t>四、五、六章可合并</w:t>
      </w:r>
    </w:p>
  </w:comment>
  <w:comment w:id="1367" w:author="kang" w:date="2016-04-28T10:52:00Z" w:initials="k">
    <w:p w14:paraId="12359E82" w14:textId="77777777" w:rsidR="003C2A8A" w:rsidRDefault="003C2A8A">
      <w:pPr>
        <w:pStyle w:val="af2"/>
      </w:pPr>
      <w:r>
        <w:rPr>
          <w:rStyle w:val="affc"/>
        </w:rPr>
        <w:annotationRef/>
      </w:r>
      <w:r>
        <w:rPr>
          <w:rFonts w:hint="eastAsia"/>
        </w:rPr>
        <w:t>此章需要按照等保要求进行替换。</w:t>
      </w:r>
      <w:r w:rsidRPr="00CF1C8E">
        <w:rPr>
          <w:rFonts w:hint="eastAsia"/>
        </w:rPr>
        <w:t>组织机构</w:t>
      </w:r>
      <w:r>
        <w:rPr>
          <w:rFonts w:hint="eastAsia"/>
        </w:rPr>
        <w:t>包括</w:t>
      </w:r>
      <w:r w:rsidRPr="00CF1C8E">
        <w:rPr>
          <w:rFonts w:hint="eastAsia"/>
        </w:rPr>
        <w:t>（岗位、</w:t>
      </w:r>
      <w:r>
        <w:rPr>
          <w:rFonts w:hint="eastAsia"/>
        </w:rPr>
        <w:t>岗位</w:t>
      </w:r>
      <w:r w:rsidRPr="00CF1C8E">
        <w:rPr>
          <w:rFonts w:hint="eastAsia"/>
        </w:rPr>
        <w:t>职责、</w:t>
      </w:r>
      <w:r>
        <w:rPr>
          <w:rFonts w:hint="eastAsia"/>
        </w:rPr>
        <w:t>对应</w:t>
      </w:r>
      <w:r w:rsidRPr="00CF1C8E">
        <w:rPr>
          <w:rFonts w:hint="eastAsia"/>
        </w:rPr>
        <w:t>人员、信息安全工作的委员会或领导小组</w:t>
      </w:r>
      <w:r>
        <w:rPr>
          <w:rFonts w:hint="eastAsia"/>
        </w:rPr>
        <w:t>的定义和人员配备情况</w:t>
      </w:r>
      <w:r w:rsidRPr="00CF1C8E">
        <w:rPr>
          <w:rFonts w:hint="eastAsia"/>
        </w:rPr>
        <w:t>、关键岗位</w:t>
      </w:r>
      <w:r>
        <w:rPr>
          <w:rFonts w:hint="eastAsia"/>
        </w:rPr>
        <w:t>的定义和人员配备情况</w:t>
      </w:r>
      <w:r w:rsidRPr="00CF1C8E">
        <w:rPr>
          <w:rFonts w:hint="eastAsia"/>
        </w:rPr>
        <w:t>）</w:t>
      </w:r>
    </w:p>
    <w:p w14:paraId="6B5A612A" w14:textId="2E0EA44A" w:rsidR="003C2A8A" w:rsidRPr="00CB11C7" w:rsidRDefault="003C2A8A">
      <w:pPr>
        <w:pStyle w:val="af2"/>
      </w:pPr>
      <w:r>
        <w:rPr>
          <w:rFonts w:hint="eastAsia"/>
        </w:rPr>
        <w:t>针对外包的岗位，外包职责需进行具体说明</w:t>
      </w:r>
    </w:p>
  </w:comment>
  <w:comment w:id="1389" w:author="kang" w:date="2016-04-28T10:53:00Z" w:initials="k">
    <w:p w14:paraId="449A86F4" w14:textId="1DC1C7BB" w:rsidR="003C2A8A" w:rsidRDefault="003C2A8A">
      <w:pPr>
        <w:pStyle w:val="af2"/>
      </w:pPr>
      <w:r>
        <w:rPr>
          <w:rStyle w:val="affc"/>
        </w:rPr>
        <w:annotationRef/>
      </w:r>
      <w:r>
        <w:rPr>
          <w:rFonts w:hint="eastAsia"/>
        </w:rPr>
        <w:t>根据此表出具一份具体的人员关系表，外包岗位也需说明</w:t>
      </w:r>
    </w:p>
  </w:comment>
  <w:comment w:id="1397" w:author="kang" w:date="2016-04-28T10:53:00Z" w:initials="k">
    <w:p w14:paraId="086984E0" w14:textId="3A03C6A4" w:rsidR="003C2A8A" w:rsidRDefault="003C2A8A">
      <w:pPr>
        <w:pStyle w:val="af2"/>
      </w:pPr>
      <w:r>
        <w:rPr>
          <w:rStyle w:val="affc"/>
        </w:rPr>
        <w:annotationRef/>
      </w:r>
      <w:r>
        <w:rPr>
          <w:rFonts w:hint="eastAsia"/>
        </w:rPr>
        <w:t>细化具体名称</w:t>
      </w:r>
    </w:p>
  </w:comment>
  <w:comment w:id="1464" w:author="kang" w:date="2016-04-28T10:54:00Z" w:initials="k">
    <w:p w14:paraId="3DE86276" w14:textId="4F9918F9" w:rsidR="003C2A8A" w:rsidRDefault="003C2A8A">
      <w:pPr>
        <w:pStyle w:val="af2"/>
      </w:pPr>
      <w:r>
        <w:rPr>
          <w:rStyle w:val="affc"/>
        </w:rPr>
        <w:annotationRef/>
      </w:r>
      <w:r>
        <w:rPr>
          <w:rFonts w:hint="eastAsia"/>
        </w:rPr>
        <w:t>具体岗位职责及任职要求可根据公司内部要求进行相应改动，下同</w:t>
      </w:r>
    </w:p>
  </w:comment>
  <w:comment w:id="1645" w:author="kang" w:date="2016-04-28T10:57:00Z" w:initials="k">
    <w:p w14:paraId="697AAD7C" w14:textId="59CA40BF" w:rsidR="003C2A8A" w:rsidRDefault="003C2A8A">
      <w:pPr>
        <w:pStyle w:val="af2"/>
      </w:pPr>
      <w:r>
        <w:rPr>
          <w:rStyle w:val="affc"/>
        </w:rPr>
        <w:annotationRef/>
      </w:r>
      <w:r>
        <w:rPr>
          <w:rFonts w:hint="eastAsia"/>
        </w:rPr>
        <w:t>可使用贵公司</w:t>
      </w:r>
      <w:r w:rsidRPr="00960091">
        <w:rPr>
          <w:rFonts w:hint="eastAsia"/>
        </w:rPr>
        <w:t>保密协议、竞业限制协议</w:t>
      </w:r>
      <w:r>
        <w:rPr>
          <w:rFonts w:hint="eastAsia"/>
        </w:rPr>
        <w:t>模板</w:t>
      </w:r>
    </w:p>
  </w:comment>
  <w:comment w:id="1858" w:author="kang" w:date="2016-04-28T15:01:00Z" w:initials="k">
    <w:p w14:paraId="5E66EB66" w14:textId="1D771BC1" w:rsidR="003C2A8A" w:rsidRDefault="003C2A8A">
      <w:pPr>
        <w:pStyle w:val="af2"/>
      </w:pPr>
      <w:r>
        <w:rPr>
          <w:rStyle w:val="affc"/>
        </w:rPr>
        <w:annotationRef/>
      </w:r>
      <w:r>
        <w:rPr>
          <w:rFonts w:hint="eastAsia"/>
        </w:rPr>
        <w:t>依据贵公司实际情况，适当修改附件的全面安全检查表、安全检查报告</w:t>
      </w:r>
    </w:p>
  </w:comment>
  <w:comment w:id="1891" w:author="kang" w:date="2016-04-28T15:02:00Z" w:initials="k">
    <w:p w14:paraId="14A672FD" w14:textId="083B86BA" w:rsidR="003C2A8A" w:rsidRDefault="003C2A8A">
      <w:pPr>
        <w:pStyle w:val="af2"/>
      </w:pPr>
      <w:r>
        <w:rPr>
          <w:rStyle w:val="affc"/>
        </w:rPr>
        <w:annotationRef/>
      </w:r>
      <w:r>
        <w:rPr>
          <w:rFonts w:hint="eastAsia"/>
        </w:rPr>
        <w:t>隶属环境管理，与</w:t>
      </w:r>
      <w:r>
        <w:rPr>
          <w:rFonts w:hint="eastAsia"/>
        </w:rPr>
        <w:t>16.1.2</w:t>
      </w:r>
      <w:r>
        <w:rPr>
          <w:rFonts w:hint="eastAsia"/>
        </w:rPr>
        <w:t>合并</w:t>
      </w:r>
    </w:p>
  </w:comment>
  <w:comment w:id="1970" w:author="kang" w:date="2016-04-28T14:16:00Z" w:initials="k">
    <w:p w14:paraId="5AA61061" w14:textId="7B8BD6A4" w:rsidR="003C2A8A" w:rsidRDefault="003C2A8A">
      <w:pPr>
        <w:pStyle w:val="af2"/>
      </w:pPr>
      <w:r>
        <w:rPr>
          <w:rStyle w:val="affc"/>
        </w:rPr>
        <w:annotationRef/>
      </w:r>
      <w:r>
        <w:rPr>
          <w:rFonts w:hint="eastAsia"/>
        </w:rPr>
        <w:t>说明人员录用具体部门</w:t>
      </w:r>
    </w:p>
  </w:comment>
  <w:comment w:id="1971" w:author="kang" w:date="2016-04-28T14:19:00Z" w:initials="k">
    <w:p w14:paraId="3EB64CB0" w14:textId="6C4ED209" w:rsidR="003C2A8A" w:rsidRDefault="003C2A8A">
      <w:pPr>
        <w:pStyle w:val="af2"/>
      </w:pPr>
      <w:r>
        <w:rPr>
          <w:rStyle w:val="affc"/>
        </w:rPr>
        <w:annotationRef/>
      </w:r>
      <w:r>
        <w:rPr>
          <w:rFonts w:hint="eastAsia"/>
        </w:rPr>
        <w:t>跟贵公司的人员录用相关记录进行匹配，替换相关附件</w:t>
      </w:r>
    </w:p>
    <w:p w14:paraId="26DC97A3" w14:textId="77777777" w:rsidR="003C2A8A" w:rsidRPr="002F71CB" w:rsidRDefault="003C2A8A">
      <w:pPr>
        <w:pStyle w:val="af2"/>
      </w:pPr>
    </w:p>
    <w:p w14:paraId="017D9E35" w14:textId="0295C107" w:rsidR="003C2A8A" w:rsidRDefault="003C2A8A">
      <w:pPr>
        <w:pStyle w:val="af2"/>
      </w:pPr>
      <w:r>
        <w:rPr>
          <w:rFonts w:hint="eastAsia"/>
        </w:rPr>
        <w:t>例如：</w:t>
      </w:r>
      <w:r w:rsidRPr="002F71CB">
        <w:rPr>
          <w:rFonts w:hint="eastAsia"/>
        </w:rPr>
        <w:t>背景审查记录（面试的人员基本情况调查表，面试记录，面试考试记录）</w:t>
      </w:r>
    </w:p>
    <w:p w14:paraId="041B7C1F" w14:textId="2D756D5B" w:rsidR="003C2A8A" w:rsidRPr="002F71CB" w:rsidRDefault="003C2A8A">
      <w:pPr>
        <w:pStyle w:val="af2"/>
      </w:pPr>
      <w:r>
        <w:rPr>
          <w:rFonts w:hint="eastAsia"/>
        </w:rPr>
        <w:t>下同</w:t>
      </w:r>
    </w:p>
  </w:comment>
  <w:comment w:id="1972" w:author="kang" w:date="2016-04-28T14:19:00Z" w:initials="k">
    <w:p w14:paraId="461ADED1" w14:textId="0FF34C40" w:rsidR="003C2A8A" w:rsidRDefault="003C2A8A">
      <w:pPr>
        <w:pStyle w:val="af2"/>
      </w:pPr>
      <w:r>
        <w:rPr>
          <w:rStyle w:val="affc"/>
        </w:rPr>
        <w:annotationRef/>
      </w:r>
      <w:r>
        <w:rPr>
          <w:rFonts w:hint="eastAsia"/>
        </w:rPr>
        <w:t>替换</w:t>
      </w:r>
    </w:p>
  </w:comment>
  <w:comment w:id="1973" w:author="kang" w:date="2016-04-28T14:19:00Z" w:initials="k">
    <w:p w14:paraId="0C6DCB2F" w14:textId="2473F7B9" w:rsidR="003C2A8A" w:rsidRDefault="003C2A8A">
      <w:pPr>
        <w:pStyle w:val="af2"/>
      </w:pPr>
      <w:r>
        <w:rPr>
          <w:rStyle w:val="affc"/>
        </w:rPr>
        <w:annotationRef/>
      </w:r>
      <w:r>
        <w:rPr>
          <w:rFonts w:hint="eastAsia"/>
        </w:rPr>
        <w:t>替换</w:t>
      </w:r>
    </w:p>
  </w:comment>
  <w:comment w:id="1974" w:author="kang" w:date="2016-04-28T14:19:00Z" w:initials="k">
    <w:p w14:paraId="23D4F012" w14:textId="3B0AB2A3" w:rsidR="003C2A8A" w:rsidRDefault="003C2A8A">
      <w:pPr>
        <w:pStyle w:val="af2"/>
      </w:pPr>
      <w:r>
        <w:rPr>
          <w:rStyle w:val="affc"/>
        </w:rPr>
        <w:annotationRef/>
      </w:r>
    </w:p>
  </w:comment>
  <w:comment w:id="2026" w:author="kang" w:date="2016-04-28T11:25:00Z" w:initials="k">
    <w:p w14:paraId="3DFE95BB" w14:textId="12D4A5C8" w:rsidR="003C2A8A" w:rsidRDefault="003C2A8A">
      <w:pPr>
        <w:pStyle w:val="af2"/>
      </w:pPr>
      <w:r>
        <w:rPr>
          <w:rStyle w:val="affc"/>
        </w:rPr>
        <w:annotationRef/>
      </w:r>
      <w:r>
        <w:rPr>
          <w:rFonts w:hint="eastAsia"/>
        </w:rPr>
        <w:t>结合贵公司的</w:t>
      </w:r>
      <w:r>
        <w:rPr>
          <w:rFonts w:hint="eastAsia"/>
        </w:rPr>
        <w:t xml:space="preserve"> </w:t>
      </w:r>
      <w:r w:rsidRPr="00C97651">
        <w:rPr>
          <w:rFonts w:hint="eastAsia"/>
        </w:rPr>
        <w:t>宝钢人力资源管理系统</w:t>
      </w:r>
      <w:r>
        <w:rPr>
          <w:rFonts w:hint="eastAsia"/>
        </w:rPr>
        <w:t xml:space="preserve"> </w:t>
      </w:r>
      <w:r>
        <w:rPr>
          <w:rFonts w:hint="eastAsia"/>
        </w:rPr>
        <w:t>说明</w:t>
      </w:r>
    </w:p>
  </w:comment>
  <w:comment w:id="2034" w:author="kang" w:date="2016-04-28T11:25:00Z" w:initials="k">
    <w:p w14:paraId="01CB789C" w14:textId="7776E265" w:rsidR="003C2A8A" w:rsidRDefault="003C2A8A">
      <w:pPr>
        <w:pStyle w:val="af2"/>
      </w:pPr>
      <w:r>
        <w:rPr>
          <w:rStyle w:val="affc"/>
        </w:rPr>
        <w:annotationRef/>
      </w:r>
      <w:r>
        <w:rPr>
          <w:rFonts w:hint="eastAsia"/>
        </w:rPr>
        <w:t>结合贵公司的</w:t>
      </w:r>
      <w:r>
        <w:rPr>
          <w:rFonts w:hint="eastAsia"/>
        </w:rPr>
        <w:t xml:space="preserve"> </w:t>
      </w:r>
      <w:r w:rsidRPr="00C97651">
        <w:rPr>
          <w:rFonts w:hint="eastAsia"/>
        </w:rPr>
        <w:t>宝钢人力资源管理系统</w:t>
      </w:r>
      <w:r>
        <w:rPr>
          <w:rFonts w:hint="eastAsia"/>
        </w:rPr>
        <w:t xml:space="preserve"> </w:t>
      </w:r>
      <w:r>
        <w:rPr>
          <w:rFonts w:hint="eastAsia"/>
        </w:rPr>
        <w:t>说明</w:t>
      </w:r>
    </w:p>
  </w:comment>
  <w:comment w:id="2075" w:author="kang" w:date="2016-04-28T11:23:00Z" w:initials="k">
    <w:p w14:paraId="413B582E" w14:textId="6CDBE824" w:rsidR="003C2A8A" w:rsidRDefault="003C2A8A">
      <w:pPr>
        <w:pStyle w:val="af2"/>
      </w:pPr>
      <w:r>
        <w:rPr>
          <w:rStyle w:val="affc"/>
        </w:rPr>
        <w:annotationRef/>
      </w:r>
      <w:r>
        <w:rPr>
          <w:rFonts w:hint="eastAsia"/>
        </w:rPr>
        <w:t>请说明因不同原因离职的具体流程，参考贵公司的</w:t>
      </w:r>
      <w:r w:rsidRPr="008F65DD">
        <w:rPr>
          <w:rFonts w:hint="eastAsia"/>
        </w:rPr>
        <w:t>《员工离职管理办法》</w:t>
      </w:r>
      <w:r>
        <w:rPr>
          <w:rFonts w:hint="eastAsia"/>
        </w:rPr>
        <w:t>，结果本章节内容。</w:t>
      </w:r>
    </w:p>
    <w:p w14:paraId="4B659D65" w14:textId="77777777" w:rsidR="003C2A8A" w:rsidRDefault="003C2A8A">
      <w:pPr>
        <w:pStyle w:val="af2"/>
      </w:pPr>
    </w:p>
    <w:p w14:paraId="14E900F1" w14:textId="1CB2B248" w:rsidR="003C2A8A" w:rsidRDefault="003C2A8A">
      <w:pPr>
        <w:pStyle w:val="af2"/>
      </w:pPr>
      <w:r>
        <w:rPr>
          <w:rFonts w:hint="eastAsia"/>
        </w:rPr>
        <w:t>例如：</w:t>
      </w:r>
      <w:r w:rsidRPr="008F65DD">
        <w:rPr>
          <w:rFonts w:hint="eastAsia"/>
        </w:rPr>
        <w:t>离职面谈记录卡、《终止劳动合同通知》、《人事变动表》、《离职移交签证单》</w:t>
      </w:r>
      <w:r w:rsidRPr="008F65DD">
        <w:rPr>
          <w:rFonts w:hint="eastAsia"/>
        </w:rPr>
        <w:t>,</w:t>
      </w:r>
      <w:r w:rsidRPr="008F65DD">
        <w:rPr>
          <w:rFonts w:hint="eastAsia"/>
        </w:rPr>
        <w:t>《离</w:t>
      </w:r>
      <w:r w:rsidRPr="008F65DD">
        <w:rPr>
          <w:rFonts w:hint="eastAsia"/>
        </w:rPr>
        <w:t xml:space="preserve"> </w:t>
      </w:r>
      <w:r w:rsidRPr="008F65DD">
        <w:rPr>
          <w:rFonts w:hint="eastAsia"/>
        </w:rPr>
        <w:t>司</w:t>
      </w:r>
      <w:r w:rsidRPr="008F65DD">
        <w:rPr>
          <w:rFonts w:hint="eastAsia"/>
        </w:rPr>
        <w:t xml:space="preserve"> </w:t>
      </w:r>
      <w:r w:rsidRPr="008F65DD">
        <w:rPr>
          <w:rFonts w:hint="eastAsia"/>
        </w:rPr>
        <w:t>签</w:t>
      </w:r>
      <w:r w:rsidRPr="008F65DD">
        <w:rPr>
          <w:rFonts w:hint="eastAsia"/>
        </w:rPr>
        <w:t xml:space="preserve"> </w:t>
      </w:r>
      <w:r w:rsidRPr="008F65DD">
        <w:rPr>
          <w:rFonts w:hint="eastAsia"/>
        </w:rPr>
        <w:t>证</w:t>
      </w:r>
      <w:r w:rsidRPr="008F65DD">
        <w:rPr>
          <w:rFonts w:hint="eastAsia"/>
        </w:rPr>
        <w:t xml:space="preserve"> </w:t>
      </w:r>
      <w:r w:rsidRPr="008F65DD">
        <w:rPr>
          <w:rFonts w:hint="eastAsia"/>
        </w:rPr>
        <w:t>确</w:t>
      </w:r>
      <w:r w:rsidRPr="008F65DD">
        <w:rPr>
          <w:rFonts w:hint="eastAsia"/>
        </w:rPr>
        <w:t xml:space="preserve"> </w:t>
      </w:r>
      <w:r w:rsidRPr="008F65DD">
        <w:rPr>
          <w:rFonts w:hint="eastAsia"/>
        </w:rPr>
        <w:t>认</w:t>
      </w:r>
      <w:r w:rsidRPr="008F65DD">
        <w:rPr>
          <w:rFonts w:hint="eastAsia"/>
        </w:rPr>
        <w:t xml:space="preserve"> </w:t>
      </w:r>
      <w:r w:rsidRPr="008F65DD">
        <w:rPr>
          <w:rFonts w:hint="eastAsia"/>
        </w:rPr>
        <w:t>单》</w:t>
      </w:r>
    </w:p>
  </w:comment>
  <w:comment w:id="2132" w:author="kang" w:date="2016-04-28T11:27:00Z" w:initials="k">
    <w:p w14:paraId="0EEF7379" w14:textId="3C6DC584" w:rsidR="003C2A8A" w:rsidRDefault="003C2A8A">
      <w:pPr>
        <w:pStyle w:val="af2"/>
      </w:pPr>
      <w:r>
        <w:rPr>
          <w:rStyle w:val="affc"/>
        </w:rPr>
        <w:annotationRef/>
      </w:r>
      <w:r>
        <w:rPr>
          <w:rFonts w:hint="eastAsia"/>
        </w:rPr>
        <w:t>结合实际情况进行相应改动。</w:t>
      </w:r>
      <w:r>
        <w:rPr>
          <w:rFonts w:hint="eastAsia"/>
        </w:rPr>
        <w:t>---</w:t>
      </w:r>
      <w:r>
        <w:rPr>
          <w:rFonts w:hint="eastAsia"/>
        </w:rPr>
        <w:t>针对第三方人员进入机房的一套具体流程说明</w:t>
      </w:r>
    </w:p>
  </w:comment>
  <w:comment w:id="2210" w:author="kang" w:date="2016-04-28T14:56:00Z" w:initials="k">
    <w:p w14:paraId="5E00AA72" w14:textId="3B87775B" w:rsidR="003C2A8A" w:rsidRDefault="003C2A8A">
      <w:pPr>
        <w:pStyle w:val="af2"/>
      </w:pPr>
      <w:r>
        <w:rPr>
          <w:rStyle w:val="affc"/>
        </w:rPr>
        <w:annotationRef/>
      </w:r>
      <w:r>
        <w:rPr>
          <w:rFonts w:hint="eastAsia"/>
        </w:rPr>
        <w:t>依据贵公司</w:t>
      </w:r>
      <w:r>
        <w:rPr>
          <w:rFonts w:hint="eastAsia"/>
        </w:rPr>
        <w:t>JARA</w:t>
      </w:r>
      <w:r>
        <w:rPr>
          <w:rFonts w:hint="eastAsia"/>
        </w:rPr>
        <w:t>系统，请将软件生命周期相关流程添加到相应节点，并说明过程产物</w:t>
      </w:r>
    </w:p>
  </w:comment>
  <w:comment w:id="2235" w:author="kang" w:date="2016-04-28T14:21:00Z" w:initials="k">
    <w:p w14:paraId="64E183E7" w14:textId="63853D21" w:rsidR="003C2A8A" w:rsidRDefault="003C2A8A">
      <w:pPr>
        <w:pStyle w:val="af2"/>
      </w:pPr>
      <w:r>
        <w:rPr>
          <w:rStyle w:val="affc"/>
        </w:rPr>
        <w:annotationRef/>
      </w:r>
      <w:r>
        <w:rPr>
          <w:rFonts w:hint="eastAsia"/>
        </w:rPr>
        <w:t>请替换为贵公司的业务</w:t>
      </w:r>
    </w:p>
  </w:comment>
  <w:comment w:id="2323" w:author="kang" w:date="2016-04-28T14:21:00Z" w:initials="k">
    <w:p w14:paraId="0986FCC6" w14:textId="6C9B15B6" w:rsidR="003C2A8A" w:rsidRDefault="003C2A8A">
      <w:pPr>
        <w:pStyle w:val="af2"/>
      </w:pPr>
      <w:r>
        <w:rPr>
          <w:rStyle w:val="affc"/>
        </w:rPr>
        <w:annotationRef/>
      </w:r>
      <w:r>
        <w:rPr>
          <w:rFonts w:hint="eastAsia"/>
        </w:rPr>
        <w:t>替换</w:t>
      </w:r>
    </w:p>
  </w:comment>
  <w:comment w:id="2536" w:author="kang" w:date="2016-04-28T14:25:00Z" w:initials="k">
    <w:p w14:paraId="69832CA8" w14:textId="58545CC2" w:rsidR="003C2A8A" w:rsidRDefault="003C2A8A">
      <w:pPr>
        <w:pStyle w:val="af2"/>
      </w:pPr>
      <w:r>
        <w:rPr>
          <w:rStyle w:val="affc"/>
        </w:rPr>
        <w:annotationRef/>
      </w:r>
      <w:r>
        <w:rPr>
          <w:rFonts w:hint="eastAsia"/>
        </w:rPr>
        <w:t>具体说明部门</w:t>
      </w:r>
    </w:p>
  </w:comment>
  <w:comment w:id="2552" w:author="kang" w:date="2016-04-28T14:33:00Z" w:initials="k">
    <w:p w14:paraId="76440A0D" w14:textId="77777777" w:rsidR="003C2A8A" w:rsidRDefault="003C2A8A">
      <w:pPr>
        <w:pStyle w:val="af2"/>
        <w:rPr>
          <w:rFonts w:ascii="仿宋_GB2312" w:eastAsia="仿宋_GB2312"/>
          <w:sz w:val="28"/>
        </w:rPr>
      </w:pPr>
      <w:r>
        <w:rPr>
          <w:rStyle w:val="affc"/>
        </w:rPr>
        <w:annotationRef/>
      </w:r>
      <w:r>
        <w:rPr>
          <w:rFonts w:ascii="仿宋_GB2312" w:eastAsia="仿宋_GB2312" w:hint="eastAsia"/>
          <w:sz w:val="28"/>
        </w:rPr>
        <w:t>适当引用</w:t>
      </w:r>
    </w:p>
    <w:p w14:paraId="42DABCED" w14:textId="2B42935A" w:rsidR="003C2A8A" w:rsidRDefault="003C2A8A">
      <w:pPr>
        <w:pStyle w:val="af2"/>
      </w:pPr>
      <w:r>
        <w:rPr>
          <w:rFonts w:ascii="仿宋_GB2312" w:eastAsia="仿宋_GB2312" w:hint="eastAsia"/>
          <w:sz w:val="28"/>
        </w:rPr>
        <w:t>采购管理流程图</w:t>
      </w:r>
    </w:p>
  </w:comment>
  <w:comment w:id="2553" w:author="kang" w:date="2016-04-28T14:39:00Z" w:initials="k">
    <w:p w14:paraId="103EAC10" w14:textId="4F5B93F0" w:rsidR="003C2A8A" w:rsidRDefault="003C2A8A">
      <w:pPr>
        <w:pStyle w:val="af2"/>
      </w:pPr>
      <w:r>
        <w:rPr>
          <w:rStyle w:val="affc"/>
        </w:rPr>
        <w:annotationRef/>
      </w:r>
    </w:p>
  </w:comment>
  <w:comment w:id="2583" w:author="kang" w:date="2016-04-28T14:33:00Z" w:initials="k">
    <w:p w14:paraId="15AA5EAF" w14:textId="6B2C6FFB" w:rsidR="003C2A8A" w:rsidRDefault="003C2A8A" w:rsidP="00CE74A0">
      <w:pPr>
        <w:spacing w:line="360" w:lineRule="auto"/>
        <w:ind w:rightChars="57" w:right="120" w:firstLineChars="200" w:firstLine="420"/>
        <w:rPr>
          <w:rFonts w:ascii="仿宋_GB2312" w:eastAsia="仿宋_GB2312"/>
          <w:sz w:val="28"/>
        </w:rPr>
      </w:pPr>
      <w:r>
        <w:rPr>
          <w:rStyle w:val="affc"/>
        </w:rPr>
        <w:annotationRef/>
      </w:r>
      <w:r>
        <w:rPr>
          <w:rFonts w:ascii="仿宋_GB2312" w:eastAsia="仿宋_GB2312" w:hint="eastAsia"/>
          <w:sz w:val="28"/>
        </w:rPr>
        <w:t>适当引用</w:t>
      </w:r>
    </w:p>
    <w:p w14:paraId="257A4FF6" w14:textId="3FC34FD7" w:rsidR="003C2A8A" w:rsidRPr="00CE74A0" w:rsidRDefault="003C2A8A" w:rsidP="00CE74A0">
      <w:pPr>
        <w:spacing w:line="360" w:lineRule="auto"/>
        <w:ind w:rightChars="57" w:right="120" w:firstLineChars="200" w:firstLine="560"/>
        <w:rPr>
          <w:rFonts w:ascii="仿宋_GB2312" w:eastAsia="仿宋_GB2312"/>
          <w:sz w:val="28"/>
        </w:rPr>
      </w:pPr>
      <w:r w:rsidRPr="00997002">
        <w:rPr>
          <w:rFonts w:ascii="仿宋_GB2312" w:eastAsia="仿宋_GB2312" w:hint="eastAsia"/>
          <w:sz w:val="28"/>
        </w:rPr>
        <w:t>供应商信用等级评级管理办法</w:t>
      </w:r>
    </w:p>
  </w:comment>
  <w:comment w:id="2605" w:author="kang" w:date="2016-04-28T14:38:00Z" w:initials="k">
    <w:p w14:paraId="1707F4FE" w14:textId="274E7517" w:rsidR="003C2A8A" w:rsidRDefault="003C2A8A">
      <w:pPr>
        <w:pStyle w:val="af2"/>
      </w:pPr>
      <w:r>
        <w:rPr>
          <w:rStyle w:val="affc"/>
        </w:rPr>
        <w:annotationRef/>
      </w:r>
    </w:p>
  </w:comment>
  <w:comment w:id="2606" w:author="kang" w:date="2016-04-28T14:36:00Z" w:initials="k">
    <w:p w14:paraId="0E7E02BB" w14:textId="5055D41E" w:rsidR="003C2A8A" w:rsidRDefault="003C2A8A">
      <w:pPr>
        <w:pStyle w:val="af2"/>
      </w:pPr>
      <w:r>
        <w:rPr>
          <w:rStyle w:val="affc"/>
        </w:rPr>
        <w:annotationRef/>
      </w:r>
      <w:r>
        <w:rPr>
          <w:rFonts w:ascii="宋体" w:cs="宋体" w:hint="eastAsia"/>
          <w:color w:val="000000"/>
          <w:kern w:val="0"/>
          <w:sz w:val="24"/>
        </w:rPr>
        <w:t xml:space="preserve">即  </w:t>
      </w:r>
      <w:r w:rsidRPr="008F3C17">
        <w:rPr>
          <w:rFonts w:ascii="宋体" w:cs="宋体" w:hint="eastAsia"/>
          <w:color w:val="000000"/>
          <w:kern w:val="0"/>
          <w:sz w:val="24"/>
        </w:rPr>
        <w:t>《代码管理办法》</w:t>
      </w:r>
    </w:p>
  </w:comment>
  <w:comment w:id="2615" w:author="kang" w:date="2016-04-28T14:38:00Z" w:initials="k">
    <w:p w14:paraId="47E1F02E" w14:textId="41C7E64F" w:rsidR="003C2A8A" w:rsidRDefault="003C2A8A">
      <w:pPr>
        <w:pStyle w:val="af2"/>
      </w:pPr>
      <w:r>
        <w:rPr>
          <w:rStyle w:val="affc"/>
        </w:rPr>
        <w:annotationRef/>
      </w:r>
    </w:p>
  </w:comment>
  <w:comment w:id="2623" w:author="kang" w:date="2016-04-28T14:41:00Z" w:initials="k">
    <w:p w14:paraId="42CBEF9A" w14:textId="34B3D3CF" w:rsidR="003C2A8A" w:rsidRDefault="003C2A8A">
      <w:pPr>
        <w:pStyle w:val="af2"/>
      </w:pPr>
      <w:r>
        <w:rPr>
          <w:rStyle w:val="affc"/>
        </w:rPr>
        <w:annotationRef/>
      </w:r>
      <w:r>
        <w:rPr>
          <w:rFonts w:hint="eastAsia"/>
        </w:rPr>
        <w:t>一般为业务部门</w:t>
      </w:r>
    </w:p>
  </w:comment>
  <w:comment w:id="2656" w:author="kang" w:date="2016-04-28T14:47:00Z" w:initials="k">
    <w:p w14:paraId="17337DD3" w14:textId="042B4734" w:rsidR="003C2A8A" w:rsidRDefault="003C2A8A">
      <w:pPr>
        <w:pStyle w:val="af2"/>
      </w:pPr>
      <w:r>
        <w:rPr>
          <w:rStyle w:val="affc"/>
        </w:rPr>
        <w:annotationRef/>
      </w:r>
      <w:r>
        <w:rPr>
          <w:rFonts w:hint="eastAsia"/>
        </w:rPr>
        <w:t>结合</w:t>
      </w:r>
      <w:r w:rsidRPr="007D3F2A">
        <w:rPr>
          <w:rFonts w:hint="eastAsia"/>
        </w:rPr>
        <w:t>《机房管理办法》</w:t>
      </w:r>
    </w:p>
  </w:comment>
  <w:comment w:id="2716" w:author="kang" w:date="2016-04-28T14:43:00Z" w:initials="k">
    <w:p w14:paraId="1E165DDE" w14:textId="5C4E1645" w:rsidR="003C2A8A" w:rsidRDefault="003C2A8A">
      <w:pPr>
        <w:pStyle w:val="af2"/>
      </w:pPr>
      <w:r>
        <w:rPr>
          <w:rStyle w:val="affc"/>
        </w:rPr>
        <w:annotationRef/>
      </w:r>
      <w:r>
        <w:rPr>
          <w:rFonts w:hint="eastAsia"/>
        </w:rPr>
        <w:t>细化具体部门</w:t>
      </w:r>
    </w:p>
  </w:comment>
  <w:comment w:id="3042" w:author="kang" w:date="2016-04-28T14:49:00Z" w:initials="k">
    <w:p w14:paraId="00D8890F" w14:textId="5EABC129" w:rsidR="003C2A8A" w:rsidRDefault="003C2A8A">
      <w:pPr>
        <w:pStyle w:val="af2"/>
      </w:pPr>
      <w:r>
        <w:rPr>
          <w:rStyle w:val="affc"/>
        </w:rPr>
        <w:annotationRef/>
      </w:r>
      <w:r>
        <w:rPr>
          <w:rFonts w:hint="eastAsia"/>
        </w:rPr>
        <w:t>替换为贵公司的具体情况</w:t>
      </w:r>
    </w:p>
  </w:comment>
  <w:comment w:id="3134" w:author="kang" w:date="2016-04-28T14:45:00Z" w:initials="k">
    <w:p w14:paraId="71261F76" w14:textId="504BD35A" w:rsidR="003C2A8A" w:rsidRDefault="003C2A8A">
      <w:pPr>
        <w:pStyle w:val="af2"/>
      </w:pPr>
      <w:r>
        <w:rPr>
          <w:rStyle w:val="affc"/>
        </w:rPr>
        <w:annotationRef/>
      </w:r>
      <w:r>
        <w:rPr>
          <w:rFonts w:hint="eastAsia"/>
        </w:rPr>
        <w:t>确认</w:t>
      </w:r>
    </w:p>
  </w:comment>
  <w:comment w:id="3228" w:author="kang" w:date="2016-04-28T14:45:00Z" w:initials="k">
    <w:p w14:paraId="07F811B2" w14:textId="63ED0707" w:rsidR="003C2A8A" w:rsidRDefault="003C2A8A">
      <w:pPr>
        <w:pStyle w:val="af2"/>
      </w:pPr>
      <w:r>
        <w:rPr>
          <w:rStyle w:val="affc"/>
        </w:rPr>
        <w:annotationRef/>
      </w:r>
      <w:r>
        <w:rPr>
          <w:rFonts w:hint="eastAsia"/>
        </w:rPr>
        <w:t>确认</w:t>
      </w:r>
    </w:p>
  </w:comment>
  <w:comment w:id="3462" w:author="kang" w:date="2016-04-28T15:00:00Z" w:initials="k">
    <w:p w14:paraId="51174E76" w14:textId="603F9F33" w:rsidR="003C2A8A" w:rsidRDefault="003C2A8A">
      <w:pPr>
        <w:pStyle w:val="af2"/>
      </w:pPr>
      <w:r>
        <w:rPr>
          <w:rStyle w:val="affc"/>
        </w:rPr>
        <w:annotationRef/>
      </w:r>
      <w:r>
        <w:rPr>
          <w:rFonts w:hint="eastAsia"/>
        </w:rPr>
        <w:t>具体到岗位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5FC0E" w15:done="0"/>
  <w15:commentEx w15:paraId="1A3ADAC5" w15:done="0"/>
  <w15:commentEx w15:paraId="63FC3349" w15:done="0"/>
  <w15:commentEx w15:paraId="4E34DA69" w15:done="0"/>
  <w15:commentEx w15:paraId="25B28DE8" w15:done="0"/>
  <w15:commentEx w15:paraId="60EA0988" w15:done="0"/>
  <w15:commentEx w15:paraId="2D8B1339" w15:done="0"/>
  <w15:commentEx w15:paraId="58F8E184" w15:done="0"/>
  <w15:commentEx w15:paraId="5C5CE193" w15:done="0"/>
  <w15:commentEx w15:paraId="04FAF4ED" w15:done="0"/>
  <w15:commentEx w15:paraId="5A4547CA" w15:done="0"/>
  <w15:commentEx w15:paraId="232E2587" w15:done="0"/>
  <w15:commentEx w15:paraId="6B5A612A" w15:done="0"/>
  <w15:commentEx w15:paraId="449A86F4" w15:done="0"/>
  <w15:commentEx w15:paraId="086984E0" w15:done="0"/>
  <w15:commentEx w15:paraId="3DE86276" w15:done="0"/>
  <w15:commentEx w15:paraId="697AAD7C" w15:done="0"/>
  <w15:commentEx w15:paraId="5E66EB66" w15:done="0"/>
  <w15:commentEx w15:paraId="14A672FD" w15:done="0"/>
  <w15:commentEx w15:paraId="5AA61061" w15:done="0"/>
  <w15:commentEx w15:paraId="041B7C1F" w15:done="0"/>
  <w15:commentEx w15:paraId="461ADED1" w15:done="0"/>
  <w15:commentEx w15:paraId="0C6DCB2F" w15:done="0"/>
  <w15:commentEx w15:paraId="23D4F012" w15:done="0"/>
  <w15:commentEx w15:paraId="3DFE95BB" w15:done="0"/>
  <w15:commentEx w15:paraId="01CB789C" w15:done="0"/>
  <w15:commentEx w15:paraId="14E900F1" w15:done="0"/>
  <w15:commentEx w15:paraId="0EEF7379" w15:done="0"/>
  <w15:commentEx w15:paraId="5E00AA72" w15:done="0"/>
  <w15:commentEx w15:paraId="64E183E7" w15:done="0"/>
  <w15:commentEx w15:paraId="0986FCC6" w15:done="0"/>
  <w15:commentEx w15:paraId="69832CA8" w15:done="0"/>
  <w15:commentEx w15:paraId="42DABCED" w15:done="0"/>
  <w15:commentEx w15:paraId="103EAC10" w15:done="0"/>
  <w15:commentEx w15:paraId="257A4FF6" w15:done="0"/>
  <w15:commentEx w15:paraId="1707F4FE" w15:done="0"/>
  <w15:commentEx w15:paraId="0E7E02BB" w15:done="0"/>
  <w15:commentEx w15:paraId="47E1F02E" w15:done="0"/>
  <w15:commentEx w15:paraId="42CBEF9A" w15:done="0"/>
  <w15:commentEx w15:paraId="17337DD3" w15:done="0"/>
  <w15:commentEx w15:paraId="1E165DDE" w15:done="0"/>
  <w15:commentEx w15:paraId="00D8890F" w15:done="0"/>
  <w15:commentEx w15:paraId="71261F76" w15:done="0"/>
  <w15:commentEx w15:paraId="07F811B2" w15:done="0"/>
  <w15:commentEx w15:paraId="51174E7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D332C" w14:textId="77777777" w:rsidR="00F5027D" w:rsidRDefault="00F5027D">
      <w:r>
        <w:separator/>
      </w:r>
    </w:p>
  </w:endnote>
  <w:endnote w:type="continuationSeparator" w:id="0">
    <w:p w14:paraId="23DC4811" w14:textId="77777777" w:rsidR="00F5027D" w:rsidRDefault="00F50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Haettenschweiler">
    <w:altName w:val="Impact"/>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Futura Bk">
    <w:altName w:val="Arial"/>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E09" w14:textId="71680A90" w:rsidR="003C2A8A" w:rsidRDefault="003C2A8A" w:rsidP="00D9639D">
    <w:pPr>
      <w:pStyle w:val="aff0"/>
      <w:jc w:val="center"/>
    </w:pPr>
    <w:r>
      <w:rPr>
        <w:noProof/>
      </w:rPr>
      <mc:AlternateContent>
        <mc:Choice Requires="wps">
          <w:drawing>
            <wp:anchor distT="0" distB="0" distL="114300" distR="114300" simplePos="0" relativeHeight="251658752" behindDoc="0" locked="0" layoutInCell="1" allowOverlap="1" wp14:anchorId="2E82A013" wp14:editId="694AABCF">
              <wp:simplePos x="0" y="0"/>
              <wp:positionH relativeFrom="margin">
                <wp:posOffset>4980305</wp:posOffset>
              </wp:positionH>
              <wp:positionV relativeFrom="paragraph">
                <wp:posOffset>9525</wp:posOffset>
              </wp:positionV>
              <wp:extent cx="57785" cy="20116800"/>
              <wp:effectExtent l="0" t="0" r="18415" b="1905"/>
              <wp:wrapNone/>
              <wp:docPr id="1"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2011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464C5" w14:textId="77777777" w:rsidR="003C2A8A" w:rsidRDefault="003C2A8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E7E80">
                            <w:rPr>
                              <w:noProof/>
                              <w:sz w:val="18"/>
                            </w:rPr>
                            <w:t>26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82A013" id="_x0000_t202" coordsize="21600,21600" o:spt="202" path="m,l,21600r21600,l21600,xe">
              <v:stroke joinstyle="miter"/>
              <v:path gradientshapeok="t" o:connecttype="rect"/>
            </v:shapetype>
            <v:shape id="文本框 92" o:spid="_x0000_s1055" type="#_x0000_t202" style="position:absolute;left:0;text-align:left;margin-left:392.15pt;margin-top:.75pt;width:4.55pt;height:22in;z-index:2516587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" filled="f" stroked="f">
              <v:textbox style="mso-fit-shape-to-text:t" inset="0,0,0,0">
                <w:txbxContent>
                  <w:p w14:paraId="5A6464C5" w14:textId="77777777" w:rsidR="003C2A8A" w:rsidRDefault="003C2A8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E7E80">
                      <w:rPr>
                        <w:noProof/>
                        <w:sz w:val="18"/>
                      </w:rPr>
                      <w:t>26</w:t>
                    </w:r>
                    <w:r>
                      <w:rPr>
                        <w:rFonts w:hint="eastAsia"/>
                        <w:sz w:val="18"/>
                      </w:rPr>
                      <w:fldChar w:fldCharType="end"/>
                    </w:r>
                  </w:p>
                </w:txbxContent>
              </v:textbox>
              <w10:wrap anchorx="margin"/>
            </v:shape>
          </w:pict>
        </mc:Fallback>
      </mc:AlternateContent>
    </w:r>
    <w:ins w:id="903" w:author="yunwei01" w:date="2017-08-02T14:15:00Z">
      <w:r w:rsidRPr="00672C1E">
        <w:rPr>
          <w:rFonts w:ascii="宋体" w:hAnsi="宋体" w:hint="eastAsia"/>
        </w:rPr>
        <w:t>资鼎(上海)互联网金融信息服务有限公司</w:t>
      </w:r>
      <w:r>
        <w:rPr>
          <w:rFonts w:ascii="宋体" w:hAnsi="宋体" w:hint="eastAsia"/>
        </w:rPr>
        <w:t xml:space="preserve"> </w:t>
      </w:r>
    </w:ins>
    <w:del w:id="904" w:author="yunwei01" w:date="2017-08-02T14:15:00Z">
      <w:r w:rsidDel="00A97AE9">
        <w:rPr>
          <w:rFonts w:ascii="宋体" w:hAnsi="宋体" w:hint="eastAsia"/>
        </w:rPr>
        <w:delText>AAAAA公司</w:delText>
      </w:r>
    </w:del>
    <w:r>
      <w:rPr>
        <w:rFonts w:hint="eastAsia"/>
      </w:rPr>
      <w:t>版权</w:t>
    </w:r>
    <w:r w:rsidRPr="00AF46A3">
      <w:rPr>
        <w:rFonts w:hint="eastAsia"/>
      </w:rPr>
      <w:t>所有</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6337B" w14:textId="77777777" w:rsidR="003C2A8A" w:rsidRDefault="003C2A8A">
    <w:pPr>
      <w:pStyle w:val="aff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5ED25" w14:textId="77777777" w:rsidR="003C2A8A" w:rsidRDefault="003C2A8A">
    <w:pPr>
      <w:pStyle w:val="aff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4B0CE" w14:textId="77777777" w:rsidR="00F5027D" w:rsidRDefault="00F5027D">
      <w:r>
        <w:separator/>
      </w:r>
    </w:p>
  </w:footnote>
  <w:footnote w:type="continuationSeparator" w:id="0">
    <w:p w14:paraId="3BAA6B6F" w14:textId="77777777" w:rsidR="00F5027D" w:rsidRDefault="00F502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C313A" w14:textId="0C6CF640" w:rsidR="003C2A8A" w:rsidRDefault="003C2A8A">
    <w:pPr>
      <w:pStyle w:val="aff1"/>
    </w:pPr>
    <w:ins w:id="900" w:author="yunwei01" w:date="2017-08-02T14:00:00Z">
      <w:r w:rsidRPr="00363A85">
        <w:rPr>
          <w:rFonts w:hint="eastAsia"/>
        </w:rPr>
        <w:t>资鼎</w:t>
      </w:r>
      <w:r w:rsidRPr="00363A85">
        <w:rPr>
          <w:rFonts w:hint="eastAsia"/>
        </w:rPr>
        <w:t>(</w:t>
      </w:r>
      <w:r w:rsidRPr="00363A85">
        <w:rPr>
          <w:rFonts w:hint="eastAsia"/>
        </w:rPr>
        <w:t>上海</w:t>
      </w:r>
      <w:r w:rsidRPr="00363A85">
        <w:rPr>
          <w:rFonts w:hint="eastAsia"/>
        </w:rPr>
        <w:t>)</w:t>
      </w:r>
      <w:r w:rsidRPr="00363A85">
        <w:rPr>
          <w:rFonts w:hint="eastAsia"/>
        </w:rPr>
        <w:t>互联网金融信息服务有限公司</w:t>
      </w:r>
    </w:ins>
    <w:ins w:id="901" w:author="yunwei01" w:date="2017-08-02T14:01:00Z">
      <w:r>
        <w:rPr>
          <w:rFonts w:hint="eastAsia"/>
        </w:rPr>
        <w:t xml:space="preserve"> </w:t>
      </w:r>
    </w:ins>
    <w:del w:id="902" w:author="yunwei01" w:date="2017-08-02T14:00:00Z">
      <w:r w:rsidDel="00363A85">
        <w:rPr>
          <w:rFonts w:hint="eastAsia"/>
        </w:rPr>
        <w:delText>AAAAA</w:delText>
      </w:r>
      <w:r w:rsidDel="00363A85">
        <w:rPr>
          <w:rFonts w:hint="eastAsia"/>
        </w:rPr>
        <w:delText>公司</w:delText>
      </w:r>
    </w:del>
    <w:r>
      <w:rPr>
        <w:rFonts w:hint="eastAsia"/>
      </w:rPr>
      <w:t>信息安全管理制度体系</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85B4" w14:textId="77777777" w:rsidR="003C2A8A" w:rsidRDefault="003C2A8A">
    <w:pPr>
      <w:pStyle w:val="aff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60E07" w14:textId="77777777" w:rsidR="003C2A8A" w:rsidRDefault="003C2A8A">
    <w:pPr>
      <w:pStyle w:val="aff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B0C3E"/>
    <w:multiLevelType w:val="hybridMultilevel"/>
    <w:tmpl w:val="BDA04D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46F72"/>
    <w:multiLevelType w:val="multilevel"/>
    <w:tmpl w:val="02F46F72"/>
    <w:lvl w:ilvl="0">
      <w:start w:val="1"/>
      <w:numFmt w:val="bullet"/>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2">
    <w:nsid w:val="040A15CD"/>
    <w:multiLevelType w:val="multilevel"/>
    <w:tmpl w:val="040A15CD"/>
    <w:lvl w:ilvl="0" w:tentative="1">
      <w:start w:val="1"/>
      <w:numFmt w:val="none"/>
      <w:suff w:val="nothing"/>
      <w:lvlText w:val="　"/>
      <w:lvlJc w:val="left"/>
      <w:pPr>
        <w:ind w:left="0" w:firstLine="0"/>
      </w:pPr>
      <w:rPr>
        <w:rFonts w:ascii="黑体" w:eastAsia="黑体" w:hAnsi="Times New Roman" w:hint="eastAsia"/>
        <w:b w:val="0"/>
        <w:i w:val="0"/>
        <w:sz w:val="21"/>
      </w:rPr>
    </w:lvl>
    <w:lvl w:ilvl="1" w:tentative="1">
      <w:start w:val="1"/>
      <w:numFmt w:val="decimal"/>
      <w:isLgl/>
      <w:suff w:val="nothing"/>
      <w:lvlText w:val="%2　"/>
      <w:lvlJc w:val="left"/>
      <w:pPr>
        <w:ind w:left="0" w:firstLine="0"/>
      </w:pPr>
      <w:rPr>
        <w:rFonts w:ascii="黑体" w:eastAsia="黑体" w:hAnsi="Times New Roman" w:hint="eastAsia"/>
        <w:b w:val="0"/>
        <w:i w:val="0"/>
        <w:spacing w:val="0"/>
        <w:w w:val="100"/>
        <w:kern w:val="21"/>
        <w:sz w:val="21"/>
      </w:rPr>
    </w:lvl>
    <w:lvl w:ilvl="2" w:tentative="1">
      <w:start w:val="1"/>
      <w:numFmt w:val="decimal"/>
      <w:pStyle w:val="a"/>
      <w:suff w:val="nothing"/>
      <w:lvlText w:val="%1%2.%3　"/>
      <w:lvlJc w:val="left"/>
      <w:pPr>
        <w:ind w:left="0" w:firstLine="0"/>
      </w:pPr>
      <w:rPr>
        <w:rFonts w:ascii="黑体" w:eastAsia="黑体" w:hAnsi="Times New Roman" w:hint="eastAsia"/>
        <w:b w:val="0"/>
        <w:i w:val="0"/>
        <w:sz w:val="21"/>
      </w:rPr>
    </w:lvl>
    <w:lvl w:ilvl="3" w:tentative="1">
      <w:start w:val="1"/>
      <w:numFmt w:val="decimal"/>
      <w:suff w:val="nothing"/>
      <w:lvlText w:val="%1%2.%3.%4　"/>
      <w:lvlJc w:val="left"/>
      <w:pPr>
        <w:ind w:left="0" w:firstLine="0"/>
      </w:pPr>
      <w:rPr>
        <w:rFonts w:ascii="黑体" w:eastAsia="黑体" w:hAnsi="Times New Roman" w:hint="eastAsia"/>
        <w:b w:val="0"/>
        <w:i w:val="0"/>
        <w:sz w:val="21"/>
      </w:rPr>
    </w:lvl>
    <w:lvl w:ilvl="4" w:tentative="1">
      <w:start w:val="1"/>
      <w:numFmt w:val="decimal"/>
      <w:pStyle w:val="a0"/>
      <w:suff w:val="nothing"/>
      <w:lvlText w:val="%1%2.%3.%4.%5　"/>
      <w:lvlJc w:val="left"/>
      <w:pPr>
        <w:ind w:left="0" w:firstLine="0"/>
      </w:pPr>
      <w:rPr>
        <w:rFonts w:ascii="黑体" w:eastAsia="黑体" w:hAnsi="Times New Roman" w:hint="eastAsia"/>
        <w:b w:val="0"/>
        <w:i w:val="0"/>
        <w:sz w:val="21"/>
      </w:rPr>
    </w:lvl>
    <w:lvl w:ilvl="5" w:tentative="1">
      <w:start w:val="1"/>
      <w:numFmt w:val="decimal"/>
      <w:pStyle w:val="a1"/>
      <w:suff w:val="nothing"/>
      <w:lvlText w:val="%1%2.%3.%4.%5.%6　"/>
      <w:lvlJc w:val="left"/>
      <w:pPr>
        <w:ind w:left="0" w:firstLine="0"/>
      </w:pPr>
      <w:rPr>
        <w:rFonts w:ascii="黑体" w:eastAsia="黑体" w:hAnsi="Times New Roman" w:hint="eastAsia"/>
        <w:b w:val="0"/>
        <w:i w:val="0"/>
        <w:sz w:val="21"/>
      </w:rPr>
    </w:lvl>
    <w:lvl w:ilvl="6" w:tentative="1">
      <w:start w:val="1"/>
      <w:numFmt w:val="decimal"/>
      <w:pStyle w:val="a2"/>
      <w:suff w:val="nothing"/>
      <w:lvlText w:val="%1%2.%3.%4.%5.%6.%7　"/>
      <w:lvlJc w:val="left"/>
      <w:pPr>
        <w:ind w:left="0" w:firstLine="0"/>
      </w:pPr>
      <w:rPr>
        <w:rFonts w:ascii="黑体" w:eastAsia="黑体" w:hAnsi="Times New Roman" w:hint="eastAsia"/>
        <w:b w:val="0"/>
        <w:i w:val="0"/>
        <w:sz w:val="21"/>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3">
    <w:nsid w:val="05471F6E"/>
    <w:multiLevelType w:val="multilevel"/>
    <w:tmpl w:val="05471F6E"/>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
    <w:nsid w:val="0A5F1B3C"/>
    <w:multiLevelType w:val="multilevel"/>
    <w:tmpl w:val="0A5F1B3C"/>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5">
    <w:nsid w:val="0AE367E9"/>
    <w:multiLevelType w:val="multilevel"/>
    <w:tmpl w:val="0AE367E9"/>
    <w:lvl w:ilvl="0" w:tentative="1">
      <w:start w:val="1"/>
      <w:numFmt w:val="none"/>
      <w:pStyle w:val="a3"/>
      <w:lvlText w:val="%1示例"/>
      <w:lvlJc w:val="left"/>
      <w:pPr>
        <w:tabs>
          <w:tab w:val="left" w:pos="1120"/>
        </w:tabs>
        <w:ind w:left="0" w:firstLine="400"/>
      </w:pPr>
      <w:rPr>
        <w:rFonts w:ascii="宋体" w:eastAsia="宋体" w:hint="eastAsia"/>
        <w:b w:val="0"/>
        <w:i w:val="0"/>
        <w:sz w:val="18"/>
      </w:rPr>
    </w:lvl>
    <w:lvl w:ilvl="1" w:tentative="1">
      <w:start w:val="1"/>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6">
    <w:nsid w:val="0D70406F"/>
    <w:multiLevelType w:val="multilevel"/>
    <w:tmpl w:val="0D70406F"/>
    <w:lvl w:ilvl="0" w:tentative="1">
      <w:start w:val="1"/>
      <w:numFmt w:val="bullet"/>
      <w:pStyle w:val="15"/>
      <w:lvlText w:val=""/>
      <w:lvlJc w:val="left"/>
      <w:pPr>
        <w:tabs>
          <w:tab w:val="left" w:pos="420"/>
        </w:tabs>
        <w:ind w:left="420" w:hanging="420"/>
      </w:pPr>
      <w:rPr>
        <w:rFonts w:ascii="Wingdings" w:hAnsi="Wingdings" w:cs="Times New Roman" w:hint="default"/>
      </w:rPr>
    </w:lvl>
    <w:lvl w:ilvl="1" w:tentative="1">
      <w:start w:val="1"/>
      <w:numFmt w:val="bullet"/>
      <w:lvlText w:val=""/>
      <w:lvlJc w:val="left"/>
      <w:pPr>
        <w:tabs>
          <w:tab w:val="left" w:pos="840"/>
        </w:tabs>
        <w:ind w:left="840" w:hanging="420"/>
      </w:pPr>
      <w:rPr>
        <w:rFonts w:ascii="Wingdings" w:hAnsi="Wingdings" w:cs="Times New Roman" w:hint="default"/>
      </w:rPr>
    </w:lvl>
    <w:lvl w:ilvl="2" w:tentative="1">
      <w:start w:val="1"/>
      <w:numFmt w:val="bullet"/>
      <w:lvlText w:val=""/>
      <w:lvlJc w:val="left"/>
      <w:pPr>
        <w:tabs>
          <w:tab w:val="left" w:pos="1260"/>
        </w:tabs>
        <w:ind w:left="1260" w:hanging="420"/>
      </w:pPr>
      <w:rPr>
        <w:rFonts w:ascii="Wingdings" w:hAnsi="Wingdings" w:cs="Times New Roman" w:hint="default"/>
      </w:rPr>
    </w:lvl>
    <w:lvl w:ilvl="3" w:tentative="1">
      <w:start w:val="1"/>
      <w:numFmt w:val="bullet"/>
      <w:lvlText w:val=""/>
      <w:lvlJc w:val="left"/>
      <w:pPr>
        <w:tabs>
          <w:tab w:val="left" w:pos="1680"/>
        </w:tabs>
        <w:ind w:left="1680" w:hanging="420"/>
      </w:pPr>
      <w:rPr>
        <w:rFonts w:ascii="Wingdings" w:hAnsi="Wingdings" w:cs="Times New Roman" w:hint="default"/>
      </w:rPr>
    </w:lvl>
    <w:lvl w:ilvl="4" w:tentative="1">
      <w:start w:val="1"/>
      <w:numFmt w:val="bullet"/>
      <w:lvlText w:val=""/>
      <w:lvlJc w:val="left"/>
      <w:pPr>
        <w:tabs>
          <w:tab w:val="left" w:pos="2100"/>
        </w:tabs>
        <w:ind w:left="2100" w:hanging="420"/>
      </w:pPr>
      <w:rPr>
        <w:rFonts w:ascii="Wingdings" w:hAnsi="Wingdings" w:cs="Times New Roman" w:hint="default"/>
      </w:rPr>
    </w:lvl>
    <w:lvl w:ilvl="5" w:tentative="1">
      <w:start w:val="1"/>
      <w:numFmt w:val="bullet"/>
      <w:lvlText w:val=""/>
      <w:lvlJc w:val="left"/>
      <w:pPr>
        <w:tabs>
          <w:tab w:val="left" w:pos="2520"/>
        </w:tabs>
        <w:ind w:left="2520" w:hanging="420"/>
      </w:pPr>
      <w:rPr>
        <w:rFonts w:ascii="Wingdings" w:hAnsi="Wingdings" w:cs="Times New Roman" w:hint="default"/>
      </w:rPr>
    </w:lvl>
    <w:lvl w:ilvl="6" w:tentative="1">
      <w:start w:val="1"/>
      <w:numFmt w:val="bullet"/>
      <w:lvlText w:val=""/>
      <w:lvlJc w:val="left"/>
      <w:pPr>
        <w:tabs>
          <w:tab w:val="left" w:pos="2940"/>
        </w:tabs>
        <w:ind w:left="2940" w:hanging="420"/>
      </w:pPr>
      <w:rPr>
        <w:rFonts w:ascii="Wingdings" w:hAnsi="Wingdings" w:cs="Times New Roman" w:hint="default"/>
      </w:rPr>
    </w:lvl>
    <w:lvl w:ilvl="7" w:tentative="1">
      <w:start w:val="1"/>
      <w:numFmt w:val="bullet"/>
      <w:lvlText w:val=""/>
      <w:lvlJc w:val="left"/>
      <w:pPr>
        <w:tabs>
          <w:tab w:val="left" w:pos="3360"/>
        </w:tabs>
        <w:ind w:left="3360" w:hanging="420"/>
      </w:pPr>
      <w:rPr>
        <w:rFonts w:ascii="Wingdings" w:hAnsi="Wingdings" w:cs="Times New Roman" w:hint="default"/>
      </w:rPr>
    </w:lvl>
    <w:lvl w:ilvl="8" w:tentative="1">
      <w:start w:val="1"/>
      <w:numFmt w:val="bullet"/>
      <w:lvlText w:val=""/>
      <w:lvlJc w:val="left"/>
      <w:pPr>
        <w:tabs>
          <w:tab w:val="left" w:pos="3780"/>
        </w:tabs>
        <w:ind w:left="3780" w:hanging="420"/>
      </w:pPr>
      <w:rPr>
        <w:rFonts w:ascii="Wingdings" w:hAnsi="Wingdings" w:cs="Times New Roman" w:hint="default"/>
      </w:rPr>
    </w:lvl>
  </w:abstractNum>
  <w:abstractNum w:abstractNumId="7">
    <w:nsid w:val="0E4D514C"/>
    <w:multiLevelType w:val="multilevel"/>
    <w:tmpl w:val="22140E3A"/>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8">
    <w:nsid w:val="11F234CA"/>
    <w:multiLevelType w:val="multilevel"/>
    <w:tmpl w:val="11F234CA"/>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9">
    <w:nsid w:val="13D20165"/>
    <w:multiLevelType w:val="multilevel"/>
    <w:tmpl w:val="13D20165"/>
    <w:lvl w:ilvl="0" w:tentative="1">
      <w:start w:val="1"/>
      <w:numFmt w:val="decimal"/>
      <w:pStyle w:val="1043217165"/>
      <w:suff w:val="nothing"/>
      <w:lvlText w:val="第%1章"/>
      <w:lvlJc w:val="left"/>
      <w:pPr>
        <w:ind w:left="0" w:firstLine="0"/>
      </w:pPr>
      <w:rPr>
        <w:rFonts w:hint="eastAsia"/>
      </w:rPr>
    </w:lvl>
    <w:lvl w:ilvl="1" w:tentative="1">
      <w:start w:val="1"/>
      <w:numFmt w:val="decimal"/>
      <w:suff w:val="nothing"/>
      <w:lvlText w:val="%2.%1"/>
      <w:lvlJc w:val="left"/>
      <w:pPr>
        <w:ind w:left="0" w:firstLine="0"/>
      </w:pPr>
      <w:rPr>
        <w:rFonts w:hint="eastAsia"/>
      </w:rPr>
    </w:lvl>
    <w:lvl w:ilvl="2" w:tentative="1">
      <w:start w:val="1"/>
      <w:numFmt w:val="decimal"/>
      <w:suff w:val="nothing"/>
      <w:lvlText w:val="%1.%3.%2"/>
      <w:lvlJc w:val="left"/>
      <w:pPr>
        <w:ind w:left="0" w:firstLine="0"/>
      </w:pPr>
      <w:rPr>
        <w:rFonts w:hint="eastAsia"/>
      </w:rPr>
    </w:lvl>
    <w:lvl w:ilvl="3" w:tentative="1">
      <w:start w:val="1"/>
      <w:numFmt w:val="none"/>
      <w:suff w:val="nothing"/>
      <w:lvlText w:val=""/>
      <w:lvlJc w:val="left"/>
      <w:pPr>
        <w:ind w:left="0" w:firstLine="0"/>
      </w:pPr>
      <w:rPr>
        <w:rFonts w:hint="eastAsia"/>
      </w:rPr>
    </w:lvl>
    <w:lvl w:ilvl="4" w:tentative="1">
      <w:start w:val="1"/>
      <w:numFmt w:val="none"/>
      <w:suff w:val="nothing"/>
      <w:lvlText w:val=""/>
      <w:lvlJc w:val="left"/>
      <w:pPr>
        <w:ind w:left="0" w:firstLine="0"/>
      </w:pPr>
      <w:rPr>
        <w:rFonts w:hint="eastAsia"/>
      </w:rPr>
    </w:lvl>
    <w:lvl w:ilvl="5" w:tentative="1">
      <w:start w:val="1"/>
      <w:numFmt w:val="none"/>
      <w:suff w:val="nothing"/>
      <w:lvlText w:val=""/>
      <w:lvlJc w:val="left"/>
      <w:pPr>
        <w:ind w:left="0" w:firstLine="0"/>
      </w:pPr>
      <w:rPr>
        <w:rFonts w:hint="eastAsia"/>
      </w:rPr>
    </w:lvl>
    <w:lvl w:ilvl="6" w:tentative="1">
      <w:start w:val="1"/>
      <w:numFmt w:val="none"/>
      <w:suff w:val="nothing"/>
      <w:lvlText w:val=""/>
      <w:lvlJc w:val="left"/>
      <w:pPr>
        <w:ind w:left="0" w:firstLine="0"/>
      </w:pPr>
      <w:rPr>
        <w:rFonts w:hint="eastAsia"/>
      </w:rPr>
    </w:lvl>
    <w:lvl w:ilvl="7" w:tentative="1">
      <w:start w:val="1"/>
      <w:numFmt w:val="none"/>
      <w:suff w:val="nothing"/>
      <w:lvlText w:val=""/>
      <w:lvlJc w:val="left"/>
      <w:pPr>
        <w:ind w:left="0" w:firstLine="0"/>
      </w:pPr>
      <w:rPr>
        <w:rFonts w:hint="eastAsia"/>
      </w:rPr>
    </w:lvl>
    <w:lvl w:ilvl="8" w:tentative="1">
      <w:start w:val="1"/>
      <w:numFmt w:val="none"/>
      <w:suff w:val="nothing"/>
      <w:lvlText w:val=""/>
      <w:lvlJc w:val="left"/>
      <w:pPr>
        <w:ind w:left="0" w:firstLine="0"/>
      </w:pPr>
      <w:rPr>
        <w:rFonts w:hint="eastAsia"/>
      </w:rPr>
    </w:lvl>
  </w:abstractNum>
  <w:abstractNum w:abstractNumId="10">
    <w:nsid w:val="1843008C"/>
    <w:multiLevelType w:val="multilevel"/>
    <w:tmpl w:val="05471F6E"/>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1">
    <w:nsid w:val="1B5A0687"/>
    <w:multiLevelType w:val="multilevel"/>
    <w:tmpl w:val="0A5F1B3C"/>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nsid w:val="215E59DD"/>
    <w:multiLevelType w:val="multilevel"/>
    <w:tmpl w:val="215E59D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22140E3A"/>
    <w:multiLevelType w:val="multilevel"/>
    <w:tmpl w:val="22140E3A"/>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4">
    <w:nsid w:val="24E340DE"/>
    <w:multiLevelType w:val="multilevel"/>
    <w:tmpl w:val="24E340DE"/>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5">
    <w:nsid w:val="24F04264"/>
    <w:multiLevelType w:val="hybridMultilevel"/>
    <w:tmpl w:val="DA5CB8F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nsid w:val="26746D6F"/>
    <w:multiLevelType w:val="multilevel"/>
    <w:tmpl w:val="26746D6F"/>
    <w:lvl w:ilvl="0" w:tentative="1">
      <w:start w:val="1"/>
      <w:numFmt w:val="decimal"/>
      <w:pStyle w:val="GB2312153"/>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7">
    <w:nsid w:val="29C23312"/>
    <w:multiLevelType w:val="multilevel"/>
    <w:tmpl w:val="29C23312"/>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8">
    <w:nsid w:val="2AB405F7"/>
    <w:multiLevelType w:val="multilevel"/>
    <w:tmpl w:val="2AB405F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9">
    <w:nsid w:val="363B2C19"/>
    <w:multiLevelType w:val="multilevel"/>
    <w:tmpl w:val="E56AA234"/>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708"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0"/>
      </w:pPr>
      <w:rPr>
        <w:rFonts w:hint="eastAsia"/>
      </w:rPr>
    </w:lvl>
    <w:lvl w:ilvl="4" w:tentative="1">
      <w:start w:val="1"/>
      <w:numFmt w:val="decimal"/>
      <w:pStyle w:val="5"/>
      <w:isLgl/>
      <w:suff w:val="space"/>
      <w:lvlText w:val="%1.%2.%3.%4.%5"/>
      <w:lvlJc w:val="left"/>
      <w:pPr>
        <w:ind w:left="0" w:firstLine="0"/>
      </w:pPr>
      <w:rPr>
        <w:rFonts w:hint="eastAsia"/>
      </w:rPr>
    </w:lvl>
    <w:lvl w:ilvl="5" w:tentative="1">
      <w:start w:val="1"/>
      <w:numFmt w:val="decimal"/>
      <w:lvlText w:val="%6."/>
      <w:lvlJc w:val="left"/>
      <w:pPr>
        <w:tabs>
          <w:tab w:val="left" w:pos="0"/>
        </w:tabs>
        <w:ind w:left="0" w:firstLine="0"/>
      </w:pPr>
      <w:rPr>
        <w:rFonts w:hint="eastAsia"/>
      </w:rPr>
    </w:lvl>
    <w:lvl w:ilvl="6" w:tentative="1">
      <w:start w:val="1"/>
      <w:numFmt w:val="decimal"/>
      <w:lvlText w:val="%1.%2.%3.%4.%5.%6.%7."/>
      <w:lvlJc w:val="left"/>
      <w:pPr>
        <w:tabs>
          <w:tab w:val="left" w:pos="0"/>
        </w:tabs>
        <w:ind w:left="0" w:firstLine="0"/>
      </w:pPr>
      <w:rPr>
        <w:rFonts w:hint="eastAsia"/>
      </w:rPr>
    </w:lvl>
    <w:lvl w:ilvl="7" w:tentative="1">
      <w:start w:val="1"/>
      <w:numFmt w:val="decimal"/>
      <w:lvlText w:val="%1.%2.%3.%4.%5.%6.%7.%8."/>
      <w:lvlJc w:val="left"/>
      <w:pPr>
        <w:tabs>
          <w:tab w:val="left" w:pos="0"/>
        </w:tabs>
        <w:ind w:left="0" w:firstLine="0"/>
      </w:pPr>
      <w:rPr>
        <w:rFonts w:hint="eastAsia"/>
      </w:rPr>
    </w:lvl>
    <w:lvl w:ilvl="8" w:tentative="1">
      <w:start w:val="1"/>
      <w:numFmt w:val="decimal"/>
      <w:lvlText w:val="%1.%2.%3.%4.%5.%6.%7.%8.%9."/>
      <w:lvlJc w:val="left"/>
      <w:pPr>
        <w:tabs>
          <w:tab w:val="left" w:pos="0"/>
        </w:tabs>
        <w:ind w:left="0" w:firstLine="0"/>
      </w:pPr>
      <w:rPr>
        <w:rFonts w:hint="eastAsia"/>
      </w:rPr>
    </w:lvl>
  </w:abstractNum>
  <w:abstractNum w:abstractNumId="20">
    <w:nsid w:val="36813C6F"/>
    <w:multiLevelType w:val="multilevel"/>
    <w:tmpl w:val="36813C6F"/>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992"/>
        </w:tabs>
        <w:ind w:left="992" w:hanging="567"/>
      </w:pPr>
    </w:lvl>
    <w:lvl w:ilvl="2" w:tentative="1">
      <w:start w:val="1"/>
      <w:numFmt w:val="decimal"/>
      <w:pStyle w:val="a4"/>
      <w:lvlText w:val="%1.%2.%3"/>
      <w:lvlJc w:val="left"/>
      <w:pPr>
        <w:tabs>
          <w:tab w:val="left" w:pos="1418"/>
        </w:tabs>
        <w:ind w:left="1418" w:hanging="567"/>
      </w:pPr>
    </w:lvl>
    <w:lvl w:ilvl="3" w:tentative="1">
      <w:start w:val="1"/>
      <w:numFmt w:val="decimal"/>
      <w:lvlText w:val="%1.%2.%3.%4"/>
      <w:lvlJc w:val="left"/>
      <w:pPr>
        <w:tabs>
          <w:tab w:val="left" w:pos="1984"/>
        </w:tabs>
        <w:ind w:left="1984" w:hanging="708"/>
      </w:pPr>
    </w:lvl>
    <w:lvl w:ilvl="4" w:tentative="1">
      <w:start w:val="1"/>
      <w:numFmt w:val="decimal"/>
      <w:lvlText w:val="%1.%2.%3.%4.%5"/>
      <w:lvlJc w:val="left"/>
      <w:pPr>
        <w:tabs>
          <w:tab w:val="left" w:pos="2551"/>
        </w:tabs>
        <w:ind w:left="2551" w:hanging="850"/>
      </w:pPr>
    </w:lvl>
    <w:lvl w:ilvl="5" w:tentative="1">
      <w:start w:val="1"/>
      <w:numFmt w:val="decimal"/>
      <w:lvlText w:val="%1.%2.%3.%4.%5.%6"/>
      <w:lvlJc w:val="left"/>
      <w:pPr>
        <w:tabs>
          <w:tab w:val="left" w:pos="3260"/>
        </w:tabs>
        <w:ind w:left="3260" w:hanging="1134"/>
      </w:pPr>
    </w:lvl>
    <w:lvl w:ilvl="6" w:tentative="1">
      <w:start w:val="1"/>
      <w:numFmt w:val="decimal"/>
      <w:lvlText w:val="%1.%2.%3.%4.%5.%6.%7"/>
      <w:lvlJc w:val="left"/>
      <w:pPr>
        <w:tabs>
          <w:tab w:val="left" w:pos="3827"/>
        </w:tabs>
        <w:ind w:left="3827" w:hanging="1276"/>
      </w:pPr>
    </w:lvl>
    <w:lvl w:ilvl="7" w:tentative="1">
      <w:start w:val="1"/>
      <w:numFmt w:val="decimal"/>
      <w:lvlText w:val="%1.%2.%3.%4.%5.%6.%7.%8"/>
      <w:lvlJc w:val="left"/>
      <w:pPr>
        <w:tabs>
          <w:tab w:val="left" w:pos="4394"/>
        </w:tabs>
        <w:ind w:left="4394" w:hanging="1418"/>
      </w:pPr>
    </w:lvl>
    <w:lvl w:ilvl="8" w:tentative="1">
      <w:start w:val="1"/>
      <w:numFmt w:val="decimal"/>
      <w:lvlText w:val="%1.%2.%3.%4.%5.%6.%7.%8.%9"/>
      <w:lvlJc w:val="left"/>
      <w:pPr>
        <w:tabs>
          <w:tab w:val="left" w:pos="5102"/>
        </w:tabs>
        <w:ind w:left="5102" w:hanging="1700"/>
      </w:pPr>
    </w:lvl>
  </w:abstractNum>
  <w:abstractNum w:abstractNumId="21">
    <w:nsid w:val="377C5097"/>
    <w:multiLevelType w:val="multilevel"/>
    <w:tmpl w:val="377C509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rPr>
        <w:b w:val="0"/>
      </w:rPr>
    </w:lvl>
    <w:lvl w:ilvl="2">
      <w:start w:val="1"/>
      <w:numFmt w:val="decimal"/>
      <w:lvlText w:val="%3）"/>
      <w:lvlJc w:val="left"/>
      <w:pPr>
        <w:ind w:left="1200" w:hanging="360"/>
      </w:pPr>
      <w:rPr>
        <w:rFonts w:hint="default"/>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2">
    <w:nsid w:val="3A7C6B7B"/>
    <w:multiLevelType w:val="multilevel"/>
    <w:tmpl w:val="3A7C6B7B"/>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23">
    <w:nsid w:val="3A7E45C5"/>
    <w:multiLevelType w:val="multilevel"/>
    <w:tmpl w:val="3A7E45C5"/>
    <w:lvl w:ilvl="0" w:tentative="1">
      <w:start w:val="1"/>
      <w:numFmt w:val="bullet"/>
      <w:lvlText w:val=""/>
      <w:lvlJc w:val="left"/>
      <w:pPr>
        <w:tabs>
          <w:tab w:val="left" w:pos="840"/>
        </w:tabs>
        <w:ind w:left="840" w:hanging="420"/>
      </w:pPr>
      <w:rPr>
        <w:rFonts w:ascii="Wingdings" w:hAnsi="Wingdings" w:hint="default"/>
      </w:rPr>
    </w:lvl>
    <w:lvl w:ilvl="1" w:tentative="1">
      <w:start w:val="1"/>
      <w:numFmt w:val="lowerLetter"/>
      <w:lvlText w:val="%2)"/>
      <w:lvlJc w:val="left"/>
      <w:pPr>
        <w:tabs>
          <w:tab w:val="left" w:pos="840"/>
        </w:tabs>
        <w:ind w:left="840" w:hanging="420"/>
      </w:pPr>
    </w:lvl>
    <w:lvl w:ilvl="2">
      <w:start w:val="1"/>
      <w:numFmt w:val="bullet"/>
      <w:lvlText w:val=""/>
      <w:lvlJc w:val="left"/>
      <w:pPr>
        <w:ind w:left="1200" w:hanging="360"/>
      </w:pPr>
      <w:rPr>
        <w:rFonts w:ascii="Wingdings" w:hAnsi="Wingdings" w:hint="default"/>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
    <w:nsid w:val="3C636DC6"/>
    <w:multiLevelType w:val="singleLevel"/>
    <w:tmpl w:val="3C636DC6"/>
    <w:lvl w:ilvl="0" w:tentative="1">
      <w:start w:val="1"/>
      <w:numFmt w:val="bullet"/>
      <w:pStyle w:val="a5"/>
      <w:lvlText w:val=""/>
      <w:lvlJc w:val="left"/>
      <w:pPr>
        <w:tabs>
          <w:tab w:val="left" w:pos="905"/>
        </w:tabs>
        <w:ind w:left="879" w:hanging="399"/>
      </w:pPr>
      <w:rPr>
        <w:rFonts w:ascii="Wingdings" w:hAnsi="Wingdings" w:hint="default"/>
      </w:rPr>
    </w:lvl>
  </w:abstractNum>
  <w:abstractNum w:abstractNumId="25">
    <w:nsid w:val="407E65F9"/>
    <w:multiLevelType w:val="multilevel"/>
    <w:tmpl w:val="407E65F9"/>
    <w:lvl w:ilvl="0" w:tentative="1">
      <w:start w:val="1"/>
      <w:numFmt w:val="none"/>
      <w:pStyle w:val="a6"/>
      <w:lvlText w:val="%1·　"/>
      <w:lvlJc w:val="left"/>
      <w:pPr>
        <w:tabs>
          <w:tab w:val="left" w:pos="1140"/>
        </w:tabs>
        <w:ind w:left="737" w:hanging="317"/>
      </w:pPr>
      <w:rPr>
        <w:rFonts w:ascii="宋体" w:eastAsia="宋体" w:hAnsi="Times New Roman" w:hint="eastAsia"/>
        <w:b w:val="0"/>
        <w:i w:val="0"/>
        <w:sz w:val="21"/>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26">
    <w:nsid w:val="40C57576"/>
    <w:multiLevelType w:val="hybridMultilevel"/>
    <w:tmpl w:val="1B0847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20B6809"/>
    <w:multiLevelType w:val="multilevel"/>
    <w:tmpl w:val="420B6809"/>
    <w:lvl w:ilvl="0" w:tentative="1">
      <w:start w:val="1"/>
      <w:numFmt w:val="bullet"/>
      <w:pStyle w:val="FA"/>
      <w:lvlText w:val=""/>
      <w:lvlJc w:val="left"/>
      <w:pPr>
        <w:tabs>
          <w:tab w:val="left" w:pos="907"/>
        </w:tabs>
        <w:ind w:left="907" w:hanging="567"/>
      </w:pPr>
      <w:rPr>
        <w:rFonts w:ascii="Wingdings" w:hAnsi="Wingdings" w:hint="default"/>
      </w:rPr>
    </w:lvl>
    <w:lvl w:ilvl="1" w:tentative="1">
      <w:start w:val="1"/>
      <w:numFmt w:val="bullet"/>
      <w:lvlText w:val=""/>
      <w:lvlJc w:val="left"/>
      <w:pPr>
        <w:tabs>
          <w:tab w:val="left" w:pos="1400"/>
        </w:tabs>
        <w:ind w:left="1400" w:hanging="340"/>
      </w:pPr>
      <w:rPr>
        <w:rFonts w:ascii="Wingdings" w:hAnsi="Wingdings" w:hint="default"/>
      </w:rPr>
    </w:lvl>
    <w:lvl w:ilvl="2" w:tentative="1">
      <w:start w:val="1"/>
      <w:numFmt w:val="bullet"/>
      <w:lvlText w:val=""/>
      <w:lvlJc w:val="left"/>
      <w:pPr>
        <w:tabs>
          <w:tab w:val="left" w:pos="1900"/>
        </w:tabs>
        <w:ind w:left="1900" w:hanging="420"/>
      </w:pPr>
      <w:rPr>
        <w:rFonts w:ascii="Wingdings" w:hAnsi="Wingdings" w:hint="default"/>
      </w:rPr>
    </w:lvl>
    <w:lvl w:ilvl="3" w:tentative="1">
      <w:start w:val="1"/>
      <w:numFmt w:val="bullet"/>
      <w:lvlText w:val=""/>
      <w:lvlJc w:val="left"/>
      <w:pPr>
        <w:tabs>
          <w:tab w:val="left" w:pos="2320"/>
        </w:tabs>
        <w:ind w:left="2320" w:hanging="420"/>
      </w:pPr>
      <w:rPr>
        <w:rFonts w:ascii="Wingdings" w:hAnsi="Wingdings" w:hint="default"/>
      </w:rPr>
    </w:lvl>
    <w:lvl w:ilvl="4" w:tentative="1">
      <w:start w:val="1"/>
      <w:numFmt w:val="bullet"/>
      <w:lvlText w:val=""/>
      <w:lvlJc w:val="left"/>
      <w:pPr>
        <w:tabs>
          <w:tab w:val="left" w:pos="2740"/>
        </w:tabs>
        <w:ind w:left="2740" w:hanging="420"/>
      </w:pPr>
      <w:rPr>
        <w:rFonts w:ascii="Wingdings" w:hAnsi="Wingdings" w:hint="default"/>
      </w:rPr>
    </w:lvl>
    <w:lvl w:ilvl="5" w:tentative="1">
      <w:start w:val="1"/>
      <w:numFmt w:val="bullet"/>
      <w:lvlText w:val=""/>
      <w:lvlJc w:val="left"/>
      <w:pPr>
        <w:tabs>
          <w:tab w:val="left" w:pos="3160"/>
        </w:tabs>
        <w:ind w:left="3160" w:hanging="420"/>
      </w:pPr>
      <w:rPr>
        <w:rFonts w:ascii="Wingdings" w:hAnsi="Wingdings" w:hint="default"/>
      </w:rPr>
    </w:lvl>
    <w:lvl w:ilvl="6" w:tentative="1">
      <w:start w:val="1"/>
      <w:numFmt w:val="bullet"/>
      <w:lvlText w:val=""/>
      <w:lvlJc w:val="left"/>
      <w:pPr>
        <w:tabs>
          <w:tab w:val="left" w:pos="3580"/>
        </w:tabs>
        <w:ind w:left="3580" w:hanging="420"/>
      </w:pPr>
      <w:rPr>
        <w:rFonts w:ascii="Wingdings" w:hAnsi="Wingdings" w:hint="default"/>
      </w:rPr>
    </w:lvl>
    <w:lvl w:ilvl="7" w:tentative="1">
      <w:start w:val="1"/>
      <w:numFmt w:val="bullet"/>
      <w:lvlText w:val=""/>
      <w:lvlJc w:val="left"/>
      <w:pPr>
        <w:tabs>
          <w:tab w:val="left" w:pos="4000"/>
        </w:tabs>
        <w:ind w:left="4000" w:hanging="420"/>
      </w:pPr>
      <w:rPr>
        <w:rFonts w:ascii="Wingdings" w:hAnsi="Wingdings" w:hint="default"/>
      </w:rPr>
    </w:lvl>
    <w:lvl w:ilvl="8" w:tentative="1">
      <w:start w:val="1"/>
      <w:numFmt w:val="bullet"/>
      <w:lvlText w:val=""/>
      <w:lvlJc w:val="left"/>
      <w:pPr>
        <w:tabs>
          <w:tab w:val="left" w:pos="4420"/>
        </w:tabs>
        <w:ind w:left="4420" w:hanging="420"/>
      </w:pPr>
      <w:rPr>
        <w:rFonts w:ascii="Wingdings" w:hAnsi="Wingdings" w:hint="default"/>
      </w:rPr>
    </w:lvl>
  </w:abstractNum>
  <w:abstractNum w:abstractNumId="28">
    <w:nsid w:val="470C5DE0"/>
    <w:multiLevelType w:val="multilevel"/>
    <w:tmpl w:val="470C5DE0"/>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29">
    <w:nsid w:val="474A1C46"/>
    <w:multiLevelType w:val="multilevel"/>
    <w:tmpl w:val="474A1C46"/>
    <w:lvl w:ilvl="0">
      <w:start w:val="1"/>
      <w:numFmt w:val="lowerLetter"/>
      <w:lvlText w:val="%1)"/>
      <w:lvlJc w:val="left"/>
      <w:pPr>
        <w:tabs>
          <w:tab w:val="left" w:pos="840"/>
        </w:tabs>
        <w:ind w:left="84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496E4D7B"/>
    <w:multiLevelType w:val="multilevel"/>
    <w:tmpl w:val="496E4D7B"/>
    <w:lvl w:ilvl="0" w:tentative="1">
      <w:start w:val="1"/>
      <w:numFmt w:val="none"/>
      <w:pStyle w:val="a7"/>
      <w:lvlText w:val="%1注"/>
      <w:lvlJc w:val="left"/>
      <w:pPr>
        <w:tabs>
          <w:tab w:val="left" w:pos="900"/>
        </w:tabs>
        <w:ind w:left="900" w:hanging="500"/>
      </w:pPr>
      <w:rPr>
        <w:rFonts w:ascii="宋体" w:eastAsia="宋体" w:hAnsi="Times New Roman" w:hint="eastAsia"/>
        <w:b w:val="0"/>
        <w:i w:val="0"/>
        <w:sz w:val="18"/>
      </w:rPr>
    </w:lvl>
    <w:lvl w:ilvl="1" w:tentative="1">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1">
    <w:nsid w:val="4FC74743"/>
    <w:multiLevelType w:val="multilevel"/>
    <w:tmpl w:val="4FC74743"/>
    <w:lvl w:ilvl="0">
      <w:start w:val="1"/>
      <w:numFmt w:val="decimal"/>
      <w:lvlText w:val="%1）"/>
      <w:lvlJc w:val="left"/>
      <w:pPr>
        <w:tabs>
          <w:tab w:val="left" w:pos="0"/>
        </w:tabs>
        <w:ind w:left="0" w:firstLine="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2">
    <w:nsid w:val="52F24445"/>
    <w:multiLevelType w:val="multilevel"/>
    <w:tmpl w:val="52F24445"/>
    <w:lvl w:ilvl="0" w:tentative="1">
      <w:start w:val="1"/>
      <w:numFmt w:val="bullet"/>
      <w:lvlText w:val=""/>
      <w:lvlJc w:val="left"/>
      <w:pPr>
        <w:tabs>
          <w:tab w:val="left" w:pos="840"/>
        </w:tabs>
        <w:ind w:left="840" w:hanging="420"/>
      </w:pPr>
      <w:rPr>
        <w:rFonts w:ascii="Wingdings" w:hAnsi="Wingdings" w:hint="default"/>
      </w:rPr>
    </w:lvl>
    <w:lvl w:ilvl="1" w:tentative="1">
      <w:start w:val="1"/>
      <w:numFmt w:val="lowerLetter"/>
      <w:lvlText w:val="%2)"/>
      <w:lvlJc w:val="left"/>
      <w:pPr>
        <w:tabs>
          <w:tab w:val="left" w:pos="840"/>
        </w:tabs>
        <w:ind w:left="840" w:hanging="420"/>
      </w:pPr>
    </w:lvl>
    <w:lvl w:ilvl="2" w:tentative="1">
      <w:start w:val="1"/>
      <w:numFmt w:val="bullet"/>
      <w:lvlText w:val=""/>
      <w:lvlJc w:val="left"/>
      <w:pPr>
        <w:ind w:left="1200" w:hanging="36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3">
    <w:nsid w:val="5304142F"/>
    <w:multiLevelType w:val="multilevel"/>
    <w:tmpl w:val="5304142F"/>
    <w:lvl w:ilvl="0">
      <w:start w:val="1"/>
      <w:numFmt w:val="bullet"/>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34">
    <w:nsid w:val="543B2C6F"/>
    <w:multiLevelType w:val="multilevel"/>
    <w:tmpl w:val="543B2C6F"/>
    <w:lvl w:ilvl="0" w:tentative="1">
      <w:start w:val="1"/>
      <w:numFmt w:val="bullet"/>
      <w:pStyle w:val="a8"/>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35">
    <w:nsid w:val="557C2AF5"/>
    <w:multiLevelType w:val="multilevel"/>
    <w:tmpl w:val="557C2AF5"/>
    <w:lvl w:ilvl="0" w:tentative="1">
      <w:start w:val="1"/>
      <w:numFmt w:val="decimal"/>
      <w:pStyle w:val="a9"/>
      <w:suff w:val="nothing"/>
      <w:lvlText w:val="图%1　"/>
      <w:lvlJc w:val="left"/>
      <w:pPr>
        <w:ind w:left="0" w:firstLine="0"/>
      </w:pPr>
      <w:rPr>
        <w:rFonts w:ascii="黑体" w:eastAsia="黑体" w:hAnsi="Times New Roman" w:hint="eastAsia"/>
        <w:b w:val="0"/>
        <w:i w:val="0"/>
        <w:sz w:val="21"/>
      </w:rPr>
    </w:lvl>
    <w:lvl w:ilvl="1" w:tentative="1">
      <w:start w:val="1"/>
      <w:numFmt w:val="decimal"/>
      <w:suff w:val="nothing"/>
      <w:lvlText w:val="%1%2　"/>
      <w:lvlJc w:val="left"/>
      <w:pPr>
        <w:ind w:left="0" w:firstLine="0"/>
      </w:pPr>
      <w:rPr>
        <w:rFonts w:ascii="Times New Roman" w:eastAsia="黑体" w:hAnsi="Times New Roman" w:hint="default"/>
        <w:b w:val="0"/>
        <w:i w:val="0"/>
        <w:sz w:val="21"/>
      </w:rPr>
    </w:lvl>
    <w:lvl w:ilvl="2" w:tentative="1">
      <w:start w:val="1"/>
      <w:numFmt w:val="decimal"/>
      <w:suff w:val="nothing"/>
      <w:lvlText w:val="%1%2.%3　"/>
      <w:lvlJc w:val="left"/>
      <w:pPr>
        <w:ind w:left="0" w:firstLine="0"/>
      </w:pPr>
      <w:rPr>
        <w:rFonts w:ascii="Times New Roman" w:eastAsia="黑体" w:hAnsi="Times New Roman" w:hint="default"/>
        <w:b w:val="0"/>
        <w:i w:val="0"/>
        <w:sz w:val="21"/>
      </w:rPr>
    </w:lvl>
    <w:lvl w:ilvl="3" w:tentative="1">
      <w:start w:val="1"/>
      <w:numFmt w:val="decimal"/>
      <w:suff w:val="nothing"/>
      <w:lvlText w:val="%1%2.%3.%4　"/>
      <w:lvlJc w:val="left"/>
      <w:pPr>
        <w:ind w:left="0" w:firstLine="0"/>
      </w:pPr>
      <w:rPr>
        <w:rFonts w:ascii="Times New Roman" w:eastAsia="黑体" w:hAnsi="Times New Roman" w:hint="default"/>
        <w:b w:val="0"/>
        <w:i w:val="0"/>
        <w:sz w:val="21"/>
      </w:rPr>
    </w:lvl>
    <w:lvl w:ilvl="4" w:tentative="1">
      <w:start w:val="1"/>
      <w:numFmt w:val="decimal"/>
      <w:suff w:val="nothing"/>
      <w:lvlText w:val="%1%2.%3.%4.%5　"/>
      <w:lvlJc w:val="left"/>
      <w:pPr>
        <w:ind w:left="0" w:firstLine="0"/>
      </w:pPr>
      <w:rPr>
        <w:rFonts w:ascii="Times New Roman" w:eastAsia="黑体" w:hAnsi="Times New Roman" w:hint="default"/>
        <w:b w:val="0"/>
        <w:i w:val="0"/>
        <w:sz w:val="21"/>
      </w:rPr>
    </w:lvl>
    <w:lvl w:ilvl="5" w:tentative="1">
      <w:start w:val="1"/>
      <w:numFmt w:val="decimal"/>
      <w:suff w:val="nothing"/>
      <w:lvlText w:val="%1%2.%3.%4.%5.%6　"/>
      <w:lvlJc w:val="left"/>
      <w:pPr>
        <w:ind w:left="0" w:firstLine="0"/>
      </w:pPr>
      <w:rPr>
        <w:rFonts w:ascii="Times New Roman" w:eastAsia="黑体" w:hAnsi="Times New Roman" w:hint="default"/>
        <w:b w:val="0"/>
        <w:i w:val="0"/>
        <w:sz w:val="21"/>
      </w:rPr>
    </w:lvl>
    <w:lvl w:ilvl="6" w:tentative="1">
      <w:start w:val="1"/>
      <w:numFmt w:val="decimal"/>
      <w:suff w:val="nothing"/>
      <w:lvlText w:val="%1%2.%3.%4.%5.%6.%7　"/>
      <w:lvlJc w:val="left"/>
      <w:pPr>
        <w:ind w:left="0" w:firstLine="0"/>
      </w:pPr>
      <w:rPr>
        <w:rFonts w:ascii="Times New Roman" w:eastAsia="黑体" w:hAnsi="Times New Roman" w:hint="default"/>
        <w:b w:val="0"/>
        <w:i w:val="0"/>
        <w:sz w:val="21"/>
      </w:rPr>
    </w:lvl>
    <w:lvl w:ilvl="7" w:tentative="1">
      <w:start w:val="1"/>
      <w:numFmt w:val="decimal"/>
      <w:lvlText w:val="%1.%2.%3.%4.%5.%6.%7.%8"/>
      <w:lvlJc w:val="left"/>
      <w:pPr>
        <w:tabs>
          <w:tab w:val="left" w:pos="4351"/>
        </w:tabs>
        <w:ind w:left="3969" w:hanging="1418"/>
      </w:pPr>
      <w:rPr>
        <w:rFonts w:hint="eastAsia"/>
      </w:rPr>
    </w:lvl>
    <w:lvl w:ilvl="8" w:tentative="1">
      <w:start w:val="1"/>
      <w:numFmt w:val="decimal"/>
      <w:lvlText w:val="%1.%2.%3.%4.%5.%6.%7.%8.%9"/>
      <w:lvlJc w:val="left"/>
      <w:pPr>
        <w:tabs>
          <w:tab w:val="left" w:pos="4777"/>
        </w:tabs>
        <w:ind w:left="4677" w:hanging="1700"/>
      </w:pPr>
      <w:rPr>
        <w:rFonts w:hint="eastAsia"/>
      </w:rPr>
    </w:lvl>
  </w:abstractNum>
  <w:abstractNum w:abstractNumId="36">
    <w:nsid w:val="56EA225B"/>
    <w:multiLevelType w:val="multilevel"/>
    <w:tmpl w:val="56EA225B"/>
    <w:lvl w:ilvl="0">
      <w:start w:val="1"/>
      <w:numFmt w:val="lowerLetter"/>
      <w:lvlText w:val="%1)"/>
      <w:lvlJc w:val="left"/>
      <w:pPr>
        <w:tabs>
          <w:tab w:val="left" w:pos="840"/>
        </w:tabs>
        <w:ind w:left="84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57B74B57"/>
    <w:multiLevelType w:val="multilevel"/>
    <w:tmpl w:val="57B74B57"/>
    <w:lvl w:ilvl="0" w:tentative="1">
      <w:start w:val="1"/>
      <w:numFmt w:val="chineseCountingThousand"/>
      <w:pStyle w:val="BT4"/>
      <w:suff w:val="space"/>
      <w:lvlText w:val="第%1章"/>
      <w:lvlJc w:val="left"/>
      <w:pPr>
        <w:ind w:left="425" w:hanging="425"/>
      </w:pPr>
      <w:rPr>
        <w:rFonts w:hint="eastAsia"/>
      </w:rPr>
    </w:lvl>
    <w:lvl w:ilvl="1" w:tentative="1">
      <w:start w:val="1"/>
      <w:numFmt w:val="decimal"/>
      <w:isLgl/>
      <w:suff w:val="space"/>
      <w:lvlText w:val="%1.%2"/>
      <w:lvlJc w:val="left"/>
      <w:pPr>
        <w:ind w:left="567" w:hanging="567"/>
      </w:pPr>
      <w:rPr>
        <w:rFonts w:hint="eastAsia"/>
      </w:rPr>
    </w:lvl>
    <w:lvl w:ilvl="2" w:tentative="1">
      <w:start w:val="1"/>
      <w:numFmt w:val="decimal"/>
      <w:isLgl/>
      <w:suff w:val="space"/>
      <w:lvlText w:val="%1.%2.%3"/>
      <w:lvlJc w:val="left"/>
      <w:pPr>
        <w:ind w:left="709" w:hanging="709"/>
      </w:pPr>
      <w:rPr>
        <w:rFonts w:hint="eastAsia"/>
      </w:rPr>
    </w:lvl>
    <w:lvl w:ilvl="3" w:tentative="1">
      <w:start w:val="1"/>
      <w:numFmt w:val="decimal"/>
      <w:isLgl/>
      <w:suff w:val="space"/>
      <w:lvlText w:val="%1.%2.%3.%4"/>
      <w:lvlJc w:val="left"/>
      <w:pPr>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38">
    <w:nsid w:val="58A27E30"/>
    <w:multiLevelType w:val="multilevel"/>
    <w:tmpl w:val="58A27E30"/>
    <w:lvl w:ilvl="0">
      <w:start w:val="1"/>
      <w:numFmt w:val="decimal"/>
      <w:lvlText w:val="%1）"/>
      <w:lvlJc w:val="left"/>
      <w:pPr>
        <w:ind w:left="120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631C6D19"/>
    <w:multiLevelType w:val="multilevel"/>
    <w:tmpl w:val="631C6D19"/>
    <w:lvl w:ilvl="0">
      <w:start w:val="1"/>
      <w:numFmt w:val="lowerLetter"/>
      <w:lvlText w:val="%1)"/>
      <w:lvlJc w:val="left"/>
      <w:pPr>
        <w:tabs>
          <w:tab w:val="left" w:pos="840"/>
        </w:tabs>
        <w:ind w:left="84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646260FA"/>
    <w:multiLevelType w:val="multilevel"/>
    <w:tmpl w:val="646260FA"/>
    <w:lvl w:ilvl="0" w:tentative="1">
      <w:start w:val="1"/>
      <w:numFmt w:val="decimal"/>
      <w:pStyle w:val="aa"/>
      <w:suff w:val="nothing"/>
      <w:lvlText w:val="表%1　"/>
      <w:lvlJc w:val="left"/>
      <w:pPr>
        <w:ind w:left="0" w:firstLine="0"/>
      </w:pPr>
      <w:rPr>
        <w:rFonts w:ascii="黑体" w:eastAsia="黑体" w:hAnsi="Times New Roman" w:hint="eastAsia"/>
        <w:b w:val="0"/>
        <w:i w:val="0"/>
        <w:sz w:val="21"/>
      </w:rPr>
    </w:lvl>
    <w:lvl w:ilvl="1" w:tentative="1">
      <w:start w:val="1"/>
      <w:numFmt w:val="decimal"/>
      <w:lvlText w:val="%1.%2"/>
      <w:lvlJc w:val="left"/>
      <w:pPr>
        <w:tabs>
          <w:tab w:val="left" w:pos="992"/>
        </w:tabs>
        <w:ind w:left="992" w:hanging="567"/>
      </w:pPr>
      <w:rPr>
        <w:rFonts w:hint="eastAsia"/>
      </w:rPr>
    </w:lvl>
    <w:lvl w:ilvl="2" w:tentative="1">
      <w:start w:val="1"/>
      <w:numFmt w:val="decimal"/>
      <w:lvlText w:val="%1.%2.%3"/>
      <w:lvlJc w:val="left"/>
      <w:pPr>
        <w:tabs>
          <w:tab w:val="left" w:pos="1418"/>
        </w:tabs>
        <w:ind w:left="1418" w:hanging="567"/>
      </w:pPr>
      <w:rPr>
        <w:rFonts w:hint="eastAsia"/>
      </w:rPr>
    </w:lvl>
    <w:lvl w:ilvl="3" w:tentative="1">
      <w:start w:val="1"/>
      <w:numFmt w:val="decimal"/>
      <w:lvlText w:val="%1.%2.%3.%4"/>
      <w:lvlJc w:val="left"/>
      <w:pPr>
        <w:tabs>
          <w:tab w:val="left" w:pos="1984"/>
        </w:tabs>
        <w:ind w:left="1984" w:hanging="708"/>
      </w:pPr>
      <w:rPr>
        <w:rFonts w:hint="eastAsia"/>
      </w:rPr>
    </w:lvl>
    <w:lvl w:ilvl="4" w:tentative="1">
      <w:start w:val="1"/>
      <w:numFmt w:val="decimal"/>
      <w:lvlText w:val="%1.%2.%3.%4.%5"/>
      <w:lvlJc w:val="left"/>
      <w:pPr>
        <w:tabs>
          <w:tab w:val="left" w:pos="2551"/>
        </w:tabs>
        <w:ind w:left="2551" w:hanging="850"/>
      </w:pPr>
      <w:rPr>
        <w:rFonts w:hint="eastAsia"/>
      </w:rPr>
    </w:lvl>
    <w:lvl w:ilvl="5" w:tentative="1">
      <w:start w:val="1"/>
      <w:numFmt w:val="decimal"/>
      <w:lvlText w:val="%1.%2.%3.%4.%5.%6"/>
      <w:lvlJc w:val="left"/>
      <w:pPr>
        <w:tabs>
          <w:tab w:val="left" w:pos="3260"/>
        </w:tabs>
        <w:ind w:left="3260" w:hanging="1134"/>
      </w:pPr>
      <w:rPr>
        <w:rFonts w:hint="eastAsia"/>
      </w:rPr>
    </w:lvl>
    <w:lvl w:ilvl="6" w:tentative="1">
      <w:start w:val="1"/>
      <w:numFmt w:val="decimal"/>
      <w:lvlText w:val="%1.%2.%3.%4.%5.%6.%7"/>
      <w:lvlJc w:val="left"/>
      <w:pPr>
        <w:tabs>
          <w:tab w:val="left" w:pos="3827"/>
        </w:tabs>
        <w:ind w:left="3827" w:hanging="1276"/>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41">
    <w:nsid w:val="64711215"/>
    <w:multiLevelType w:val="multilevel"/>
    <w:tmpl w:val="64711215"/>
    <w:lvl w:ilvl="0" w:tentative="1">
      <w:start w:val="1"/>
      <w:numFmt w:val="bullet"/>
      <w:lvlText w:val=""/>
      <w:lvlJc w:val="left"/>
      <w:pPr>
        <w:tabs>
          <w:tab w:val="left" w:pos="840"/>
        </w:tabs>
        <w:ind w:left="840" w:hanging="420"/>
      </w:pPr>
      <w:rPr>
        <w:rFonts w:ascii="Wingdings" w:hAnsi="Wingdings" w:hint="default"/>
      </w:rPr>
    </w:lvl>
    <w:lvl w:ilvl="1" w:tentative="1">
      <w:start w:val="1"/>
      <w:numFmt w:val="lowerLetter"/>
      <w:lvlText w:val="%2)"/>
      <w:lvlJc w:val="left"/>
      <w:pPr>
        <w:tabs>
          <w:tab w:val="left" w:pos="840"/>
        </w:tabs>
        <w:ind w:left="840" w:hanging="420"/>
      </w:pPr>
    </w:lvl>
    <w:lvl w:ilvl="2">
      <w:start w:val="1"/>
      <w:numFmt w:val="bullet"/>
      <w:lvlText w:val=""/>
      <w:lvlJc w:val="left"/>
      <w:pPr>
        <w:ind w:left="1200" w:hanging="360"/>
      </w:pPr>
      <w:rPr>
        <w:rFonts w:ascii="Wingdings" w:hAnsi="Wingdings" w:hint="default"/>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2">
    <w:nsid w:val="68363BCC"/>
    <w:multiLevelType w:val="hybridMultilevel"/>
    <w:tmpl w:val="F5F2D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96F27F7"/>
    <w:multiLevelType w:val="multilevel"/>
    <w:tmpl w:val="696F27F7"/>
    <w:lvl w:ilvl="0">
      <w:start w:val="1"/>
      <w:numFmt w:val="lowerLetter"/>
      <w:lvlText w:val="%1)"/>
      <w:lvlJc w:val="left"/>
      <w:pPr>
        <w:tabs>
          <w:tab w:val="left" w:pos="840"/>
        </w:tabs>
        <w:ind w:left="84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
    <w:nsid w:val="6AF87EF2"/>
    <w:multiLevelType w:val="multilevel"/>
    <w:tmpl w:val="6AF87EF2"/>
    <w:lvl w:ilvl="0">
      <w:start w:val="1"/>
      <w:numFmt w:val="decimal"/>
      <w:lvlText w:val="%1）"/>
      <w:lvlJc w:val="left"/>
      <w:pPr>
        <w:tabs>
          <w:tab w:val="left" w:pos="0"/>
        </w:tabs>
        <w:ind w:left="0" w:firstLine="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5">
    <w:nsid w:val="6BF604AC"/>
    <w:multiLevelType w:val="multilevel"/>
    <w:tmpl w:val="6BF604AC"/>
    <w:lvl w:ilvl="0">
      <w:start w:val="1"/>
      <w:numFmt w:val="decimal"/>
      <w:lvlText w:val="%1）"/>
      <w:lvlJc w:val="left"/>
      <w:pPr>
        <w:tabs>
          <w:tab w:val="left" w:pos="57"/>
        </w:tabs>
        <w:ind w:left="57" w:hanging="57"/>
      </w:pPr>
      <w:rPr>
        <w:rFonts w:hint="eastAsia"/>
      </w:rPr>
    </w:lvl>
    <w:lvl w:ilvl="1" w:tentative="1">
      <w:start w:val="1"/>
      <w:numFmt w:val="lowerLetter"/>
      <w:lvlText w:val="%2)"/>
      <w:lvlJc w:val="left"/>
      <w:pPr>
        <w:tabs>
          <w:tab w:val="left" w:pos="613"/>
        </w:tabs>
        <w:ind w:left="613" w:hanging="420"/>
      </w:pPr>
    </w:lvl>
    <w:lvl w:ilvl="2" w:tentative="1">
      <w:start w:val="1"/>
      <w:numFmt w:val="lowerRoman"/>
      <w:lvlText w:val="%3."/>
      <w:lvlJc w:val="right"/>
      <w:pPr>
        <w:tabs>
          <w:tab w:val="left" w:pos="1033"/>
        </w:tabs>
        <w:ind w:left="1033" w:hanging="420"/>
      </w:pPr>
    </w:lvl>
    <w:lvl w:ilvl="3" w:tentative="1">
      <w:start w:val="1"/>
      <w:numFmt w:val="decimal"/>
      <w:lvlText w:val="%4."/>
      <w:lvlJc w:val="left"/>
      <w:pPr>
        <w:tabs>
          <w:tab w:val="left" w:pos="1453"/>
        </w:tabs>
        <w:ind w:left="1453" w:hanging="420"/>
      </w:pPr>
    </w:lvl>
    <w:lvl w:ilvl="4" w:tentative="1">
      <w:start w:val="1"/>
      <w:numFmt w:val="lowerLetter"/>
      <w:lvlText w:val="%5)"/>
      <w:lvlJc w:val="left"/>
      <w:pPr>
        <w:tabs>
          <w:tab w:val="left" w:pos="1873"/>
        </w:tabs>
        <w:ind w:left="1873" w:hanging="420"/>
      </w:pPr>
    </w:lvl>
    <w:lvl w:ilvl="5" w:tentative="1">
      <w:start w:val="1"/>
      <w:numFmt w:val="lowerRoman"/>
      <w:lvlText w:val="%6."/>
      <w:lvlJc w:val="right"/>
      <w:pPr>
        <w:tabs>
          <w:tab w:val="left" w:pos="2293"/>
        </w:tabs>
        <w:ind w:left="2293" w:hanging="420"/>
      </w:pPr>
    </w:lvl>
    <w:lvl w:ilvl="6" w:tentative="1">
      <w:start w:val="1"/>
      <w:numFmt w:val="decimal"/>
      <w:lvlText w:val="%7."/>
      <w:lvlJc w:val="left"/>
      <w:pPr>
        <w:tabs>
          <w:tab w:val="left" w:pos="2713"/>
        </w:tabs>
        <w:ind w:left="2713" w:hanging="420"/>
      </w:pPr>
    </w:lvl>
    <w:lvl w:ilvl="7" w:tentative="1">
      <w:start w:val="1"/>
      <w:numFmt w:val="lowerLetter"/>
      <w:lvlText w:val="%8)"/>
      <w:lvlJc w:val="left"/>
      <w:pPr>
        <w:tabs>
          <w:tab w:val="left" w:pos="3133"/>
        </w:tabs>
        <w:ind w:left="3133" w:hanging="420"/>
      </w:pPr>
    </w:lvl>
    <w:lvl w:ilvl="8" w:tentative="1">
      <w:start w:val="1"/>
      <w:numFmt w:val="lowerRoman"/>
      <w:lvlText w:val="%9."/>
      <w:lvlJc w:val="right"/>
      <w:pPr>
        <w:tabs>
          <w:tab w:val="left" w:pos="3553"/>
        </w:tabs>
        <w:ind w:left="3553" w:hanging="420"/>
      </w:pPr>
    </w:lvl>
  </w:abstractNum>
  <w:abstractNum w:abstractNumId="46">
    <w:nsid w:val="6D0C40A3"/>
    <w:multiLevelType w:val="multilevel"/>
    <w:tmpl w:val="6D0C40A3"/>
    <w:lvl w:ilvl="0" w:tentative="1">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47">
    <w:nsid w:val="6DBF04F4"/>
    <w:multiLevelType w:val="multilevel"/>
    <w:tmpl w:val="6DBF04F4"/>
    <w:lvl w:ilvl="0" w:tentative="1">
      <w:start w:val="1"/>
      <w:numFmt w:val="none"/>
      <w:pStyle w:val="ab"/>
      <w:lvlText w:val="%1注："/>
      <w:lvlJc w:val="left"/>
      <w:pPr>
        <w:tabs>
          <w:tab w:val="left" w:pos="1140"/>
        </w:tabs>
        <w:ind w:left="840" w:hanging="420"/>
      </w:pPr>
      <w:rPr>
        <w:rFonts w:ascii="宋体" w:eastAsia="宋体" w:hAnsi="Times New Roman" w:hint="eastAsia"/>
        <w:b w:val="0"/>
        <w:i w:val="0"/>
        <w:sz w:val="18"/>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8">
    <w:nsid w:val="70744FDE"/>
    <w:multiLevelType w:val="hybridMultilevel"/>
    <w:tmpl w:val="574C9124"/>
    <w:lvl w:ilvl="0" w:tplc="04090001">
      <w:start w:val="1"/>
      <w:numFmt w:val="bullet"/>
      <w:lvlText w:val=""/>
      <w:lvlJc w:val="left"/>
      <w:pPr>
        <w:ind w:left="660" w:hanging="420"/>
      </w:pPr>
      <w:rPr>
        <w:rFonts w:ascii="Wingdings" w:hAnsi="Wingding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9">
    <w:nsid w:val="70BE7F4A"/>
    <w:multiLevelType w:val="multilevel"/>
    <w:tmpl w:val="70BE7F4A"/>
    <w:lvl w:ilvl="0">
      <w:start w:val="1"/>
      <w:numFmt w:val="bullet"/>
      <w:lvlText w:val=""/>
      <w:lvlJc w:val="left"/>
      <w:pPr>
        <w:tabs>
          <w:tab w:val="left" w:pos="840"/>
        </w:tabs>
        <w:ind w:left="840" w:hanging="420"/>
      </w:pPr>
      <w:rPr>
        <w:rFonts w:ascii="Wingdings" w:hAnsi="Wingdings" w:hint="default"/>
      </w:rPr>
    </w:lvl>
    <w:lvl w:ilvl="1" w:tentative="1">
      <w:start w:val="1"/>
      <w:numFmt w:val="lowerLetter"/>
      <w:lvlText w:val="%2)"/>
      <w:lvlJc w:val="left"/>
      <w:pPr>
        <w:tabs>
          <w:tab w:val="left" w:pos="840"/>
        </w:tabs>
        <w:ind w:left="840" w:hanging="420"/>
      </w:pPr>
    </w:lvl>
    <w:lvl w:ilvl="2">
      <w:start w:val="1"/>
      <w:numFmt w:val="decimal"/>
      <w:lvlText w:val="%3）"/>
      <w:lvlJc w:val="left"/>
      <w:pPr>
        <w:ind w:left="1200" w:hanging="360"/>
      </w:pPr>
      <w:rPr>
        <w:rFonts w:hint="default"/>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0">
    <w:nsid w:val="733B5C7D"/>
    <w:multiLevelType w:val="multilevel"/>
    <w:tmpl w:val="733B5C7D"/>
    <w:lvl w:ilvl="0" w:tentative="1">
      <w:start w:val="1"/>
      <w:numFmt w:val="decimal"/>
      <w:pStyle w:val="GB2312152"/>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1">
    <w:nsid w:val="76933334"/>
    <w:multiLevelType w:val="multilevel"/>
    <w:tmpl w:val="76933334"/>
    <w:lvl w:ilvl="0" w:tentative="1">
      <w:start w:val="1"/>
      <w:numFmt w:val="none"/>
      <w:pStyle w:val="ac"/>
      <w:lvlText w:val="%1——"/>
      <w:lvlJc w:val="left"/>
      <w:pPr>
        <w:tabs>
          <w:tab w:val="left" w:pos="1140"/>
        </w:tabs>
        <w:ind w:left="8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2">
    <w:nsid w:val="7ADA511B"/>
    <w:multiLevelType w:val="multilevel"/>
    <w:tmpl w:val="7ADA511B"/>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bullet"/>
      <w:lvlText w:val=""/>
      <w:lvlJc w:val="left"/>
      <w:pPr>
        <w:ind w:left="1200" w:hanging="360"/>
      </w:pPr>
      <w:rPr>
        <w:rFonts w:ascii="Wingdings" w:hAnsi="Wingdings" w:hint="default"/>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3">
    <w:nsid w:val="7D2E187F"/>
    <w:multiLevelType w:val="multilevel"/>
    <w:tmpl w:val="7D2E187F"/>
    <w:lvl w:ilvl="0" w:tentative="1">
      <w:start w:val="1"/>
      <w:numFmt w:val="bullet"/>
      <w:pStyle w:val="Item"/>
      <w:lvlText w:val=""/>
      <w:lvlJc w:val="left"/>
      <w:pPr>
        <w:tabs>
          <w:tab w:val="left" w:pos="420"/>
        </w:tabs>
        <w:ind w:left="420"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54">
    <w:nsid w:val="7DA163B7"/>
    <w:multiLevelType w:val="multilevel"/>
    <w:tmpl w:val="7DA163B7"/>
    <w:lvl w:ilvl="0">
      <w:start w:val="1"/>
      <w:numFmt w:val="bullet"/>
      <w:lvlText w:val=""/>
      <w:lvlJc w:val="left"/>
      <w:pPr>
        <w:ind w:left="1412"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55">
    <w:nsid w:val="7ED46682"/>
    <w:multiLevelType w:val="multilevel"/>
    <w:tmpl w:val="7ED4668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6">
    <w:nsid w:val="7EEC6D39"/>
    <w:multiLevelType w:val="multilevel"/>
    <w:tmpl w:val="7EEC6D39"/>
    <w:lvl w:ilvl="0">
      <w:start w:val="1"/>
      <w:numFmt w:val="bullet"/>
      <w:lvlText w:val=""/>
      <w:lvlJc w:val="left"/>
      <w:pPr>
        <w:ind w:left="845"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num w:numId="1">
    <w:abstractNumId w:val="19"/>
  </w:num>
  <w:num w:numId="2">
    <w:abstractNumId w:val="51"/>
  </w:num>
  <w:num w:numId="3">
    <w:abstractNumId w:val="25"/>
  </w:num>
  <w:num w:numId="4">
    <w:abstractNumId w:val="2"/>
  </w:num>
  <w:num w:numId="5">
    <w:abstractNumId w:val="5"/>
  </w:num>
  <w:num w:numId="6">
    <w:abstractNumId w:val="40"/>
  </w:num>
  <w:num w:numId="7">
    <w:abstractNumId w:val="35"/>
  </w:num>
  <w:num w:numId="8">
    <w:abstractNumId w:val="47"/>
  </w:num>
  <w:num w:numId="9">
    <w:abstractNumId w:val="30"/>
  </w:num>
  <w:num w:numId="10">
    <w:abstractNumId w:val="20"/>
  </w:num>
  <w:num w:numId="11">
    <w:abstractNumId w:val="34"/>
  </w:num>
  <w:num w:numId="12">
    <w:abstractNumId w:val="24"/>
  </w:num>
  <w:num w:numId="13">
    <w:abstractNumId w:val="9"/>
  </w:num>
  <w:num w:numId="14">
    <w:abstractNumId w:val="6"/>
  </w:num>
  <w:num w:numId="15">
    <w:abstractNumId w:val="16"/>
  </w:num>
  <w:num w:numId="16">
    <w:abstractNumId w:val="27"/>
  </w:num>
  <w:num w:numId="17">
    <w:abstractNumId w:val="53"/>
  </w:num>
  <w:num w:numId="18">
    <w:abstractNumId w:val="50"/>
  </w:num>
  <w:num w:numId="19">
    <w:abstractNumId w:val="37"/>
  </w:num>
  <w:num w:numId="20">
    <w:abstractNumId w:val="14"/>
  </w:num>
  <w:num w:numId="21">
    <w:abstractNumId w:val="56"/>
  </w:num>
  <w:num w:numId="22">
    <w:abstractNumId w:val="49"/>
  </w:num>
  <w:num w:numId="23">
    <w:abstractNumId w:val="12"/>
  </w:num>
  <w:num w:numId="24">
    <w:abstractNumId w:val="4"/>
  </w:num>
  <w:num w:numId="25">
    <w:abstractNumId w:val="13"/>
  </w:num>
  <w:num w:numId="26">
    <w:abstractNumId w:val="3"/>
  </w:num>
  <w:num w:numId="27">
    <w:abstractNumId w:val="21"/>
  </w:num>
  <w:num w:numId="28">
    <w:abstractNumId w:val="43"/>
  </w:num>
  <w:num w:numId="29">
    <w:abstractNumId w:val="29"/>
  </w:num>
  <w:num w:numId="30">
    <w:abstractNumId w:val="36"/>
  </w:num>
  <w:num w:numId="31">
    <w:abstractNumId w:val="39"/>
  </w:num>
  <w:num w:numId="32">
    <w:abstractNumId w:val="54"/>
  </w:num>
  <w:num w:numId="33">
    <w:abstractNumId w:val="38"/>
  </w:num>
  <w:num w:numId="34">
    <w:abstractNumId w:val="23"/>
  </w:num>
  <w:num w:numId="35">
    <w:abstractNumId w:val="32"/>
  </w:num>
  <w:num w:numId="36">
    <w:abstractNumId w:val="41"/>
  </w:num>
  <w:num w:numId="37">
    <w:abstractNumId w:val="52"/>
  </w:num>
  <w:num w:numId="38">
    <w:abstractNumId w:val="18"/>
  </w:num>
  <w:num w:numId="39">
    <w:abstractNumId w:val="33"/>
  </w:num>
  <w:num w:numId="40">
    <w:abstractNumId w:val="1"/>
  </w:num>
  <w:num w:numId="41">
    <w:abstractNumId w:val="55"/>
  </w:num>
  <w:num w:numId="42">
    <w:abstractNumId w:val="46"/>
  </w:num>
  <w:num w:numId="43">
    <w:abstractNumId w:val="45"/>
  </w:num>
  <w:num w:numId="44">
    <w:abstractNumId w:val="31"/>
  </w:num>
  <w:num w:numId="45">
    <w:abstractNumId w:val="44"/>
  </w:num>
  <w:num w:numId="46">
    <w:abstractNumId w:val="17"/>
  </w:num>
  <w:num w:numId="47">
    <w:abstractNumId w:val="28"/>
  </w:num>
  <w:num w:numId="48">
    <w:abstractNumId w:val="22"/>
  </w:num>
  <w:num w:numId="49">
    <w:abstractNumId w:val="8"/>
  </w:num>
  <w:num w:numId="50">
    <w:abstractNumId w:val="11"/>
  </w:num>
  <w:num w:numId="51">
    <w:abstractNumId w:val="7"/>
  </w:num>
  <w:num w:numId="52">
    <w:abstractNumId w:val="10"/>
  </w:num>
  <w:num w:numId="53">
    <w:abstractNumId w:val="19"/>
  </w:num>
  <w:num w:numId="54">
    <w:abstractNumId w:val="19"/>
  </w:num>
  <w:num w:numId="55">
    <w:abstractNumId w:val="19"/>
    <w:lvlOverride w:ilvl="0">
      <w:startOverride w:val="15"/>
    </w:lvlOverride>
    <w:lvlOverride w:ilvl="1">
      <w:startOverride w:val="1"/>
    </w:lvlOverride>
    <w:lvlOverride w:ilvl="2">
      <w:startOverride w:val="2"/>
    </w:lvlOverride>
  </w:num>
  <w:num w:numId="56">
    <w:abstractNumId w:val="0"/>
  </w:num>
  <w:num w:numId="57">
    <w:abstractNumId w:val="15"/>
  </w:num>
  <w:num w:numId="58">
    <w:abstractNumId w:val="42"/>
  </w:num>
  <w:num w:numId="59">
    <w:abstractNumId w:val="26"/>
  </w:num>
  <w:num w:numId="60">
    <w:abstractNumId w:val="48"/>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nwei01">
    <w15:presenceInfo w15:providerId="None" w15:userId="yunwei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003"/>
    <w:rsid w:val="00003803"/>
    <w:rsid w:val="000129EC"/>
    <w:rsid w:val="00026899"/>
    <w:rsid w:val="0003340C"/>
    <w:rsid w:val="00033C64"/>
    <w:rsid w:val="000738F8"/>
    <w:rsid w:val="000802EE"/>
    <w:rsid w:val="00080A18"/>
    <w:rsid w:val="00083326"/>
    <w:rsid w:val="00095BE5"/>
    <w:rsid w:val="000D4031"/>
    <w:rsid w:val="000D6DE2"/>
    <w:rsid w:val="000E212F"/>
    <w:rsid w:val="00101981"/>
    <w:rsid w:val="001046C6"/>
    <w:rsid w:val="00106829"/>
    <w:rsid w:val="00113F2F"/>
    <w:rsid w:val="00132541"/>
    <w:rsid w:val="001369EB"/>
    <w:rsid w:val="00140B51"/>
    <w:rsid w:val="00145D50"/>
    <w:rsid w:val="0014673E"/>
    <w:rsid w:val="0015705E"/>
    <w:rsid w:val="00162355"/>
    <w:rsid w:val="001705C0"/>
    <w:rsid w:val="00172A27"/>
    <w:rsid w:val="00174964"/>
    <w:rsid w:val="0019042D"/>
    <w:rsid w:val="0019388F"/>
    <w:rsid w:val="0019437B"/>
    <w:rsid w:val="00197509"/>
    <w:rsid w:val="001A678D"/>
    <w:rsid w:val="001B3B7C"/>
    <w:rsid w:val="001E36A8"/>
    <w:rsid w:val="001E4EFF"/>
    <w:rsid w:val="001F132D"/>
    <w:rsid w:val="001F35D0"/>
    <w:rsid w:val="001F3B45"/>
    <w:rsid w:val="001F5154"/>
    <w:rsid w:val="001F5CF6"/>
    <w:rsid w:val="00200E92"/>
    <w:rsid w:val="0020271A"/>
    <w:rsid w:val="0020326F"/>
    <w:rsid w:val="00203E85"/>
    <w:rsid w:val="00212C91"/>
    <w:rsid w:val="00222E7F"/>
    <w:rsid w:val="002330A3"/>
    <w:rsid w:val="00237E16"/>
    <w:rsid w:val="00242751"/>
    <w:rsid w:val="002434BB"/>
    <w:rsid w:val="0024427F"/>
    <w:rsid w:val="00245F63"/>
    <w:rsid w:val="002471D1"/>
    <w:rsid w:val="00255A7E"/>
    <w:rsid w:val="00262A74"/>
    <w:rsid w:val="00263760"/>
    <w:rsid w:val="00282173"/>
    <w:rsid w:val="00283995"/>
    <w:rsid w:val="002967A7"/>
    <w:rsid w:val="002A4DAA"/>
    <w:rsid w:val="002B5BF3"/>
    <w:rsid w:val="002C5468"/>
    <w:rsid w:val="002C79AA"/>
    <w:rsid w:val="002D50FF"/>
    <w:rsid w:val="002D54FE"/>
    <w:rsid w:val="002D603B"/>
    <w:rsid w:val="002E1BFB"/>
    <w:rsid w:val="002F506A"/>
    <w:rsid w:val="002F71CB"/>
    <w:rsid w:val="002F761E"/>
    <w:rsid w:val="0031145C"/>
    <w:rsid w:val="00317016"/>
    <w:rsid w:val="003215A6"/>
    <w:rsid w:val="00321E81"/>
    <w:rsid w:val="00333726"/>
    <w:rsid w:val="00335D72"/>
    <w:rsid w:val="00335DB5"/>
    <w:rsid w:val="003509F0"/>
    <w:rsid w:val="00351EBC"/>
    <w:rsid w:val="0035552D"/>
    <w:rsid w:val="003623A3"/>
    <w:rsid w:val="00363A85"/>
    <w:rsid w:val="0038253F"/>
    <w:rsid w:val="00390BD4"/>
    <w:rsid w:val="003962E2"/>
    <w:rsid w:val="0039666C"/>
    <w:rsid w:val="003B7084"/>
    <w:rsid w:val="003C2A8A"/>
    <w:rsid w:val="003C3326"/>
    <w:rsid w:val="003C5D34"/>
    <w:rsid w:val="003E0697"/>
    <w:rsid w:val="003E2B83"/>
    <w:rsid w:val="003F7B24"/>
    <w:rsid w:val="0040134A"/>
    <w:rsid w:val="0042023E"/>
    <w:rsid w:val="00431E2E"/>
    <w:rsid w:val="00434DCE"/>
    <w:rsid w:val="00442063"/>
    <w:rsid w:val="00451652"/>
    <w:rsid w:val="00464004"/>
    <w:rsid w:val="00470909"/>
    <w:rsid w:val="00480FD6"/>
    <w:rsid w:val="004A00A0"/>
    <w:rsid w:val="004A31DC"/>
    <w:rsid w:val="004A3395"/>
    <w:rsid w:val="004A603B"/>
    <w:rsid w:val="004C1B14"/>
    <w:rsid w:val="004C2A5E"/>
    <w:rsid w:val="004E274A"/>
    <w:rsid w:val="004E43F4"/>
    <w:rsid w:val="004E647C"/>
    <w:rsid w:val="004F1FF6"/>
    <w:rsid w:val="004F761D"/>
    <w:rsid w:val="005409A0"/>
    <w:rsid w:val="00543823"/>
    <w:rsid w:val="005466EB"/>
    <w:rsid w:val="005527F2"/>
    <w:rsid w:val="005670EC"/>
    <w:rsid w:val="00571CC5"/>
    <w:rsid w:val="0057304F"/>
    <w:rsid w:val="0058530A"/>
    <w:rsid w:val="005854B4"/>
    <w:rsid w:val="005879D7"/>
    <w:rsid w:val="005E2509"/>
    <w:rsid w:val="005E4480"/>
    <w:rsid w:val="005E65B9"/>
    <w:rsid w:val="005F40FD"/>
    <w:rsid w:val="005F731F"/>
    <w:rsid w:val="00612DEB"/>
    <w:rsid w:val="006224CC"/>
    <w:rsid w:val="0062617D"/>
    <w:rsid w:val="00631C45"/>
    <w:rsid w:val="0063349D"/>
    <w:rsid w:val="00633D54"/>
    <w:rsid w:val="0063422A"/>
    <w:rsid w:val="00636393"/>
    <w:rsid w:val="00637411"/>
    <w:rsid w:val="00637799"/>
    <w:rsid w:val="006400DA"/>
    <w:rsid w:val="0064549C"/>
    <w:rsid w:val="0064651A"/>
    <w:rsid w:val="0064794B"/>
    <w:rsid w:val="006520FF"/>
    <w:rsid w:val="00663860"/>
    <w:rsid w:val="0066799D"/>
    <w:rsid w:val="0067446A"/>
    <w:rsid w:val="006757BF"/>
    <w:rsid w:val="00676718"/>
    <w:rsid w:val="00687D47"/>
    <w:rsid w:val="006A0C3B"/>
    <w:rsid w:val="006A3AC6"/>
    <w:rsid w:val="006B56E1"/>
    <w:rsid w:val="006C3EF0"/>
    <w:rsid w:val="006C4ABC"/>
    <w:rsid w:val="00700675"/>
    <w:rsid w:val="00700AE9"/>
    <w:rsid w:val="00701ED6"/>
    <w:rsid w:val="00755EEF"/>
    <w:rsid w:val="00757BDC"/>
    <w:rsid w:val="0076089F"/>
    <w:rsid w:val="007624DC"/>
    <w:rsid w:val="00770939"/>
    <w:rsid w:val="00773555"/>
    <w:rsid w:val="0077475E"/>
    <w:rsid w:val="00781DF2"/>
    <w:rsid w:val="0078538E"/>
    <w:rsid w:val="00786799"/>
    <w:rsid w:val="007A5A28"/>
    <w:rsid w:val="007C0FC5"/>
    <w:rsid w:val="007C7025"/>
    <w:rsid w:val="007D2BB9"/>
    <w:rsid w:val="007D3F2A"/>
    <w:rsid w:val="007E48C9"/>
    <w:rsid w:val="00803AFB"/>
    <w:rsid w:val="008106F7"/>
    <w:rsid w:val="0081562D"/>
    <w:rsid w:val="00820D8F"/>
    <w:rsid w:val="00821DA4"/>
    <w:rsid w:val="0082230B"/>
    <w:rsid w:val="00822390"/>
    <w:rsid w:val="00832D1B"/>
    <w:rsid w:val="00832E37"/>
    <w:rsid w:val="00847C75"/>
    <w:rsid w:val="00850540"/>
    <w:rsid w:val="008535BF"/>
    <w:rsid w:val="00853649"/>
    <w:rsid w:val="0087126C"/>
    <w:rsid w:val="008764A2"/>
    <w:rsid w:val="0089392D"/>
    <w:rsid w:val="00894D56"/>
    <w:rsid w:val="008A0666"/>
    <w:rsid w:val="008A2DA4"/>
    <w:rsid w:val="008B2FED"/>
    <w:rsid w:val="008C0F85"/>
    <w:rsid w:val="008D2861"/>
    <w:rsid w:val="008E5121"/>
    <w:rsid w:val="008F02C4"/>
    <w:rsid w:val="008F3382"/>
    <w:rsid w:val="008F3C17"/>
    <w:rsid w:val="008F65DD"/>
    <w:rsid w:val="00913466"/>
    <w:rsid w:val="00916A90"/>
    <w:rsid w:val="00920152"/>
    <w:rsid w:val="009324BE"/>
    <w:rsid w:val="0093457E"/>
    <w:rsid w:val="00936C9E"/>
    <w:rsid w:val="00937F46"/>
    <w:rsid w:val="009425E9"/>
    <w:rsid w:val="00942631"/>
    <w:rsid w:val="0094713F"/>
    <w:rsid w:val="0095406B"/>
    <w:rsid w:val="00957B01"/>
    <w:rsid w:val="00957B16"/>
    <w:rsid w:val="00960091"/>
    <w:rsid w:val="00960E5D"/>
    <w:rsid w:val="009735DB"/>
    <w:rsid w:val="009768D1"/>
    <w:rsid w:val="00985F0E"/>
    <w:rsid w:val="009878B3"/>
    <w:rsid w:val="009948E2"/>
    <w:rsid w:val="00995DA2"/>
    <w:rsid w:val="00997FD0"/>
    <w:rsid w:val="009B4028"/>
    <w:rsid w:val="009D1D6B"/>
    <w:rsid w:val="009E1B59"/>
    <w:rsid w:val="009E7E80"/>
    <w:rsid w:val="009F7C65"/>
    <w:rsid w:val="00A02A1D"/>
    <w:rsid w:val="00A15016"/>
    <w:rsid w:val="00A1653A"/>
    <w:rsid w:val="00A55CD7"/>
    <w:rsid w:val="00A60AB4"/>
    <w:rsid w:val="00A614FE"/>
    <w:rsid w:val="00A65E16"/>
    <w:rsid w:val="00A74408"/>
    <w:rsid w:val="00A805C1"/>
    <w:rsid w:val="00A930F8"/>
    <w:rsid w:val="00A9752B"/>
    <w:rsid w:val="00A97AE9"/>
    <w:rsid w:val="00AA27D0"/>
    <w:rsid w:val="00AA7C91"/>
    <w:rsid w:val="00AB48ED"/>
    <w:rsid w:val="00AC2033"/>
    <w:rsid w:val="00AC74CE"/>
    <w:rsid w:val="00AD0983"/>
    <w:rsid w:val="00AD3F1E"/>
    <w:rsid w:val="00AE50D4"/>
    <w:rsid w:val="00AE5468"/>
    <w:rsid w:val="00B06F1F"/>
    <w:rsid w:val="00B13EBA"/>
    <w:rsid w:val="00B252D6"/>
    <w:rsid w:val="00B40E69"/>
    <w:rsid w:val="00B54E4A"/>
    <w:rsid w:val="00B65E6D"/>
    <w:rsid w:val="00B70553"/>
    <w:rsid w:val="00B8531A"/>
    <w:rsid w:val="00BA2648"/>
    <w:rsid w:val="00BA287F"/>
    <w:rsid w:val="00BA4F0F"/>
    <w:rsid w:val="00BB3396"/>
    <w:rsid w:val="00BC3152"/>
    <w:rsid w:val="00BE1841"/>
    <w:rsid w:val="00BF4E18"/>
    <w:rsid w:val="00C03942"/>
    <w:rsid w:val="00C06B3D"/>
    <w:rsid w:val="00C144F3"/>
    <w:rsid w:val="00C206DF"/>
    <w:rsid w:val="00C24FCB"/>
    <w:rsid w:val="00C32008"/>
    <w:rsid w:val="00C45388"/>
    <w:rsid w:val="00C47D43"/>
    <w:rsid w:val="00C57F0A"/>
    <w:rsid w:val="00C662C7"/>
    <w:rsid w:val="00C829F1"/>
    <w:rsid w:val="00C873C1"/>
    <w:rsid w:val="00C97651"/>
    <w:rsid w:val="00CA699C"/>
    <w:rsid w:val="00CB11C7"/>
    <w:rsid w:val="00CB1651"/>
    <w:rsid w:val="00CB1858"/>
    <w:rsid w:val="00CD0E48"/>
    <w:rsid w:val="00CD30D1"/>
    <w:rsid w:val="00CE74A0"/>
    <w:rsid w:val="00CF0832"/>
    <w:rsid w:val="00CF1C8E"/>
    <w:rsid w:val="00CF38DC"/>
    <w:rsid w:val="00CF4D3F"/>
    <w:rsid w:val="00D03765"/>
    <w:rsid w:val="00D1351E"/>
    <w:rsid w:val="00D23D8A"/>
    <w:rsid w:val="00D45D21"/>
    <w:rsid w:val="00D52D85"/>
    <w:rsid w:val="00D574C2"/>
    <w:rsid w:val="00D6241C"/>
    <w:rsid w:val="00D66ACE"/>
    <w:rsid w:val="00D67C29"/>
    <w:rsid w:val="00D922E4"/>
    <w:rsid w:val="00D9639D"/>
    <w:rsid w:val="00D966BD"/>
    <w:rsid w:val="00DA076D"/>
    <w:rsid w:val="00DA0AE0"/>
    <w:rsid w:val="00DA0B78"/>
    <w:rsid w:val="00DA11CC"/>
    <w:rsid w:val="00DA3F6E"/>
    <w:rsid w:val="00DA561C"/>
    <w:rsid w:val="00DA57CE"/>
    <w:rsid w:val="00DB4180"/>
    <w:rsid w:val="00DB47F4"/>
    <w:rsid w:val="00DD16C9"/>
    <w:rsid w:val="00DD18F7"/>
    <w:rsid w:val="00DE393D"/>
    <w:rsid w:val="00DE406D"/>
    <w:rsid w:val="00DF7FC0"/>
    <w:rsid w:val="00E02ECD"/>
    <w:rsid w:val="00E11FA9"/>
    <w:rsid w:val="00E23401"/>
    <w:rsid w:val="00E3608A"/>
    <w:rsid w:val="00E4087E"/>
    <w:rsid w:val="00E51717"/>
    <w:rsid w:val="00E659F1"/>
    <w:rsid w:val="00E67B4D"/>
    <w:rsid w:val="00E7298D"/>
    <w:rsid w:val="00E72E97"/>
    <w:rsid w:val="00E75D2D"/>
    <w:rsid w:val="00E800AA"/>
    <w:rsid w:val="00E85484"/>
    <w:rsid w:val="00E9301A"/>
    <w:rsid w:val="00E96BE4"/>
    <w:rsid w:val="00EA2B89"/>
    <w:rsid w:val="00EB1303"/>
    <w:rsid w:val="00EB476E"/>
    <w:rsid w:val="00EB6142"/>
    <w:rsid w:val="00ED0744"/>
    <w:rsid w:val="00ED51C3"/>
    <w:rsid w:val="00EE0FC3"/>
    <w:rsid w:val="00F0344B"/>
    <w:rsid w:val="00F21A2A"/>
    <w:rsid w:val="00F2432B"/>
    <w:rsid w:val="00F24C1F"/>
    <w:rsid w:val="00F402EF"/>
    <w:rsid w:val="00F459D9"/>
    <w:rsid w:val="00F5027D"/>
    <w:rsid w:val="00F565A1"/>
    <w:rsid w:val="00F70CC7"/>
    <w:rsid w:val="00F713B8"/>
    <w:rsid w:val="00F77F22"/>
    <w:rsid w:val="00F84F8A"/>
    <w:rsid w:val="00F868AD"/>
    <w:rsid w:val="00FA086A"/>
    <w:rsid w:val="00FB1C2D"/>
    <w:rsid w:val="00FF67FC"/>
    <w:rsid w:val="07AE1028"/>
    <w:rsid w:val="09147303"/>
    <w:rsid w:val="13692AE8"/>
    <w:rsid w:val="150D7916"/>
    <w:rsid w:val="4259696B"/>
    <w:rsid w:val="4679703C"/>
    <w:rsid w:val="5013686C"/>
    <w:rsid w:val="562A776B"/>
    <w:rsid w:val="65031149"/>
    <w:rsid w:val="67292CCC"/>
    <w:rsid w:val="7A0A7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FA4F65"/>
  <w15:docId w15:val="{8BDC6350-94DC-4804-A1F8-54DE4DE71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d">
    <w:name w:val="Normal"/>
    <w:qFormat/>
    <w:pPr>
      <w:widowControl w:val="0"/>
      <w:jc w:val="both"/>
    </w:pPr>
    <w:rPr>
      <w:kern w:val="2"/>
      <w:sz w:val="21"/>
      <w:szCs w:val="24"/>
    </w:rPr>
  </w:style>
  <w:style w:type="paragraph" w:styleId="1">
    <w:name w:val="heading 1"/>
    <w:basedOn w:val="ad"/>
    <w:next w:val="ad"/>
    <w:link w:val="1Char"/>
    <w:qFormat/>
    <w:pPr>
      <w:keepNext/>
      <w:keepLines/>
      <w:numPr>
        <w:numId w:val="1"/>
      </w:numPr>
      <w:spacing w:before="340" w:after="330" w:line="578" w:lineRule="auto"/>
      <w:outlineLvl w:val="0"/>
    </w:pPr>
    <w:rPr>
      <w:b/>
      <w:bCs/>
      <w:kern w:val="44"/>
      <w:sz w:val="44"/>
      <w:szCs w:val="44"/>
    </w:rPr>
  </w:style>
  <w:style w:type="paragraph" w:styleId="2">
    <w:name w:val="heading 2"/>
    <w:basedOn w:val="ad"/>
    <w:next w:val="ad"/>
    <w:link w:val="2Char"/>
    <w:qFormat/>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d"/>
    <w:next w:val="ad"/>
    <w:link w:val="3Char"/>
    <w:qFormat/>
    <w:pPr>
      <w:keepNext/>
      <w:keepLines/>
      <w:numPr>
        <w:ilvl w:val="2"/>
        <w:numId w:val="1"/>
      </w:numPr>
      <w:spacing w:before="260" w:after="260" w:line="415" w:lineRule="auto"/>
      <w:outlineLvl w:val="2"/>
    </w:pPr>
    <w:rPr>
      <w:b/>
      <w:bCs/>
      <w:sz w:val="32"/>
      <w:szCs w:val="32"/>
    </w:rPr>
  </w:style>
  <w:style w:type="paragraph" w:styleId="4">
    <w:name w:val="heading 4"/>
    <w:basedOn w:val="ad"/>
    <w:next w:val="ad"/>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d"/>
    <w:next w:val="ad"/>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d"/>
    <w:next w:val="ad"/>
    <w:link w:val="6Char"/>
    <w:qFormat/>
    <w:pPr>
      <w:keepNext/>
      <w:keepLines/>
      <w:spacing w:before="240" w:after="64" w:line="320" w:lineRule="auto"/>
      <w:outlineLvl w:val="5"/>
    </w:pPr>
    <w:rPr>
      <w:rFonts w:ascii="Arial" w:eastAsia="黑体" w:hAnsi="Arial"/>
      <w:b/>
      <w:bCs/>
      <w:sz w:val="24"/>
    </w:rPr>
  </w:style>
  <w:style w:type="paragraph" w:styleId="7">
    <w:name w:val="heading 7"/>
    <w:basedOn w:val="ad"/>
    <w:next w:val="ad"/>
    <w:link w:val="7Char1"/>
    <w:qFormat/>
    <w:pPr>
      <w:keepNext/>
      <w:keepLines/>
      <w:spacing w:before="240" w:after="64" w:line="320" w:lineRule="auto"/>
      <w:outlineLvl w:val="6"/>
    </w:pPr>
    <w:rPr>
      <w:b/>
      <w:bCs/>
      <w:sz w:val="24"/>
    </w:rPr>
  </w:style>
  <w:style w:type="paragraph" w:styleId="8">
    <w:name w:val="heading 8"/>
    <w:basedOn w:val="ad"/>
    <w:next w:val="ad"/>
    <w:link w:val="8Char1"/>
    <w:qFormat/>
    <w:pPr>
      <w:keepNext/>
      <w:keepLines/>
      <w:spacing w:before="240" w:after="64" w:line="320" w:lineRule="auto"/>
      <w:outlineLvl w:val="7"/>
    </w:pPr>
    <w:rPr>
      <w:rFonts w:ascii="Arial" w:eastAsia="黑体" w:hAnsi="Arial"/>
      <w:sz w:val="24"/>
    </w:rPr>
  </w:style>
  <w:style w:type="paragraph" w:styleId="9">
    <w:name w:val="heading 9"/>
    <w:basedOn w:val="ad"/>
    <w:next w:val="ad"/>
    <w:link w:val="9Char"/>
    <w:qFormat/>
    <w:pPr>
      <w:keepNext/>
      <w:keepLines/>
      <w:spacing w:before="240" w:after="64" w:line="320" w:lineRule="auto"/>
      <w:outlineLvl w:val="8"/>
    </w:pPr>
    <w:rPr>
      <w:rFonts w:ascii="Arial" w:eastAsia="黑体" w:hAnsi="Arial"/>
      <w:szCs w:val="21"/>
    </w:rPr>
  </w:style>
  <w:style w:type="character" w:default="1" w:styleId="ae">
    <w:name w:val="Default Paragraph Font"/>
    <w:uiPriority w:val="1"/>
    <w:semiHidden/>
    <w:unhideWhenUsed/>
  </w:style>
  <w:style w:type="table" w:default="1" w:styleId="af">
    <w:name w:val="Normal Table"/>
    <w:uiPriority w:val="99"/>
    <w:semiHidden/>
    <w:unhideWhenUsed/>
    <w:tblPr>
      <w:tblInd w:w="0" w:type="dxa"/>
      <w:tblCellMar>
        <w:top w:w="0" w:type="dxa"/>
        <w:left w:w="108" w:type="dxa"/>
        <w:bottom w:w="0" w:type="dxa"/>
        <w:right w:w="108" w:type="dxa"/>
      </w:tblCellMar>
    </w:tblPr>
  </w:style>
  <w:style w:type="numbering" w:default="1" w:styleId="af0">
    <w:name w:val="No List"/>
    <w:uiPriority w:val="99"/>
    <w:semiHidden/>
    <w:unhideWhenUsed/>
  </w:style>
  <w:style w:type="paragraph" w:styleId="af1">
    <w:name w:val="annotation subject"/>
    <w:basedOn w:val="af2"/>
    <w:next w:val="af2"/>
    <w:link w:val="Char"/>
    <w:unhideWhenUsed/>
    <w:rPr>
      <w:b/>
      <w:bCs/>
    </w:rPr>
  </w:style>
  <w:style w:type="paragraph" w:styleId="af2">
    <w:name w:val="annotation text"/>
    <w:basedOn w:val="ad"/>
    <w:link w:val="Char0"/>
    <w:uiPriority w:val="99"/>
    <w:unhideWhenUsed/>
    <w:pPr>
      <w:jc w:val="left"/>
    </w:pPr>
  </w:style>
  <w:style w:type="paragraph" w:styleId="70">
    <w:name w:val="toc 7"/>
    <w:basedOn w:val="ad"/>
    <w:uiPriority w:val="39"/>
    <w:qFormat/>
    <w:pPr>
      <w:ind w:leftChars="1200" w:left="2520"/>
    </w:pPr>
  </w:style>
  <w:style w:type="paragraph" w:styleId="af3">
    <w:name w:val="Body Text First Indent"/>
    <w:basedOn w:val="af4"/>
    <w:link w:val="Char1"/>
    <w:pPr>
      <w:ind w:firstLineChars="100" w:firstLine="420"/>
    </w:pPr>
  </w:style>
  <w:style w:type="paragraph" w:styleId="af4">
    <w:name w:val="Body Text"/>
    <w:basedOn w:val="ad"/>
    <w:link w:val="Char2"/>
    <w:pPr>
      <w:spacing w:after="120"/>
    </w:pPr>
  </w:style>
  <w:style w:type="paragraph" w:styleId="af5">
    <w:name w:val="List Number"/>
    <w:basedOn w:val="ad"/>
    <w:pPr>
      <w:spacing w:line="360" w:lineRule="auto"/>
    </w:pPr>
    <w:rPr>
      <w:sz w:val="24"/>
    </w:rPr>
  </w:style>
  <w:style w:type="paragraph" w:styleId="af6">
    <w:name w:val="Normal Indent"/>
    <w:basedOn w:val="ad"/>
    <w:link w:val="Char3"/>
    <w:pPr>
      <w:spacing w:afterLines="50" w:line="360" w:lineRule="auto"/>
      <w:ind w:firstLine="420"/>
    </w:pPr>
    <w:rPr>
      <w:spacing w:val="12"/>
      <w:sz w:val="24"/>
      <w:szCs w:val="20"/>
    </w:rPr>
  </w:style>
  <w:style w:type="paragraph" w:styleId="af7">
    <w:name w:val="caption"/>
    <w:basedOn w:val="ad"/>
    <w:next w:val="ad"/>
    <w:qFormat/>
    <w:pPr>
      <w:spacing w:before="152" w:after="160"/>
    </w:pPr>
    <w:rPr>
      <w:rFonts w:ascii="Arial" w:eastAsia="黑体" w:hAnsi="Arial" w:cs="Arial"/>
      <w:sz w:val="20"/>
      <w:szCs w:val="20"/>
    </w:rPr>
  </w:style>
  <w:style w:type="paragraph" w:styleId="af8">
    <w:name w:val="Document Map"/>
    <w:basedOn w:val="ad"/>
    <w:link w:val="Char4"/>
    <w:unhideWhenUsed/>
    <w:rPr>
      <w:rFonts w:ascii="宋体"/>
      <w:sz w:val="18"/>
      <w:szCs w:val="18"/>
    </w:rPr>
  </w:style>
  <w:style w:type="paragraph" w:styleId="af9">
    <w:name w:val="toa heading"/>
    <w:basedOn w:val="ad"/>
    <w:next w:val="ad"/>
    <w:unhideWhenUsed/>
    <w:pPr>
      <w:spacing w:before="120" w:line="360" w:lineRule="auto"/>
    </w:pPr>
    <w:rPr>
      <w:rFonts w:ascii="Cambria" w:hAnsi="Cambria"/>
      <w:sz w:val="24"/>
    </w:rPr>
  </w:style>
  <w:style w:type="paragraph" w:styleId="afa">
    <w:name w:val="Salutation"/>
    <w:basedOn w:val="ad"/>
    <w:next w:val="ad"/>
    <w:link w:val="Char5"/>
    <w:pPr>
      <w:widowControl/>
      <w:spacing w:line="360" w:lineRule="auto"/>
    </w:pPr>
    <w:rPr>
      <w:rFonts w:ascii="宋体"/>
      <w:sz w:val="24"/>
    </w:rPr>
  </w:style>
  <w:style w:type="paragraph" w:styleId="30">
    <w:name w:val="Body Text 3"/>
    <w:basedOn w:val="ad"/>
    <w:link w:val="3Char0"/>
    <w:pPr>
      <w:spacing w:afterLines="50" w:line="360" w:lineRule="auto"/>
    </w:pPr>
    <w:rPr>
      <w:sz w:val="24"/>
    </w:rPr>
  </w:style>
  <w:style w:type="paragraph" w:styleId="afb">
    <w:name w:val="Body Text Indent"/>
    <w:basedOn w:val="ad"/>
    <w:link w:val="Char6"/>
    <w:pPr>
      <w:spacing w:line="360" w:lineRule="auto"/>
      <w:ind w:firstLine="420"/>
    </w:pPr>
    <w:rPr>
      <w:sz w:val="24"/>
    </w:rPr>
  </w:style>
  <w:style w:type="paragraph" w:styleId="HTML">
    <w:name w:val="HTML Address"/>
    <w:basedOn w:val="ad"/>
    <w:link w:val="HTMLChar"/>
    <w:rPr>
      <w:i/>
      <w:iCs/>
    </w:rPr>
  </w:style>
  <w:style w:type="paragraph" w:styleId="50">
    <w:name w:val="toc 5"/>
    <w:basedOn w:val="ad"/>
    <w:uiPriority w:val="39"/>
    <w:qFormat/>
    <w:pPr>
      <w:ind w:leftChars="800" w:left="1680"/>
    </w:pPr>
  </w:style>
  <w:style w:type="paragraph" w:styleId="31">
    <w:name w:val="toc 3"/>
    <w:basedOn w:val="ad"/>
    <w:uiPriority w:val="39"/>
    <w:qFormat/>
    <w:pPr>
      <w:ind w:leftChars="400" w:left="840"/>
    </w:pPr>
  </w:style>
  <w:style w:type="paragraph" w:styleId="afc">
    <w:name w:val="Plain Text"/>
    <w:basedOn w:val="ad"/>
    <w:link w:val="Char7"/>
    <w:unhideWhenUsed/>
    <w:rPr>
      <w:rFonts w:ascii="宋体" w:hAnsi="Courier New" w:cs="Courier New"/>
      <w:szCs w:val="21"/>
    </w:rPr>
  </w:style>
  <w:style w:type="paragraph" w:styleId="80">
    <w:name w:val="toc 8"/>
    <w:basedOn w:val="ad"/>
    <w:uiPriority w:val="39"/>
    <w:qFormat/>
    <w:pPr>
      <w:ind w:leftChars="1400" w:left="2940"/>
    </w:pPr>
  </w:style>
  <w:style w:type="paragraph" w:styleId="afd">
    <w:name w:val="Date"/>
    <w:basedOn w:val="ad"/>
    <w:next w:val="ad"/>
    <w:link w:val="Char8"/>
    <w:pPr>
      <w:ind w:leftChars="2500" w:left="100"/>
    </w:pPr>
  </w:style>
  <w:style w:type="paragraph" w:styleId="20">
    <w:name w:val="Body Text Indent 2"/>
    <w:basedOn w:val="ad"/>
    <w:link w:val="2Char0"/>
    <w:pPr>
      <w:spacing w:after="120" w:line="480" w:lineRule="auto"/>
      <w:ind w:leftChars="200" w:left="420"/>
    </w:pPr>
  </w:style>
  <w:style w:type="paragraph" w:styleId="afe">
    <w:name w:val="endnote text"/>
    <w:basedOn w:val="ad"/>
    <w:link w:val="Char9"/>
    <w:unhideWhenUsed/>
    <w:pPr>
      <w:widowControl/>
      <w:snapToGrid w:val="0"/>
      <w:spacing w:line="360" w:lineRule="auto"/>
      <w:ind w:firstLine="420"/>
      <w:jc w:val="left"/>
    </w:pPr>
    <w:rPr>
      <w:rFonts w:ascii="宋体"/>
      <w:sz w:val="24"/>
    </w:rPr>
  </w:style>
  <w:style w:type="paragraph" w:styleId="aff">
    <w:name w:val="Balloon Text"/>
    <w:basedOn w:val="ad"/>
    <w:link w:val="Chara"/>
    <w:unhideWhenUsed/>
    <w:rPr>
      <w:sz w:val="18"/>
      <w:szCs w:val="18"/>
    </w:rPr>
  </w:style>
  <w:style w:type="paragraph" w:styleId="aff0">
    <w:name w:val="footer"/>
    <w:basedOn w:val="ad"/>
    <w:link w:val="Charb"/>
    <w:uiPriority w:val="99"/>
    <w:unhideWhenUsed/>
    <w:pPr>
      <w:tabs>
        <w:tab w:val="center" w:pos="4153"/>
        <w:tab w:val="right" w:pos="8306"/>
      </w:tabs>
      <w:snapToGrid w:val="0"/>
      <w:jc w:val="left"/>
    </w:pPr>
    <w:rPr>
      <w:sz w:val="18"/>
      <w:szCs w:val="18"/>
    </w:rPr>
  </w:style>
  <w:style w:type="paragraph" w:styleId="aff1">
    <w:name w:val="header"/>
    <w:basedOn w:val="ad"/>
    <w:link w:val="Charc"/>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d"/>
    <w:uiPriority w:val="39"/>
    <w:qFormat/>
  </w:style>
  <w:style w:type="paragraph" w:styleId="40">
    <w:name w:val="toc 4"/>
    <w:basedOn w:val="ad"/>
    <w:uiPriority w:val="39"/>
    <w:qFormat/>
    <w:pPr>
      <w:ind w:leftChars="600" w:left="1260"/>
    </w:pPr>
  </w:style>
  <w:style w:type="paragraph" w:styleId="aff2">
    <w:name w:val="Subtitle"/>
    <w:basedOn w:val="ad"/>
    <w:next w:val="ad"/>
    <w:link w:val="Chard"/>
    <w:qFormat/>
    <w:pPr>
      <w:widowControl/>
      <w:spacing w:before="240" w:after="60" w:line="312" w:lineRule="auto"/>
      <w:ind w:firstLine="420"/>
      <w:jc w:val="center"/>
      <w:outlineLvl w:val="1"/>
    </w:pPr>
    <w:rPr>
      <w:rFonts w:ascii="Cambria" w:eastAsia="黑体" w:hAnsi="Cambria"/>
      <w:b/>
      <w:bCs/>
      <w:kern w:val="28"/>
      <w:sz w:val="40"/>
      <w:szCs w:val="32"/>
    </w:rPr>
  </w:style>
  <w:style w:type="paragraph" w:styleId="aff3">
    <w:name w:val="footnote text"/>
    <w:basedOn w:val="ad"/>
    <w:link w:val="Chare"/>
    <w:semiHidden/>
    <w:pPr>
      <w:snapToGrid w:val="0"/>
      <w:jc w:val="left"/>
    </w:pPr>
    <w:rPr>
      <w:sz w:val="18"/>
      <w:szCs w:val="18"/>
    </w:rPr>
  </w:style>
  <w:style w:type="paragraph" w:styleId="60">
    <w:name w:val="toc 6"/>
    <w:basedOn w:val="ad"/>
    <w:uiPriority w:val="39"/>
    <w:qFormat/>
    <w:pPr>
      <w:ind w:leftChars="1000" w:left="2100"/>
    </w:pPr>
  </w:style>
  <w:style w:type="paragraph" w:styleId="32">
    <w:name w:val="Body Text Indent 3"/>
    <w:basedOn w:val="ad"/>
    <w:link w:val="3Char1"/>
    <w:pPr>
      <w:spacing w:after="120"/>
      <w:ind w:leftChars="200" w:left="420"/>
    </w:pPr>
    <w:rPr>
      <w:sz w:val="16"/>
      <w:szCs w:val="16"/>
    </w:rPr>
  </w:style>
  <w:style w:type="paragraph" w:styleId="21">
    <w:name w:val="toc 2"/>
    <w:basedOn w:val="ad"/>
    <w:uiPriority w:val="39"/>
    <w:qFormat/>
    <w:pPr>
      <w:ind w:leftChars="200" w:left="420"/>
    </w:pPr>
  </w:style>
  <w:style w:type="paragraph" w:styleId="90">
    <w:name w:val="toc 9"/>
    <w:basedOn w:val="ad"/>
    <w:uiPriority w:val="39"/>
    <w:qFormat/>
    <w:pPr>
      <w:ind w:leftChars="1600" w:left="3360"/>
    </w:pPr>
  </w:style>
  <w:style w:type="paragraph" w:styleId="22">
    <w:name w:val="Body Text 2"/>
    <w:basedOn w:val="ad"/>
    <w:link w:val="2Char1"/>
    <w:pPr>
      <w:spacing w:after="120" w:line="480" w:lineRule="auto"/>
    </w:pPr>
    <w:rPr>
      <w:rFonts w:ascii="Calibri" w:hAnsi="Calibri" w:cs="黑体"/>
    </w:rPr>
  </w:style>
  <w:style w:type="paragraph" w:styleId="HTML0">
    <w:name w:val="HTML Preformatted"/>
    <w:basedOn w:val="ad"/>
    <w:link w:val="HTMLChar0"/>
    <w:rPr>
      <w:rFonts w:ascii="Courier New" w:hAnsi="Courier New" w:cs="Courier New"/>
      <w:sz w:val="20"/>
      <w:szCs w:val="20"/>
    </w:rPr>
  </w:style>
  <w:style w:type="paragraph" w:styleId="aff4">
    <w:name w:val="Normal (Web)"/>
    <w:basedOn w:val="ad"/>
    <w:pPr>
      <w:widowControl/>
      <w:spacing w:before="100" w:beforeAutospacing="1" w:after="100" w:afterAutospacing="1"/>
      <w:jc w:val="left"/>
    </w:pPr>
    <w:rPr>
      <w:rFonts w:ascii="宋体" w:hAnsi="宋体"/>
      <w:kern w:val="0"/>
      <w:sz w:val="24"/>
    </w:rPr>
  </w:style>
  <w:style w:type="paragraph" w:styleId="aff5">
    <w:name w:val="Title"/>
    <w:basedOn w:val="ad"/>
    <w:next w:val="ad"/>
    <w:link w:val="Charf"/>
    <w:uiPriority w:val="10"/>
    <w:qFormat/>
    <w:pPr>
      <w:spacing w:before="240" w:after="60"/>
      <w:jc w:val="center"/>
      <w:outlineLvl w:val="0"/>
    </w:pPr>
    <w:rPr>
      <w:rFonts w:ascii="Calibri Light" w:hAnsi="Calibri Light" w:cs="黑体"/>
      <w:b/>
      <w:bCs/>
      <w:sz w:val="32"/>
      <w:szCs w:val="32"/>
    </w:rPr>
  </w:style>
  <w:style w:type="character" w:styleId="aff6">
    <w:name w:val="Strong"/>
    <w:qFormat/>
    <w:rPr>
      <w:b/>
      <w:bCs/>
    </w:rPr>
  </w:style>
  <w:style w:type="character" w:styleId="aff7">
    <w:name w:val="endnote reference"/>
    <w:unhideWhenUsed/>
    <w:rPr>
      <w:vertAlign w:val="superscript"/>
    </w:rPr>
  </w:style>
  <w:style w:type="character" w:styleId="aff8">
    <w:name w:val="page number"/>
    <w:rPr>
      <w:rFonts w:ascii="Times New Roman" w:eastAsia="宋体" w:hAnsi="Times New Roman"/>
      <w:sz w:val="18"/>
    </w:rPr>
  </w:style>
  <w:style w:type="character" w:styleId="aff9">
    <w:name w:val="FollowedHyperlink"/>
    <w:uiPriority w:val="99"/>
    <w:unhideWhenUsed/>
    <w:rPr>
      <w:color w:val="954F72"/>
      <w:u w:val="single"/>
    </w:rPr>
  </w:style>
  <w:style w:type="character" w:styleId="affa">
    <w:name w:val="Emphasis"/>
    <w:qFormat/>
    <w:rPr>
      <w:color w:val="CC0033"/>
    </w:rPr>
  </w:style>
  <w:style w:type="character" w:styleId="HTML1">
    <w:name w:val="HTML Definition"/>
    <w:rPr>
      <w:i/>
      <w:iCs/>
    </w:rPr>
  </w:style>
  <w:style w:type="character" w:styleId="HTML2">
    <w:name w:val="HTML Typewriter"/>
    <w:rPr>
      <w:rFonts w:ascii="Courier New" w:hAnsi="Courier New"/>
      <w:sz w:val="20"/>
      <w:szCs w:val="20"/>
    </w:rPr>
  </w:style>
  <w:style w:type="character" w:styleId="HTML3">
    <w:name w:val="HTML Acronym"/>
    <w:basedOn w:val="ae"/>
  </w:style>
  <w:style w:type="character" w:styleId="HTML4">
    <w:name w:val="HTML Variable"/>
    <w:rPr>
      <w:i/>
      <w:iCs/>
    </w:rPr>
  </w:style>
  <w:style w:type="character" w:styleId="affb">
    <w:name w:val="Hyperlink"/>
    <w:uiPriority w:val="99"/>
    <w:unhideWhenUsed/>
    <w:rPr>
      <w:color w:val="0563C1"/>
      <w:u w:val="single"/>
    </w:rPr>
  </w:style>
  <w:style w:type="character" w:styleId="HTML5">
    <w:name w:val="HTML Code"/>
    <w:rPr>
      <w:rFonts w:ascii="Courier New" w:hAnsi="Courier New"/>
      <w:sz w:val="20"/>
      <w:szCs w:val="20"/>
    </w:rPr>
  </w:style>
  <w:style w:type="character" w:styleId="affc">
    <w:name w:val="annotation reference"/>
    <w:uiPriority w:val="99"/>
    <w:unhideWhenUsed/>
    <w:rPr>
      <w:sz w:val="21"/>
      <w:szCs w:val="21"/>
    </w:rPr>
  </w:style>
  <w:style w:type="character" w:styleId="HTML6">
    <w:name w:val="HTML Cite"/>
    <w:rPr>
      <w:i/>
      <w:iCs/>
    </w:rPr>
  </w:style>
  <w:style w:type="character" w:styleId="affd">
    <w:name w:val="footnote reference"/>
    <w:rPr>
      <w:vertAlign w:val="superscript"/>
    </w:rPr>
  </w:style>
  <w:style w:type="character" w:styleId="HTML7">
    <w:name w:val="HTML Keyboard"/>
    <w:rPr>
      <w:rFonts w:ascii="Courier New" w:hAnsi="Courier New"/>
      <w:sz w:val="20"/>
      <w:szCs w:val="20"/>
    </w:rPr>
  </w:style>
  <w:style w:type="character" w:styleId="HTML8">
    <w:name w:val="HTML Sample"/>
    <w:rPr>
      <w:rFonts w:ascii="Courier New" w:hAnsi="Courier New"/>
    </w:rPr>
  </w:style>
  <w:style w:type="table" w:styleId="affe">
    <w:name w:val="Table Grid"/>
    <w:basedOn w:val="a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71">
    <w:name w:val="Table List 7"/>
    <w:basedOn w:val="af"/>
    <w:pPr>
      <w:widowControl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table" w:styleId="afff">
    <w:name w:val="Table Professional"/>
    <w:basedOn w:val="af"/>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paragraph" w:customStyle="1" w:styleId="CharChar1">
    <w:name w:val="Char Char1"/>
    <w:basedOn w:val="ad"/>
    <w:pPr>
      <w:widowControl/>
      <w:spacing w:before="120" w:after="120" w:line="360" w:lineRule="auto"/>
      <w:ind w:firstLineChars="200" w:firstLine="480"/>
      <w:jc w:val="left"/>
    </w:pPr>
    <w:rPr>
      <w:rFonts w:ascii="宋体" w:hAnsi="宋体" w:cs="宋体"/>
      <w:sz w:val="24"/>
    </w:rPr>
  </w:style>
  <w:style w:type="paragraph" w:customStyle="1" w:styleId="11">
    <w:name w:val="列出段落1"/>
    <w:basedOn w:val="ad"/>
    <w:qFormat/>
    <w:pPr>
      <w:ind w:firstLineChars="200" w:firstLine="420"/>
    </w:pPr>
    <w:rPr>
      <w:rFonts w:ascii="Calibri" w:hAnsi="Calibri" w:cs="黑体"/>
      <w:szCs w:val="22"/>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fff0">
    <w:name w:val="前言、引言标题"/>
    <w:next w:val="ad"/>
    <w:pPr>
      <w:shd w:val="clear" w:color="FFFFFF" w:fill="FFFFFF"/>
      <w:spacing w:before="640" w:after="560"/>
      <w:jc w:val="center"/>
      <w:outlineLvl w:val="0"/>
    </w:pPr>
    <w:rPr>
      <w:rFonts w:ascii="黑体" w:eastAsia="黑体"/>
      <w:sz w:val="32"/>
    </w:rPr>
  </w:style>
  <w:style w:type="paragraph" w:customStyle="1" w:styleId="afff1">
    <w:name w:val="段"/>
    <w:pPr>
      <w:autoSpaceDE w:val="0"/>
      <w:autoSpaceDN w:val="0"/>
      <w:ind w:firstLineChars="200" w:firstLine="200"/>
      <w:jc w:val="both"/>
    </w:pPr>
    <w:rPr>
      <w:rFonts w:ascii="宋体"/>
      <w:sz w:val="21"/>
    </w:rPr>
  </w:style>
  <w:style w:type="paragraph" w:customStyle="1" w:styleId="afff2">
    <w:name w:val="章标题"/>
    <w:next w:val="afff1"/>
    <w:pPr>
      <w:spacing w:beforeLines="50" w:afterLines="50"/>
      <w:jc w:val="both"/>
      <w:outlineLvl w:val="1"/>
    </w:pPr>
    <w:rPr>
      <w:rFonts w:ascii="黑体" w:eastAsia="黑体"/>
      <w:sz w:val="21"/>
    </w:rPr>
  </w:style>
  <w:style w:type="paragraph" w:customStyle="1" w:styleId="afff3">
    <w:name w:val="一级条标题"/>
    <w:basedOn w:val="afff2"/>
    <w:next w:val="afff1"/>
  </w:style>
  <w:style w:type="paragraph" w:customStyle="1" w:styleId="afff4">
    <w:name w:val="二级条标题"/>
    <w:basedOn w:val="afff3"/>
    <w:next w:val="afff1"/>
  </w:style>
  <w:style w:type="paragraph" w:customStyle="1" w:styleId="afff5">
    <w:name w:val="三级条标题"/>
    <w:basedOn w:val="afff4"/>
    <w:next w:val="afff1"/>
  </w:style>
  <w:style w:type="paragraph" w:customStyle="1" w:styleId="afff6">
    <w:name w:val="四级条标题"/>
    <w:basedOn w:val="afff5"/>
    <w:next w:val="afff1"/>
  </w:style>
  <w:style w:type="paragraph" w:customStyle="1" w:styleId="afff7">
    <w:name w:val="五级条标题"/>
    <w:basedOn w:val="afff6"/>
    <w:next w:val="afff1"/>
  </w:style>
  <w:style w:type="paragraph" w:customStyle="1" w:styleId="afff8">
    <w:name w:val="标准标志"/>
    <w:next w:val="ad"/>
    <w:pPr>
      <w:framePr w:w="2268" w:h="1392" w:hRule="exact" w:wrap="around" w:hAnchor="margin" w:x="6748" w:y="171" w:anchorLock="1"/>
      <w:shd w:val="solid" w:color="FFFFFF" w:fill="FFFFFF"/>
      <w:spacing w:line="0" w:lineRule="atLeast"/>
      <w:jc w:val="right"/>
    </w:pPr>
    <w:rPr>
      <w:b/>
      <w:w w:val="130"/>
      <w:sz w:val="96"/>
    </w:rPr>
  </w:style>
  <w:style w:type="paragraph" w:customStyle="1" w:styleId="afff9">
    <w:name w:val="标准称谓"/>
    <w:next w:val="ad"/>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fa">
    <w:name w:val="标准书脚_偶数页"/>
    <w:pPr>
      <w:spacing w:before="120"/>
    </w:pPr>
    <w:rPr>
      <w:sz w:val="18"/>
    </w:rPr>
  </w:style>
  <w:style w:type="paragraph" w:customStyle="1" w:styleId="afffb">
    <w:name w:val="标准书脚_奇数页"/>
    <w:pPr>
      <w:spacing w:before="120"/>
      <w:jc w:val="right"/>
    </w:pPr>
    <w:rPr>
      <w:sz w:val="18"/>
    </w:rPr>
  </w:style>
  <w:style w:type="paragraph" w:customStyle="1" w:styleId="afffc">
    <w:name w:val="标准书眉_奇数页"/>
    <w:next w:val="ad"/>
    <w:pPr>
      <w:tabs>
        <w:tab w:val="center" w:pos="4154"/>
        <w:tab w:val="right" w:pos="8306"/>
      </w:tabs>
      <w:spacing w:after="120"/>
      <w:jc w:val="right"/>
    </w:pPr>
    <w:rPr>
      <w:sz w:val="21"/>
    </w:rPr>
  </w:style>
  <w:style w:type="paragraph" w:customStyle="1" w:styleId="afffd">
    <w:name w:val="标准书眉_偶数页"/>
    <w:basedOn w:val="afffc"/>
    <w:next w:val="ad"/>
    <w:pPr>
      <w:jc w:val="left"/>
    </w:pPr>
  </w:style>
  <w:style w:type="paragraph" w:customStyle="1" w:styleId="afffe">
    <w:name w:val="标准书眉一"/>
    <w:pPr>
      <w:jc w:val="both"/>
    </w:pPr>
  </w:style>
  <w:style w:type="paragraph" w:customStyle="1" w:styleId="affff">
    <w:name w:val="参考文献、索引标题"/>
    <w:basedOn w:val="afff0"/>
    <w:next w:val="ad"/>
    <w:pPr>
      <w:spacing w:after="200"/>
    </w:pPr>
    <w:rPr>
      <w:sz w:val="21"/>
    </w:rPr>
  </w:style>
  <w:style w:type="paragraph" w:customStyle="1" w:styleId="affff0">
    <w:name w:val="二级无标题条"/>
    <w:basedOn w:val="ad"/>
  </w:style>
  <w:style w:type="paragraph" w:customStyle="1" w:styleId="affff1">
    <w:name w:val="发布部门"/>
    <w:next w:val="afff1"/>
    <w:pPr>
      <w:framePr w:w="7433" w:h="585" w:hRule="exact" w:hSpace="180" w:vSpace="180" w:wrap="around" w:hAnchor="margin" w:xAlign="center" w:y="14401" w:anchorLock="1"/>
      <w:jc w:val="center"/>
    </w:pPr>
    <w:rPr>
      <w:rFonts w:ascii="宋体"/>
      <w:b/>
      <w:spacing w:val="20"/>
      <w:w w:val="135"/>
      <w:sz w:val="36"/>
    </w:rPr>
  </w:style>
  <w:style w:type="paragraph" w:customStyle="1" w:styleId="affff2">
    <w:name w:val="发布日期"/>
    <w:rPr>
      <w:rFonts w:eastAsia="黑体"/>
      <w:sz w:val="28"/>
    </w:rPr>
  </w:style>
  <w:style w:type="paragraph" w:customStyle="1" w:styleId="12">
    <w:name w:val="封面标准号1"/>
    <w:pPr>
      <w:widowControl w:val="0"/>
      <w:kinsoku w:val="0"/>
      <w:overflowPunct w:val="0"/>
      <w:autoSpaceDE w:val="0"/>
      <w:autoSpaceDN w:val="0"/>
      <w:spacing w:before="308"/>
      <w:jc w:val="right"/>
      <w:textAlignment w:val="center"/>
    </w:pPr>
    <w:rPr>
      <w:sz w:val="28"/>
    </w:rPr>
  </w:style>
  <w:style w:type="paragraph" w:customStyle="1" w:styleId="23">
    <w:name w:val="封面标准号2"/>
    <w:basedOn w:val="12"/>
    <w:pPr>
      <w:framePr w:w="9138" w:h="1244" w:hRule="exact" w:wrap="around" w:vAnchor="page" w:hAnchor="margin" w:y="2908"/>
      <w:adjustRightInd w:val="0"/>
      <w:spacing w:before="357" w:line="280" w:lineRule="exact"/>
    </w:pPr>
  </w:style>
  <w:style w:type="paragraph" w:customStyle="1" w:styleId="affff3">
    <w:name w:val="封面标准代替信息"/>
    <w:basedOn w:val="23"/>
    <w:pPr>
      <w:framePr w:wrap="around"/>
      <w:spacing w:before="57"/>
    </w:pPr>
    <w:rPr>
      <w:rFonts w:ascii="宋体"/>
      <w:sz w:val="21"/>
    </w:rPr>
  </w:style>
  <w:style w:type="paragraph" w:customStyle="1" w:styleId="affff4">
    <w:name w:val="封面标准名称"/>
    <w:pPr>
      <w:widowControl w:val="0"/>
      <w:spacing w:line="680" w:lineRule="exact"/>
      <w:jc w:val="center"/>
      <w:textAlignment w:val="center"/>
    </w:pPr>
    <w:rPr>
      <w:rFonts w:ascii="黑体" w:eastAsia="黑体"/>
      <w:sz w:val="52"/>
    </w:rPr>
  </w:style>
  <w:style w:type="paragraph" w:customStyle="1" w:styleId="affff5">
    <w:name w:val="封面标准文稿编辑信息"/>
    <w:pPr>
      <w:spacing w:before="180" w:line="180" w:lineRule="exact"/>
      <w:jc w:val="center"/>
    </w:pPr>
    <w:rPr>
      <w:rFonts w:ascii="宋体"/>
      <w:sz w:val="21"/>
    </w:rPr>
  </w:style>
  <w:style w:type="paragraph" w:customStyle="1" w:styleId="affff6">
    <w:name w:val="封面标准文稿类别"/>
    <w:pPr>
      <w:spacing w:before="440" w:line="400" w:lineRule="exact"/>
      <w:jc w:val="center"/>
    </w:pPr>
    <w:rPr>
      <w:rFonts w:ascii="宋体"/>
      <w:sz w:val="24"/>
    </w:rPr>
  </w:style>
  <w:style w:type="paragraph" w:customStyle="1" w:styleId="affff7">
    <w:name w:val="封面标准英文名称"/>
    <w:pPr>
      <w:widowControl w:val="0"/>
      <w:spacing w:before="370" w:line="400" w:lineRule="exact"/>
      <w:jc w:val="center"/>
    </w:pPr>
    <w:rPr>
      <w:sz w:val="28"/>
    </w:rPr>
  </w:style>
  <w:style w:type="paragraph" w:customStyle="1" w:styleId="affff8">
    <w:name w:val="封面一致性程度标识"/>
    <w:pPr>
      <w:spacing w:before="440" w:line="400" w:lineRule="exact"/>
      <w:jc w:val="center"/>
    </w:pPr>
    <w:rPr>
      <w:rFonts w:ascii="宋体"/>
      <w:sz w:val="28"/>
    </w:rPr>
  </w:style>
  <w:style w:type="paragraph" w:customStyle="1" w:styleId="affff9">
    <w:name w:val="封面正文"/>
    <w:pPr>
      <w:jc w:val="both"/>
    </w:pPr>
  </w:style>
  <w:style w:type="paragraph" w:customStyle="1" w:styleId="affffa">
    <w:name w:val="附录标识"/>
    <w:basedOn w:val="afff0"/>
    <w:pPr>
      <w:tabs>
        <w:tab w:val="left" w:pos="6405"/>
      </w:tabs>
      <w:spacing w:after="200"/>
    </w:pPr>
    <w:rPr>
      <w:sz w:val="21"/>
    </w:rPr>
  </w:style>
  <w:style w:type="paragraph" w:customStyle="1" w:styleId="affffb">
    <w:name w:val="附录表标题"/>
    <w:next w:val="afff1"/>
    <w:pPr>
      <w:jc w:val="center"/>
      <w:textAlignment w:val="baseline"/>
    </w:pPr>
    <w:rPr>
      <w:rFonts w:ascii="黑体" w:eastAsia="黑体"/>
      <w:kern w:val="21"/>
      <w:sz w:val="21"/>
    </w:rPr>
  </w:style>
  <w:style w:type="paragraph" w:customStyle="1" w:styleId="affffc">
    <w:name w:val="附录章标题"/>
    <w:next w:val="afff1"/>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d">
    <w:name w:val="附录一级条标题"/>
    <w:basedOn w:val="affffc"/>
    <w:next w:val="afff1"/>
    <w:pPr>
      <w:autoSpaceDN w:val="0"/>
      <w:spacing w:beforeLines="0" w:afterLines="0"/>
      <w:outlineLvl w:val="2"/>
    </w:pPr>
  </w:style>
  <w:style w:type="paragraph" w:customStyle="1" w:styleId="affffe">
    <w:name w:val="附录二级条标题"/>
    <w:basedOn w:val="affffd"/>
    <w:next w:val="afff1"/>
    <w:pPr>
      <w:outlineLvl w:val="3"/>
    </w:pPr>
  </w:style>
  <w:style w:type="paragraph" w:customStyle="1" w:styleId="afffff">
    <w:name w:val="附录三级条标题"/>
    <w:basedOn w:val="affffe"/>
    <w:next w:val="afff1"/>
    <w:pPr>
      <w:outlineLvl w:val="4"/>
    </w:pPr>
  </w:style>
  <w:style w:type="paragraph" w:customStyle="1" w:styleId="afffff0">
    <w:name w:val="附录四级条标题"/>
    <w:basedOn w:val="afffff"/>
    <w:next w:val="afff1"/>
    <w:pPr>
      <w:outlineLvl w:val="5"/>
    </w:pPr>
  </w:style>
  <w:style w:type="paragraph" w:customStyle="1" w:styleId="afffff1">
    <w:name w:val="附录图标题"/>
    <w:next w:val="afff1"/>
    <w:pPr>
      <w:jc w:val="center"/>
    </w:pPr>
    <w:rPr>
      <w:rFonts w:ascii="黑体" w:eastAsia="黑体"/>
      <w:sz w:val="21"/>
    </w:rPr>
  </w:style>
  <w:style w:type="paragraph" w:customStyle="1" w:styleId="afffff2">
    <w:name w:val="附录五级条标题"/>
    <w:basedOn w:val="afffff0"/>
    <w:next w:val="afff1"/>
    <w:pPr>
      <w:outlineLvl w:val="6"/>
    </w:pPr>
  </w:style>
  <w:style w:type="paragraph" w:customStyle="1" w:styleId="ac">
    <w:name w:val="列项——"/>
    <w:pPr>
      <w:widowControl w:val="0"/>
      <w:numPr>
        <w:numId w:val="2"/>
      </w:numPr>
      <w:jc w:val="both"/>
    </w:pPr>
    <w:rPr>
      <w:rFonts w:ascii="宋体"/>
      <w:sz w:val="21"/>
    </w:rPr>
  </w:style>
  <w:style w:type="paragraph" w:customStyle="1" w:styleId="a6">
    <w:name w:val="列项·"/>
    <w:pPr>
      <w:numPr>
        <w:numId w:val="3"/>
      </w:numPr>
      <w:tabs>
        <w:tab w:val="clear" w:pos="1140"/>
        <w:tab w:val="left" w:pos="840"/>
      </w:tabs>
      <w:ind w:leftChars="200" w:left="840" w:hangingChars="200" w:hanging="420"/>
      <w:jc w:val="both"/>
    </w:pPr>
    <w:rPr>
      <w:rFonts w:ascii="宋体"/>
      <w:sz w:val="21"/>
    </w:rPr>
  </w:style>
  <w:style w:type="paragraph" w:customStyle="1" w:styleId="afffff3">
    <w:name w:val="目次、标准名称标题"/>
    <w:basedOn w:val="afff0"/>
    <w:next w:val="afff1"/>
    <w:pPr>
      <w:spacing w:line="460" w:lineRule="exact"/>
    </w:pPr>
  </w:style>
  <w:style w:type="paragraph" w:customStyle="1" w:styleId="afffff4">
    <w:name w:val="目次、索引正文"/>
    <w:pPr>
      <w:spacing w:line="320" w:lineRule="exact"/>
      <w:jc w:val="both"/>
    </w:pPr>
    <w:rPr>
      <w:rFonts w:ascii="宋体"/>
      <w:sz w:val="21"/>
    </w:rPr>
  </w:style>
  <w:style w:type="paragraph" w:customStyle="1" w:styleId="afffff5">
    <w:name w:val="其他标准称谓"/>
    <w:pPr>
      <w:spacing w:line="0" w:lineRule="atLeast"/>
      <w:jc w:val="distribute"/>
    </w:pPr>
    <w:rPr>
      <w:rFonts w:ascii="黑体" w:eastAsia="黑体" w:hAnsi="宋体"/>
      <w:sz w:val="52"/>
    </w:rPr>
  </w:style>
  <w:style w:type="paragraph" w:customStyle="1" w:styleId="afffff6">
    <w:name w:val="其他发布部门"/>
    <w:basedOn w:val="affff1"/>
    <w:pPr>
      <w:framePr w:wrap="around"/>
      <w:spacing w:line="0" w:lineRule="atLeast"/>
    </w:pPr>
    <w:rPr>
      <w:rFonts w:ascii="黑体" w:eastAsia="黑体"/>
      <w:b w:val="0"/>
    </w:rPr>
  </w:style>
  <w:style w:type="paragraph" w:customStyle="1" w:styleId="a0">
    <w:name w:val="三级无标题条"/>
    <w:basedOn w:val="ad"/>
    <w:pPr>
      <w:numPr>
        <w:ilvl w:val="4"/>
        <w:numId w:val="4"/>
      </w:numPr>
    </w:pPr>
  </w:style>
  <w:style w:type="paragraph" w:customStyle="1" w:styleId="afffff7">
    <w:name w:val="实施日期"/>
    <w:basedOn w:val="affff2"/>
    <w:pPr>
      <w:framePr w:wrap="around" w:hAnchor="text" w:xAlign="right" w:y="1"/>
      <w:jc w:val="right"/>
    </w:pPr>
  </w:style>
  <w:style w:type="paragraph" w:customStyle="1" w:styleId="a3">
    <w:name w:val="示例"/>
    <w:next w:val="afff1"/>
    <w:pPr>
      <w:numPr>
        <w:numId w:val="5"/>
      </w:numPr>
      <w:tabs>
        <w:tab w:val="clear" w:pos="1120"/>
        <w:tab w:val="left" w:pos="816"/>
      </w:tabs>
      <w:ind w:firstLineChars="233" w:firstLine="419"/>
      <w:jc w:val="both"/>
    </w:pPr>
    <w:rPr>
      <w:rFonts w:ascii="宋体"/>
      <w:sz w:val="18"/>
    </w:rPr>
  </w:style>
  <w:style w:type="paragraph" w:customStyle="1" w:styleId="afffff8">
    <w:name w:val="数字编号列项（二级）"/>
    <w:pPr>
      <w:ind w:leftChars="400" w:left="1260" w:hangingChars="200" w:hanging="420"/>
      <w:jc w:val="both"/>
    </w:pPr>
    <w:rPr>
      <w:rFonts w:ascii="宋体"/>
      <w:sz w:val="21"/>
    </w:rPr>
  </w:style>
  <w:style w:type="paragraph" w:customStyle="1" w:styleId="a1">
    <w:name w:val="四级无标题条"/>
    <w:basedOn w:val="ad"/>
    <w:pPr>
      <w:numPr>
        <w:ilvl w:val="5"/>
        <w:numId w:val="4"/>
      </w:numPr>
    </w:pPr>
  </w:style>
  <w:style w:type="paragraph" w:customStyle="1" w:styleId="afffff9">
    <w:name w:val="条文脚注"/>
    <w:basedOn w:val="aff3"/>
    <w:pPr>
      <w:ind w:leftChars="200" w:left="780" w:hangingChars="200" w:hanging="360"/>
      <w:jc w:val="both"/>
    </w:pPr>
    <w:rPr>
      <w:rFonts w:ascii="宋体"/>
    </w:rPr>
  </w:style>
  <w:style w:type="paragraph" w:customStyle="1" w:styleId="afffffa">
    <w:name w:val="图表脚注"/>
    <w:next w:val="afff1"/>
    <w:pPr>
      <w:ind w:leftChars="200" w:left="300" w:hangingChars="100" w:hanging="100"/>
      <w:jc w:val="both"/>
    </w:pPr>
    <w:rPr>
      <w:rFonts w:ascii="宋体"/>
      <w:sz w:val="18"/>
    </w:rPr>
  </w:style>
  <w:style w:type="paragraph" w:customStyle="1" w:styleId="afffffb">
    <w:name w:val="文献分类号"/>
    <w:pPr>
      <w:widowControl w:val="0"/>
      <w:textAlignment w:val="center"/>
    </w:pPr>
    <w:rPr>
      <w:rFonts w:eastAsia="黑体"/>
      <w:sz w:val="21"/>
    </w:rPr>
  </w:style>
  <w:style w:type="paragraph" w:customStyle="1" w:styleId="afffffc">
    <w:name w:val="无标题条"/>
    <w:next w:val="afff1"/>
    <w:pPr>
      <w:jc w:val="both"/>
    </w:pPr>
    <w:rPr>
      <w:sz w:val="21"/>
    </w:rPr>
  </w:style>
  <w:style w:type="paragraph" w:customStyle="1" w:styleId="a2">
    <w:name w:val="五级无标题条"/>
    <w:basedOn w:val="ad"/>
    <w:pPr>
      <w:numPr>
        <w:ilvl w:val="6"/>
        <w:numId w:val="4"/>
      </w:numPr>
    </w:pPr>
  </w:style>
  <w:style w:type="paragraph" w:customStyle="1" w:styleId="a">
    <w:name w:val="一级无标题条"/>
    <w:basedOn w:val="ad"/>
    <w:pPr>
      <w:numPr>
        <w:ilvl w:val="2"/>
        <w:numId w:val="4"/>
      </w:numPr>
    </w:pPr>
  </w:style>
  <w:style w:type="paragraph" w:customStyle="1" w:styleId="aa">
    <w:name w:val="正文表标题"/>
    <w:next w:val="afff1"/>
    <w:pPr>
      <w:numPr>
        <w:numId w:val="6"/>
      </w:numPr>
      <w:jc w:val="center"/>
    </w:pPr>
    <w:rPr>
      <w:rFonts w:ascii="黑体" w:eastAsia="黑体"/>
      <w:sz w:val="21"/>
    </w:rPr>
  </w:style>
  <w:style w:type="paragraph" w:customStyle="1" w:styleId="a9">
    <w:name w:val="正文图标题"/>
    <w:next w:val="afff1"/>
    <w:pPr>
      <w:numPr>
        <w:numId w:val="7"/>
      </w:numPr>
      <w:jc w:val="center"/>
    </w:pPr>
    <w:rPr>
      <w:rFonts w:ascii="黑体" w:eastAsia="黑体"/>
      <w:sz w:val="21"/>
    </w:rPr>
  </w:style>
  <w:style w:type="paragraph" w:customStyle="1" w:styleId="ab">
    <w:name w:val="注："/>
    <w:next w:val="afff1"/>
    <w:pPr>
      <w:widowControl w:val="0"/>
      <w:numPr>
        <w:numId w:val="8"/>
      </w:numPr>
      <w:autoSpaceDE w:val="0"/>
      <w:autoSpaceDN w:val="0"/>
      <w:jc w:val="both"/>
    </w:pPr>
    <w:rPr>
      <w:rFonts w:ascii="宋体"/>
      <w:sz w:val="18"/>
    </w:rPr>
  </w:style>
  <w:style w:type="paragraph" w:customStyle="1" w:styleId="a7">
    <w:name w:val="注×："/>
    <w:pPr>
      <w:widowControl w:val="0"/>
      <w:numPr>
        <w:numId w:val="9"/>
      </w:numPr>
      <w:tabs>
        <w:tab w:val="left" w:pos="630"/>
      </w:tabs>
      <w:autoSpaceDE w:val="0"/>
      <w:autoSpaceDN w:val="0"/>
      <w:jc w:val="both"/>
    </w:pPr>
    <w:rPr>
      <w:rFonts w:ascii="宋体"/>
      <w:sz w:val="18"/>
    </w:rPr>
  </w:style>
  <w:style w:type="paragraph" w:customStyle="1" w:styleId="afffffd">
    <w:name w:val="字母编号列项（一级）"/>
    <w:pPr>
      <w:ind w:leftChars="200" w:left="840" w:hangingChars="200" w:hanging="420"/>
      <w:jc w:val="both"/>
    </w:pPr>
    <w:rPr>
      <w:rFonts w:ascii="宋体"/>
      <w:sz w:val="21"/>
    </w:rPr>
  </w:style>
  <w:style w:type="paragraph" w:customStyle="1" w:styleId="Char1CharCharChar">
    <w:name w:val="Char1 Char Char Char"/>
    <w:basedOn w:val="ad"/>
    <w:rPr>
      <w:rFonts w:ascii="Tahoma" w:hAnsi="Tahoma"/>
      <w:sz w:val="24"/>
      <w:szCs w:val="20"/>
    </w:rPr>
  </w:style>
  <w:style w:type="paragraph" w:customStyle="1" w:styleId="a4">
    <w:name w:val="多级符号"/>
    <w:basedOn w:val="ad"/>
    <w:pPr>
      <w:numPr>
        <w:ilvl w:val="2"/>
        <w:numId w:val="10"/>
      </w:numPr>
      <w:tabs>
        <w:tab w:val="left" w:pos="425"/>
      </w:tabs>
    </w:pPr>
    <w:rPr>
      <w:sz w:val="18"/>
      <w:szCs w:val="18"/>
    </w:rPr>
  </w:style>
  <w:style w:type="paragraph" w:customStyle="1" w:styleId="a8">
    <w:name w:val="单项"/>
    <w:basedOn w:val="ad"/>
    <w:next w:val="ad"/>
    <w:pPr>
      <w:numPr>
        <w:numId w:val="11"/>
      </w:numPr>
    </w:pPr>
    <w:rPr>
      <w:b/>
      <w:bCs/>
    </w:rPr>
  </w:style>
  <w:style w:type="paragraph" w:customStyle="1" w:styleId="Charf0">
    <w:name w:val="Char"/>
    <w:basedOn w:val="ad"/>
    <w:pPr>
      <w:widowControl/>
      <w:spacing w:after="160" w:line="240" w:lineRule="exact"/>
      <w:jc w:val="left"/>
    </w:pPr>
    <w:rPr>
      <w:rFonts w:ascii="Verdana" w:hAnsi="Verdana"/>
      <w:kern w:val="0"/>
      <w:sz w:val="20"/>
      <w:szCs w:val="20"/>
      <w:lang w:eastAsia="en-US"/>
    </w:rPr>
  </w:style>
  <w:style w:type="paragraph" w:customStyle="1" w:styleId="HD1">
    <w:name w:val="HD正文1"/>
    <w:basedOn w:val="ad"/>
    <w:pPr>
      <w:spacing w:line="440" w:lineRule="atLeast"/>
      <w:ind w:firstLineChars="200" w:firstLine="480"/>
    </w:pPr>
    <w:rPr>
      <w:sz w:val="24"/>
    </w:rPr>
  </w:style>
  <w:style w:type="paragraph" w:customStyle="1" w:styleId="085">
    <w:name w:val="样式 首行缩进:  0.85 厘米"/>
    <w:basedOn w:val="ad"/>
    <w:pPr>
      <w:spacing w:line="360" w:lineRule="auto"/>
      <w:ind w:firstLine="482"/>
    </w:pPr>
    <w:rPr>
      <w:rFonts w:cs="宋体"/>
      <w:sz w:val="24"/>
      <w:szCs w:val="20"/>
    </w:rPr>
  </w:style>
  <w:style w:type="paragraph" w:customStyle="1" w:styleId="afffffe">
    <w:name w:val="段落文字"/>
    <w:basedOn w:val="ad"/>
    <w:pPr>
      <w:adjustRightInd w:val="0"/>
      <w:spacing w:line="360" w:lineRule="auto"/>
      <w:ind w:firstLineChars="200" w:firstLine="200"/>
      <w:textAlignment w:val="baseline"/>
    </w:pPr>
    <w:rPr>
      <w:kern w:val="0"/>
      <w:sz w:val="24"/>
    </w:rPr>
  </w:style>
  <w:style w:type="paragraph" w:customStyle="1" w:styleId="GB2312099781Char">
    <w:name w:val="样式 仿宋_GB2312 四号 首行缩进:  0.99 厘米 段后: 7.8 磅1 Char"/>
    <w:basedOn w:val="ad"/>
    <w:link w:val="GB2312099781CharChar"/>
    <w:pPr>
      <w:spacing w:after="156" w:line="360" w:lineRule="auto"/>
      <w:ind w:firstLine="397"/>
    </w:pPr>
    <w:rPr>
      <w:rFonts w:ascii="仿宋_GB2312" w:hAnsi="仿宋_GB2312" w:cs="宋体"/>
      <w:sz w:val="24"/>
    </w:rPr>
  </w:style>
  <w:style w:type="paragraph" w:customStyle="1" w:styleId="affffff">
    <w:name w:val="正文内容"/>
    <w:basedOn w:val="ad"/>
    <w:next w:val="ad"/>
    <w:pPr>
      <w:widowControl/>
      <w:spacing w:line="360" w:lineRule="auto"/>
      <w:ind w:firstLine="480"/>
    </w:pPr>
    <w:rPr>
      <w:rFonts w:ascii="宋体"/>
      <w:color w:val="000000"/>
      <w:kern w:val="0"/>
      <w:sz w:val="24"/>
      <w:szCs w:val="20"/>
    </w:rPr>
  </w:style>
  <w:style w:type="paragraph" w:customStyle="1" w:styleId="099">
    <w:name w:val="样式 宋体 四号 首行缩进:  0.99 厘米"/>
    <w:basedOn w:val="ad"/>
    <w:pPr>
      <w:spacing w:line="360" w:lineRule="auto"/>
      <w:ind w:firstLine="560"/>
    </w:pPr>
    <w:rPr>
      <w:rFonts w:ascii="宋体" w:hAnsi="宋体" w:cs="宋体"/>
      <w:sz w:val="24"/>
      <w:szCs w:val="20"/>
    </w:rPr>
  </w:style>
  <w:style w:type="paragraph" w:customStyle="1" w:styleId="a5">
    <w:name w:val="分类正文"/>
    <w:basedOn w:val="ad"/>
    <w:pPr>
      <w:numPr>
        <w:numId w:val="12"/>
      </w:numPr>
      <w:spacing w:afterLines="50" w:line="288" w:lineRule="auto"/>
    </w:pPr>
    <w:rPr>
      <w:rFonts w:ascii="Tahoma" w:hAnsi="Tahoma"/>
      <w:sz w:val="24"/>
      <w:szCs w:val="20"/>
    </w:rPr>
  </w:style>
  <w:style w:type="paragraph" w:customStyle="1" w:styleId="1043217165">
    <w:name w:val="样式 标题 1 + 两端对齐 左侧:  0 厘米 悬挂缩进: 4.32 字符 段前: 17 磅 段后: 16.5 磅 ..."/>
    <w:basedOn w:val="ad"/>
    <w:pPr>
      <w:numPr>
        <w:numId w:val="13"/>
      </w:numPr>
    </w:pPr>
  </w:style>
  <w:style w:type="paragraph" w:customStyle="1" w:styleId="3Heading3-oldH3l3CTsect123BOD0Level3Headle2">
    <w:name w:val="样式 标题 3Heading 3 - oldH3l3CTsect1.2.3BOD 0Level 3 Headle...2"/>
    <w:basedOn w:val="ad"/>
    <w:pPr>
      <w:tabs>
        <w:tab w:val="left" w:pos="1740"/>
      </w:tabs>
      <w:spacing w:line="360" w:lineRule="auto"/>
      <w:ind w:left="1740" w:hanging="420"/>
    </w:pPr>
    <w:rPr>
      <w:sz w:val="24"/>
    </w:rPr>
  </w:style>
  <w:style w:type="paragraph" w:customStyle="1" w:styleId="indent">
    <w:name w:val="indent"/>
    <w:basedOn w:val="ad"/>
    <w:pPr>
      <w:widowControl/>
      <w:spacing w:before="100" w:beforeAutospacing="1" w:after="100" w:afterAutospacing="1" w:line="320" w:lineRule="atLeast"/>
      <w:ind w:firstLine="480"/>
      <w:jc w:val="left"/>
    </w:pPr>
    <w:rPr>
      <w:rFonts w:ascii="Arial Unicode MS" w:hAnsi="Arial Unicode MS"/>
      <w:kern w:val="0"/>
      <w:sz w:val="24"/>
    </w:rPr>
  </w:style>
  <w:style w:type="paragraph" w:customStyle="1" w:styleId="07439">
    <w:name w:val="样式 (西文) 宋体 小四 首行缩进:  0.74 厘米 段后: 3.9 磅"/>
    <w:basedOn w:val="ad"/>
    <w:pPr>
      <w:spacing w:after="78" w:line="360" w:lineRule="auto"/>
      <w:ind w:firstLine="420"/>
    </w:pPr>
    <w:rPr>
      <w:rFonts w:ascii="宋体" w:eastAsia="仿宋_GB2312" w:hAnsi="宋体" w:cs="宋体"/>
      <w:sz w:val="28"/>
      <w:szCs w:val="20"/>
    </w:rPr>
  </w:style>
  <w:style w:type="paragraph" w:customStyle="1" w:styleId="affffff0">
    <w:name w:val="规范正文"/>
    <w:basedOn w:val="ad"/>
    <w:pPr>
      <w:adjustRightInd w:val="0"/>
      <w:spacing w:line="360" w:lineRule="auto"/>
      <w:ind w:left="480"/>
      <w:textAlignment w:val="baseline"/>
    </w:pPr>
    <w:rPr>
      <w:kern w:val="0"/>
      <w:sz w:val="24"/>
      <w:szCs w:val="20"/>
    </w:rPr>
  </w:style>
  <w:style w:type="paragraph" w:customStyle="1" w:styleId="15">
    <w:name w:val="样式15"/>
    <w:basedOn w:val="ad"/>
    <w:pPr>
      <w:widowControl/>
      <w:numPr>
        <w:numId w:val="14"/>
      </w:numPr>
      <w:wordWrap w:val="0"/>
      <w:spacing w:afterLines="50" w:line="360" w:lineRule="auto"/>
      <w:ind w:firstLine="0"/>
      <w:jc w:val="left"/>
    </w:pPr>
    <w:rPr>
      <w:rFonts w:ascii="宋体" w:hAnsi="宋体"/>
      <w:b/>
      <w:bCs/>
      <w:szCs w:val="21"/>
    </w:rPr>
  </w:style>
  <w:style w:type="paragraph" w:customStyle="1" w:styleId="affffff1">
    <w:name w:val="自定义正文样式"/>
    <w:basedOn w:val="ad"/>
    <w:pPr>
      <w:widowControl/>
      <w:spacing w:line="360" w:lineRule="auto"/>
      <w:ind w:firstLineChars="200" w:firstLine="480"/>
    </w:pPr>
    <w:rPr>
      <w:rFonts w:ascii="宋体" w:cs="宋体"/>
      <w:sz w:val="24"/>
    </w:rPr>
  </w:style>
  <w:style w:type="paragraph" w:customStyle="1" w:styleId="Bullet">
    <w:name w:val="Bullet"/>
    <w:basedOn w:val="ad"/>
    <w:pPr>
      <w:widowControl/>
      <w:tabs>
        <w:tab w:val="left" w:pos="720"/>
      </w:tabs>
      <w:spacing w:before="120" w:line="360" w:lineRule="auto"/>
      <w:ind w:left="720" w:right="360" w:hanging="420"/>
    </w:pPr>
    <w:rPr>
      <w:rFonts w:ascii="宋体"/>
      <w:snapToGrid w:val="0"/>
      <w:kern w:val="0"/>
      <w:sz w:val="20"/>
    </w:rPr>
  </w:style>
  <w:style w:type="paragraph" w:customStyle="1" w:styleId="CharCharCharCharCharCharCharCharCharCharCharCharCharCharCharChar">
    <w:name w:val="Char Char Char Char Char Char Char Char Char Char Char Char Char Char Char Char"/>
    <w:basedOn w:val="ad"/>
    <w:pPr>
      <w:widowControl/>
    </w:pPr>
    <w:rPr>
      <w:rFonts w:ascii="Tahoma" w:hAnsi="Tahoma"/>
      <w:sz w:val="24"/>
    </w:rPr>
  </w:style>
  <w:style w:type="paragraph" w:customStyle="1" w:styleId="affffff2">
    <w:name w:val="普通文字"/>
    <w:basedOn w:val="ad"/>
    <w:rPr>
      <w:rFonts w:ascii="宋体" w:hAnsi="Courier New" w:cs="宋体"/>
      <w:szCs w:val="21"/>
    </w:rPr>
  </w:style>
  <w:style w:type="paragraph" w:customStyle="1" w:styleId="affffff3">
    <w:name w:val="正文文字缩进"/>
    <w:basedOn w:val="ad"/>
    <w:pPr>
      <w:spacing w:after="120"/>
      <w:ind w:leftChars="200" w:left="420"/>
    </w:pPr>
    <w:rPr>
      <w:szCs w:val="21"/>
    </w:rPr>
  </w:style>
  <w:style w:type="paragraph" w:customStyle="1" w:styleId="24">
    <w:name w:val="封面项目名称2"/>
    <w:pPr>
      <w:jc w:val="distribute"/>
      <w:outlineLvl w:val="7"/>
    </w:pPr>
    <w:rPr>
      <w:b/>
      <w:bCs/>
      <w:color w:val="000000"/>
      <w:spacing w:val="-60"/>
      <w:kern w:val="52"/>
      <w:sz w:val="52"/>
      <w:szCs w:val="52"/>
    </w:rPr>
  </w:style>
  <w:style w:type="paragraph" w:customStyle="1" w:styleId="affffff4">
    <w:name w:val="目录"/>
    <w:pPr>
      <w:jc w:val="center"/>
      <w:outlineLvl w:val="0"/>
    </w:pPr>
    <w:rPr>
      <w:rFonts w:ascii="宋体" w:cs="宋体"/>
      <w:color w:val="FF0000"/>
      <w:sz w:val="32"/>
      <w:szCs w:val="32"/>
    </w:rPr>
  </w:style>
  <w:style w:type="paragraph" w:customStyle="1" w:styleId="33">
    <w:name w:val="正文文字缩进 3"/>
    <w:basedOn w:val="ad"/>
    <w:pPr>
      <w:spacing w:after="120"/>
      <w:ind w:leftChars="200" w:left="420"/>
    </w:pPr>
    <w:rPr>
      <w:sz w:val="16"/>
      <w:szCs w:val="16"/>
    </w:rPr>
  </w:style>
  <w:style w:type="paragraph" w:customStyle="1" w:styleId="13">
    <w:name w:val="封面项目名称1"/>
    <w:basedOn w:val="24"/>
    <w:next w:val="24"/>
    <w:rPr>
      <w:spacing w:val="-56"/>
      <w:kern w:val="48"/>
      <w:sz w:val="48"/>
      <w:szCs w:val="48"/>
    </w:rPr>
  </w:style>
  <w:style w:type="paragraph" w:customStyle="1" w:styleId="14">
    <w:name w:val="申报单位样式1"/>
    <w:basedOn w:val="13"/>
    <w:pPr>
      <w:outlineLvl w:val="9"/>
    </w:pPr>
    <w:rPr>
      <w:spacing w:val="0"/>
      <w:kern w:val="32"/>
      <w:sz w:val="36"/>
      <w:szCs w:val="36"/>
    </w:rPr>
  </w:style>
  <w:style w:type="paragraph" w:customStyle="1" w:styleId="affffff5">
    <w:name w:val="样式"/>
    <w:basedOn w:val="ad"/>
    <w:next w:val="33"/>
    <w:pPr>
      <w:widowControl/>
      <w:spacing w:beforeLines="50" w:afterLines="50" w:line="300" w:lineRule="auto"/>
      <w:ind w:firstLine="420"/>
    </w:pPr>
    <w:rPr>
      <w:rFonts w:ascii="仿宋_GB2312" w:eastAsia="仿宋_GB2312" w:hAnsi="Arial" w:cs="仿宋_GB2312"/>
      <w:sz w:val="24"/>
    </w:rPr>
  </w:style>
  <w:style w:type="paragraph" w:customStyle="1" w:styleId="25">
    <w:name w:val="正文文字缩进 2"/>
    <w:basedOn w:val="ad"/>
    <w:pPr>
      <w:spacing w:after="120" w:line="480" w:lineRule="auto"/>
      <w:ind w:leftChars="200" w:left="420"/>
    </w:pPr>
    <w:rPr>
      <w:szCs w:val="21"/>
    </w:rPr>
  </w:style>
  <w:style w:type="paragraph" w:customStyle="1" w:styleId="affffff6">
    <w:name w:val="正文文字"/>
    <w:basedOn w:val="ad"/>
    <w:pPr>
      <w:spacing w:after="120"/>
    </w:pPr>
    <w:rPr>
      <w:szCs w:val="21"/>
    </w:rPr>
  </w:style>
  <w:style w:type="paragraph" w:customStyle="1" w:styleId="GB231209978">
    <w:name w:val="样式 仿宋_GB2312 四号 首行缩进:  0.99 厘米 段后: 7.8 磅"/>
    <w:basedOn w:val="ad"/>
    <w:pPr>
      <w:spacing w:line="360" w:lineRule="auto"/>
      <w:ind w:firstLine="397"/>
    </w:pPr>
    <w:rPr>
      <w:rFonts w:ascii="仿宋_GB2312" w:hint="eastAsia"/>
      <w:sz w:val="24"/>
      <w:szCs w:val="20"/>
    </w:rPr>
  </w:style>
  <w:style w:type="paragraph" w:customStyle="1" w:styleId="affffff7">
    <w:name w:val="功能展开"/>
    <w:basedOn w:val="ad"/>
    <w:pPr>
      <w:spacing w:line="360" w:lineRule="auto"/>
    </w:pPr>
    <w:rPr>
      <w:b/>
      <w:sz w:val="24"/>
      <w14:shadow w14:blurRad="50800" w14:dist="38100" w14:dir="2700000" w14:sx="100000" w14:sy="100000" w14:kx="0" w14:ky="0" w14:algn="tl">
        <w14:srgbClr w14:val="000000">
          <w14:alpha w14:val="60000"/>
        </w14:srgbClr>
      </w14:shadow>
    </w:rPr>
  </w:style>
  <w:style w:type="paragraph" w:customStyle="1" w:styleId="a14">
    <w:name w:val="a14"/>
    <w:basedOn w:val="ad"/>
    <w:pPr>
      <w:widowControl/>
      <w:spacing w:before="100" w:beforeAutospacing="1" w:after="100" w:afterAutospacing="1" w:line="300" w:lineRule="atLeast"/>
      <w:ind w:firstLine="375"/>
      <w:jc w:val="left"/>
    </w:pPr>
    <w:rPr>
      <w:rFonts w:ascii="宋体" w:hAnsi="宋体"/>
      <w:kern w:val="0"/>
      <w:szCs w:val="21"/>
    </w:rPr>
  </w:style>
  <w:style w:type="paragraph" w:customStyle="1" w:styleId="affffff8">
    <w:name w:val="功能列表"/>
    <w:basedOn w:val="ad"/>
    <w:pPr>
      <w:spacing w:line="360" w:lineRule="auto"/>
      <w:ind w:left="870" w:hanging="420"/>
    </w:pPr>
    <w:rPr>
      <w:sz w:val="24"/>
    </w:rPr>
  </w:style>
  <w:style w:type="paragraph" w:customStyle="1" w:styleId="91">
    <w:name w:val="正文9"/>
    <w:basedOn w:val="ad"/>
    <w:next w:val="ad"/>
    <w:pPr>
      <w:widowControl/>
      <w:snapToGrid w:val="0"/>
      <w:spacing w:beforeLines="50" w:after="120" w:line="360" w:lineRule="auto"/>
      <w:ind w:firstLineChars="200" w:firstLine="200"/>
      <w:jc w:val="left"/>
    </w:pPr>
    <w:rPr>
      <w:rFonts w:ascii="Verdana" w:hAnsi="Verdana"/>
      <w:kern w:val="0"/>
      <w:sz w:val="24"/>
      <w:szCs w:val="20"/>
      <w:lang w:eastAsia="en-US"/>
    </w:rPr>
  </w:style>
  <w:style w:type="paragraph" w:customStyle="1" w:styleId="10432171650">
    <w:name w:val="样式 标题 1 + 二号 两端对齐 左侧:  0 厘米 悬挂缩进: 4.32 字符 段前: 17 磅 段后: 16.5..."/>
    <w:basedOn w:val="1"/>
    <w:pPr>
      <w:numPr>
        <w:numId w:val="0"/>
      </w:numPr>
      <w:adjustRightInd w:val="0"/>
      <w:ind w:left="840" w:hanging="420"/>
      <w:textAlignment w:val="baseline"/>
    </w:pPr>
    <w:rPr>
      <w:rFonts w:ascii="Haettenschweiler" w:hAnsi="Haettenschweiler" w:cs="宋体"/>
      <w:b w:val="0"/>
      <w:bCs w:val="0"/>
      <w:kern w:val="2"/>
      <w:szCs w:val="24"/>
    </w:rPr>
  </w:style>
  <w:style w:type="paragraph" w:customStyle="1" w:styleId="TOC1">
    <w:name w:val="TOC 标题1"/>
    <w:basedOn w:val="1"/>
    <w:next w:val="ad"/>
    <w:qFormat/>
    <w:pPr>
      <w:numPr>
        <w:numId w:val="0"/>
      </w:numPr>
      <w:adjustRightInd w:val="0"/>
      <w:spacing w:before="480" w:after="0" w:line="276" w:lineRule="auto"/>
      <w:jc w:val="left"/>
      <w:textAlignment w:val="baseline"/>
      <w:outlineLvl w:val="9"/>
    </w:pPr>
    <w:rPr>
      <w:rFonts w:ascii="Cambria" w:hAnsi="Cambria"/>
      <w:color w:val="365F91"/>
      <w:kern w:val="0"/>
      <w:sz w:val="28"/>
      <w:szCs w:val="28"/>
    </w:rPr>
  </w:style>
  <w:style w:type="paragraph" w:customStyle="1" w:styleId="26">
    <w:name w:val="样式2"/>
    <w:basedOn w:val="1"/>
    <w:pPr>
      <w:numPr>
        <w:numId w:val="0"/>
      </w:numPr>
      <w:tabs>
        <w:tab w:val="left" w:pos="420"/>
      </w:tabs>
      <w:adjustRightInd w:val="0"/>
      <w:spacing w:before="120" w:after="0"/>
      <w:ind w:left="420" w:hanging="420"/>
      <w:textAlignment w:val="baseline"/>
    </w:pPr>
    <w:rPr>
      <w:sz w:val="32"/>
      <w:szCs w:val="21"/>
    </w:rPr>
  </w:style>
  <w:style w:type="paragraph" w:customStyle="1" w:styleId="34">
    <w:name w:val="样式3"/>
    <w:basedOn w:val="1"/>
    <w:pPr>
      <w:numPr>
        <w:numId w:val="0"/>
      </w:numPr>
      <w:adjustRightInd w:val="0"/>
      <w:spacing w:before="120" w:after="0"/>
      <w:textAlignment w:val="baseline"/>
    </w:pPr>
    <w:rPr>
      <w:sz w:val="32"/>
      <w:szCs w:val="32"/>
    </w:rPr>
  </w:style>
  <w:style w:type="paragraph" w:customStyle="1" w:styleId="41">
    <w:name w:val="样式4"/>
    <w:basedOn w:val="2"/>
    <w:pPr>
      <w:numPr>
        <w:ilvl w:val="0"/>
        <w:numId w:val="0"/>
      </w:numPr>
      <w:tabs>
        <w:tab w:val="left" w:pos="420"/>
      </w:tabs>
      <w:spacing w:before="120" w:after="0" w:line="415" w:lineRule="auto"/>
      <w:ind w:left="420" w:hanging="420"/>
    </w:pPr>
    <w:rPr>
      <w:b w:val="0"/>
      <w:bCs w:val="0"/>
      <w:sz w:val="28"/>
      <w:szCs w:val="21"/>
    </w:rPr>
  </w:style>
  <w:style w:type="paragraph" w:customStyle="1" w:styleId="51">
    <w:name w:val="样式5"/>
    <w:basedOn w:val="2"/>
    <w:pPr>
      <w:numPr>
        <w:numId w:val="0"/>
      </w:numPr>
      <w:spacing w:before="120" w:after="120" w:line="415" w:lineRule="auto"/>
    </w:pPr>
    <w:rPr>
      <w:b w:val="0"/>
      <w:bCs w:val="0"/>
      <w:sz w:val="30"/>
      <w:szCs w:val="21"/>
    </w:rPr>
  </w:style>
  <w:style w:type="paragraph" w:customStyle="1" w:styleId="81">
    <w:name w:val="8"/>
    <w:basedOn w:val="ad"/>
    <w:next w:val="32"/>
    <w:pPr>
      <w:spacing w:after="120"/>
      <w:ind w:leftChars="200" w:left="420"/>
    </w:pPr>
    <w:rPr>
      <w:sz w:val="16"/>
      <w:szCs w:val="16"/>
    </w:rPr>
  </w:style>
  <w:style w:type="paragraph" w:customStyle="1" w:styleId="72">
    <w:name w:val="7"/>
    <w:basedOn w:val="ad"/>
    <w:next w:val="32"/>
    <w:pPr>
      <w:spacing w:after="120"/>
      <w:ind w:leftChars="200" w:left="420"/>
    </w:pPr>
    <w:rPr>
      <w:sz w:val="16"/>
      <w:szCs w:val="16"/>
    </w:rPr>
  </w:style>
  <w:style w:type="paragraph" w:customStyle="1" w:styleId="0851">
    <w:name w:val="样式 首行缩进:  0.85 厘米1"/>
    <w:basedOn w:val="ad"/>
    <w:pPr>
      <w:spacing w:line="360" w:lineRule="auto"/>
      <w:ind w:firstLine="482"/>
    </w:pPr>
    <w:rPr>
      <w:rFonts w:cs="宋体"/>
      <w:sz w:val="24"/>
      <w:szCs w:val="20"/>
    </w:rPr>
  </w:style>
  <w:style w:type="paragraph" w:customStyle="1" w:styleId="27">
    <w:name w:val="正文2"/>
    <w:basedOn w:val="ad"/>
    <w:pPr>
      <w:spacing w:line="360" w:lineRule="auto"/>
      <w:ind w:firstLine="567"/>
    </w:pPr>
    <w:rPr>
      <w:rFonts w:ascii="仿宋_GB2312" w:cs="宋体"/>
      <w:sz w:val="24"/>
      <w:szCs w:val="20"/>
    </w:rPr>
  </w:style>
  <w:style w:type="paragraph" w:customStyle="1" w:styleId="affffff9">
    <w:name w:val="标准正文"/>
    <w:basedOn w:val="ad"/>
    <w:pPr>
      <w:spacing w:before="60" w:after="60" w:line="360" w:lineRule="auto"/>
      <w:ind w:firstLineChars="200" w:firstLine="482"/>
    </w:pPr>
    <w:rPr>
      <w:rFonts w:ascii="Arial" w:hAnsi="Arial"/>
      <w:b/>
      <w:sz w:val="24"/>
      <w:szCs w:val="20"/>
    </w:rPr>
  </w:style>
  <w:style w:type="paragraph" w:customStyle="1" w:styleId="085Char1Char1">
    <w:name w:val="样式 首行缩进:  0.85 厘米 Char1 Char1"/>
    <w:basedOn w:val="ad"/>
    <w:semiHidden/>
    <w:pPr>
      <w:ind w:firstLine="480"/>
    </w:pPr>
    <w:rPr>
      <w:rFonts w:eastAsia="仿宋_GB2312" w:cs="宋体"/>
      <w:sz w:val="24"/>
      <w:szCs w:val="28"/>
    </w:rPr>
  </w:style>
  <w:style w:type="paragraph" w:customStyle="1" w:styleId="GB2312099781">
    <w:name w:val="样式 仿宋_GB2312 四号 首行缩进:  0.99 厘米 段后: 7.8 磅1"/>
    <w:basedOn w:val="ad"/>
    <w:pPr>
      <w:spacing w:after="156" w:line="360" w:lineRule="auto"/>
      <w:ind w:firstLine="397"/>
    </w:pPr>
    <w:rPr>
      <w:rFonts w:ascii="仿宋_GB2312" w:hAnsi="仿宋_GB2312" w:cs="宋体"/>
      <w:sz w:val="24"/>
      <w:szCs w:val="20"/>
    </w:rPr>
  </w:style>
  <w:style w:type="paragraph" w:customStyle="1" w:styleId="FA0">
    <w:name w:val="FA正文"/>
    <w:basedOn w:val="ad"/>
    <w:pPr>
      <w:spacing w:line="360" w:lineRule="auto"/>
      <w:ind w:firstLineChars="200" w:firstLine="480"/>
    </w:pPr>
    <w:rPr>
      <w:rFonts w:hAnsi="宋体"/>
      <w:sz w:val="24"/>
      <w:szCs w:val="21"/>
    </w:rPr>
  </w:style>
  <w:style w:type="paragraph" w:customStyle="1" w:styleId="FAbold">
    <w:name w:val="FA正文bold"/>
    <w:basedOn w:val="FA0"/>
    <w:pPr>
      <w:spacing w:beforeLines="50" w:afterLines="50"/>
      <w:ind w:firstLineChars="149" w:firstLine="359"/>
    </w:pPr>
    <w:rPr>
      <w:b/>
      <w:szCs w:val="24"/>
    </w:rPr>
  </w:style>
  <w:style w:type="paragraph" w:customStyle="1" w:styleId="FA">
    <w:name w:val="FA正文+标号"/>
    <w:basedOn w:val="FA0"/>
    <w:pPr>
      <w:numPr>
        <w:numId w:val="16"/>
      </w:numPr>
      <w:spacing w:before="156" w:after="156"/>
      <w:ind w:firstLineChars="0" w:firstLine="0"/>
    </w:pPr>
    <w:rPr>
      <w:rFonts w:ascii="Arial" w:hAnsi="Arial" w:cs="Arial"/>
      <w:color w:val="000000"/>
    </w:rPr>
  </w:style>
  <w:style w:type="paragraph" w:customStyle="1" w:styleId="CM10">
    <w:name w:val="CM10"/>
    <w:basedOn w:val="ad"/>
    <w:next w:val="ad"/>
    <w:pPr>
      <w:autoSpaceDE w:val="0"/>
      <w:autoSpaceDN w:val="0"/>
      <w:adjustRightInd w:val="0"/>
      <w:spacing w:line="468" w:lineRule="atLeast"/>
      <w:jc w:val="left"/>
    </w:pPr>
    <w:rPr>
      <w:rFonts w:ascii="黑体" w:eastAsia="黑体"/>
      <w:kern w:val="0"/>
      <w:sz w:val="24"/>
    </w:rPr>
  </w:style>
  <w:style w:type="paragraph" w:customStyle="1" w:styleId="affffffa">
    <w:name w:val="本文 正文"/>
    <w:basedOn w:val="ad"/>
    <w:pPr>
      <w:spacing w:after="120" w:line="360" w:lineRule="auto"/>
      <w:ind w:firstLineChars="200" w:firstLine="480"/>
    </w:pPr>
    <w:rPr>
      <w:rFonts w:cs="宋体"/>
      <w:sz w:val="24"/>
      <w:szCs w:val="20"/>
    </w:rPr>
  </w:style>
  <w:style w:type="paragraph" w:customStyle="1" w:styleId="Item">
    <w:name w:val="Item"/>
    <w:basedOn w:val="ad"/>
    <w:pPr>
      <w:numPr>
        <w:numId w:val="17"/>
      </w:numPr>
    </w:pPr>
    <w:rPr>
      <w:sz w:val="24"/>
      <w:szCs w:val="20"/>
    </w:rPr>
  </w:style>
  <w:style w:type="paragraph" w:customStyle="1" w:styleId="GB231207415">
    <w:name w:val="样式 仿宋_GB2312 四号 首行缩进:  0.74 厘米 行距: 1.5 倍行距"/>
    <w:basedOn w:val="ad"/>
    <w:pPr>
      <w:spacing w:line="360" w:lineRule="auto"/>
      <w:ind w:firstLine="420"/>
    </w:pPr>
    <w:rPr>
      <w:rFonts w:ascii="仿宋_GB2312" w:cs="宋体"/>
      <w:sz w:val="24"/>
      <w:szCs w:val="20"/>
    </w:rPr>
  </w:style>
  <w:style w:type="paragraph" w:customStyle="1" w:styleId="GB231215">
    <w:name w:val="样式 仿宋_GB2312 四号 行距: 1.5 倍行距"/>
    <w:basedOn w:val="ad"/>
    <w:pPr>
      <w:spacing w:line="360" w:lineRule="auto"/>
      <w:ind w:firstLineChars="171" w:firstLine="171"/>
    </w:pPr>
    <w:rPr>
      <w:rFonts w:ascii="仿宋_GB2312" w:hAnsi="宋体" w:cs="宋体"/>
      <w:sz w:val="24"/>
      <w:szCs w:val="20"/>
    </w:rPr>
  </w:style>
  <w:style w:type="paragraph" w:customStyle="1" w:styleId="GB2312151">
    <w:name w:val="样式 仿宋_GB2312 四号 行距: 1.5 倍行距1"/>
    <w:basedOn w:val="ad"/>
    <w:pPr>
      <w:spacing w:line="360" w:lineRule="auto"/>
    </w:pPr>
    <w:rPr>
      <w:rFonts w:ascii="仿宋_GB2312" w:hAnsi="宋体" w:cs="宋体"/>
      <w:sz w:val="24"/>
      <w:szCs w:val="20"/>
    </w:rPr>
  </w:style>
  <w:style w:type="paragraph" w:customStyle="1" w:styleId="GB2312152">
    <w:name w:val="样式 仿宋_GB2312 四号 行距: 1.5 倍行距2"/>
    <w:basedOn w:val="ad"/>
    <w:pPr>
      <w:numPr>
        <w:numId w:val="18"/>
      </w:numPr>
      <w:spacing w:line="360" w:lineRule="auto"/>
    </w:pPr>
    <w:rPr>
      <w:rFonts w:ascii="仿宋_GB2312" w:hAnsi="宋体" w:cs="宋体"/>
      <w:sz w:val="24"/>
      <w:szCs w:val="20"/>
    </w:rPr>
  </w:style>
  <w:style w:type="paragraph" w:customStyle="1" w:styleId="GB2312153">
    <w:name w:val="样式 仿宋_GB2312 四号 行距: 1.5 倍行距3"/>
    <w:basedOn w:val="ad"/>
    <w:pPr>
      <w:numPr>
        <w:numId w:val="15"/>
      </w:numPr>
      <w:spacing w:line="360" w:lineRule="auto"/>
    </w:pPr>
    <w:rPr>
      <w:rFonts w:ascii="仿宋_GB2312" w:hAnsi="宋体" w:cs="宋体"/>
      <w:sz w:val="24"/>
      <w:szCs w:val="20"/>
    </w:rPr>
  </w:style>
  <w:style w:type="paragraph" w:customStyle="1" w:styleId="GB2312150">
    <w:name w:val="样式 仿宋_GB2312 小四 行距: 1.5 倍行距"/>
    <w:basedOn w:val="ad"/>
    <w:pPr>
      <w:spacing w:line="360" w:lineRule="auto"/>
      <w:ind w:firstLineChars="171" w:firstLine="410"/>
    </w:pPr>
    <w:rPr>
      <w:rFonts w:ascii="仿宋_GB2312" w:hAnsi="宋体" w:cs="宋体"/>
      <w:sz w:val="24"/>
      <w:szCs w:val="20"/>
    </w:rPr>
  </w:style>
  <w:style w:type="paragraph" w:customStyle="1" w:styleId="220">
    <w:name w:val="样式 样式 样式 样式 样式 样式 样式 样式 样式 样式 样式 样式 样式 首行缩进:  2 字符 + 首行缩进:  2 字符..."/>
    <w:basedOn w:val="ad"/>
    <w:pPr>
      <w:snapToGrid w:val="0"/>
      <w:spacing w:line="440" w:lineRule="exact"/>
      <w:ind w:firstLineChars="200" w:firstLine="200"/>
    </w:pPr>
    <w:rPr>
      <w:rFonts w:cs="宋体"/>
      <w:sz w:val="24"/>
      <w:szCs w:val="20"/>
    </w:rPr>
  </w:style>
  <w:style w:type="paragraph" w:customStyle="1" w:styleId="110">
    <w:name w:val="样式 标题 1 + 段前: 1 行"/>
    <w:basedOn w:val="1"/>
    <w:pPr>
      <w:numPr>
        <w:numId w:val="0"/>
      </w:numPr>
      <w:tabs>
        <w:tab w:val="left" w:pos="0"/>
      </w:tabs>
      <w:adjustRightInd w:val="0"/>
      <w:snapToGrid w:val="0"/>
      <w:spacing w:beforeLines="100" w:after="0" w:line="360" w:lineRule="auto"/>
      <w:textAlignment w:val="baseline"/>
    </w:pPr>
    <w:rPr>
      <w:rFonts w:cs="宋体"/>
      <w:szCs w:val="20"/>
    </w:rPr>
  </w:style>
  <w:style w:type="paragraph" w:customStyle="1" w:styleId="03505">
    <w:name w:val="样式 左侧:  0.35 厘米 段前: 0.5 行"/>
    <w:basedOn w:val="ad"/>
    <w:pPr>
      <w:snapToGrid w:val="0"/>
      <w:spacing w:beforeLines="50" w:line="360" w:lineRule="auto"/>
      <w:ind w:left="198" w:firstLineChars="200" w:firstLine="200"/>
    </w:pPr>
    <w:rPr>
      <w:rFonts w:cs="宋体"/>
      <w:sz w:val="24"/>
      <w:szCs w:val="20"/>
    </w:rPr>
  </w:style>
  <w:style w:type="paragraph" w:customStyle="1" w:styleId="GB231207439151">
    <w:name w:val="样式 仿宋_GB2312 四号 首行缩进:  0.74 厘米 段后: 3.9 磅 行距: 1.5 倍行距1"/>
    <w:basedOn w:val="ad"/>
    <w:pPr>
      <w:spacing w:after="78" w:line="360" w:lineRule="auto"/>
      <w:ind w:firstLine="420"/>
    </w:pPr>
    <w:rPr>
      <w:rFonts w:ascii="仿宋_GB2312" w:hAnsi="宋体" w:cs="宋体"/>
      <w:sz w:val="24"/>
      <w:szCs w:val="20"/>
    </w:rPr>
  </w:style>
  <w:style w:type="paragraph" w:customStyle="1" w:styleId="GB231207439152">
    <w:name w:val="样式 仿宋_GB2312 四号 首行缩进:  0.74 厘米 段后: 3.9 磅 行距: 1.5 倍行距2"/>
    <w:basedOn w:val="ad"/>
    <w:pPr>
      <w:spacing w:after="78" w:line="360" w:lineRule="auto"/>
      <w:ind w:firstLine="420"/>
    </w:pPr>
    <w:rPr>
      <w:rFonts w:ascii="仿宋_GB2312" w:hAnsi="宋体" w:cs="宋体"/>
      <w:sz w:val="24"/>
      <w:szCs w:val="20"/>
    </w:rPr>
  </w:style>
  <w:style w:type="paragraph" w:customStyle="1" w:styleId="050515">
    <w:name w:val="样式 样式 + (符号) 宋体 四号 段前: 0.5 行 段后: 0.5 行 行距: 1.5 倍行距"/>
    <w:basedOn w:val="affffff5"/>
    <w:pPr>
      <w:spacing w:beforeLines="0" w:afterLines="0" w:line="360" w:lineRule="auto"/>
    </w:pPr>
    <w:rPr>
      <w:rFonts w:eastAsia="宋体" w:hAnsi="宋体" w:cs="宋体"/>
      <w:szCs w:val="20"/>
    </w:rPr>
  </w:style>
  <w:style w:type="paragraph" w:customStyle="1" w:styleId="affffffb">
    <w:name w:val="目录 主体"/>
    <w:basedOn w:val="10"/>
    <w:pPr>
      <w:spacing w:line="360" w:lineRule="auto"/>
      <w:ind w:firstLineChars="200" w:firstLine="482"/>
    </w:pPr>
    <w:rPr>
      <w:sz w:val="24"/>
    </w:rPr>
  </w:style>
  <w:style w:type="paragraph" w:customStyle="1" w:styleId="X">
    <w:name w:val="百姓X"/>
    <w:basedOn w:val="ad"/>
    <w:pPr>
      <w:spacing w:before="120" w:after="120" w:line="360" w:lineRule="auto"/>
      <w:ind w:firstLine="540"/>
    </w:pPr>
    <w:rPr>
      <w:rFonts w:ascii="Arial Narrow" w:hAnsi="Arial Narrow"/>
      <w:sz w:val="24"/>
    </w:rPr>
  </w:style>
  <w:style w:type="paragraph" w:customStyle="1" w:styleId="affffffc">
    <w:name w:val="文本正文"/>
    <w:basedOn w:val="ad"/>
    <w:link w:val="Charf1"/>
    <w:pPr>
      <w:spacing w:before="156" w:after="156" w:line="360" w:lineRule="auto"/>
      <w:ind w:firstLine="480"/>
    </w:pPr>
    <w:rPr>
      <w:color w:val="000000"/>
      <w:szCs w:val="21"/>
    </w:rPr>
  </w:style>
  <w:style w:type="paragraph" w:customStyle="1" w:styleId="CM37">
    <w:name w:val="CM37"/>
    <w:basedOn w:val="ad"/>
    <w:next w:val="ad"/>
    <w:pPr>
      <w:autoSpaceDE w:val="0"/>
      <w:autoSpaceDN w:val="0"/>
      <w:adjustRightInd w:val="0"/>
      <w:spacing w:after="115"/>
      <w:jc w:val="left"/>
    </w:pPr>
    <w:rPr>
      <w:rFonts w:ascii="Tahoma" w:hAnsi="Tahoma"/>
      <w:kern w:val="0"/>
      <w:sz w:val="24"/>
    </w:rPr>
  </w:style>
  <w:style w:type="paragraph" w:customStyle="1" w:styleId="ParaChar">
    <w:name w:val="默认段落字体 Para Char"/>
    <w:basedOn w:val="ad"/>
    <w:pPr>
      <w:ind w:left="840" w:hanging="420"/>
    </w:pPr>
    <w:rPr>
      <w:sz w:val="24"/>
    </w:rPr>
  </w:style>
  <w:style w:type="paragraph" w:customStyle="1" w:styleId="My">
    <w:name w:val="My正文"/>
    <w:basedOn w:val="ad"/>
    <w:link w:val="MyCharChar"/>
    <w:pPr>
      <w:adjustRightInd w:val="0"/>
      <w:spacing w:before="120" w:line="360" w:lineRule="auto"/>
      <w:ind w:firstLine="567"/>
      <w:textAlignment w:val="baseline"/>
    </w:pPr>
    <w:rPr>
      <w:rFonts w:ascii="Arial" w:hAnsi="Arial"/>
      <w:kern w:val="0"/>
      <w:sz w:val="24"/>
      <w:szCs w:val="20"/>
    </w:rPr>
  </w:style>
  <w:style w:type="paragraph" w:customStyle="1" w:styleId="gray">
    <w:name w:val="gray"/>
    <w:basedOn w:val="ad"/>
    <w:pPr>
      <w:widowControl/>
      <w:spacing w:before="100" w:beforeAutospacing="1" w:after="100" w:afterAutospacing="1"/>
      <w:jc w:val="left"/>
    </w:pPr>
    <w:rPr>
      <w:rFonts w:ascii="宋体" w:hAnsi="宋体" w:cs="宋体"/>
      <w:color w:val="444444"/>
      <w:kern w:val="0"/>
      <w:sz w:val="24"/>
    </w:rPr>
  </w:style>
  <w:style w:type="paragraph" w:customStyle="1" w:styleId="StyleHeading3h3Heading3-oldLevel3HeadH3level3PIM3se">
    <w:name w:val="Style Heading 3h3Heading 3 - oldLevel 3 HeadH3level_3PIM 3se..."/>
    <w:basedOn w:val="3"/>
    <w:pPr>
      <w:numPr>
        <w:numId w:val="0"/>
      </w:numPr>
      <w:tabs>
        <w:tab w:val="left" w:pos="709"/>
      </w:tabs>
      <w:spacing w:line="416" w:lineRule="auto"/>
      <w:ind w:left="709" w:hanging="709"/>
    </w:pPr>
    <w:rPr>
      <w:szCs w:val="20"/>
    </w:rPr>
  </w:style>
  <w:style w:type="paragraph" w:customStyle="1" w:styleId="tabletext">
    <w:name w:val="tabletext"/>
    <w:basedOn w:val="ad"/>
    <w:pPr>
      <w:widowControl/>
      <w:spacing w:line="300" w:lineRule="atLeast"/>
      <w:jc w:val="left"/>
    </w:pPr>
    <w:rPr>
      <w:rFonts w:ascii="宋体" w:hAnsi="宋体" w:cs="宋体"/>
      <w:kern w:val="0"/>
      <w:sz w:val="18"/>
      <w:szCs w:val="18"/>
    </w:rPr>
  </w:style>
  <w:style w:type="paragraph" w:customStyle="1" w:styleId="StyleSalutationBlack">
    <w:name w:val="Style Salutation + Black"/>
    <w:basedOn w:val="af4"/>
    <w:next w:val="af4"/>
    <w:pPr>
      <w:widowControl/>
      <w:snapToGrid w:val="0"/>
      <w:spacing w:line="360" w:lineRule="auto"/>
      <w:ind w:firstLine="420"/>
      <w:jc w:val="left"/>
    </w:pPr>
    <w:rPr>
      <w:rFonts w:cs="Arial Unicode MS"/>
      <w:kern w:val="0"/>
      <w:sz w:val="24"/>
    </w:rPr>
  </w:style>
  <w:style w:type="paragraph" w:customStyle="1" w:styleId="affffffd">
    <w:name w:val="图表文字"/>
    <w:basedOn w:val="af4"/>
    <w:pPr>
      <w:snapToGrid w:val="0"/>
      <w:spacing w:after="0" w:line="300" w:lineRule="auto"/>
      <w:ind w:firstLine="420"/>
      <w:jc w:val="left"/>
    </w:pPr>
    <w:rPr>
      <w:rFonts w:eastAsia="仿宋_GB2312"/>
      <w:sz w:val="24"/>
    </w:rPr>
  </w:style>
  <w:style w:type="paragraph" w:customStyle="1" w:styleId="14black">
    <w:name w:val="14_black"/>
    <w:basedOn w:val="ad"/>
    <w:pPr>
      <w:widowControl/>
      <w:spacing w:before="100" w:beforeAutospacing="1" w:after="100" w:afterAutospacing="1"/>
      <w:jc w:val="left"/>
    </w:pPr>
    <w:rPr>
      <w:rFonts w:ascii="宋体" w:hAnsi="宋体" w:cs="宋体"/>
      <w:color w:val="000000"/>
      <w:kern w:val="0"/>
      <w:szCs w:val="21"/>
    </w:rPr>
  </w:style>
  <w:style w:type="paragraph" w:customStyle="1" w:styleId="16">
    <w:name w:val="无间隔1"/>
    <w:qFormat/>
    <w:pPr>
      <w:widowControl w:val="0"/>
      <w:jc w:val="both"/>
    </w:pPr>
    <w:rPr>
      <w:rFonts w:ascii="宋体"/>
      <w:kern w:val="2"/>
      <w:sz w:val="48"/>
      <w:szCs w:val="84"/>
    </w:rPr>
  </w:style>
  <w:style w:type="paragraph" w:customStyle="1" w:styleId="affffffe">
    <w:name w:val="图表居中"/>
    <w:next w:val="ad"/>
    <w:pPr>
      <w:jc w:val="center"/>
    </w:pPr>
    <w:rPr>
      <w:iCs/>
      <w:kern w:val="2"/>
      <w:sz w:val="24"/>
      <w:szCs w:val="24"/>
    </w:rPr>
  </w:style>
  <w:style w:type="paragraph" w:customStyle="1" w:styleId="bullet0">
    <w:name w:val="bullet"/>
    <w:pPr>
      <w:tabs>
        <w:tab w:val="left" w:pos="187"/>
        <w:tab w:val="left" w:pos="930"/>
      </w:tabs>
      <w:ind w:left="930" w:hanging="420"/>
    </w:pPr>
    <w:rPr>
      <w:rFonts w:ascii="Futura Bk" w:hAnsi="Futura Bk"/>
      <w:sz w:val="18"/>
    </w:rPr>
  </w:style>
  <w:style w:type="paragraph" w:customStyle="1" w:styleId="CharChar1Char">
    <w:name w:val="Char Char1 Char"/>
    <w:basedOn w:val="ad"/>
    <w:pPr>
      <w:adjustRightInd w:val="0"/>
      <w:spacing w:line="360" w:lineRule="auto"/>
    </w:pPr>
    <w:rPr>
      <w:rFonts w:ascii="Tahoma" w:hAnsi="Tahoma"/>
      <w:sz w:val="24"/>
      <w:szCs w:val="20"/>
    </w:rPr>
  </w:style>
  <w:style w:type="paragraph" w:customStyle="1" w:styleId="CharCharCharCharCharCharCharCharCharChar">
    <w:name w:val="Char Char Char Char Char Char Char Char Char Char"/>
    <w:basedOn w:val="af8"/>
    <w:pPr>
      <w:shd w:val="clear" w:color="auto" w:fill="000080"/>
    </w:pPr>
    <w:rPr>
      <w:rFonts w:ascii="Tahoma" w:hAnsi="Tahoma"/>
      <w:sz w:val="24"/>
      <w:szCs w:val="20"/>
    </w:rPr>
  </w:style>
  <w:style w:type="paragraph" w:customStyle="1" w:styleId="xl38">
    <w:name w:val="xl38"/>
    <w:basedOn w:val="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2"/>
      <w:szCs w:val="22"/>
    </w:rPr>
  </w:style>
  <w:style w:type="paragraph" w:customStyle="1" w:styleId="28">
    <w:name w:val="样式 首行缩进:  2 字符"/>
    <w:basedOn w:val="ad"/>
    <w:pPr>
      <w:spacing w:after="120" w:line="360" w:lineRule="auto"/>
      <w:ind w:firstLineChars="200" w:firstLine="480"/>
    </w:pPr>
    <w:rPr>
      <w:sz w:val="24"/>
      <w:szCs w:val="20"/>
    </w:rPr>
  </w:style>
  <w:style w:type="paragraph" w:customStyle="1" w:styleId="ParaCharCharChar">
    <w:name w:val="默认段落字体 Para Char Char Char"/>
    <w:basedOn w:val="ad"/>
  </w:style>
  <w:style w:type="paragraph" w:customStyle="1" w:styleId="15515515">
    <w:name w:val="样式 小四 段前: 1.55 磅 段后: 1.55 磅 行距: 1.5 倍行距"/>
    <w:basedOn w:val="ad"/>
    <w:pPr>
      <w:spacing w:before="31" w:after="31" w:line="360" w:lineRule="auto"/>
    </w:pPr>
    <w:rPr>
      <w:rFonts w:cs="宋体"/>
      <w:sz w:val="28"/>
      <w:szCs w:val="20"/>
    </w:rPr>
  </w:style>
  <w:style w:type="paragraph" w:customStyle="1" w:styleId="afffffff">
    <w:name w:val="正文缩进小五"/>
    <w:basedOn w:val="ad"/>
    <w:link w:val="Charf2"/>
    <w:pPr>
      <w:widowControl/>
      <w:spacing w:before="120" w:after="120"/>
      <w:ind w:firstLineChars="200" w:firstLine="360"/>
    </w:pPr>
    <w:rPr>
      <w:rFonts w:ascii="Arial" w:hAnsi="Arial"/>
      <w:kern w:val="0"/>
      <w:sz w:val="18"/>
      <w:szCs w:val="18"/>
    </w:rPr>
  </w:style>
  <w:style w:type="paragraph" w:customStyle="1" w:styleId="TM">
    <w:name w:val="TM正文"/>
    <w:basedOn w:val="ad"/>
    <w:pPr>
      <w:widowControl/>
      <w:spacing w:line="360" w:lineRule="auto"/>
      <w:ind w:firstLineChars="200" w:firstLine="480"/>
      <w:jc w:val="left"/>
    </w:pPr>
    <w:rPr>
      <w:rFonts w:ascii="宋体" w:hAnsi="宋体" w:cs="宋体"/>
      <w:kern w:val="0"/>
      <w:sz w:val="24"/>
      <w:szCs w:val="18"/>
    </w:rPr>
  </w:style>
  <w:style w:type="paragraph" w:customStyle="1" w:styleId="BT1">
    <w:name w:val="BT1"/>
    <w:basedOn w:val="1"/>
    <w:next w:val="TM"/>
    <w:pPr>
      <w:pageBreakBefore/>
      <w:numPr>
        <w:numId w:val="0"/>
      </w:numPr>
      <w:ind w:left="425" w:hanging="425"/>
      <w:jc w:val="center"/>
    </w:pPr>
  </w:style>
  <w:style w:type="paragraph" w:customStyle="1" w:styleId="BT2">
    <w:name w:val="BT2"/>
    <w:basedOn w:val="2"/>
    <w:next w:val="TM"/>
    <w:pPr>
      <w:numPr>
        <w:ilvl w:val="0"/>
        <w:numId w:val="0"/>
      </w:numPr>
      <w:spacing w:line="415" w:lineRule="auto"/>
      <w:ind w:left="425" w:hanging="425"/>
    </w:pPr>
    <w:rPr>
      <w:rFonts w:eastAsia="宋体"/>
    </w:rPr>
  </w:style>
  <w:style w:type="paragraph" w:customStyle="1" w:styleId="BT3">
    <w:name w:val="BT3"/>
    <w:basedOn w:val="3"/>
    <w:next w:val="TM"/>
    <w:pPr>
      <w:numPr>
        <w:ilvl w:val="0"/>
        <w:numId w:val="0"/>
      </w:numPr>
      <w:ind w:left="425" w:hanging="425"/>
      <w:jc w:val="left"/>
    </w:pPr>
    <w:rPr>
      <w:sz w:val="30"/>
    </w:rPr>
  </w:style>
  <w:style w:type="paragraph" w:customStyle="1" w:styleId="BT4">
    <w:name w:val="BT4"/>
    <w:basedOn w:val="4"/>
    <w:next w:val="TM"/>
    <w:pPr>
      <w:numPr>
        <w:ilvl w:val="0"/>
        <w:numId w:val="19"/>
      </w:numPr>
      <w:spacing w:line="377" w:lineRule="auto"/>
    </w:pPr>
    <w:rPr>
      <w:rFonts w:ascii="Times New Roman" w:eastAsia="宋体" w:hAnsi="Times New Roman"/>
    </w:rPr>
  </w:style>
  <w:style w:type="paragraph" w:customStyle="1" w:styleId="content">
    <w:name w:val="content"/>
    <w:basedOn w:val="ad"/>
    <w:pPr>
      <w:widowControl/>
      <w:spacing w:before="100" w:beforeAutospacing="1" w:after="100" w:afterAutospacing="1"/>
      <w:jc w:val="left"/>
    </w:pPr>
    <w:rPr>
      <w:rFonts w:ascii="宋体" w:hAnsi="宋体" w:cs="宋体"/>
      <w:color w:val="000000"/>
      <w:kern w:val="0"/>
      <w:sz w:val="24"/>
    </w:rPr>
  </w:style>
  <w:style w:type="paragraph" w:customStyle="1" w:styleId="figure">
    <w:name w:val="figure"/>
    <w:basedOn w:val="ad"/>
    <w:pPr>
      <w:widowControl/>
      <w:spacing w:before="100" w:beforeAutospacing="1" w:after="100" w:afterAutospacing="1"/>
      <w:jc w:val="left"/>
    </w:pPr>
    <w:rPr>
      <w:rFonts w:ascii="宋体" w:hAnsi="宋体" w:cs="宋体"/>
      <w:kern w:val="0"/>
      <w:sz w:val="24"/>
    </w:rPr>
  </w:style>
  <w:style w:type="paragraph" w:customStyle="1" w:styleId="figuredescription">
    <w:name w:val="figuredescription"/>
    <w:basedOn w:val="ad"/>
    <w:pPr>
      <w:widowControl/>
      <w:spacing w:before="100" w:beforeAutospacing="1" w:after="100" w:afterAutospacing="1"/>
      <w:jc w:val="left"/>
    </w:pPr>
    <w:rPr>
      <w:rFonts w:ascii="宋体" w:hAnsi="宋体" w:cs="宋体"/>
      <w:kern w:val="0"/>
      <w:sz w:val="24"/>
    </w:rPr>
  </w:style>
  <w:style w:type="paragraph" w:customStyle="1" w:styleId="320">
    <w:name w:val="样式3（行距2.0）"/>
    <w:basedOn w:val="34"/>
    <w:link w:val="320Char"/>
    <w:pPr>
      <w:tabs>
        <w:tab w:val="left" w:pos="900"/>
      </w:tabs>
      <w:adjustRightInd/>
      <w:spacing w:before="0" w:line="480" w:lineRule="auto"/>
      <w:ind w:left="1320" w:hanging="420"/>
      <w:textAlignment w:val="auto"/>
      <w:outlineLvl w:val="9"/>
    </w:pPr>
    <w:rPr>
      <w:rFonts w:ascii="Arial Narrow" w:hAnsi="Arial Narrow"/>
      <w:b w:val="0"/>
      <w:bCs w:val="0"/>
      <w:kern w:val="2"/>
      <w:sz w:val="24"/>
      <w:szCs w:val="24"/>
    </w:rPr>
  </w:style>
  <w:style w:type="paragraph" w:customStyle="1" w:styleId="GB23120743915">
    <w:name w:val="样式 仿宋_GB2312 四号 首行缩进:  0.74 厘米 段后: 3.9 磅 行距: 1.5 倍行距"/>
    <w:basedOn w:val="ad"/>
    <w:pPr>
      <w:spacing w:after="78"/>
      <w:ind w:firstLine="420"/>
    </w:pPr>
    <w:rPr>
      <w:rFonts w:ascii="仿宋_GB2312" w:eastAsia="仿宋_GB2312" w:hAnsi="宋体" w:cs="宋体"/>
      <w:sz w:val="28"/>
      <w:szCs w:val="28"/>
    </w:rPr>
  </w:style>
  <w:style w:type="paragraph" w:customStyle="1" w:styleId="Normal0">
    <w:name w:val="Normal0"/>
    <w:rPr>
      <w:lang w:eastAsia="en-US"/>
    </w:rPr>
  </w:style>
  <w:style w:type="paragraph" w:customStyle="1" w:styleId="ParaCharChar">
    <w:name w:val="默认段落字体 Para Char Char"/>
    <w:basedOn w:val="ad"/>
    <w:semiHidden/>
  </w:style>
  <w:style w:type="paragraph" w:customStyle="1" w:styleId="afffffff0">
    <w:name w:val="正文标准格式"/>
    <w:link w:val="Charf3"/>
    <w:pPr>
      <w:widowControl w:val="0"/>
      <w:spacing w:line="360" w:lineRule="auto"/>
      <w:jc w:val="center"/>
    </w:pPr>
    <w:rPr>
      <w:rFonts w:ascii="宋体" w:hAnsi="宋体" w:cs="黑体"/>
      <w:bCs/>
      <w:color w:val="000000"/>
      <w:kern w:val="2"/>
      <w:sz w:val="24"/>
      <w:szCs w:val="24"/>
    </w:rPr>
  </w:style>
  <w:style w:type="paragraph" w:customStyle="1" w:styleId="111">
    <w:name w:val="列出段落11"/>
    <w:basedOn w:val="ad"/>
    <w:uiPriority w:val="34"/>
    <w:qFormat/>
    <w:pPr>
      <w:ind w:firstLineChars="200" w:firstLine="420"/>
    </w:pPr>
    <w:rPr>
      <w:rFonts w:ascii="Calibri" w:hAnsi="Calibri"/>
      <w:szCs w:val="22"/>
    </w:rPr>
  </w:style>
  <w:style w:type="paragraph" w:customStyle="1" w:styleId="afffffff1">
    <w:name w:val="表格正文"/>
    <w:basedOn w:val="ad"/>
    <w:link w:val="Charf4"/>
    <w:pPr>
      <w:widowControl/>
      <w:spacing w:line="360" w:lineRule="auto"/>
    </w:pPr>
    <w:rPr>
      <w:rFonts w:ascii="Arial" w:hAnsi="Arial"/>
      <w:kern w:val="0"/>
      <w:sz w:val="20"/>
      <w:szCs w:val="20"/>
    </w:rPr>
  </w:style>
  <w:style w:type="character" w:customStyle="1" w:styleId="Charc">
    <w:name w:val="页眉 Char"/>
    <w:link w:val="aff1"/>
    <w:rPr>
      <w:sz w:val="18"/>
      <w:szCs w:val="18"/>
    </w:rPr>
  </w:style>
  <w:style w:type="character" w:customStyle="1" w:styleId="Charb">
    <w:name w:val="页脚 Char"/>
    <w:link w:val="aff0"/>
    <w:uiPriority w:val="99"/>
    <w:rPr>
      <w:sz w:val="18"/>
      <w:szCs w:val="18"/>
    </w:rPr>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character" w:customStyle="1" w:styleId="3Char">
    <w:name w:val="标题 3 Char"/>
    <w:link w:val="3"/>
    <w:rPr>
      <w:b/>
      <w:bCs/>
      <w:kern w:val="2"/>
      <w:sz w:val="32"/>
      <w:szCs w:val="32"/>
    </w:rPr>
  </w:style>
  <w:style w:type="character" w:customStyle="1" w:styleId="4Char">
    <w:name w:val="标题 4 Char"/>
    <w:link w:val="4"/>
    <w:rPr>
      <w:rFonts w:ascii="Arial" w:eastAsia="黑体" w:hAnsi="Arial"/>
      <w:b/>
      <w:bCs/>
      <w:kern w:val="2"/>
      <w:sz w:val="28"/>
      <w:szCs w:val="28"/>
    </w:rPr>
  </w:style>
  <w:style w:type="character" w:customStyle="1" w:styleId="5Char">
    <w:name w:val="标题 5 Char"/>
    <w:link w:val="5"/>
    <w:rPr>
      <w:rFonts w:ascii="Times New Roman" w:eastAsia="宋体" w:hAnsi="Times New Roman" w:cs="Times New Roman"/>
      <w:b/>
      <w:bCs/>
      <w:sz w:val="28"/>
      <w:szCs w:val="28"/>
    </w:rPr>
  </w:style>
  <w:style w:type="character" w:customStyle="1" w:styleId="Char0">
    <w:name w:val="批注文字 Char"/>
    <w:link w:val="af2"/>
    <w:uiPriority w:val="99"/>
    <w:semiHidden/>
    <w:rPr>
      <w:rFonts w:ascii="Times New Roman" w:eastAsia="宋体" w:hAnsi="Times New Roman" w:cs="Times New Roman"/>
      <w:szCs w:val="24"/>
    </w:rPr>
  </w:style>
  <w:style w:type="character" w:customStyle="1" w:styleId="Char">
    <w:name w:val="批注主题 Char"/>
    <w:link w:val="af1"/>
    <w:semiHidden/>
    <w:rPr>
      <w:rFonts w:ascii="Times New Roman" w:eastAsia="宋体" w:hAnsi="Times New Roman" w:cs="Times New Roman"/>
      <w:b/>
      <w:bCs/>
      <w:szCs w:val="24"/>
    </w:rPr>
  </w:style>
  <w:style w:type="character" w:customStyle="1" w:styleId="Chara">
    <w:name w:val="批注框文本 Char"/>
    <w:link w:val="aff"/>
    <w:semiHidden/>
    <w:rPr>
      <w:rFonts w:ascii="Times New Roman" w:eastAsia="宋体" w:hAnsi="Times New Roman" w:cs="Times New Roman"/>
      <w:sz w:val="18"/>
      <w:szCs w:val="18"/>
    </w:rPr>
  </w:style>
  <w:style w:type="character" w:customStyle="1" w:styleId="Charf">
    <w:name w:val="标题 Char"/>
    <w:link w:val="aff5"/>
    <w:uiPriority w:val="10"/>
    <w:rPr>
      <w:rFonts w:ascii="Calibri Light" w:eastAsia="宋体" w:hAnsi="Calibri Light" w:cs="黑体"/>
      <w:b/>
      <w:bCs/>
      <w:sz w:val="32"/>
      <w:szCs w:val="32"/>
    </w:rPr>
  </w:style>
  <w:style w:type="character" w:customStyle="1" w:styleId="Char4">
    <w:name w:val="文档结构图 Char"/>
    <w:link w:val="af8"/>
    <w:semiHidden/>
    <w:rPr>
      <w:rFonts w:ascii="宋体" w:eastAsia="宋体" w:hAnsi="Times New Roman" w:cs="Times New Roman"/>
      <w:sz w:val="18"/>
      <w:szCs w:val="18"/>
    </w:rPr>
  </w:style>
  <w:style w:type="character" w:customStyle="1" w:styleId="1Char1">
    <w:name w:val="标题 1 Char1"/>
    <w:rPr>
      <w:rFonts w:ascii="Calibri" w:eastAsia="宋体" w:hAnsi="Calibri" w:cs="黑体"/>
      <w:b/>
      <w:kern w:val="44"/>
      <w:sz w:val="44"/>
      <w:szCs w:val="22"/>
    </w:rPr>
  </w:style>
  <w:style w:type="character" w:customStyle="1" w:styleId="Char7">
    <w:name w:val="纯文本 Char"/>
    <w:link w:val="afc"/>
    <w:rPr>
      <w:rFonts w:ascii="宋体" w:eastAsia="宋体" w:hAnsi="Courier New" w:cs="Courier New"/>
      <w:szCs w:val="21"/>
    </w:rPr>
  </w:style>
  <w:style w:type="character" w:customStyle="1" w:styleId="6Char">
    <w:name w:val="标题 6 Char"/>
    <w:link w:val="6"/>
    <w:rPr>
      <w:rFonts w:ascii="Arial" w:eastAsia="黑体" w:hAnsi="Arial" w:cs="Times New Roman"/>
      <w:b/>
      <w:bCs/>
      <w:sz w:val="24"/>
      <w:szCs w:val="24"/>
    </w:rPr>
  </w:style>
  <w:style w:type="character" w:customStyle="1" w:styleId="7Char">
    <w:name w:val="标题 7 Char"/>
    <w:uiPriority w:val="9"/>
    <w:semiHidden/>
    <w:rPr>
      <w:rFonts w:ascii="Times New Roman" w:eastAsia="宋体" w:hAnsi="Times New Roman" w:cs="Times New Roman"/>
      <w:b/>
      <w:bCs/>
      <w:sz w:val="24"/>
      <w:szCs w:val="24"/>
    </w:rPr>
  </w:style>
  <w:style w:type="character" w:customStyle="1" w:styleId="8Char">
    <w:name w:val="标题 8 Char"/>
    <w:uiPriority w:val="9"/>
    <w:semiHidden/>
    <w:rPr>
      <w:rFonts w:ascii="Calibri Light" w:eastAsia="宋体" w:hAnsi="Calibri Light" w:cs="黑体"/>
      <w:sz w:val="24"/>
      <w:szCs w:val="24"/>
    </w:rPr>
  </w:style>
  <w:style w:type="character" w:customStyle="1" w:styleId="9Char">
    <w:name w:val="标题 9 Char"/>
    <w:link w:val="9"/>
    <w:rPr>
      <w:rFonts w:ascii="Arial" w:eastAsia="黑体" w:hAnsi="Arial" w:cs="Times New Roman"/>
      <w:szCs w:val="21"/>
    </w:rPr>
  </w:style>
  <w:style w:type="character" w:customStyle="1" w:styleId="Char8">
    <w:name w:val="日期 Char"/>
    <w:link w:val="afd"/>
    <w:rPr>
      <w:rFonts w:ascii="Times New Roman" w:eastAsia="宋体" w:hAnsi="Times New Roman" w:cs="Times New Roman"/>
      <w:szCs w:val="24"/>
    </w:rPr>
  </w:style>
  <w:style w:type="character" w:customStyle="1" w:styleId="HTMLChar">
    <w:name w:val="HTML 地址 Char"/>
    <w:link w:val="HTML"/>
    <w:rPr>
      <w:rFonts w:ascii="Times New Roman" w:eastAsia="宋体" w:hAnsi="Times New Roman" w:cs="Times New Roman"/>
      <w:i/>
      <w:iCs/>
      <w:szCs w:val="24"/>
    </w:rPr>
  </w:style>
  <w:style w:type="character" w:customStyle="1" w:styleId="HTMLChar0">
    <w:name w:val="HTML 预设格式 Char"/>
    <w:link w:val="HTML0"/>
    <w:rPr>
      <w:rFonts w:ascii="Courier New" w:eastAsia="宋体" w:hAnsi="Courier New" w:cs="Courier New"/>
      <w:sz w:val="20"/>
      <w:szCs w:val="20"/>
    </w:rPr>
  </w:style>
  <w:style w:type="character" w:customStyle="1" w:styleId="afffffff2">
    <w:name w:val="发布"/>
    <w:rPr>
      <w:rFonts w:ascii="黑体" w:eastAsia="黑体"/>
      <w:spacing w:val="22"/>
      <w:w w:val="100"/>
      <w:position w:val="3"/>
      <w:sz w:val="28"/>
    </w:rPr>
  </w:style>
  <w:style w:type="character" w:customStyle="1" w:styleId="EmailStyle691">
    <w:name w:val="EmailStyle691"/>
    <w:rPr>
      <w:rFonts w:ascii="Arial" w:eastAsia="宋体" w:hAnsi="Arial" w:cs="Arial"/>
      <w:color w:val="auto"/>
      <w:sz w:val="20"/>
    </w:rPr>
  </w:style>
  <w:style w:type="character" w:customStyle="1" w:styleId="EmailStyle701">
    <w:name w:val="EmailStyle701"/>
    <w:rPr>
      <w:rFonts w:ascii="Arial" w:eastAsia="宋体" w:hAnsi="Arial" w:cs="Arial"/>
      <w:color w:val="auto"/>
      <w:sz w:val="20"/>
    </w:rPr>
  </w:style>
  <w:style w:type="character" w:customStyle="1" w:styleId="Chare">
    <w:name w:val="脚注文本 Char"/>
    <w:link w:val="aff3"/>
    <w:semiHidden/>
    <w:rPr>
      <w:rFonts w:ascii="Times New Roman" w:eastAsia="宋体" w:hAnsi="Times New Roman" w:cs="Times New Roman"/>
      <w:sz w:val="18"/>
      <w:szCs w:val="18"/>
    </w:rPr>
  </w:style>
  <w:style w:type="character" w:customStyle="1" w:styleId="Char6">
    <w:name w:val="正文文本缩进 Char"/>
    <w:link w:val="afb"/>
    <w:rPr>
      <w:rFonts w:ascii="Times New Roman" w:eastAsia="宋体" w:hAnsi="Times New Roman" w:cs="Times New Roman"/>
      <w:sz w:val="24"/>
      <w:szCs w:val="24"/>
    </w:rPr>
  </w:style>
  <w:style w:type="character" w:customStyle="1" w:styleId="GB2312099781CharChar">
    <w:name w:val="样式 仿宋_GB2312 四号 首行缩进:  0.99 厘米 段后: 7.8 磅1 Char Char"/>
    <w:link w:val="GB2312099781Char"/>
    <w:rPr>
      <w:rFonts w:ascii="仿宋_GB2312" w:eastAsia="宋体" w:hAnsi="仿宋_GB2312" w:cs="宋体"/>
      <w:sz w:val="24"/>
      <w:szCs w:val="24"/>
    </w:rPr>
  </w:style>
  <w:style w:type="character" w:customStyle="1" w:styleId="Char2">
    <w:name w:val="正文文本 Char"/>
    <w:link w:val="af4"/>
    <w:rPr>
      <w:rFonts w:ascii="Times New Roman" w:eastAsia="宋体" w:hAnsi="Times New Roman" w:cs="Times New Roman"/>
      <w:szCs w:val="24"/>
    </w:rPr>
  </w:style>
  <w:style w:type="character" w:customStyle="1" w:styleId="Char1">
    <w:name w:val="正文首行缩进 Char"/>
    <w:link w:val="af3"/>
    <w:rPr>
      <w:rFonts w:ascii="Times New Roman" w:eastAsia="宋体" w:hAnsi="Times New Roman" w:cs="Times New Roman"/>
      <w:szCs w:val="24"/>
    </w:rPr>
  </w:style>
  <w:style w:type="character" w:customStyle="1" w:styleId="2Char1">
    <w:name w:val="正文文本 2 Char"/>
    <w:link w:val="22"/>
    <w:rPr>
      <w:rFonts w:eastAsia="宋体"/>
      <w:szCs w:val="24"/>
    </w:rPr>
  </w:style>
  <w:style w:type="character" w:customStyle="1" w:styleId="Char3">
    <w:name w:val="正文缩进 Char"/>
    <w:link w:val="af6"/>
    <w:rPr>
      <w:rFonts w:ascii="Times New Roman" w:eastAsia="宋体" w:hAnsi="Times New Roman" w:cs="Times New Roman"/>
      <w:spacing w:val="12"/>
      <w:sz w:val="24"/>
      <w:szCs w:val="20"/>
    </w:rPr>
  </w:style>
  <w:style w:type="character" w:customStyle="1" w:styleId="3Char1">
    <w:name w:val="正文文本缩进 3 Char"/>
    <w:link w:val="32"/>
    <w:rPr>
      <w:rFonts w:ascii="Times New Roman" w:eastAsia="宋体" w:hAnsi="Times New Roman" w:cs="Times New Roman"/>
      <w:sz w:val="16"/>
      <w:szCs w:val="16"/>
    </w:rPr>
  </w:style>
  <w:style w:type="character" w:customStyle="1" w:styleId="CharChar13">
    <w:name w:val="Char Char13"/>
    <w:rPr>
      <w:rFonts w:ascii="Times New Roman" w:hAnsi="Times New Roman"/>
      <w:kern w:val="2"/>
      <w:sz w:val="21"/>
    </w:rPr>
  </w:style>
  <w:style w:type="character" w:customStyle="1" w:styleId="Char9">
    <w:name w:val="尾注文本 Char"/>
    <w:link w:val="afe"/>
    <w:semiHidden/>
    <w:rPr>
      <w:rFonts w:ascii="宋体" w:eastAsia="宋体" w:hAnsi="Times New Roman" w:cs="Times New Roman"/>
      <w:sz w:val="24"/>
      <w:szCs w:val="24"/>
    </w:rPr>
  </w:style>
  <w:style w:type="character" w:customStyle="1" w:styleId="Char5">
    <w:name w:val="称呼 Char"/>
    <w:link w:val="afa"/>
    <w:rPr>
      <w:rFonts w:ascii="宋体" w:eastAsia="宋体" w:hAnsi="Times New Roman" w:cs="Times New Roman"/>
      <w:sz w:val="24"/>
      <w:szCs w:val="24"/>
    </w:rPr>
  </w:style>
  <w:style w:type="character" w:customStyle="1" w:styleId="Chard">
    <w:name w:val="副标题 Char"/>
    <w:link w:val="aff2"/>
    <w:rPr>
      <w:rFonts w:ascii="Cambria" w:eastAsia="黑体" w:hAnsi="Cambria" w:cs="Times New Roman"/>
      <w:b/>
      <w:bCs/>
      <w:kern w:val="28"/>
      <w:sz w:val="40"/>
      <w:szCs w:val="32"/>
    </w:rPr>
  </w:style>
  <w:style w:type="character" w:customStyle="1" w:styleId="8Char1">
    <w:name w:val="标题 8 Char1"/>
    <w:link w:val="8"/>
    <w:rPr>
      <w:rFonts w:ascii="Arial" w:eastAsia="黑体" w:hAnsi="Arial" w:cs="Times New Roman"/>
      <w:sz w:val="24"/>
      <w:szCs w:val="24"/>
    </w:rPr>
  </w:style>
  <w:style w:type="character" w:customStyle="1" w:styleId="7Char1">
    <w:name w:val="标题 7 Char1"/>
    <w:link w:val="7"/>
    <w:rPr>
      <w:rFonts w:ascii="Times New Roman" w:eastAsia="宋体" w:hAnsi="Times New Roman" w:cs="Times New Roman"/>
      <w:b/>
      <w:bCs/>
      <w:sz w:val="24"/>
      <w:szCs w:val="24"/>
    </w:rPr>
  </w:style>
  <w:style w:type="character" w:customStyle="1" w:styleId="afffffff3">
    <w:name w:val="超级链接"/>
    <w:rPr>
      <w:color w:val="0000FF"/>
      <w:u w:val="single"/>
    </w:rPr>
  </w:style>
  <w:style w:type="character" w:customStyle="1" w:styleId="afffffff4">
    <w:name w:val="已访问的超级链接"/>
    <w:rPr>
      <w:color w:val="800080"/>
      <w:u w:val="single"/>
    </w:rPr>
  </w:style>
  <w:style w:type="character" w:customStyle="1" w:styleId="17">
    <w:name w:val="正文1"/>
    <w:basedOn w:val="ae"/>
  </w:style>
  <w:style w:type="character" w:customStyle="1" w:styleId="3Char0">
    <w:name w:val="正文文本 3 Char"/>
    <w:link w:val="30"/>
    <w:rPr>
      <w:rFonts w:ascii="Times New Roman" w:eastAsia="宋体" w:hAnsi="Times New Roman" w:cs="Times New Roman"/>
      <w:sz w:val="24"/>
      <w:szCs w:val="24"/>
    </w:rPr>
  </w:style>
  <w:style w:type="character" w:customStyle="1" w:styleId="EmailStyle2051">
    <w:name w:val="EmailStyle2051"/>
    <w:rPr>
      <w:rFonts w:ascii="Arial" w:eastAsia="宋体" w:hAnsi="Arial" w:cs="Arial"/>
      <w:color w:val="auto"/>
      <w:sz w:val="20"/>
    </w:rPr>
  </w:style>
  <w:style w:type="character" w:customStyle="1" w:styleId="EmailStyle2061">
    <w:name w:val="EmailStyle2061"/>
    <w:rPr>
      <w:rFonts w:ascii="Arial" w:eastAsia="宋体" w:hAnsi="Arial" w:cs="Arial"/>
      <w:color w:val="auto"/>
      <w:sz w:val="20"/>
    </w:rPr>
  </w:style>
  <w:style w:type="character" w:customStyle="1" w:styleId="EmailStyle2071">
    <w:name w:val="EmailStyle2071"/>
    <w:rPr>
      <w:rFonts w:ascii="Arial" w:eastAsia="宋体" w:hAnsi="Arial" w:cs="Arial"/>
      <w:color w:val="auto"/>
      <w:sz w:val="20"/>
    </w:rPr>
  </w:style>
  <w:style w:type="character" w:customStyle="1" w:styleId="EmailStyle2081">
    <w:name w:val="EmailStyle2081"/>
    <w:rPr>
      <w:rFonts w:ascii="Arial" w:eastAsia="宋体" w:hAnsi="Arial" w:cs="Arial"/>
      <w:color w:val="auto"/>
      <w:sz w:val="20"/>
    </w:rPr>
  </w:style>
  <w:style w:type="character" w:customStyle="1" w:styleId="2Char10">
    <w:name w:val="正文文本 2 Char1"/>
    <w:uiPriority w:val="99"/>
    <w:semiHidden/>
    <w:rPr>
      <w:rFonts w:ascii="Times New Roman" w:eastAsia="宋体" w:hAnsi="Times New Roman" w:cs="Times New Roman"/>
      <w:szCs w:val="24"/>
    </w:rPr>
  </w:style>
  <w:style w:type="character" w:customStyle="1" w:styleId="2Char0">
    <w:name w:val="正文文本缩进 2 Char"/>
    <w:link w:val="20"/>
    <w:rPr>
      <w:rFonts w:ascii="Times New Roman" w:eastAsia="宋体" w:hAnsi="Times New Roman" w:cs="Times New Roman"/>
      <w:szCs w:val="24"/>
    </w:rPr>
  </w:style>
  <w:style w:type="character" w:customStyle="1" w:styleId="content021">
    <w:name w:val="content021"/>
    <w:rPr>
      <w:color w:val="444444"/>
      <w:sz w:val="21"/>
      <w:szCs w:val="21"/>
      <w:u w:val="none"/>
    </w:rPr>
  </w:style>
  <w:style w:type="character" w:customStyle="1" w:styleId="Char1Char">
    <w:name w:val="正文（首行缩进两字） Char1 Char"/>
    <w:aliases w:val="表正文 Char1 Char,正文非缩进 Char1 Char,标题4 Char1 Char,特点 Char Char,特点 Char Char Char Char Char Char Char,四号 Char Char,段1 Char Char,缩进 Char Char,ALT+Z Char Char,正文编号 Char Char,标题四 Char Char,正文双线 Char Char Char"/>
    <w:rPr>
      <w:rFonts w:eastAsia="宋体"/>
      <w:kern w:val="2"/>
      <w:sz w:val="21"/>
      <w:szCs w:val="24"/>
      <w:lang w:val="en-US" w:eastAsia="zh-CN" w:bidi="ar-SA"/>
    </w:rPr>
  </w:style>
  <w:style w:type="character" w:customStyle="1" w:styleId="085Char1Char1Char">
    <w:name w:val="样式 首行缩进:  0.85 厘米 Char1 Char1 Char"/>
    <w:rPr>
      <w:rFonts w:eastAsia="仿宋_GB2312" w:cs="宋体"/>
      <w:kern w:val="2"/>
      <w:sz w:val="28"/>
      <w:szCs w:val="28"/>
      <w:lang w:val="en-US" w:eastAsia="zh-CN" w:bidi="ar-SA"/>
    </w:rPr>
  </w:style>
  <w:style w:type="character" w:customStyle="1" w:styleId="Charf1">
    <w:name w:val="文本正文 Char"/>
    <w:link w:val="affffffc"/>
    <w:rPr>
      <w:rFonts w:ascii="Times New Roman" w:eastAsia="宋体" w:hAnsi="Times New Roman" w:cs="Times New Roman"/>
      <w:color w:val="000000"/>
      <w:szCs w:val="21"/>
    </w:rPr>
  </w:style>
  <w:style w:type="character" w:customStyle="1" w:styleId="pointnormal1">
    <w:name w:val="point_normal1"/>
    <w:rPr>
      <w:rFonts w:ascii="Arial" w:hAnsi="Arial" w:cs="Arial" w:hint="default"/>
      <w:sz w:val="22"/>
      <w:szCs w:val="22"/>
    </w:rPr>
  </w:style>
  <w:style w:type="character" w:customStyle="1" w:styleId="Char10">
    <w:name w:val="正文文本 Char1"/>
    <w:rPr>
      <w:rFonts w:eastAsia="宋体" w:cs="Arial Unicode MS"/>
      <w:sz w:val="24"/>
      <w:szCs w:val="24"/>
      <w:lang w:val="en-US" w:eastAsia="zh-CN" w:bidi="ar-SA"/>
    </w:rPr>
  </w:style>
  <w:style w:type="character" w:customStyle="1" w:styleId="StyleSalutationBlackChar">
    <w:name w:val="Style Salutation + Black Char"/>
    <w:rPr>
      <w:rFonts w:eastAsia="宋体" w:cs="Arial Unicode MS"/>
      <w:sz w:val="24"/>
      <w:szCs w:val="24"/>
      <w:lang w:val="en-US" w:eastAsia="zh-CN" w:bidi="ar-SA"/>
    </w:rPr>
  </w:style>
  <w:style w:type="character" w:customStyle="1" w:styleId="MyCharChar">
    <w:name w:val="My正文 Char Char"/>
    <w:link w:val="My"/>
    <w:rPr>
      <w:rFonts w:ascii="Arial" w:eastAsia="宋体" w:hAnsi="Arial" w:cs="Times New Roman"/>
      <w:kern w:val="0"/>
      <w:sz w:val="24"/>
      <w:szCs w:val="20"/>
    </w:rPr>
  </w:style>
  <w:style w:type="character" w:customStyle="1" w:styleId="14black1">
    <w:name w:val="14_black1"/>
    <w:rPr>
      <w:color w:val="000000"/>
      <w:sz w:val="21"/>
      <w:szCs w:val="21"/>
    </w:rPr>
  </w:style>
  <w:style w:type="character" w:customStyle="1" w:styleId="Charf2">
    <w:name w:val="正文缩进小五 Char"/>
    <w:link w:val="afffffff"/>
    <w:rPr>
      <w:rFonts w:ascii="Arial" w:eastAsia="宋体" w:hAnsi="Arial" w:cs="Times New Roman"/>
      <w:kern w:val="0"/>
      <w:sz w:val="18"/>
      <w:szCs w:val="18"/>
    </w:rPr>
  </w:style>
  <w:style w:type="character" w:customStyle="1" w:styleId="figurecharchar">
    <w:name w:val="figurecharchar"/>
    <w:basedOn w:val="ae"/>
  </w:style>
  <w:style w:type="character" w:customStyle="1" w:styleId="320Char">
    <w:name w:val="样式3（行距2.0） Char"/>
    <w:link w:val="320"/>
    <w:rPr>
      <w:rFonts w:ascii="Arial Narrow" w:eastAsia="宋体" w:hAnsi="Arial Narrow" w:cs="Times New Roman"/>
      <w:sz w:val="24"/>
      <w:szCs w:val="24"/>
    </w:rPr>
  </w:style>
  <w:style w:type="character" w:customStyle="1" w:styleId="H1Char1">
    <w:name w:val="H1 Char1"/>
    <w:aliases w:val="PIM 1 Char1,h1 Char1,标书1 Char1,第*部分 Char1,第A章 Char1,Heading 0 Char1,1 Char1,l0 Char1,Section Head Char1,Header1 Char1,章节 Char1,章 Char1,章节标题 Char1,标题 1 Char Char Char Char1,Level 1 Topic Heading Char1,H11 Char1,H12 Char1,H111 Char1,H13 Char1"/>
    <w:rPr>
      <w:rFonts w:ascii="黑体" w:eastAsia="黑体" w:hAnsi="Haettenschweiler"/>
      <w:b/>
      <w:kern w:val="2"/>
      <w:sz w:val="44"/>
      <w:szCs w:val="44"/>
      <w:lang w:val="en-US" w:eastAsia="zh-CN" w:bidi="ar-SA"/>
    </w:rPr>
  </w:style>
  <w:style w:type="character" w:customStyle="1" w:styleId="2ndlevelChar1">
    <w:name w:val="2nd level Char1"/>
    <w:aliases w:val="h2 Char1,2 Char1,Header 2 Char1,H2 Char1,HD2 Char1,第一章 标题 2 Char1,Heading 2 Hidden Char1,Heading 2 CCBS Char1,heading 2 Char1,第*章 Char1,ISO1 Char1,l2 Char1,DO NOT USE_h2 Char1,chn Char1,Chapter Number/Appendix Letter Char1,sect 1.2 Char1"/>
    <w:rPr>
      <w:rFonts w:ascii="宋体" w:eastAsia="宋体" w:hAnsi="Arial"/>
      <w:b/>
      <w:bCs/>
      <w:kern w:val="2"/>
      <w:sz w:val="36"/>
      <w:szCs w:val="32"/>
      <w:lang w:val="en-US" w:eastAsia="zh-CN" w:bidi="ar-SA"/>
    </w:rPr>
  </w:style>
  <w:style w:type="character" w:customStyle="1" w:styleId="CharChar35">
    <w:name w:val="Char Char35"/>
    <w:rPr>
      <w:rFonts w:ascii="Times New Roman" w:hAnsi="Times New Roman"/>
      <w:b/>
      <w:bCs/>
      <w:kern w:val="2"/>
      <w:sz w:val="32"/>
      <w:szCs w:val="32"/>
    </w:rPr>
  </w:style>
  <w:style w:type="character" w:customStyle="1" w:styleId="CharChar34">
    <w:name w:val="Char Char34"/>
    <w:rPr>
      <w:rFonts w:ascii="Cambria" w:hAnsi="Cambria"/>
      <w:b/>
      <w:bCs/>
      <w:kern w:val="2"/>
      <w:sz w:val="30"/>
      <w:szCs w:val="28"/>
    </w:rPr>
  </w:style>
  <w:style w:type="character" w:customStyle="1" w:styleId="a14c">
    <w:name w:val="a14c"/>
    <w:basedOn w:val="ae"/>
  </w:style>
  <w:style w:type="character" w:customStyle="1" w:styleId="small1">
    <w:name w:val="small1"/>
    <w:rPr>
      <w:rFonts w:ascii="Verdana" w:hAnsi="Verdana" w:hint="default"/>
      <w:sz w:val="16"/>
      <w:szCs w:val="16"/>
    </w:rPr>
  </w:style>
  <w:style w:type="character" w:customStyle="1" w:styleId="emphasizedtitle1">
    <w:name w:val="emphasizedtitle1"/>
    <w:rPr>
      <w:rFonts w:ascii="Arial" w:hAnsi="Arial" w:cs="Arial" w:hint="default"/>
      <w:b/>
      <w:bCs/>
      <w:sz w:val="25"/>
      <w:szCs w:val="25"/>
    </w:rPr>
  </w:style>
  <w:style w:type="character" w:customStyle="1" w:styleId="Charf3">
    <w:name w:val="正文标准格式 Char"/>
    <w:link w:val="afffffff0"/>
    <w:locked/>
    <w:rPr>
      <w:rFonts w:ascii="宋体" w:hAnsi="宋体"/>
      <w:bCs/>
      <w:color w:val="000000"/>
      <w:sz w:val="24"/>
      <w:szCs w:val="24"/>
    </w:rPr>
  </w:style>
  <w:style w:type="character" w:customStyle="1" w:styleId="1Char0">
    <w:name w:val="样式1 Char"/>
    <w:locked/>
    <w:rPr>
      <w:rFonts w:ascii="仿宋_GB2312" w:eastAsia="仿宋_GB2312" w:hAnsi="宋体" w:cs="Times New Roman"/>
      <w:sz w:val="28"/>
      <w:szCs w:val="28"/>
    </w:rPr>
  </w:style>
  <w:style w:type="character" w:customStyle="1" w:styleId="Charf4">
    <w:name w:val="表格正文 Char"/>
    <w:link w:val="afffffff1"/>
    <w:rPr>
      <w:rFonts w:ascii="Arial" w:eastAsia="宋体" w:hAnsi="Arial" w:cs="Times New Roman"/>
      <w:kern w:val="0"/>
      <w:sz w:val="20"/>
      <w:szCs w:val="20"/>
    </w:rPr>
  </w:style>
  <w:style w:type="table" w:customStyle="1" w:styleId="18">
    <w:name w:val="网格型1"/>
    <w:basedOn w:val="af"/>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1">
    <w:name w:val="Char1"/>
    <w:basedOn w:val="ad"/>
    <w:autoRedefine/>
    <w:rsid w:val="006520FF"/>
    <w:pPr>
      <w:tabs>
        <w:tab w:val="num" w:pos="360"/>
      </w:tabs>
      <w:spacing w:line="360" w:lineRule="auto"/>
      <w:jc w:val="center"/>
    </w:pPr>
    <w:rPr>
      <w:rFonts w:ascii="黑体" w:eastAsia="黑体"/>
      <w:szCs w:val="21"/>
    </w:rPr>
  </w:style>
  <w:style w:type="paragraph" w:styleId="afffffff5">
    <w:name w:val="List Paragraph"/>
    <w:basedOn w:val="ad"/>
    <w:uiPriority w:val="99"/>
    <w:rsid w:val="00113F2F"/>
    <w:pPr>
      <w:ind w:firstLineChars="200" w:firstLine="420"/>
    </w:pPr>
  </w:style>
  <w:style w:type="paragraph" w:styleId="TOC">
    <w:name w:val="TOC Heading"/>
    <w:basedOn w:val="1"/>
    <w:next w:val="ad"/>
    <w:uiPriority w:val="39"/>
    <w:unhideWhenUsed/>
    <w:qFormat/>
    <w:rsid w:val="00F402EF"/>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ffffff6">
    <w:name w:val="Revision"/>
    <w:hidden/>
    <w:uiPriority w:val="99"/>
    <w:semiHidden/>
    <w:rsid w:val="002D50F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03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8.png"/><Relationship Id="rId39" Type="http://schemas.microsoft.com/office/2011/relationships/people" Target="people.xml"/><Relationship Id="rId21" Type="http://schemas.openxmlformats.org/officeDocument/2006/relationships/header" Target="header3.xm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2.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package" Target="embeddings/Microsoft_Visio___222222222222222.vsdx"/><Relationship Id="rId32" Type="http://schemas.openxmlformats.org/officeDocument/2006/relationships/image" Target="media/image14.jpeg"/><Relationship Id="rId37" Type="http://schemas.openxmlformats.org/officeDocument/2006/relationships/image" Target="media/image19.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__111111111111111.vsdx"/><Relationship Id="rId23" Type="http://schemas.openxmlformats.org/officeDocument/2006/relationships/image" Target="media/image6.emf"/><Relationship Id="rId28" Type="http://schemas.openxmlformats.org/officeDocument/2006/relationships/image" Target="media/image10.jpeg"/><Relationship Id="rId36" Type="http://schemas.openxmlformats.org/officeDocument/2006/relationships/image" Target="media/image18.emf"/><Relationship Id="rId10" Type="http://schemas.microsoft.com/office/2011/relationships/commentsExtended" Target="commentsExtended.xml"/><Relationship Id="rId19"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footer" Target="footer3.xml"/><Relationship Id="rId27" Type="http://schemas.openxmlformats.org/officeDocument/2006/relationships/image" Target="media/image9.emf"/><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专业型"/>
    </customSectPr>
    <customSectPr/>
    <customSectPr/>
    <customSectPr/>
    <customSectPr/>
    <customSectPr/>
    <customSectPr/>
    <customSectPr/>
    <customSectPr/>
    <customSectPr/>
    <customSectPr/>
    <customSectPr/>
    <customSectPr/>
    <customSectPr/>
    <customSectPr/>
  </customSectProps>
  <customShpExts>
    <customShpInfo spid="_x0000_s1025" textRotate="1"/>
    <customShpInfo spid="_x0000_s1057" textRotate="1"/>
    <customShpInfo spid="_x0000_s1059" textRotate="1"/>
    <customShpInfo spid="_x0000_s1061" textRotate="1"/>
    <customShpInfo spid="_x0000_s1063" textRotate="1"/>
    <customShpInfo spid="_x0000_s1065" textRotate="1"/>
    <customShpInfo spid="_x0000_s1070" textRotate="1"/>
    <customShpInfo spid="_x0000_s1075" textRotate="1"/>
    <customShpInfo spid="_x0000_s1076" textRotate="1"/>
    <customShpInfo spid="_x0000_s1077" textRotate="1"/>
    <customShpInfo spid="_x0000_s1078" textRotate="1"/>
    <customShpInfo spid="_x0000_s1079" textRotate="1"/>
    <customShpInfo spid="_x0000_s1080"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BA07FC-1674-4ED1-99B5-FB466D875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231</Pages>
  <Words>18642</Words>
  <Characters>106260</Characters>
  <Application>Microsoft Office Word</Application>
  <DocSecurity>0</DocSecurity>
  <Lines>885</Lines>
  <Paragraphs>249</Paragraphs>
  <ScaleCrop>false</ScaleCrop>
  <Company/>
  <LinksUpToDate>false</LinksUpToDate>
  <CharactersWithSpaces>124653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yunwei01</dc:creator>
  <cp:keywords/>
  <dc:description/>
  <cp:lastModifiedBy>yunwei01</cp:lastModifiedBy>
  <cp:revision>26</cp:revision>
  <dcterms:created xsi:type="dcterms:W3CDTF">2017-07-28T06:39:00Z</dcterms:created>
  <dcterms:modified xsi:type="dcterms:W3CDTF">2017-08-04T09:29:00Z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